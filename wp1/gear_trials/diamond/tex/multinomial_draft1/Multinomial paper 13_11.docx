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A01AA" w14:textId="77777777" w:rsidR="00BF77D2" w:rsidRDefault="00FC3644" w:rsidP="00EC039A">
      <w:pPr>
        <w:jc w:val="both"/>
        <w:rPr>
          <w:ins w:id="0" w:author="Coilin" w:date="2015-11-13T11:32:00Z"/>
          <w:b/>
          <w:i/>
        </w:rPr>
      </w:pPr>
      <w:del w:id="1" w:author="Coilin" w:date="2015-11-13T11:32:00Z">
        <w:r w:rsidDel="00BF77D2">
          <w:rPr>
            <w:b/>
          </w:rPr>
          <w:delText>Development of a</w:delText>
        </w:r>
        <w:r w:rsidR="004A73FF" w:rsidDel="00BF77D2">
          <w:rPr>
            <w:b/>
          </w:rPr>
          <w:delText xml:space="preserve"> </w:delText>
        </w:r>
        <w:r w:rsidR="00ED4B0D" w:rsidDel="00BF77D2">
          <w:rPr>
            <w:b/>
          </w:rPr>
          <w:delText>robust</w:delText>
        </w:r>
        <w:r w:rsidR="004A73FF" w:rsidDel="00BF77D2">
          <w:rPr>
            <w:b/>
          </w:rPr>
          <w:delText xml:space="preserve"> method for comparing catch</w:delText>
        </w:r>
        <w:r w:rsidR="00ED4B0D" w:rsidDel="00BF77D2">
          <w:rPr>
            <w:b/>
          </w:rPr>
          <w:delText>es</w:delText>
        </w:r>
        <w:r w:rsidR="004A73FF" w:rsidDel="00BF77D2">
          <w:rPr>
            <w:b/>
          </w:rPr>
          <w:delText xml:space="preserve"> </w:delText>
        </w:r>
        <w:r w:rsidDel="00BF77D2">
          <w:rPr>
            <w:b/>
          </w:rPr>
          <w:delText xml:space="preserve">in a multi-rig trawl fishery for </w:delText>
        </w:r>
        <w:r w:rsidRPr="00292BAC" w:rsidDel="00BF77D2">
          <w:rPr>
            <w:b/>
            <w:i/>
          </w:rPr>
          <w:delText xml:space="preserve">Nephrops </w:delText>
        </w:r>
      </w:del>
    </w:p>
    <w:p w14:paraId="7D00C733" w14:textId="543B5E3A" w:rsidR="00973150" w:rsidRPr="004F0A0D" w:rsidRDefault="00973150" w:rsidP="00AF7DAD">
      <w:pPr>
        <w:pStyle w:val="Heading1"/>
        <w:rPr>
          <w:ins w:id="2" w:author="Coilin" w:date="2015-11-13T11:32:00Z"/>
          <w:rPrChange w:id="3" w:author="Coilin" w:date="2015-11-13T16:44:00Z">
            <w:rPr>
              <w:ins w:id="4" w:author="Coilin" w:date="2015-11-13T11:32:00Z"/>
              <w:i/>
            </w:rPr>
          </w:rPrChange>
        </w:rPr>
        <w:pPrChange w:id="5" w:author="Coilin" w:date="2015-11-13T14:59:00Z">
          <w:pPr>
            <w:jc w:val="both"/>
          </w:pPr>
        </w:pPrChange>
      </w:pPr>
      <w:ins w:id="6" w:author="Coilin" w:date="2015-11-13T11:30:00Z">
        <w:r>
          <w:t>A general</w:t>
        </w:r>
      </w:ins>
      <w:ins w:id="7" w:author="Coilin" w:date="2015-11-13T11:29:00Z">
        <w:r>
          <w:t xml:space="preserve"> catch comparison method </w:t>
        </w:r>
      </w:ins>
      <w:ins w:id="8" w:author="Coilin" w:date="2015-11-13T11:30:00Z">
        <w:r>
          <w:t>for</w:t>
        </w:r>
      </w:ins>
      <w:ins w:id="9" w:author="Coilin" w:date="2015-11-13T11:29:00Z">
        <w:r>
          <w:t xml:space="preserve"> multi-gear trials</w:t>
        </w:r>
      </w:ins>
      <w:ins w:id="10" w:author="Coilin" w:date="2015-11-13T11:31:00Z">
        <w:r w:rsidR="001F355E">
          <w:t>:</w:t>
        </w:r>
      </w:ins>
      <w:ins w:id="11" w:author="Coilin" w:date="2015-11-13T11:29:00Z">
        <w:r>
          <w:t xml:space="preserve"> application to </w:t>
        </w:r>
      </w:ins>
      <w:ins w:id="12" w:author="Coilin" w:date="2015-11-13T11:31:00Z">
        <w:r w:rsidR="00142E67">
          <w:t xml:space="preserve">a </w:t>
        </w:r>
      </w:ins>
      <w:ins w:id="13" w:author="Coilin" w:date="2015-11-13T11:29:00Z">
        <w:r>
          <w:t xml:space="preserve">quad-rig trawl </w:t>
        </w:r>
      </w:ins>
      <w:ins w:id="14" w:author="Coilin" w:date="2015-11-13T11:32:00Z">
        <w:r w:rsidR="00142E67">
          <w:t xml:space="preserve">fishery for </w:t>
        </w:r>
      </w:ins>
      <w:commentRangeStart w:id="15"/>
      <w:ins w:id="16" w:author="Coilin" w:date="2015-11-13T11:29:00Z">
        <w:r>
          <w:rPr>
            <w:i/>
          </w:rPr>
          <w:t>Nephrops</w:t>
        </w:r>
      </w:ins>
      <w:commentRangeEnd w:id="15"/>
      <w:ins w:id="17" w:author="Coilin" w:date="2015-11-13T16:42:00Z">
        <w:r w:rsidR="003D5A7F">
          <w:rPr>
            <w:rStyle w:val="CommentReference"/>
            <w:rFonts w:asciiTheme="minorHAnsi" w:eastAsiaTheme="minorHAnsi" w:hAnsiTheme="minorHAnsi" w:cstheme="minorBidi"/>
            <w:color w:val="auto"/>
          </w:rPr>
          <w:commentReference w:id="15"/>
        </w:r>
      </w:ins>
    </w:p>
    <w:p w14:paraId="0FAB5191" w14:textId="77777777" w:rsidR="008348C2" w:rsidRPr="00FF447B" w:rsidRDefault="008348C2" w:rsidP="00EC039A">
      <w:pPr>
        <w:jc w:val="both"/>
        <w:rPr>
          <w:ins w:id="18" w:author="Coilin" w:date="2015-11-13T16:32:00Z"/>
          <w:rPrChange w:id="19" w:author="Coilin" w:date="2015-11-13T16:44:00Z">
            <w:rPr>
              <w:ins w:id="20" w:author="Coilin" w:date="2015-11-13T16:32:00Z"/>
              <w:i/>
            </w:rPr>
          </w:rPrChange>
        </w:rPr>
      </w:pPr>
    </w:p>
    <w:p w14:paraId="3A64D336" w14:textId="5CE7C5DE" w:rsidR="008348C2" w:rsidRDefault="008348C2" w:rsidP="008348C2">
      <w:pPr>
        <w:pStyle w:val="Heading2"/>
        <w:jc w:val="center"/>
        <w:rPr>
          <w:ins w:id="21" w:author="Coilin" w:date="2015-11-13T16:32:00Z"/>
          <w:i/>
        </w:rPr>
        <w:pPrChange w:id="22" w:author="Coilin" w:date="2015-11-13T16:33:00Z">
          <w:pPr>
            <w:jc w:val="both"/>
          </w:pPr>
        </w:pPrChange>
      </w:pPr>
      <w:ins w:id="23" w:author="Coilin" w:date="2015-11-13T16:32:00Z">
        <w:r>
          <w:t>Abstract</w:t>
        </w:r>
      </w:ins>
    </w:p>
    <w:p w14:paraId="50EC6F2F" w14:textId="77777777" w:rsidR="008348C2" w:rsidRDefault="008348C2" w:rsidP="00EC039A">
      <w:pPr>
        <w:jc w:val="both"/>
        <w:rPr>
          <w:ins w:id="24" w:author="Coilin" w:date="2015-11-13T16:33:00Z"/>
          <w:i/>
        </w:rPr>
      </w:pPr>
    </w:p>
    <w:p w14:paraId="1F82792A" w14:textId="065938D8" w:rsidR="00BF77D2" w:rsidRPr="001F355E" w:rsidRDefault="001F355E" w:rsidP="00EC039A">
      <w:pPr>
        <w:jc w:val="both"/>
        <w:rPr>
          <w:i/>
          <w:rPrChange w:id="25" w:author="Coilin" w:date="2015-11-13T11:45:00Z">
            <w:rPr>
              <w:b/>
            </w:rPr>
          </w:rPrChange>
        </w:rPr>
      </w:pPr>
      <w:ins w:id="26" w:author="Coilin" w:date="2015-11-13T11:45:00Z">
        <w:r w:rsidRPr="001F355E">
          <w:rPr>
            <w:i/>
            <w:rPrChange w:id="27" w:author="Coilin" w:date="2015-11-13T11:45:00Z">
              <w:rPr>
                <w:b/>
                <w:i/>
              </w:rPr>
            </w:rPrChange>
          </w:rPr>
          <w:t>Keywords</w:t>
        </w:r>
      </w:ins>
    </w:p>
    <w:p w14:paraId="060E9A47" w14:textId="79414AC4" w:rsidR="00AF7DAD" w:rsidRPr="00AF7DAD" w:rsidRDefault="00AF7DAD" w:rsidP="006223F3">
      <w:pPr>
        <w:pStyle w:val="Heading2"/>
        <w:rPr>
          <w:rPrChange w:id="28" w:author="Coilin" w:date="2015-11-13T14:59:00Z">
            <w:rPr>
              <w:i/>
            </w:rPr>
          </w:rPrChange>
        </w:rPr>
        <w:pPrChange w:id="29" w:author="Coilin" w:date="2015-11-13T15:02:00Z">
          <w:pPr>
            <w:jc w:val="both"/>
          </w:pPr>
        </w:pPrChange>
      </w:pPr>
      <w:r>
        <w:t>Introduction</w:t>
      </w:r>
    </w:p>
    <w:p w14:paraId="60F9EA4E" w14:textId="54D51A42" w:rsidR="007304E1" w:rsidRDefault="007304E1" w:rsidP="007304E1">
      <w:pPr>
        <w:jc w:val="both"/>
      </w:pPr>
      <w:r>
        <w:rPr>
          <w:i/>
        </w:rPr>
        <w:t xml:space="preserve">Nephrops </w:t>
      </w:r>
      <w:proofErr w:type="spellStart"/>
      <w:r>
        <w:rPr>
          <w:i/>
        </w:rPr>
        <w:t>Norvegicus</w:t>
      </w:r>
      <w:proofErr w:type="spellEnd"/>
      <w:r>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fldChar w:fldCharType="begin"/>
      </w:r>
      <w:r>
        <w:instrText xml:space="preserve"> ADDIN EN.CITE &lt;EndNote&gt;&lt;Cite&gt;&lt;Author&gt;FAO&lt;/Author&gt;&lt;Year&gt;2010&lt;/Year&gt;&lt;RecNum&gt;621&lt;/RecNum&gt;&lt;DisplayText&gt;(FAO, 2010)&lt;/DisplayText&gt;&lt;record&gt;&lt;rec-number&gt;621&lt;/rec-number&gt;&lt;foreign-keys&gt;&lt;key app="EN" db-id="xax5v99p909t04eax0qpx5zu9ddad5erz5fw" timestamp="1445354477"&gt;621&lt;/key&gt;&lt;/foreign-keys&gt;&lt;ref-type name="Journal Article"&gt;17&lt;/ref-type&gt;&lt;contributors&gt;&lt;authors&gt;&lt;author&gt;FAO&lt;/author&gt;&lt;/authors&gt;&lt;/contributors&gt;&lt;titles&gt;&lt;title&gt;Landing data for Nephrops norvegicus in 1955–2010 using FAO programme and database FishStatJ. http://www.fao.org/fishery/statistics/software/fishstatj/en.&lt;/title&gt;&lt;/titles&gt;&lt;dates&gt;&lt;year&gt;2010&lt;/year&gt;&lt;/dates&gt;&lt;urls&gt;&lt;/urls&gt;&lt;/record&gt;&lt;/Cite&gt;&lt;/EndNote&gt;</w:instrText>
      </w:r>
      <w:r>
        <w:fldChar w:fldCharType="separate"/>
      </w:r>
      <w:r>
        <w:rPr>
          <w:noProof/>
        </w:rPr>
        <w:t>(FAO, 2010)</w:t>
      </w:r>
      <w:r>
        <w:fldChar w:fldCharType="end"/>
      </w:r>
      <w:r>
        <w:t xml:space="preserve">. More than 95% of EU </w:t>
      </w:r>
      <w:r>
        <w:rPr>
          <w:i/>
        </w:rPr>
        <w:t>Nephrops</w:t>
      </w:r>
      <w:r>
        <w:t xml:space="preserve"> landings are taken using single or multi-rig trawlers which target </w:t>
      </w:r>
      <w:r>
        <w:rPr>
          <w:i/>
        </w:rPr>
        <w:t>Nephrops</w:t>
      </w:r>
      <w:r>
        <w:t xml:space="preserve"> in mixed species fisheries </w:t>
      </w:r>
      <w:r>
        <w:fldChar w:fldCharType="begin"/>
      </w:r>
      <w:r>
        <w:instrText xml:space="preserve"> ADDIN EN.CITE &lt;EndNote&gt;&lt;Cite&gt;&lt;Author&gt;Ungfors&lt;/Author&gt;&lt;Year&gt;2013&lt;/Year&gt;&lt;RecNum&gt;628&lt;/RecNum&gt;&lt;DisplayText&gt;(Ungfors&lt;style face="italic"&gt; et al.&lt;/style&gt;, 2013)&lt;/DisplayText&gt;&lt;record&gt;&lt;rec-number&gt;628&lt;/rec-number&gt;&lt;foreign-keys&gt;&lt;key app="EN" db-id="xax5v99p909t04eax0qpx5zu9ddad5erz5fw" timestamp="1445354700"&gt;628&lt;/key&gt;&lt;/foreign-keys&gt;&lt;ref-type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Johnson&lt;/author&gt;&lt;/secondary-authors&gt;&lt;/contributors&gt;&lt;titles&gt;&lt;title&gt;Chapter Seven - Nephrops Fisheries in European Waters&lt;/title&gt;&lt;secondary-title&gt;Advances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fldChar w:fldCharType="separate"/>
      </w:r>
      <w:r>
        <w:rPr>
          <w:noProof/>
        </w:rPr>
        <w:t>(Ungfors</w:t>
      </w:r>
      <w:r>
        <w:rPr>
          <w:i/>
          <w:noProof/>
        </w:rPr>
        <w:t xml:space="preserve"> et al.</w:t>
      </w:r>
      <w:r>
        <w:rPr>
          <w:noProof/>
        </w:rPr>
        <w:t>, 2013)</w:t>
      </w:r>
      <w:r>
        <w:fldChar w:fldCharType="end"/>
      </w:r>
      <w:r>
        <w:t xml:space="preserve">. The use of four trawl multi-rigs </w:t>
      </w:r>
      <w:r w:rsidR="00344C54">
        <w:t>(</w:t>
      </w:r>
      <w:commentRangeStart w:id="30"/>
      <w:r w:rsidR="00344C54" w:rsidRPr="006C15C2">
        <w:rPr>
          <w:highlight w:val="yellow"/>
        </w:rPr>
        <w:t>Figure 1</w:t>
      </w:r>
      <w:commentRangeEnd w:id="30"/>
      <w:r w:rsidR="00344C54">
        <w:rPr>
          <w:rStyle w:val="CommentReference"/>
        </w:rPr>
        <w:commentReference w:id="30"/>
      </w:r>
      <w:r w:rsidR="00344C54">
        <w:t>)</w:t>
      </w:r>
      <w:r w:rsidR="0096336E">
        <w:t xml:space="preserve"> </w:t>
      </w:r>
      <w:r>
        <w:t>known as quad-rigs commenced in October 2012</w:t>
      </w:r>
      <w:del w:id="31" w:author="Coilin" w:date="2015-11-13T10:39:00Z">
        <w:r w:rsidDel="00521548">
          <w:delText xml:space="preserve"> and b</w:delText>
        </w:r>
      </w:del>
      <w:ins w:id="32" w:author="Coilin" w:date="2015-11-13T10:39:00Z">
        <w:r w:rsidR="00521548">
          <w:t>. B</w:t>
        </w:r>
      </w:ins>
      <w:r>
        <w:t>y the end of 2014</w:t>
      </w:r>
      <w:ins w:id="33" w:author="Coilin" w:date="2015-11-13T10:40:00Z">
        <w:r w:rsidR="00FF7272">
          <w:t xml:space="preserve"> quad-rigs</w:t>
        </w:r>
      </w:ins>
      <w:r>
        <w:t xml:space="preserve"> accounted for ~ 80% of </w:t>
      </w:r>
      <w:r>
        <w:rPr>
          <w:i/>
        </w:rPr>
        <w:t>Nephrops</w:t>
      </w:r>
      <w:r>
        <w:t xml:space="preserve"> landings by the Irish </w:t>
      </w:r>
      <w:commentRangeStart w:id="34"/>
      <w:r>
        <w:t>fleet</w:t>
      </w:r>
      <w:commentRangeEnd w:id="34"/>
      <w:r w:rsidR="00740975">
        <w:rPr>
          <w:rStyle w:val="CommentReference"/>
        </w:rPr>
        <w:commentReference w:id="34"/>
      </w:r>
      <w:r w:rsidR="00344C54">
        <w:t xml:space="preserve"> </w:t>
      </w:r>
      <w:del w:id="35" w:author="Coilin" w:date="2015-11-13T10:39:00Z">
        <w:r w:rsidR="00344C54" w:rsidDel="00521548">
          <w:delText>(unpublished data, MI)</w:delText>
        </w:r>
      </w:del>
      <w:ins w:id="36" w:author="Coilin" w:date="2015-11-13T10:42:00Z">
        <w:r w:rsidR="00FF7272">
          <w:t>with</w:t>
        </w:r>
      </w:ins>
      <w:del w:id="37" w:author="Coilin" w:date="2015-11-13T10:39:00Z">
        <w:r w:rsidDel="00521548">
          <w:delText>.</w:delText>
        </w:r>
      </w:del>
      <w:r>
        <w:t xml:space="preserve"> </w:t>
      </w:r>
      <w:ins w:id="38" w:author="Coilin" w:date="2015-11-13T10:42:00Z">
        <w:r w:rsidR="00FF7272">
          <w:t>an</w:t>
        </w:r>
      </w:ins>
      <w:del w:id="39" w:author="Coilin" w:date="2015-11-13T10:39:00Z">
        <w:r w:rsidDel="00521548">
          <w:delText>T</w:delText>
        </w:r>
      </w:del>
      <w:del w:id="40" w:author="Coilin" w:date="2015-11-13T10:42:00Z">
        <w:r w:rsidDel="00FF7272">
          <w:delText>he</w:delText>
        </w:r>
      </w:del>
      <w:r>
        <w:t xml:space="preserve"> estimated value </w:t>
      </w:r>
      <w:del w:id="41" w:author="Coilin" w:date="2015-11-13T10:42:00Z">
        <w:r w:rsidDel="00FF7272">
          <w:delText xml:space="preserve">of Nephrops landings </w:delText>
        </w:r>
      </w:del>
      <w:r>
        <w:t>at the first po</w:t>
      </w:r>
      <w:r w:rsidR="00D62A79">
        <w:t>int of sale</w:t>
      </w:r>
      <w:del w:id="42" w:author="Coilin" w:date="2015-11-13T10:42:00Z">
        <w:r w:rsidR="00D62A79" w:rsidDel="00FF7272">
          <w:delText xml:space="preserve"> in 2014</w:delText>
        </w:r>
      </w:del>
      <w:r w:rsidR="00D62A79">
        <w:t xml:space="preserve"> </w:t>
      </w:r>
      <w:ins w:id="43" w:author="Coilin" w:date="2015-11-13T10:42:00Z">
        <w:r w:rsidR="00FF7272">
          <w:t>of</w:t>
        </w:r>
      </w:ins>
      <w:del w:id="44" w:author="Coilin" w:date="2015-11-13T10:42:00Z">
        <w:r w:rsidR="00D62A79" w:rsidDel="00FF7272">
          <w:delText>was</w:delText>
        </w:r>
      </w:del>
      <w:r w:rsidR="00D62A79">
        <w:t xml:space="preserve"> €44.5</w:t>
      </w:r>
      <w:ins w:id="45" w:author="Coilin" w:date="2015-11-13T10:41:00Z">
        <w:r w:rsidR="00FF7272">
          <w:t>M</w:t>
        </w:r>
      </w:ins>
      <w:ins w:id="46" w:author="Coilin" w:date="2015-11-13T10:43:00Z">
        <w:r w:rsidR="00FF7272">
          <w:t xml:space="preserve"> (unpublished data, Ma</w:t>
        </w:r>
        <w:bookmarkStart w:id="47" w:name="_GoBack"/>
        <w:bookmarkEnd w:id="47"/>
        <w:r w:rsidR="00FF7272">
          <w:t xml:space="preserve">rine Institute, </w:t>
        </w:r>
        <w:proofErr w:type="spellStart"/>
        <w:r w:rsidR="00FF7272">
          <w:t>Bord</w:t>
        </w:r>
        <w:proofErr w:type="spellEnd"/>
        <w:r w:rsidR="00FF7272">
          <w:t xml:space="preserve"> </w:t>
        </w:r>
        <w:proofErr w:type="spellStart"/>
        <w:r w:rsidR="00FF7272">
          <w:t>Iascaigh</w:t>
        </w:r>
        <w:proofErr w:type="spellEnd"/>
        <w:r w:rsidR="00FF7272">
          <w:t xml:space="preserve"> </w:t>
        </w:r>
        <w:proofErr w:type="spellStart"/>
        <w:r w:rsidR="00FF7272">
          <w:t>Mhara</w:t>
        </w:r>
        <w:proofErr w:type="spellEnd"/>
        <w:r w:rsidR="00FF7272">
          <w:t xml:space="preserve"> Ireland)</w:t>
        </w:r>
      </w:ins>
      <w:ins w:id="48" w:author="Coilin" w:date="2015-11-13T10:41:00Z">
        <w:r w:rsidR="00FF7272">
          <w:t>.</w:t>
        </w:r>
      </w:ins>
      <w:r w:rsidR="00D62A79">
        <w:t xml:space="preserve"> </w:t>
      </w:r>
      <w:ins w:id="49" w:author="Coilin" w:date="2015-11-13T10:42:00Z">
        <w:r w:rsidR="00FF7272">
          <w:t xml:space="preserve">This </w:t>
        </w:r>
      </w:ins>
      <w:r>
        <w:t>ma</w:t>
      </w:r>
      <w:ins w:id="50" w:author="Coilin" w:date="2015-11-13T10:42:00Z">
        <w:r w:rsidR="00FF7272">
          <w:t>de</w:t>
        </w:r>
      </w:ins>
      <w:del w:id="51" w:author="Coilin" w:date="2015-11-13T10:42:00Z">
        <w:r w:rsidDel="00FF7272">
          <w:delText>king</w:delText>
        </w:r>
      </w:del>
      <w:r>
        <w:t xml:space="preserve"> it the most commercially important demersal species</w:t>
      </w:r>
      <w:r w:rsidR="00521548">
        <w:t xml:space="preserve"> </w:t>
      </w:r>
      <w:ins w:id="52" w:author="Coilin" w:date="2015-11-13T10:39:00Z">
        <w:r w:rsidR="00521548">
          <w:t>in Ireland</w:t>
        </w:r>
      </w:ins>
      <w:ins w:id="53" w:author="Coilin" w:date="2015-11-13T10:43:00Z">
        <w:r w:rsidR="00FF7272">
          <w:t xml:space="preserve"> in that year</w:t>
        </w:r>
      </w:ins>
      <w:r>
        <w:t>.</w:t>
      </w:r>
    </w:p>
    <w:p w14:paraId="6E9EAABE" w14:textId="54789BFA" w:rsidR="00292BAC" w:rsidRDefault="007304E1" w:rsidP="007304E1">
      <w:pPr>
        <w:jc w:val="both"/>
      </w:pPr>
      <w:r>
        <w:t xml:space="preserve">The main driver for </w:t>
      </w:r>
      <w:r w:rsidR="00FC3644">
        <w:t>increased uptake of</w:t>
      </w:r>
      <w:r>
        <w:t xml:space="preserve"> </w:t>
      </w:r>
      <w:r w:rsidR="00FC3644">
        <w:t xml:space="preserve">the </w:t>
      </w:r>
      <w:r>
        <w:t xml:space="preserve">quad-rig is increased catches of </w:t>
      </w:r>
      <w:r>
        <w:rPr>
          <w:i/>
        </w:rPr>
        <w:t>Nephrops</w:t>
      </w:r>
      <w:ins w:id="54" w:author="Coilin" w:date="2015-11-13T10:57:00Z">
        <w:r w:rsidR="00844AE8">
          <w:t>.</w:t>
        </w:r>
      </w:ins>
      <w:r w:rsidR="00D62A79">
        <w:t xml:space="preserve"> </w:t>
      </w:r>
      <w:ins w:id="55" w:author="Coilin" w:date="2015-11-13T10:57:00Z">
        <w:r w:rsidR="00844AE8">
          <w:t xml:space="preserve">Increased catches are likely to result from </w:t>
        </w:r>
      </w:ins>
      <w:del w:id="56" w:author="Coilin" w:date="2015-11-13T10:57:00Z">
        <w:r w:rsidR="00D62A79" w:rsidDel="00844AE8">
          <w:delText xml:space="preserve">due to </w:delText>
        </w:r>
      </w:del>
      <w:r w:rsidR="00D62A79">
        <w:t xml:space="preserve">a </w:t>
      </w:r>
      <w:ins w:id="57" w:author="Browne, Daragh" w:date="2015-11-12T22:08:00Z">
        <w:r w:rsidR="000D26E8" w:rsidRPr="000D26E8">
          <w:t xml:space="preserve">wider </w:t>
        </w:r>
      </w:ins>
      <w:r w:rsidR="00D62A79">
        <w:t xml:space="preserve">swept </w:t>
      </w:r>
      <w:ins w:id="58" w:author="Browne, Daragh" w:date="2015-11-12T22:08:00Z">
        <w:r w:rsidR="000D26E8" w:rsidRPr="000D26E8">
          <w:t>area of seabed</w:t>
        </w:r>
      </w:ins>
      <w:ins w:id="59" w:author="Browne, Daragh" w:date="2015-11-12T22:11:00Z">
        <w:r w:rsidR="000D26E8">
          <w:t xml:space="preserve"> </w:t>
        </w:r>
      </w:ins>
      <w:ins w:id="60" w:author="Browne, Daragh" w:date="2015-11-12T22:08:00Z">
        <w:r w:rsidR="000D26E8" w:rsidRPr="000D26E8">
          <w:t>without increasing the drag of the gear (</w:t>
        </w:r>
      </w:ins>
      <w:r w:rsidR="00D62A79">
        <w:t xml:space="preserve">Insert </w:t>
      </w:r>
      <w:proofErr w:type="spellStart"/>
      <w:r w:rsidR="00D62A79">
        <w:t>seafish</w:t>
      </w:r>
      <w:proofErr w:type="spellEnd"/>
      <w:r w:rsidR="00D62A79">
        <w:t xml:space="preserve"> ref</w:t>
      </w:r>
      <w:ins w:id="61" w:author="Browne, Daragh" w:date="2015-11-12T22:08:00Z">
        <w:r w:rsidR="000D26E8" w:rsidRPr="000D26E8">
          <w:t>).</w:t>
        </w:r>
      </w:ins>
      <w:r>
        <w:t xml:space="preserve"> </w:t>
      </w:r>
      <w:r>
        <w:rPr>
          <w:i/>
        </w:rPr>
        <w:t>Nephrops</w:t>
      </w:r>
      <w:r>
        <w:t xml:space="preserve"> catch weights were observed to increase by </w:t>
      </w:r>
      <w:del w:id="62" w:author="Coilin" w:date="2015-11-13T10:45:00Z">
        <w:r w:rsidDel="00E00FCE">
          <w:delText xml:space="preserve">95% </w:delText>
        </w:r>
      </w:del>
      <w:ins w:id="63" w:author="Coilin" w:date="2015-11-13T10:45:00Z">
        <w:r w:rsidR="00E00FCE">
          <w:t xml:space="preserve">at least 50% </w:t>
        </w:r>
      </w:ins>
      <w:r>
        <w:t xml:space="preserve">in the North Sea and </w:t>
      </w:r>
      <w:del w:id="64" w:author="Coilin" w:date="2015-11-13T10:45:00Z">
        <w:r w:rsidDel="00E00FCE">
          <w:delText xml:space="preserve">54% in the </w:delText>
        </w:r>
      </w:del>
      <w:r>
        <w:t xml:space="preserve">Celtic Sea in studies comparing quad with twin-rig trawls </w:t>
      </w:r>
      <w:r>
        <w:fldChar w:fldCharType="begin"/>
      </w:r>
      <w:r>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Pr>
          <w:noProof/>
        </w:rPr>
        <w:t>(BIM, 2014; Revill</w:t>
      </w:r>
      <w:r>
        <w:rPr>
          <w:i/>
          <w:noProof/>
        </w:rPr>
        <w:t xml:space="preserve"> et al.</w:t>
      </w:r>
      <w:r>
        <w:rPr>
          <w:noProof/>
        </w:rPr>
        <w:t>, 2009)</w:t>
      </w:r>
      <w:r>
        <w:fldChar w:fldCharType="end"/>
      </w:r>
      <w:r>
        <w:t xml:space="preserve">. Such increases in </w:t>
      </w:r>
      <w:ins w:id="65" w:author="Coilin" w:date="2015-11-13T10:54:00Z">
        <w:r w:rsidR="00844AE8">
          <w:t xml:space="preserve">catching efficiency </w:t>
        </w:r>
      </w:ins>
      <w:commentRangeStart w:id="66"/>
      <w:del w:id="67" w:author="Coilin" w:date="2015-11-13T11:03:00Z">
        <w:r w:rsidDel="00AB1DCB">
          <w:delText xml:space="preserve">fishing power </w:delText>
        </w:r>
      </w:del>
      <w:commentRangeEnd w:id="66"/>
      <w:r w:rsidR="00740975">
        <w:rPr>
          <w:rStyle w:val="CommentReference"/>
        </w:rPr>
        <w:commentReference w:id="66"/>
      </w:r>
      <w:r>
        <w:t xml:space="preserve">may be beneficial in terms of improving operational </w:t>
      </w:r>
      <w:del w:id="68" w:author="Coilin" w:date="2015-11-13T11:04:00Z">
        <w:r w:rsidDel="007A377E">
          <w:delText>efficiency</w:delText>
        </w:r>
      </w:del>
      <w:ins w:id="69" w:author="Coilin" w:date="2015-11-13T11:04:00Z">
        <w:r w:rsidR="007A377E">
          <w:t>performance</w:t>
        </w:r>
      </w:ins>
      <w:r>
        <w:t xml:space="preserve">. However, in the context of a discard rate of 15% of total catches of </w:t>
      </w:r>
      <w:r>
        <w:rPr>
          <w:i/>
        </w:rPr>
        <w:t>Nephrops</w:t>
      </w:r>
      <w:r>
        <w:t xml:space="preserve"> below minimum landing or market size in Irish waters </w:t>
      </w:r>
      <w:r>
        <w:fldChar w:fldCharType="begin"/>
      </w:r>
      <w:r>
        <w:instrText xml:space="preserve"> ADDIN EN.CITE &lt;EndNote&gt;&lt;Cite&gt;&lt;Author&gt;MI&lt;/Author&gt;&lt;Year&gt;2014&lt;/Year&gt;&lt;RecNum&gt;627&lt;/RecNum&gt;&lt;DisplayText&gt;(MI, 2014)&lt;/DisplayText&gt;&lt;record&gt;&lt;rec-number&gt;627&lt;/rec-number&gt;&lt;foreign-keys&gt;&lt;key app="EN" db-id="xax5v99p909t04eax0qpx5zu9ddad5erz5fw" timestamp="1445354478"&gt;627&lt;/key&gt;&lt;/foreign-keys&gt;&lt;ref-type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fldChar w:fldCharType="separate"/>
      </w:r>
      <w:r>
        <w:rPr>
          <w:noProof/>
        </w:rPr>
        <w:t>(MI, 2014)</w:t>
      </w:r>
      <w:r>
        <w:fldChar w:fldCharType="end"/>
      </w:r>
      <w:r>
        <w:t xml:space="preserve">, such substantial increases in </w:t>
      </w:r>
      <w:r>
        <w:rPr>
          <w:i/>
        </w:rPr>
        <w:t>Nephrops</w:t>
      </w:r>
      <w:r>
        <w:t xml:space="preserve"> catch</w:t>
      </w:r>
      <w:del w:id="70" w:author="Browne, Daragh" w:date="2015-11-12T22:03:00Z">
        <w:r w:rsidR="000D26E8" w:rsidDel="000D26E8">
          <w:delText>es</w:delText>
        </w:r>
      </w:del>
      <w:ins w:id="71" w:author="Browne, Daragh" w:date="2015-11-12T22:03:00Z">
        <w:r w:rsidR="000D26E8">
          <w:t xml:space="preserve"> rates</w:t>
        </w:r>
      </w:ins>
      <w:r w:rsidR="000D26E8">
        <w:t xml:space="preserve"> </w:t>
      </w:r>
      <w:r>
        <w:t xml:space="preserve">may lead to </w:t>
      </w:r>
      <w:r w:rsidR="00292BAC">
        <w:t xml:space="preserve">increases in </w:t>
      </w:r>
      <w:commentRangeStart w:id="72"/>
      <w:r w:rsidR="00292BAC">
        <w:t>unwanted Nephrops catches</w:t>
      </w:r>
      <w:commentRangeEnd w:id="72"/>
      <w:r w:rsidR="001F704C">
        <w:rPr>
          <w:rStyle w:val="CommentReference"/>
        </w:rPr>
        <w:commentReference w:id="72"/>
      </w:r>
      <w:r>
        <w:t xml:space="preserve">. </w:t>
      </w:r>
      <w:r w:rsidR="00292BAC">
        <w:t xml:space="preserve">Discarding of undersized and non-targeted fish species is also a major issue in </w:t>
      </w:r>
      <w:r w:rsidR="00292BAC">
        <w:rPr>
          <w:i/>
        </w:rPr>
        <w:t>Nephrops</w:t>
      </w:r>
      <w:r w:rsidR="00292BAC">
        <w:t xml:space="preserve"> trawl fisheries </w: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b2xvZ3kgYW5kIEZpc2hlcmllczwvc2Vjb25kYXJ5LXRpdGxlPjwvdGl0bGVzPjxwYWdlcz4xNy0z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</w:fldData>
        </w:fldChar>
      </w:r>
      <w:r w:rsidR="00292BAC">
        <w:instrText xml:space="preserve"> ADDIN EN.CITE </w:instrTex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b2xvZ3kgYW5kIEZpc2hlcmllczwvc2Vjb25kYXJ5LXRpdGxlPjwvdGl0bGVzPjxwYWdlcz4xNy0z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</w:fldData>
        </w:fldChar>
      </w:r>
      <w:r w:rsidR="00292BAC">
        <w:instrText xml:space="preserve"> ADDIN EN.CITE.DATA </w:instrText>
      </w:r>
      <w:r w:rsidR="00292BAC">
        <w:fldChar w:fldCharType="end"/>
      </w:r>
      <w:r w:rsidR="00292BAC">
        <w:fldChar w:fldCharType="separate"/>
      </w:r>
      <w:r w:rsidR="00292BAC">
        <w:rPr>
          <w:noProof/>
        </w:rPr>
        <w:t>(e.g. Catchpole</w:t>
      </w:r>
      <w:r w:rsidR="00292BAC" w:rsidRPr="00292BAC">
        <w:rPr>
          <w:i/>
          <w:noProof/>
        </w:rPr>
        <w:t xml:space="preserve"> et al.</w:t>
      </w:r>
      <w:r w:rsidR="00292BAC">
        <w:rPr>
          <w:noProof/>
        </w:rPr>
        <w:t>, 2005; Catchpole and Revill, 2008; Nikolic</w:t>
      </w:r>
      <w:r w:rsidR="00292BAC" w:rsidRPr="00292BAC">
        <w:rPr>
          <w:i/>
          <w:noProof/>
        </w:rPr>
        <w:t xml:space="preserve"> et al.</w:t>
      </w:r>
      <w:r w:rsidR="00292BAC">
        <w:rPr>
          <w:noProof/>
        </w:rPr>
        <w:t>, 2015; Ungfors</w:t>
      </w:r>
      <w:r w:rsidR="00292BAC" w:rsidRPr="00292BAC">
        <w:rPr>
          <w:i/>
          <w:noProof/>
        </w:rPr>
        <w:t xml:space="preserve"> et al.</w:t>
      </w:r>
      <w:r w:rsidR="00292BAC">
        <w:rPr>
          <w:noProof/>
        </w:rPr>
        <w:t>, 2013)</w:t>
      </w:r>
      <w:r w:rsidR="00292BAC">
        <w:fldChar w:fldCharType="end"/>
      </w:r>
      <w:r w:rsidR="00292BAC">
        <w:t xml:space="preserve">. New requirements to restrict discarding of demersal species under EU regulation 1380/2013, the Landing Obligation (LO), are likely to have negative impacts on the economics of </w:t>
      </w:r>
      <w:r w:rsidR="00292BAC">
        <w:rPr>
          <w:i/>
        </w:rPr>
        <w:t>Nephrops</w:t>
      </w:r>
      <w:r w:rsidR="004200B6">
        <w:t xml:space="preserve"> fisheries</w:t>
      </w:r>
      <w:r w:rsidR="00292BAC">
        <w:t xml:space="preserve"> unle</w:t>
      </w:r>
      <w:r w:rsidR="00D36D0A">
        <w:t xml:space="preserve">ss such catches can be reduced. </w:t>
      </w:r>
    </w:p>
    <w:p w14:paraId="58093741" w14:textId="5D73BD99" w:rsidR="00D36D0A" w:rsidRDefault="004200B6" w:rsidP="00D36D0A">
      <w:pPr>
        <w:jc w:val="both"/>
      </w:pPr>
      <w:r>
        <w:t>Gear modifications to reduce bycatch</w:t>
      </w:r>
      <w:r w:rsidR="00D36D0A">
        <w:t xml:space="preserve"> are generally assessed using either selectivity or catch comparison</w:t>
      </w:r>
      <w:ins w:id="73" w:author="Coilin" w:date="2015-11-13T11:14:00Z">
        <w:r w:rsidR="008D4C5B">
          <w:t xml:space="preserve"> (</w:t>
        </w:r>
      </w:ins>
      <w:ins w:id="74" w:author="Coilin" w:date="2015-11-13T11:15:00Z">
        <w:r w:rsidR="008D4C5B">
          <w:t>TOP CITATIONS</w:t>
        </w:r>
      </w:ins>
      <w:ins w:id="75" w:author="Coilin" w:date="2015-11-13T11:14:00Z">
        <w:r w:rsidR="008D4C5B">
          <w:t>)</w:t>
        </w:r>
      </w:ins>
      <w:r w:rsidR="00485CFB">
        <w:t>.</w:t>
      </w:r>
      <w:r w:rsidR="00D36D0A">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D36D0A">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rsidR="00D36D0A">
        <w:fldChar w:fldCharType="separate"/>
      </w:r>
      <w:r w:rsidR="00D36D0A">
        <w:rPr>
          <w:noProof/>
        </w:rPr>
        <w:t>(Holst and Revill, 2009)</w:t>
      </w:r>
      <w:r w:rsidR="00D36D0A">
        <w:fldChar w:fldCharType="end"/>
      </w:r>
      <w:r w:rsidR="008C66EB">
        <w:t xml:space="preserve"> is likely to be</w:t>
      </w:r>
      <w:r w:rsidR="00D36D0A">
        <w:t xml:space="preserve"> particularly beneficial in assisting the fishing industry </w:t>
      </w:r>
      <w:r w:rsidR="008C66EB">
        <w:t>to address challenges posed by the landing obligation</w:t>
      </w:r>
      <w:r w:rsidR="00D36D0A">
        <w:t xml:space="preserve">. </w:t>
      </w:r>
      <w:r w:rsidR="000862DC">
        <w:t xml:space="preserve">One drawback is </w:t>
      </w:r>
      <w:r w:rsidR="00D36D0A">
        <w:t xml:space="preserve">that comparisons are only possible with gears included in the experiment </w:t>
      </w:r>
      <w:r w:rsidR="00D36D0A">
        <w:fldChar w:fldCharType="begin"/>
      </w:r>
      <w:r w:rsidR="00D36D0A">
        <w:instrText xml:space="preserve"> ADDIN EN.CITE &lt;EndNote&gt;&lt;Cite&gt;&lt;Author&gt;Frandsen&lt;/Author&gt;&lt;Year&gt;2010&lt;/Year&gt;&lt;RecNum&gt;620&lt;/RecNum&gt;&lt;DisplayText&gt;(Frandsen, 2010)&lt;/DisplayText&gt;&lt;record&gt;&lt;rec-number&gt;620&lt;/rec-number&gt;&lt;foreign-keys&gt;&lt;key app="EN" db-id="xax5v99p909t04eax0qpx5zu9ddad5erz5fw" timestamp="1445353888"&gt;620&lt;/key&gt;&lt;/foreign-keys&gt;&lt;ref-type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D36D0A">
        <w:t xml:space="preserve">. Utilising a quad-rig trawl increases </w:t>
      </w:r>
      <w:ins w:id="76" w:author="Coilin" w:date="2015-11-13T11:16:00Z">
        <w:r w:rsidR="00E33F43">
          <w:t>the number of gears that can be included in the experiment to four, providing more concurrent experimental settings and information than traditional twin or single-rig catch comparisons.</w:t>
        </w:r>
      </w:ins>
      <w:del w:id="77" w:author="Coilin" w:date="2015-11-13T11:16:00Z">
        <w:r w:rsidR="00D36D0A" w:rsidDel="00E33F43">
          <w:delText xml:space="preserve">the number of gears that can be included in </w:delText>
        </w:r>
        <w:r w:rsidR="00FF4E18" w:rsidDel="00E33F43">
          <w:delText xml:space="preserve">a catch comparison </w:delText>
        </w:r>
        <w:r w:rsidR="00D36D0A" w:rsidDel="00E33F43">
          <w:lastRenderedPageBreak/>
          <w:delText xml:space="preserve">experiment to four, </w:delText>
        </w:r>
        <w:r w:rsidR="00FF4E18" w:rsidDel="00E33F43">
          <w:delText>widening the scope of the</w:delText>
        </w:r>
        <w:r w:rsidR="00235163" w:rsidDel="00E33F43">
          <w:delText xml:space="preserve"> method</w:delText>
        </w:r>
        <w:r w:rsidR="004E7006" w:rsidDel="00E33F43">
          <w:delText>ology</w:delText>
        </w:r>
        <w:r w:rsidR="00235163" w:rsidDel="00E33F43">
          <w:delText xml:space="preserve"> </w:delText>
        </w:r>
        <w:r w:rsidR="00FF4E18" w:rsidDel="00E33F43">
          <w:delText xml:space="preserve">and allowing the </w:delText>
        </w:r>
        <w:r w:rsidR="000862DC" w:rsidDel="00E33F43">
          <w:delText xml:space="preserve">performance </w:delText>
        </w:r>
        <w:r w:rsidR="00FF4E18" w:rsidDel="00E33F43">
          <w:delText>of more than 2 gears to be compared</w:delText>
        </w:r>
      </w:del>
      <w:r w:rsidR="00D36D0A">
        <w:t>.</w:t>
      </w:r>
    </w:p>
    <w:p w14:paraId="749998BE" w14:textId="77777777" w:rsidR="000F4CBB" w:rsidRDefault="008C66EB" w:rsidP="008C66EB">
      <w:pPr>
        <w:jc w:val="both"/>
        <w:rPr>
          <w:ins w:id="78" w:author="Browne, Daragh" w:date="2015-11-12T17:17:00Z"/>
        </w:rPr>
      </w:pPr>
      <w:r>
        <w:t xml:space="preserve">Until recently, </w:t>
      </w:r>
      <w:proofErr w:type="spellStart"/>
      <w:r>
        <w:t>modeling</w:t>
      </w:r>
      <w:proofErr w:type="spellEnd"/>
      <w:r>
        <w:t xml:space="preserve"> approaches for catch comparison data were limited with a general reliance on simple paired tests by length classes. The development of a Generalized Linear Mixed Model (GLMM) approach which provides a statistical and graphical comparison of fish length by different fishing gears with an associated measure of error </w:t>
      </w:r>
      <w:r>
        <w:fldChar w:fldCharType="begin"/>
      </w:r>
      <w:r>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fldChar w:fldCharType="separate"/>
      </w:r>
      <w:r>
        <w:rPr>
          <w:noProof/>
        </w:rPr>
        <w:t>(Holst and Revill, 2009)</w:t>
      </w:r>
      <w:r>
        <w:fldChar w:fldCharType="end"/>
      </w:r>
      <w:r>
        <w:t xml:space="preserve"> greatly improved the power of catch comparison analysis. Based on a logistic model with a binomial error distribution, the approach is, however, limited to two gears. M</w:t>
      </w:r>
      <w:r w:rsidRPr="007C7657">
        <w:t xml:space="preserve">ultinomial </w:t>
      </w:r>
      <w:r>
        <w:t>models can generalize</w:t>
      </w:r>
      <w:r w:rsidRPr="007C7657">
        <w:t xml:space="preserve"> logistic regression to multiclass problems, i.e. with more than two possible discrete outcomes</w:t>
      </w:r>
      <w:r>
        <w:t xml:space="preserve"> </w:t>
      </w:r>
      <w:r>
        <w:fldChar w:fldCharType="begin"/>
      </w:r>
      <w:r>
        <w:instrText xml:space="preserve"> ADDIN EN.CITE &lt;EndNote&gt;&lt;Cite&gt;&lt;Author&gt;McCullagh&lt;/Author&gt;&lt;Year&gt;1989&lt;/Year&gt;&lt;RecNum&gt;66&lt;/RecNum&gt;&lt;DisplayText&gt;(McCullagh and Nelder, 1989)&lt;/DisplayText&gt;&lt;record&gt;&lt;rec-number&gt;66&lt;/rec-number&gt;&lt;foreign-keys&gt;&lt;key app="EN" db-id="xax5v99p909t04eax0qpx5zu9ddad5erz5fw" timestamp="0"&gt;66&lt;/key&gt;&lt;/foreign-keys&gt;&lt;ref-type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fldChar w:fldCharType="separate"/>
      </w:r>
      <w:r>
        <w:rPr>
          <w:noProof/>
        </w:rPr>
        <w:t>(McCullagh and Nelder, 1989)</w:t>
      </w:r>
      <w:r>
        <w:fldChar w:fldCharType="end"/>
      </w:r>
      <w:r>
        <w:t xml:space="preserve">. </w:t>
      </w:r>
      <w:r w:rsidRPr="007C7657">
        <w:t xml:space="preserve"> </w:t>
      </w:r>
      <w:r>
        <w:t>They can be used to</w:t>
      </w:r>
      <w:r w:rsidRPr="007C7657">
        <w:t xml:space="preserve"> predict the probabilities of the different possible outcomes of a categorically distributed dependent variable, given a set of independent variables</w:t>
      </w:r>
      <w:r>
        <w:t xml:space="preserve">. </w:t>
      </w:r>
    </w:p>
    <w:p w14:paraId="4385B2F3" w14:textId="77777777" w:rsidR="008C66EB" w:rsidRDefault="008C66EB" w:rsidP="008C66EB">
      <w:pPr>
        <w:jc w:val="both"/>
      </w:pPr>
      <w:r>
        <w:t xml:space="preserve">Examples of the application of multinomial models to fisheries include analysis of egg stages </w: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 </w:instrTex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EN.CITE.DATA </w:instrText>
      </w:r>
      <w:r>
        <w:fldChar w:fldCharType="end"/>
      </w:r>
      <w:r>
        <w:fldChar w:fldCharType="separate"/>
      </w:r>
      <w:r>
        <w:rPr>
          <w:noProof/>
        </w:rPr>
        <w:t>(Ibaibarriaga</w:t>
      </w:r>
      <w:r w:rsidRPr="00025128">
        <w:rPr>
          <w:i/>
          <w:noProof/>
        </w:rPr>
        <w:t xml:space="preserve"> et al.</w:t>
      </w:r>
      <w:r>
        <w:rPr>
          <w:noProof/>
        </w:rPr>
        <w:t>, 2007; Stratoudakis</w:t>
      </w:r>
      <w:r w:rsidRPr="00025128">
        <w:rPr>
          <w:i/>
          <w:noProof/>
        </w:rPr>
        <w:t xml:space="preserve"> et al.</w:t>
      </w:r>
      <w:r>
        <w:rPr>
          <w:noProof/>
        </w:rPr>
        <w:t>, 2006)</w:t>
      </w:r>
      <w:r>
        <w:fldChar w:fldCharType="end"/>
      </w:r>
      <w:r>
        <w:t xml:space="preserve">, comparisons of age-length keys </w:t>
      </w:r>
      <w:r>
        <w:fldChar w:fldCharType="begin"/>
      </w:r>
      <w:r>
        <w:instrText xml:space="preserve"> ADDIN EN.CITE &lt;EndNote&gt;&lt;Cite&gt;&lt;Author&gt;Gerritsen&lt;/Author&gt;&lt;Year&gt;2006&lt;/Year&gt;&lt;RecNum&gt;631&lt;/RecNum&gt;&lt;DisplayText&gt;(Gerritsen&lt;style face="italic"&gt; et al.&lt;/style&gt;, 2006)&lt;/DisplayText&gt;&lt;record&gt;&lt;rec-number&gt;631&lt;/rec-number&gt;&lt;foreign-keys&gt;&lt;key app="EN" db-id="xax5v99p909t04eax0qpx5zu9ddad5erz5fw" timestamp="1445510660"&gt;631&lt;/key&gt;&lt;/foreign-keys&gt;&lt;ref-type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Pr>
          <w:noProof/>
        </w:rPr>
        <w:t>(Gerritsen</w:t>
      </w:r>
      <w:r w:rsidRPr="008932CD">
        <w:rPr>
          <w:i/>
          <w:noProof/>
        </w:rPr>
        <w:t xml:space="preserve"> et al.</w:t>
      </w:r>
      <w:r>
        <w:rPr>
          <w:noProof/>
        </w:rPr>
        <w:t>, 2006)</w:t>
      </w:r>
      <w:r>
        <w:fldChar w:fldCharType="end"/>
      </w:r>
      <w:r>
        <w:t xml:space="preserve">, fleet behaviour </w:t>
      </w:r>
      <w:r>
        <w:fldChar w:fldCharType="begin"/>
      </w:r>
      <w:r>
        <w:instrText xml:space="preserve"> ADDIN EN.CITE &lt;EndNote&gt;&lt;Cite&gt;&lt;Author&gt;Ward&lt;/Author&gt;&lt;Year&gt;1994&lt;/Year&gt;&lt;RecNum&gt;640&lt;/RecNum&gt;&lt;DisplayText&gt;(Ward and Sutinen, 1994)&lt;/DisplayText&gt;&lt;record&gt;&lt;rec-number&gt;640&lt;/rec-number&gt;&lt;foreign-keys&gt;&lt;key app="EN" db-id="xax5v99p909t04eax0qpx5zu9ddad5erz5fw" timestamp="1445593879"&gt;640&lt;/key&gt;&lt;/foreign-keys&gt;&lt;ref-type name="Journal Article"&gt;17&lt;/ref-type&gt;&lt;contributors&gt;&lt;authors&gt;&lt;author&gt;Ward, J. M.&lt;/author&gt;&lt;author&gt;Sutinen, J. G.&lt;/author&gt;&lt;/authors&gt;&lt;/contributors&gt;&lt;titles&gt;&lt;title&gt;VESSEL ENTRY-EXIT BEHAVIOR IN THE GULF-OF-MEXICO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instrText xml:space="preserve"> ADDIN EN.CITE &lt;EndNote&gt;&lt;Cite&gt;&lt;Author&gt;Benoit&lt;/Author&gt;&lt;Year&gt;2010&lt;/Year&gt;&lt;RecNum&gt;635&lt;/RecNum&gt;&lt;DisplayText&gt;(Benoit&lt;style face="italic"&gt; et al.&lt;/style&gt;,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Pr>
          <w:noProof/>
        </w:rPr>
        <w:t>(Benoit</w:t>
      </w:r>
      <w:r w:rsidRPr="00025128">
        <w:rPr>
          <w:i/>
          <w:noProof/>
        </w:rPr>
        <w:t xml:space="preserve"> et al.</w:t>
      </w:r>
      <w:r>
        <w:rPr>
          <w:noProof/>
        </w:rPr>
        <w:t>, 2010)</w:t>
      </w:r>
      <w:r>
        <w:fldChar w:fldCharType="end"/>
      </w:r>
      <w:r>
        <w:t xml:space="preserve">. Here, we test the potential benefits of applying a multinomial modelling approach to a comparison of </w:t>
      </w:r>
      <w:r w:rsidRPr="00CA34B4">
        <w:rPr>
          <w:i/>
        </w:rPr>
        <w:t>Nephrops</w:t>
      </w:r>
      <w:r>
        <w:t xml:space="preserve"> catches in a quad-rig trawl with four simultaneously deployed test gears.</w:t>
      </w:r>
    </w:p>
    <w:p w14:paraId="65AA028A" w14:textId="492B07F9" w:rsidR="00F55F06" w:rsidRDefault="00F55F06" w:rsidP="00F55F06">
      <w:pPr>
        <w:jc w:val="both"/>
        <w:rPr>
          <w:ins w:id="79" w:author="Coilin" w:date="2015-11-13T11:21:00Z"/>
        </w:rPr>
      </w:pPr>
      <w:ins w:id="80" w:author="Coilin" w:date="2015-11-13T11:21:00Z">
        <w:r>
          <w:t xml:space="preserve">Here, we extend the method of </w:t>
        </w:r>
        <w:r>
          <w:rPr>
            <w:noProof/>
          </w:rPr>
          <w:t>Holst and Revill (2009) to multi-</w:t>
        </w:r>
      </w:ins>
      <w:ins w:id="81" w:author="Coilin" w:date="2015-11-13T11:24:00Z">
        <w:r w:rsidR="00362188">
          <w:rPr>
            <w:noProof/>
          </w:rPr>
          <w:t>gear</w:t>
        </w:r>
      </w:ins>
      <w:ins w:id="82" w:author="Coilin" w:date="2015-11-13T11:21:00Z">
        <w:r>
          <w:rPr>
            <w:noProof/>
          </w:rPr>
          <w:t xml:space="preserve"> trials. Our goals are dual to 1) develop a multinomial random effects model capable of including: case-specific and choice-specific covariates</w:t>
        </w:r>
      </w:ins>
      <w:ins w:id="83" w:author="Coilin" w:date="2015-11-13T12:16:00Z">
        <w:r w:rsidR="00511BDF">
          <w:rPr>
            <w:noProof/>
          </w:rPr>
          <w:t xml:space="preserve"> (link to M&amp;M)</w:t>
        </w:r>
      </w:ins>
      <w:ins w:id="84" w:author="Coilin" w:date="2015-11-13T11:21:00Z">
        <w:r>
          <w:rPr>
            <w:noProof/>
          </w:rPr>
          <w:t>, cod-end specific sub-sampling, and multivariate random haul effects as found in multi-rig trials</w:t>
        </w:r>
      </w:ins>
      <w:ins w:id="85" w:author="Coilin" w:date="2015-11-13T11:22:00Z">
        <w:r>
          <w:rPr>
            <w:noProof/>
          </w:rPr>
          <w:t xml:space="preserve"> (consisting of two or more nets)</w:t>
        </w:r>
      </w:ins>
      <w:ins w:id="86" w:author="Coilin" w:date="2015-11-13T11:21:00Z">
        <w:r>
          <w:rPr>
            <w:noProof/>
          </w:rPr>
          <w:t xml:space="preserve">; and 2) apply to data from a designed </w:t>
        </w:r>
        <w:proofErr w:type="gramStart"/>
        <w:r>
          <w:rPr>
            <w:i/>
            <w:noProof/>
          </w:rPr>
          <w:t xml:space="preserve">Nephrops </w:t>
        </w:r>
        <w:r>
          <w:t xml:space="preserve"> quad</w:t>
        </w:r>
        <w:proofErr w:type="gramEnd"/>
        <w:r>
          <w:t>-rig trial with four simultaneously deployed diamond mesh cod-end test gears.</w:t>
        </w:r>
      </w:ins>
    </w:p>
    <w:p w14:paraId="7B2EECEA" w14:textId="32C5B47E" w:rsidR="003B0A89" w:rsidRDefault="00A3763A" w:rsidP="003B0A89">
      <w:pPr>
        <w:jc w:val="both"/>
      </w:pPr>
      <w:del w:id="87" w:author="Coilin" w:date="2015-11-13T11:21:00Z">
        <w:r w:rsidDel="00F55F06">
          <w:delText xml:space="preserve">Coilin to add to this </w:delText>
        </w:r>
        <w:r w:rsidR="003B0A89" w:rsidDel="00F55F06">
          <w:delText xml:space="preserve">  </w:delText>
        </w:r>
      </w:del>
    </w:p>
    <w:p w14:paraId="5243C8A4" w14:textId="77777777" w:rsidR="007734BD" w:rsidRDefault="007734BD" w:rsidP="006223F3">
      <w:pPr>
        <w:pStyle w:val="Heading2"/>
        <w:pPrChange w:id="88" w:author="Coilin" w:date="2015-11-13T15:02:00Z">
          <w:pPr>
            <w:jc w:val="both"/>
          </w:pPr>
        </w:pPrChange>
      </w:pPr>
    </w:p>
    <w:p w14:paraId="0D750A55" w14:textId="57B05904" w:rsidR="00844D2A" w:rsidRPr="00844D2A" w:rsidRDefault="006223F3" w:rsidP="006223F3">
      <w:pPr>
        <w:pStyle w:val="Heading2"/>
        <w:rPr>
          <w:b/>
        </w:rPr>
        <w:pPrChange w:id="89" w:author="Coilin" w:date="2015-11-13T15:02:00Z">
          <w:pPr>
            <w:jc w:val="both"/>
          </w:pPr>
        </w:pPrChange>
      </w:pPr>
      <w:ins w:id="90" w:author="Coilin" w:date="2015-11-13T15:02:00Z">
        <w:r>
          <w:rPr>
            <w:b/>
          </w:rPr>
          <w:t xml:space="preserve">Materials and </w:t>
        </w:r>
      </w:ins>
      <w:r w:rsidR="00844D2A" w:rsidRPr="00844D2A">
        <w:rPr>
          <w:b/>
        </w:rPr>
        <w:t>Method</w:t>
      </w:r>
      <w:ins w:id="91" w:author="Coilin" w:date="2015-11-13T15:02:00Z">
        <w:r>
          <w:rPr>
            <w:b/>
          </w:rPr>
          <w:t>s</w:t>
        </w:r>
      </w:ins>
    </w:p>
    <w:p w14:paraId="4164CD0F" w14:textId="6114908F" w:rsidR="00AF7DAD" w:rsidRDefault="00AF7DAD" w:rsidP="0007625E">
      <w:pPr>
        <w:jc w:val="both"/>
        <w:rPr>
          <w:ins w:id="92" w:author="Coilin" w:date="2015-11-13T14:53:00Z"/>
        </w:rPr>
      </w:pPr>
      <w:ins w:id="93" w:author="Coilin" w:date="2015-11-13T14:53:00Z">
        <w:r>
          <w:t>The model and trial design were developed via a continual collaboration between gear technologists and</w:t>
        </w:r>
      </w:ins>
      <w:ins w:id="94" w:author="Coilin" w:date="2015-11-13T14:57:00Z">
        <w:r>
          <w:t xml:space="preserve"> </w:t>
        </w:r>
      </w:ins>
      <w:ins w:id="95" w:author="Coilin" w:date="2015-11-13T14:53:00Z">
        <w:r>
          <w:t xml:space="preserve">data analysts. This resulted in </w:t>
        </w:r>
      </w:ins>
      <w:ins w:id="96" w:author="Coilin" w:date="2015-11-13T14:54:00Z">
        <w:r>
          <w:t>both a modified modelling framework and modified trial design</w:t>
        </w:r>
      </w:ins>
      <w:ins w:id="97" w:author="Coilin" w:date="2015-11-13T14:58:00Z">
        <w:r>
          <w:t xml:space="preserve"> to address particular requirements of quad-rig trials</w:t>
        </w:r>
      </w:ins>
      <w:ins w:id="98" w:author="Coilin" w:date="2015-11-13T14:54:00Z">
        <w:r>
          <w:t xml:space="preserve">. We first </w:t>
        </w:r>
      </w:ins>
      <w:ins w:id="99" w:author="Coilin" w:date="2015-11-13T14:57:00Z">
        <w:r>
          <w:t xml:space="preserve">describe the trial design followed by the model </w:t>
        </w:r>
      </w:ins>
      <w:ins w:id="100" w:author="Coilin" w:date="2015-11-13T15:02:00Z">
        <w:r w:rsidR="006223F3">
          <w:t>development</w:t>
        </w:r>
      </w:ins>
      <w:ins w:id="101" w:author="Coilin" w:date="2015-11-13T14:57:00Z">
        <w:r>
          <w:t>.</w:t>
        </w:r>
      </w:ins>
    </w:p>
    <w:p w14:paraId="5E1A0EAF" w14:textId="15D86CB6" w:rsidR="00844D2A" w:rsidRPr="00844D2A" w:rsidRDefault="00844D2A" w:rsidP="00986DC7">
      <w:pPr>
        <w:pStyle w:val="Heading3"/>
        <w:pPrChange w:id="102" w:author="Coilin" w:date="2015-11-13T15:04:00Z">
          <w:pPr>
            <w:jc w:val="both"/>
          </w:pPr>
        </w:pPrChange>
      </w:pPr>
      <w:del w:id="103" w:author="Coilin" w:date="2015-11-13T14:59:00Z">
        <w:r w:rsidRPr="00844D2A" w:rsidDel="00AF7DAD">
          <w:delText>Demonstration data</w:delText>
        </w:r>
      </w:del>
      <w:ins w:id="104" w:author="Coilin" w:date="2015-11-13T14:59:00Z">
        <w:r w:rsidR="00AF7DAD" w:rsidRPr="00986DC7">
          <w:rPr>
            <w:rStyle w:val="Heading4Char"/>
            <w:rPrChange w:id="105" w:author="Coilin" w:date="2015-11-13T15:04:00Z">
              <w:rPr>
                <w:i/>
              </w:rPr>
            </w:rPrChange>
          </w:rPr>
          <w:t>Trial design</w:t>
        </w:r>
      </w:ins>
    </w:p>
    <w:p w14:paraId="28B22512" w14:textId="68400928" w:rsidR="007734BD" w:rsidDel="00AF7DAD" w:rsidRDefault="00A3763A" w:rsidP="0007625E">
      <w:pPr>
        <w:jc w:val="both"/>
        <w:rPr>
          <w:del w:id="106" w:author="Coilin" w:date="2015-11-13T14:59:00Z"/>
        </w:rPr>
      </w:pPr>
      <w:del w:id="107" w:author="Coilin" w:date="2015-11-13T14:59:00Z">
        <w:r w:rsidDel="00AF7DAD">
          <w:delText>Daragh insert here</w:delText>
        </w:r>
      </w:del>
    </w:p>
    <w:p w14:paraId="5544E0AE" w14:textId="04F2E496" w:rsidR="00AC1BBC" w:rsidRDefault="0022121B" w:rsidP="0007625E">
      <w:pPr>
        <w:jc w:val="both"/>
        <w:rPr>
          <w:ins w:id="108" w:author="Coilin" w:date="2015-11-13T12:09:00Z"/>
        </w:rPr>
      </w:pPr>
      <w:r>
        <w:t xml:space="preserve">The </w:t>
      </w:r>
      <w:r w:rsidR="00190D44">
        <w:t>Multinomial</w:t>
      </w:r>
      <w:r>
        <w:t xml:space="preserve"> method is demonstrated here using data collected from a catch comparison </w:t>
      </w:r>
      <w:r w:rsidR="0053746D">
        <w:t>experiment</w:t>
      </w:r>
      <w:r>
        <w:t xml:space="preserve"> </w:t>
      </w:r>
      <w:r w:rsidR="0017449E">
        <w:t>carried out</w:t>
      </w:r>
      <w:r>
        <w:t xml:space="preserve"> in the</w:t>
      </w:r>
      <w:r w:rsidR="00190D44">
        <w:t xml:space="preserve"> western Irish Sea, ICES sub-area </w:t>
      </w:r>
      <w:proofErr w:type="spellStart"/>
      <w:r w:rsidR="00190D44">
        <w:t>VIIa</w:t>
      </w:r>
      <w:proofErr w:type="spellEnd"/>
      <w:r w:rsidR="00190D44">
        <w:t>, between 18</w:t>
      </w:r>
      <w:r w:rsidR="0017449E">
        <w:t xml:space="preserve"> </w:t>
      </w:r>
      <w:r w:rsidR="00190D44">
        <w:t>-2</w:t>
      </w:r>
      <w:r w:rsidR="00AC1BBC">
        <w:t>1</w:t>
      </w:r>
      <w:r w:rsidR="0017449E">
        <w:t xml:space="preserve"> </w:t>
      </w:r>
      <w:r w:rsidR="00190D44">
        <w:t>July</w:t>
      </w:r>
      <w:r>
        <w:t xml:space="preserve"> 20</w:t>
      </w:r>
      <w:r w:rsidR="00190D44">
        <w:t>15</w:t>
      </w:r>
      <w:r>
        <w:t xml:space="preserve">. </w:t>
      </w:r>
      <w:r w:rsidR="0053746D">
        <w:t>A</w:t>
      </w:r>
      <w:r w:rsidR="00190D44">
        <w:t xml:space="preserve"> multi-rig consisting of 4 identical </w:t>
      </w:r>
      <w:r w:rsidR="00AC1BBC">
        <w:t>nets</w:t>
      </w:r>
      <w:r w:rsidR="00190D44">
        <w:t xml:space="preserve"> </w:t>
      </w:r>
      <w:r w:rsidR="0053746D">
        <w:t xml:space="preserve">(fishing circle 380 x 80mm) </w:t>
      </w:r>
      <w:r w:rsidR="001F704C">
        <w:t xml:space="preserve">each </w:t>
      </w:r>
      <w:r w:rsidR="0053746D">
        <w:t xml:space="preserve">fitted with a </w:t>
      </w:r>
      <w:proofErr w:type="spellStart"/>
      <w:r w:rsidR="0053746D">
        <w:t>codend</w:t>
      </w:r>
      <w:proofErr w:type="spellEnd"/>
      <w:r w:rsidR="0053746D">
        <w:t xml:space="preserve"> of nominal mesh size 70, 80, 90 </w:t>
      </w:r>
      <w:r w:rsidR="0017449E">
        <w:t>or</w:t>
      </w:r>
      <w:r w:rsidR="0053746D">
        <w:t xml:space="preserve"> 100mm. </w:t>
      </w:r>
      <w:ins w:id="109" w:author="Coilin" w:date="2015-11-13T11:59:00Z">
        <w:r w:rsidR="001C34F8">
          <w:t>Cod-end</w:t>
        </w:r>
      </w:ins>
      <w:ins w:id="110" w:author="Coilin" w:date="2015-11-13T12:00:00Z">
        <w:r w:rsidR="001A232C">
          <w:t>s were</w:t>
        </w:r>
      </w:ins>
      <w:ins w:id="111" w:author="Coilin" w:date="2015-11-13T11:59:00Z">
        <w:r w:rsidR="001C34F8">
          <w:t xml:space="preserve"> r</w:t>
        </w:r>
        <w:r w:rsidR="001A232C">
          <w:t>otated</w:t>
        </w:r>
        <w:r w:rsidR="001C34F8">
          <w:t xml:space="preserve"> </w:t>
        </w:r>
      </w:ins>
      <w:ins w:id="112" w:author="Coilin" w:date="2015-11-13T12:00:00Z">
        <w:r w:rsidR="001A232C">
          <w:t xml:space="preserve">daily to </w:t>
        </w:r>
      </w:ins>
      <w:ins w:id="113" w:author="Coilin" w:date="2015-11-13T12:01:00Z">
        <w:r w:rsidR="001A232C">
          <w:t>capture</w:t>
        </w:r>
      </w:ins>
      <w:ins w:id="114" w:author="Coilin" w:date="2015-11-13T11:59:00Z">
        <w:r w:rsidR="001C34F8">
          <w:t xml:space="preserve"> difference</w:t>
        </w:r>
      </w:ins>
      <w:ins w:id="115" w:author="Coilin" w:date="2015-11-13T12:00:00Z">
        <w:r w:rsidR="001A232C">
          <w:t>s</w:t>
        </w:r>
      </w:ins>
      <w:ins w:id="116" w:author="Coilin" w:date="2015-11-13T11:59:00Z">
        <w:r w:rsidR="001C34F8">
          <w:t xml:space="preserve"> in fishing power between the nets (net here describes the whole trawl body). </w:t>
        </w:r>
      </w:ins>
      <w:ins w:id="117" w:author="Coilin" w:date="2015-11-13T12:00:00Z">
        <w:r w:rsidR="001C34F8">
          <w:t xml:space="preserve"> </w:t>
        </w:r>
      </w:ins>
      <w:r w:rsidR="00AC1BBC">
        <w:t>Each cod</w:t>
      </w:r>
      <w:ins w:id="118" w:author="Coilin" w:date="2015-11-13T12:00:00Z">
        <w:r w:rsidR="001C34F8">
          <w:t>-</w:t>
        </w:r>
      </w:ins>
      <w:r w:rsidR="00AC1BBC">
        <w:t xml:space="preserve">end was </w:t>
      </w:r>
      <w:ins w:id="119" w:author="Coilin" w:date="2015-11-13T12:03:00Z">
        <w:r w:rsidR="003F7F5A">
          <w:t xml:space="preserve">deployed </w:t>
        </w:r>
      </w:ins>
      <w:del w:id="120" w:author="Coilin" w:date="2015-11-13T12:03:00Z">
        <w:r w:rsidR="00AC1BBC" w:rsidDel="003F7F5A">
          <w:delText>attached to</w:delText>
        </w:r>
      </w:del>
      <w:ins w:id="121" w:author="Coilin" w:date="2015-11-13T12:03:00Z">
        <w:r w:rsidR="003F7F5A">
          <w:t>on</w:t>
        </w:r>
      </w:ins>
      <w:r w:rsidR="00AC1BBC">
        <w:t xml:space="preserve"> each net for 3 hauls </w:t>
      </w:r>
      <w:r w:rsidR="001F704C">
        <w:t>which equates to</w:t>
      </w:r>
      <w:r w:rsidR="00AC1BBC">
        <w:t xml:space="preserve"> one day. </w:t>
      </w:r>
      <w:del w:id="122" w:author="Coilin" w:date="2015-11-13T11:59:00Z">
        <w:r w:rsidR="0017449E" w:rsidDel="001C34F8">
          <w:delText>Codend r</w:delText>
        </w:r>
        <w:r w:rsidR="00AC1BBC" w:rsidDel="001C34F8">
          <w:delText xml:space="preserve">otation was necessary to take account of difference in fishing power between the nets. </w:delText>
        </w:r>
      </w:del>
      <w:r w:rsidR="0053746D">
        <w:t>Catches of fish and Nephrops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BD7987">
        <w:t xml:space="preserve">The </w:t>
      </w:r>
      <w:del w:id="123" w:author="Coilin" w:date="2015-11-13T11:49:00Z">
        <w:r w:rsidR="00BD7987" w:rsidDel="00D55293">
          <w:delText xml:space="preserve">total </w:delText>
        </w:r>
      </w:del>
      <w:ins w:id="124" w:author="Coilin" w:date="2015-11-13T11:49:00Z">
        <w:r w:rsidR="00D55293">
          <w:t xml:space="preserve">carapace </w:t>
        </w:r>
      </w:ins>
      <w:r w:rsidR="00BD7987">
        <w:t xml:space="preserve">length of </w:t>
      </w:r>
      <w:del w:id="125" w:author="Coilin" w:date="2015-11-13T11:49:00Z">
        <w:r w:rsidR="00BD7987" w:rsidDel="00D55293">
          <w:delText xml:space="preserve">fish </w:delText>
        </w:r>
        <w:r w:rsidR="0053746D" w:rsidDel="00D55293">
          <w:delText>w</w:delText>
        </w:r>
        <w:r w:rsidR="00BD7987" w:rsidDel="00D55293">
          <w:delText>as</w:delText>
        </w:r>
        <w:r w:rsidR="0053746D" w:rsidDel="00D55293">
          <w:delText xml:space="preserve"> recorded to the nearest cm below </w:delText>
        </w:r>
        <w:r w:rsidR="00BD7987" w:rsidDel="00D55293">
          <w:delText xml:space="preserve">and carapace length of </w:delText>
        </w:r>
      </w:del>
      <w:r w:rsidR="00BD7987">
        <w:t xml:space="preserve">Nephrops was recorded to the nearest </w:t>
      </w:r>
      <w:r w:rsidR="0053746D">
        <w:t>mm below</w:t>
      </w:r>
      <w:ins w:id="126" w:author="Coilin" w:date="2015-11-13T11:50:00Z">
        <w:r w:rsidR="00D55293">
          <w:t xml:space="preserve"> using digital callipers connected to a wireless recording system</w:t>
        </w:r>
      </w:ins>
      <w:r w:rsidR="0053746D">
        <w:t xml:space="preserve">. </w:t>
      </w:r>
      <w:ins w:id="127" w:author="Coilin" w:date="2015-11-13T11:58:00Z">
        <w:r w:rsidR="001C34F8">
          <w:t xml:space="preserve">Fishing operations approximating normal </w:t>
        </w:r>
        <w:r w:rsidR="001C34F8">
          <w:lastRenderedPageBreak/>
          <w:t xml:space="preserve">commercial </w:t>
        </w:r>
      </w:ins>
      <w:ins w:id="128" w:author="Coilin" w:date="2015-11-13T12:05:00Z">
        <w:r w:rsidR="003F7F5A">
          <w:t>practice</w:t>
        </w:r>
      </w:ins>
      <w:ins w:id="129" w:author="Coilin" w:date="2015-11-13T11:58:00Z">
        <w:r w:rsidR="001C34F8">
          <w:t xml:space="preserve"> were carried out with </w:t>
        </w:r>
      </w:ins>
      <w:del w:id="130" w:author="Coilin" w:date="2015-11-13T11:58:00Z">
        <w:r w:rsidR="0053746D" w:rsidDel="001C34F8">
          <w:delText xml:space="preserve">Haul </w:delText>
        </w:r>
      </w:del>
      <w:ins w:id="131" w:author="Coilin" w:date="2015-11-13T11:58:00Z">
        <w:r w:rsidR="001C34F8">
          <w:t xml:space="preserve">haul </w:t>
        </w:r>
      </w:ins>
      <w:r w:rsidR="0053746D">
        <w:t>duration</w:t>
      </w:r>
      <w:ins w:id="132" w:author="Coilin" w:date="2015-11-13T12:05:00Z">
        <w:r w:rsidR="003F7F5A">
          <w:t xml:space="preserve">, </w:t>
        </w:r>
      </w:ins>
      <w:ins w:id="133" w:author="Coilin" w:date="2015-11-13T11:58:00Z">
        <w:r w:rsidR="001C34F8">
          <w:t>towing speed and depth of ground fished averaging</w:t>
        </w:r>
      </w:ins>
      <w:ins w:id="134" w:author="Coilin" w:date="2015-11-13T12:05:00Z">
        <w:r w:rsidR="003F7F5A">
          <w:t>:</w:t>
        </w:r>
      </w:ins>
      <w:ins w:id="135" w:author="Coilin" w:date="2015-11-13T11:58:00Z">
        <w:r w:rsidR="001C34F8">
          <w:t xml:space="preserve"> </w:t>
        </w:r>
      </w:ins>
      <w:del w:id="136" w:author="Coilin" w:date="2015-11-13T11:59:00Z">
        <w:r w:rsidR="0053746D" w:rsidDel="001C34F8">
          <w:delText xml:space="preserve"> averaged </w:delText>
        </w:r>
      </w:del>
      <w:r w:rsidR="0017449E">
        <w:t>0</w:t>
      </w:r>
      <w:r w:rsidR="0053746D">
        <w:t>4:47hrs</w:t>
      </w:r>
      <w:ins w:id="137" w:author="Coilin" w:date="2015-11-13T11:59:00Z">
        <w:r w:rsidR="001C34F8">
          <w:t>, 3.1 knots and 48m respectively.</w:t>
        </w:r>
      </w:ins>
      <w:r w:rsidR="0053746D">
        <w:t xml:space="preserve"> </w:t>
      </w:r>
      <w:proofErr w:type="gramStart"/>
      <w:r w:rsidR="0053746D">
        <w:t>and</w:t>
      </w:r>
      <w:proofErr w:type="gramEnd"/>
      <w:r w:rsidR="0053746D">
        <w:t xml:space="preserve"> the data from 12 consecutive hauls is used in this an</w:t>
      </w:r>
      <w:r w:rsidR="00BD7987">
        <w:t>a</w:t>
      </w:r>
      <w:r w:rsidR="0053746D">
        <w:t xml:space="preserve">lysis. </w:t>
      </w:r>
      <w:del w:id="138" w:author="Coilin" w:date="2015-11-13T12:07:00Z">
        <w:r w:rsidR="0017449E" w:rsidDel="00511BDF">
          <w:delText>The average de</w:delText>
        </w:r>
        <w:r w:rsidR="001F704C" w:rsidDel="00511BDF">
          <w:delText>p</w:delText>
        </w:r>
        <w:r w:rsidR="0017449E" w:rsidDel="00511BDF">
          <w:delText xml:space="preserve">th of ground fished was 48m and average towing speed was 3.1knots. </w:delText>
        </w:r>
      </w:del>
      <w:r w:rsidR="00AC1BBC">
        <w:t xml:space="preserve">Further information on the vessel and gear used in the trial are presented in </w:t>
      </w:r>
      <w:ins w:id="139" w:author="Coilin" w:date="2015-11-13T11:55:00Z">
        <w:r w:rsidR="00DE51FE">
          <w:t>T</w:t>
        </w:r>
      </w:ins>
      <w:del w:id="140" w:author="Coilin" w:date="2015-11-13T11:55:00Z">
        <w:r w:rsidR="00AC1BBC" w:rsidDel="00DE51FE">
          <w:delText>t</w:delText>
        </w:r>
      </w:del>
      <w:r w:rsidR="00AC1BBC">
        <w:t>able 1</w:t>
      </w:r>
      <w:ins w:id="141" w:author="Coilin" w:date="2015-11-13T11:55:00Z">
        <w:r w:rsidR="00DE51FE">
          <w:t xml:space="preserve"> (</w:t>
        </w:r>
      </w:ins>
      <w:commentRangeStart w:id="142"/>
      <w:ins w:id="143" w:author="Coilin" w:date="2015-11-13T11:52:00Z">
        <w:r w:rsidR="00F6317D">
          <w:t>B</w:t>
        </w:r>
        <w:r w:rsidR="00DE51FE">
          <w:t xml:space="preserve">IM </w:t>
        </w:r>
        <w:r w:rsidR="00F6317D">
          <w:t>2015)</w:t>
        </w:r>
      </w:ins>
      <w:commentRangeEnd w:id="142"/>
      <w:ins w:id="144" w:author="Coilin" w:date="2015-11-13T11:53:00Z">
        <w:r w:rsidR="00F6317D">
          <w:rPr>
            <w:rStyle w:val="CommentReference"/>
          </w:rPr>
          <w:commentReference w:id="142"/>
        </w:r>
      </w:ins>
      <w:r w:rsidR="00AC1BBC">
        <w:t>.</w:t>
      </w:r>
    </w:p>
    <w:p w14:paraId="54574C4E" w14:textId="77777777" w:rsidR="00511BDF" w:rsidRDefault="00511BDF" w:rsidP="00511BDF">
      <w:pPr>
        <w:jc w:val="both"/>
        <w:rPr>
          <w:ins w:id="145" w:author="Coilin" w:date="2015-11-13T12:09:00Z"/>
        </w:rPr>
      </w:pPr>
    </w:p>
    <w:p w14:paraId="341732EA" w14:textId="77777777" w:rsidR="00511BDF" w:rsidRDefault="00511BDF" w:rsidP="00511BDF">
      <w:pPr>
        <w:jc w:val="both"/>
        <w:rPr>
          <w:ins w:id="146" w:author="Coilin" w:date="2015-11-13T12:09:00Z"/>
        </w:rPr>
      </w:pPr>
    </w:p>
    <w:p w14:paraId="3DD47A19" w14:textId="1F011E9D" w:rsidR="00511BDF" w:rsidDel="00511BDF" w:rsidRDefault="00511BDF" w:rsidP="0007625E">
      <w:pPr>
        <w:jc w:val="both"/>
        <w:rPr>
          <w:del w:id="147" w:author="Coilin" w:date="2015-11-13T12:09:00Z"/>
        </w:rPr>
      </w:pPr>
    </w:p>
    <w:tbl>
      <w:tblPr>
        <w:tblStyle w:val="TableGrid"/>
        <w:tblW w:w="0" w:type="auto"/>
        <w:tblLook w:val="04A0" w:firstRow="1" w:lastRow="0" w:firstColumn="1" w:lastColumn="0" w:noHBand="0" w:noVBand="1"/>
      </w:tblPr>
      <w:tblGrid>
        <w:gridCol w:w="4515"/>
        <w:gridCol w:w="4501"/>
      </w:tblGrid>
      <w:tr w:rsidR="00AC1BBC" w:rsidDel="00511BDF" w14:paraId="5A40F8D5" w14:textId="63FE5A8A" w:rsidTr="00AC1BBC">
        <w:trPr>
          <w:del w:id="148" w:author="Coilin" w:date="2015-11-13T12:09:00Z"/>
        </w:trPr>
        <w:tc>
          <w:tcPr>
            <w:tcW w:w="4621" w:type="dxa"/>
          </w:tcPr>
          <w:p w14:paraId="4E6C5571" w14:textId="66FCFB77" w:rsidR="00AC1BBC" w:rsidDel="00511BDF" w:rsidRDefault="00AC1BBC" w:rsidP="0007625E">
            <w:pPr>
              <w:jc w:val="both"/>
              <w:rPr>
                <w:del w:id="149" w:author="Coilin" w:date="2015-11-13T12:09:00Z"/>
              </w:rPr>
            </w:pPr>
            <w:del w:id="150" w:author="Coilin" w:date="2015-11-13T12:09:00Z">
              <w:r w:rsidDel="00511BDF">
                <w:delText>Vessel</w:delText>
              </w:r>
            </w:del>
          </w:p>
        </w:tc>
        <w:tc>
          <w:tcPr>
            <w:tcW w:w="4621" w:type="dxa"/>
          </w:tcPr>
          <w:p w14:paraId="2D16AEE9" w14:textId="6B66DB77" w:rsidR="00AC1BBC" w:rsidDel="00511BDF" w:rsidRDefault="00AC1BBC" w:rsidP="0007625E">
            <w:pPr>
              <w:jc w:val="both"/>
              <w:rPr>
                <w:del w:id="151" w:author="Coilin" w:date="2015-11-13T12:09:00Z"/>
              </w:rPr>
            </w:pPr>
            <w:del w:id="152" w:author="Coilin" w:date="2015-11-13T12:09:00Z">
              <w:r w:rsidDel="00511BDF">
                <w:delText>Our Lass II (DA261)</w:delText>
              </w:r>
            </w:del>
          </w:p>
        </w:tc>
      </w:tr>
      <w:tr w:rsidR="00AC1BBC" w:rsidDel="00511BDF" w14:paraId="58C81B8F" w14:textId="65F8CB7C" w:rsidTr="00AC1BBC">
        <w:trPr>
          <w:del w:id="153" w:author="Coilin" w:date="2015-11-13T12:09:00Z"/>
        </w:trPr>
        <w:tc>
          <w:tcPr>
            <w:tcW w:w="4621" w:type="dxa"/>
          </w:tcPr>
          <w:p w14:paraId="0996FB91" w14:textId="663CA154" w:rsidR="00AC1BBC" w:rsidDel="00511BDF" w:rsidRDefault="00AC1BBC" w:rsidP="00AC1BBC">
            <w:pPr>
              <w:jc w:val="both"/>
              <w:rPr>
                <w:del w:id="154" w:author="Coilin" w:date="2015-11-13T12:09:00Z"/>
              </w:rPr>
            </w:pPr>
            <w:del w:id="155" w:author="Coilin" w:date="2015-11-13T12:09:00Z">
              <w:r w:rsidDel="00511BDF">
                <w:delText xml:space="preserve">Vessel Length Overall </w:delText>
              </w:r>
            </w:del>
          </w:p>
        </w:tc>
        <w:tc>
          <w:tcPr>
            <w:tcW w:w="4621" w:type="dxa"/>
          </w:tcPr>
          <w:p w14:paraId="003DAAA5" w14:textId="632A39D0" w:rsidR="00AC1BBC" w:rsidDel="00511BDF" w:rsidRDefault="00AC1BBC" w:rsidP="0007625E">
            <w:pPr>
              <w:jc w:val="both"/>
              <w:rPr>
                <w:del w:id="156" w:author="Coilin" w:date="2015-11-13T12:09:00Z"/>
              </w:rPr>
            </w:pPr>
            <w:del w:id="157" w:author="Coilin" w:date="2015-11-13T12:09:00Z">
              <w:r w:rsidDel="00511BDF">
                <w:delText>21.7m</w:delText>
              </w:r>
            </w:del>
          </w:p>
        </w:tc>
      </w:tr>
      <w:tr w:rsidR="00AC1BBC" w:rsidDel="00511BDF" w14:paraId="287BA221" w14:textId="4199C107" w:rsidTr="00AC1BBC">
        <w:trPr>
          <w:del w:id="158" w:author="Coilin" w:date="2015-11-13T12:09:00Z"/>
        </w:trPr>
        <w:tc>
          <w:tcPr>
            <w:tcW w:w="4621" w:type="dxa"/>
          </w:tcPr>
          <w:p w14:paraId="0FD62FD2" w14:textId="544C41D1" w:rsidR="00AC1BBC" w:rsidDel="00511BDF" w:rsidRDefault="00AC1BBC" w:rsidP="0007625E">
            <w:pPr>
              <w:jc w:val="both"/>
              <w:rPr>
                <w:del w:id="159" w:author="Coilin" w:date="2015-11-13T12:09:00Z"/>
              </w:rPr>
            </w:pPr>
            <w:del w:id="160" w:author="Coilin" w:date="2015-11-13T12:09:00Z">
              <w:r w:rsidDel="00511BDF">
                <w:delText>Engine power</w:delText>
              </w:r>
            </w:del>
          </w:p>
        </w:tc>
        <w:tc>
          <w:tcPr>
            <w:tcW w:w="4621" w:type="dxa"/>
          </w:tcPr>
          <w:p w14:paraId="26F5383F" w14:textId="0303BDEC" w:rsidR="00AC1BBC" w:rsidDel="00511BDF" w:rsidRDefault="001C1A82" w:rsidP="0007625E">
            <w:pPr>
              <w:jc w:val="both"/>
              <w:rPr>
                <w:del w:id="161" w:author="Coilin" w:date="2015-11-13T12:09:00Z"/>
              </w:rPr>
            </w:pPr>
            <w:del w:id="162" w:author="Coilin" w:date="2015-11-13T12:09:00Z">
              <w:r w:rsidDel="00511BDF">
                <w:delText>484kW</w:delText>
              </w:r>
            </w:del>
          </w:p>
        </w:tc>
      </w:tr>
      <w:tr w:rsidR="00AC1BBC" w:rsidDel="00511BDF" w14:paraId="74A4379C" w14:textId="74FEF7BB" w:rsidTr="00AC1BBC">
        <w:trPr>
          <w:del w:id="163" w:author="Coilin" w:date="2015-11-13T12:09:00Z"/>
        </w:trPr>
        <w:tc>
          <w:tcPr>
            <w:tcW w:w="4621" w:type="dxa"/>
          </w:tcPr>
          <w:p w14:paraId="2A078C47" w14:textId="05535A54" w:rsidR="00AC1BBC" w:rsidDel="00511BDF" w:rsidRDefault="001C1A82" w:rsidP="0007625E">
            <w:pPr>
              <w:jc w:val="both"/>
              <w:rPr>
                <w:del w:id="164" w:author="Coilin" w:date="2015-11-13T12:09:00Z"/>
              </w:rPr>
            </w:pPr>
            <w:del w:id="165" w:author="Coilin" w:date="2015-11-13T12:09:00Z">
              <w:r w:rsidDel="00511BDF">
                <w:delText>Home port</w:delText>
              </w:r>
            </w:del>
          </w:p>
        </w:tc>
        <w:tc>
          <w:tcPr>
            <w:tcW w:w="4621" w:type="dxa"/>
          </w:tcPr>
          <w:p w14:paraId="7E9D53C9" w14:textId="141E99CD" w:rsidR="00AC1BBC" w:rsidDel="00511BDF" w:rsidRDefault="001C1A82" w:rsidP="0007625E">
            <w:pPr>
              <w:jc w:val="both"/>
              <w:rPr>
                <w:del w:id="166" w:author="Coilin" w:date="2015-11-13T12:09:00Z"/>
              </w:rPr>
            </w:pPr>
            <w:del w:id="167" w:author="Coilin" w:date="2015-11-13T12:09:00Z">
              <w:r w:rsidDel="00511BDF">
                <w:delText>Howth, Ireland</w:delText>
              </w:r>
            </w:del>
          </w:p>
        </w:tc>
      </w:tr>
      <w:tr w:rsidR="00AC1BBC" w:rsidDel="00511BDF" w14:paraId="7E1BEB0B" w14:textId="72BFBE83" w:rsidTr="00AC1BBC">
        <w:trPr>
          <w:del w:id="168" w:author="Coilin" w:date="2015-11-13T12:09:00Z"/>
        </w:trPr>
        <w:tc>
          <w:tcPr>
            <w:tcW w:w="4621" w:type="dxa"/>
          </w:tcPr>
          <w:p w14:paraId="5AF64399" w14:textId="6E37D230" w:rsidR="00AC1BBC" w:rsidDel="00511BDF" w:rsidRDefault="001C1A82" w:rsidP="0007625E">
            <w:pPr>
              <w:jc w:val="both"/>
              <w:rPr>
                <w:del w:id="169" w:author="Coilin" w:date="2015-11-13T12:09:00Z"/>
              </w:rPr>
            </w:pPr>
            <w:del w:id="170" w:author="Coilin" w:date="2015-11-13T12:09:00Z">
              <w:r w:rsidDel="00511BDF">
                <w:delText>Trawl type</w:delText>
              </w:r>
            </w:del>
          </w:p>
        </w:tc>
        <w:tc>
          <w:tcPr>
            <w:tcW w:w="4621" w:type="dxa"/>
          </w:tcPr>
          <w:p w14:paraId="348C1C06" w14:textId="5CC7A988" w:rsidR="00AC1BBC" w:rsidDel="00511BDF" w:rsidRDefault="001C1A82" w:rsidP="0007625E">
            <w:pPr>
              <w:jc w:val="both"/>
              <w:rPr>
                <w:del w:id="171" w:author="Coilin" w:date="2015-11-13T12:09:00Z"/>
              </w:rPr>
            </w:pPr>
            <w:del w:id="172" w:author="Coilin" w:date="2015-11-13T12:09:00Z">
              <w:r w:rsidDel="00511BDF">
                <w:delText>Quad-rig Nephrops</w:delText>
              </w:r>
            </w:del>
          </w:p>
        </w:tc>
      </w:tr>
      <w:tr w:rsidR="00AC1BBC" w:rsidDel="00511BDF" w14:paraId="365E8CEF" w14:textId="043DC9F1" w:rsidTr="00AC1BBC">
        <w:trPr>
          <w:del w:id="173" w:author="Coilin" w:date="2015-11-13T12:09:00Z"/>
        </w:trPr>
        <w:tc>
          <w:tcPr>
            <w:tcW w:w="4621" w:type="dxa"/>
          </w:tcPr>
          <w:p w14:paraId="1014EF2C" w14:textId="38B7FD51" w:rsidR="00AC1BBC" w:rsidDel="00511BDF" w:rsidRDefault="001C1A82" w:rsidP="0007625E">
            <w:pPr>
              <w:jc w:val="both"/>
              <w:rPr>
                <w:del w:id="174" w:author="Coilin" w:date="2015-11-13T12:09:00Z"/>
              </w:rPr>
            </w:pPr>
            <w:del w:id="175" w:author="Coilin" w:date="2015-11-13T12:09:00Z">
              <w:r w:rsidDel="00511BDF">
                <w:delText>Trawl manufacturer</w:delText>
              </w:r>
            </w:del>
          </w:p>
        </w:tc>
        <w:tc>
          <w:tcPr>
            <w:tcW w:w="4621" w:type="dxa"/>
          </w:tcPr>
          <w:p w14:paraId="0E282D4D" w14:textId="4A002FFD" w:rsidR="00AC1BBC" w:rsidDel="00511BDF" w:rsidRDefault="001C1A82" w:rsidP="0007625E">
            <w:pPr>
              <w:jc w:val="both"/>
              <w:rPr>
                <w:del w:id="176" w:author="Coilin" w:date="2015-11-13T12:09:00Z"/>
              </w:rPr>
            </w:pPr>
            <w:del w:id="177" w:author="Coilin" w:date="2015-11-13T12:09:00Z">
              <w:r w:rsidDel="00511BDF">
                <w:delText>Pepe Trawls Ltd., Ireland</w:delText>
              </w:r>
            </w:del>
          </w:p>
        </w:tc>
      </w:tr>
      <w:tr w:rsidR="00AC1BBC" w:rsidDel="00511BDF" w14:paraId="0D7D3A19" w14:textId="2F3CA696" w:rsidTr="00AC1BBC">
        <w:trPr>
          <w:del w:id="178" w:author="Coilin" w:date="2015-11-13T12:09:00Z"/>
        </w:trPr>
        <w:tc>
          <w:tcPr>
            <w:tcW w:w="4621" w:type="dxa"/>
          </w:tcPr>
          <w:p w14:paraId="64517BDF" w14:textId="076EDAAE" w:rsidR="00AC1BBC" w:rsidDel="00511BDF" w:rsidRDefault="001C1A82" w:rsidP="003A5813">
            <w:pPr>
              <w:jc w:val="both"/>
              <w:rPr>
                <w:del w:id="179" w:author="Coilin" w:date="2015-11-13T12:09:00Z"/>
              </w:rPr>
            </w:pPr>
            <w:del w:id="180" w:author="Coilin" w:date="2015-11-13T12:09:00Z">
              <w:r w:rsidDel="00511BDF">
                <w:delText>Otter board</w:delText>
              </w:r>
              <w:r w:rsidR="003A5813" w:rsidDel="00511BDF">
                <w:delText xml:space="preserve"> manufacturer/ type</w:delText>
              </w:r>
            </w:del>
          </w:p>
        </w:tc>
        <w:tc>
          <w:tcPr>
            <w:tcW w:w="4621" w:type="dxa"/>
          </w:tcPr>
          <w:p w14:paraId="250A0C0E" w14:textId="0E8213C2" w:rsidR="00AC1BBC" w:rsidDel="00511BDF" w:rsidRDefault="001C1A82" w:rsidP="001C1A82">
            <w:pPr>
              <w:jc w:val="both"/>
              <w:rPr>
                <w:del w:id="181" w:author="Coilin" w:date="2015-11-13T12:09:00Z"/>
              </w:rPr>
            </w:pPr>
            <w:del w:id="182" w:author="Coilin" w:date="2015-11-13T12:09:00Z">
              <w:r w:rsidDel="00511BDF">
                <w:delText>Dunbar 7’6”</w:delText>
              </w:r>
            </w:del>
          </w:p>
        </w:tc>
      </w:tr>
      <w:tr w:rsidR="00AC1BBC" w:rsidDel="00511BDF" w14:paraId="13C0D5DD" w14:textId="1F6F0BDA" w:rsidTr="00AC1BBC">
        <w:trPr>
          <w:del w:id="183" w:author="Coilin" w:date="2015-11-13T12:09:00Z"/>
        </w:trPr>
        <w:tc>
          <w:tcPr>
            <w:tcW w:w="4621" w:type="dxa"/>
          </w:tcPr>
          <w:p w14:paraId="182A8FBA" w14:textId="68D353BE" w:rsidR="00AC1BBC" w:rsidDel="00511BDF" w:rsidRDefault="003A5813" w:rsidP="0007625E">
            <w:pPr>
              <w:jc w:val="both"/>
              <w:rPr>
                <w:del w:id="184" w:author="Coilin" w:date="2015-11-13T12:09:00Z"/>
              </w:rPr>
            </w:pPr>
            <w:del w:id="185" w:author="Coilin" w:date="2015-11-13T12:09:00Z">
              <w:r w:rsidDel="00511BDF">
                <w:delText>Door weight</w:delText>
              </w:r>
            </w:del>
          </w:p>
        </w:tc>
        <w:tc>
          <w:tcPr>
            <w:tcW w:w="4621" w:type="dxa"/>
          </w:tcPr>
          <w:p w14:paraId="33D8805A" w14:textId="5F8C2B89" w:rsidR="00AC1BBC" w:rsidDel="00511BDF" w:rsidRDefault="003A5813" w:rsidP="0007625E">
            <w:pPr>
              <w:jc w:val="both"/>
              <w:rPr>
                <w:del w:id="186" w:author="Coilin" w:date="2015-11-13T12:09:00Z"/>
              </w:rPr>
            </w:pPr>
            <w:del w:id="187" w:author="Coilin" w:date="2015-11-13T12:09:00Z">
              <w:r w:rsidDel="00511BDF">
                <w:delText>492kg</w:delText>
              </w:r>
            </w:del>
          </w:p>
        </w:tc>
      </w:tr>
      <w:tr w:rsidR="00AC1BBC" w:rsidDel="00511BDF" w14:paraId="01C8A275" w14:textId="70F7C1B0" w:rsidTr="00AC1BBC">
        <w:trPr>
          <w:del w:id="188" w:author="Coilin" w:date="2015-11-13T12:09:00Z"/>
        </w:trPr>
        <w:tc>
          <w:tcPr>
            <w:tcW w:w="4621" w:type="dxa"/>
          </w:tcPr>
          <w:p w14:paraId="67D9389A" w14:textId="15153EF6" w:rsidR="00AC1BBC" w:rsidDel="00511BDF" w:rsidRDefault="003A5813" w:rsidP="0007625E">
            <w:pPr>
              <w:jc w:val="both"/>
              <w:rPr>
                <w:del w:id="189" w:author="Coilin" w:date="2015-11-13T12:09:00Z"/>
              </w:rPr>
            </w:pPr>
            <w:del w:id="190" w:author="Coilin" w:date="2015-11-13T12:09:00Z">
              <w:r w:rsidDel="00511BDF">
                <w:delText>Clump weight type/ weight</w:delText>
              </w:r>
            </w:del>
          </w:p>
        </w:tc>
        <w:tc>
          <w:tcPr>
            <w:tcW w:w="4621" w:type="dxa"/>
          </w:tcPr>
          <w:p w14:paraId="135D6A6D" w14:textId="56F0DA69" w:rsidR="00AC1BBC" w:rsidDel="00511BDF" w:rsidRDefault="003A5813" w:rsidP="0007625E">
            <w:pPr>
              <w:jc w:val="both"/>
              <w:rPr>
                <w:del w:id="191" w:author="Coilin" w:date="2015-11-13T12:09:00Z"/>
              </w:rPr>
            </w:pPr>
            <w:del w:id="192" w:author="Coilin" w:date="2015-11-13T12:09:00Z">
              <w:r w:rsidDel="00511BDF">
                <w:delText>Roller/ 680kg</w:delText>
              </w:r>
            </w:del>
          </w:p>
        </w:tc>
      </w:tr>
      <w:tr w:rsidR="00AC1BBC" w:rsidDel="00511BDF" w14:paraId="1569A13B" w14:textId="06363F76" w:rsidTr="00AC1BBC">
        <w:trPr>
          <w:del w:id="193" w:author="Coilin" w:date="2015-11-13T12:09:00Z"/>
        </w:trPr>
        <w:tc>
          <w:tcPr>
            <w:tcW w:w="4621" w:type="dxa"/>
          </w:tcPr>
          <w:p w14:paraId="090D013A" w14:textId="68EEDF11" w:rsidR="00AC1BBC" w:rsidDel="00511BDF" w:rsidRDefault="003A5813" w:rsidP="00BD7987">
            <w:pPr>
              <w:jc w:val="both"/>
              <w:rPr>
                <w:del w:id="194" w:author="Coilin" w:date="2015-11-13T12:09:00Z"/>
              </w:rPr>
            </w:pPr>
            <w:del w:id="195" w:author="Coilin" w:date="2015-11-13T12:09:00Z">
              <w:r w:rsidDel="00511BDF">
                <w:delText>Door to clump spread (average)</w:delText>
              </w:r>
            </w:del>
          </w:p>
        </w:tc>
        <w:tc>
          <w:tcPr>
            <w:tcW w:w="4621" w:type="dxa"/>
          </w:tcPr>
          <w:p w14:paraId="52F4D3AE" w14:textId="595E0016" w:rsidR="00AC1BBC" w:rsidDel="00511BDF" w:rsidRDefault="003A5813" w:rsidP="0007625E">
            <w:pPr>
              <w:jc w:val="both"/>
              <w:rPr>
                <w:del w:id="196" w:author="Coilin" w:date="2015-11-13T12:09:00Z"/>
              </w:rPr>
            </w:pPr>
            <w:del w:id="197" w:author="Coilin" w:date="2015-11-13T12:09:00Z">
              <w:r w:rsidDel="00511BDF">
                <w:delText>34.4m</w:delText>
              </w:r>
            </w:del>
          </w:p>
        </w:tc>
      </w:tr>
      <w:tr w:rsidR="00AC1BBC" w:rsidDel="00511BDF" w14:paraId="2A5179CF" w14:textId="65A8C932" w:rsidTr="00AC1BBC">
        <w:trPr>
          <w:del w:id="198" w:author="Coilin" w:date="2015-11-13T12:09:00Z"/>
        </w:trPr>
        <w:tc>
          <w:tcPr>
            <w:tcW w:w="4621" w:type="dxa"/>
          </w:tcPr>
          <w:p w14:paraId="105B15A0" w14:textId="6542F8B8" w:rsidR="00AC1BBC" w:rsidDel="00511BDF" w:rsidRDefault="00BD7987" w:rsidP="0007625E">
            <w:pPr>
              <w:jc w:val="both"/>
              <w:rPr>
                <w:del w:id="199" w:author="Coilin" w:date="2015-11-13T12:09:00Z"/>
              </w:rPr>
            </w:pPr>
            <w:del w:id="200" w:author="Coilin" w:date="2015-11-13T12:09:00Z">
              <w:r w:rsidDel="00511BDF">
                <w:delText xml:space="preserve">Sweep length </w:delText>
              </w:r>
            </w:del>
          </w:p>
        </w:tc>
        <w:tc>
          <w:tcPr>
            <w:tcW w:w="4621" w:type="dxa"/>
          </w:tcPr>
          <w:p w14:paraId="11594FA7" w14:textId="73C19CC9" w:rsidR="00AC1BBC" w:rsidDel="00511BDF" w:rsidRDefault="00BD7987" w:rsidP="0007625E">
            <w:pPr>
              <w:jc w:val="both"/>
              <w:rPr>
                <w:del w:id="201" w:author="Coilin" w:date="2015-11-13T12:09:00Z"/>
              </w:rPr>
            </w:pPr>
            <w:del w:id="202" w:author="Coilin" w:date="2015-11-13T12:09:00Z">
              <w:r w:rsidDel="00511BDF">
                <w:delText>50 + 20m</w:delText>
              </w:r>
            </w:del>
          </w:p>
        </w:tc>
      </w:tr>
      <w:tr w:rsidR="00AC1BBC" w:rsidDel="00511BDF" w14:paraId="25E93798" w14:textId="66D2E64C" w:rsidTr="00AC1BBC">
        <w:trPr>
          <w:del w:id="203" w:author="Coilin" w:date="2015-11-13T12:09:00Z"/>
        </w:trPr>
        <w:tc>
          <w:tcPr>
            <w:tcW w:w="4621" w:type="dxa"/>
          </w:tcPr>
          <w:p w14:paraId="12BAC043" w14:textId="607F0694" w:rsidR="00AC1BBC" w:rsidDel="00511BDF" w:rsidRDefault="00BD7987" w:rsidP="0007625E">
            <w:pPr>
              <w:jc w:val="both"/>
              <w:rPr>
                <w:del w:id="204" w:author="Coilin" w:date="2015-11-13T12:09:00Z"/>
              </w:rPr>
            </w:pPr>
            <w:del w:id="205" w:author="Coilin" w:date="2015-11-13T12:09:00Z">
              <w:r w:rsidDel="00511BDF">
                <w:delText>Codend nominal mesh size</w:delText>
              </w:r>
            </w:del>
          </w:p>
        </w:tc>
        <w:tc>
          <w:tcPr>
            <w:tcW w:w="4621" w:type="dxa"/>
          </w:tcPr>
          <w:p w14:paraId="216E7773" w14:textId="318F7045" w:rsidR="00AC1BBC" w:rsidDel="00511BDF" w:rsidRDefault="00BD7987" w:rsidP="0007625E">
            <w:pPr>
              <w:jc w:val="both"/>
              <w:rPr>
                <w:del w:id="206" w:author="Coilin" w:date="2015-11-13T12:09:00Z"/>
              </w:rPr>
            </w:pPr>
            <w:del w:id="207" w:author="Coilin" w:date="2015-11-13T12:09:00Z">
              <w:r w:rsidDel="00511BDF">
                <w:delText>Codend measured mesh size</w:delText>
              </w:r>
            </w:del>
          </w:p>
        </w:tc>
      </w:tr>
      <w:tr w:rsidR="00BD7987" w:rsidDel="00511BDF" w14:paraId="67609B09" w14:textId="0E335D0E" w:rsidTr="00AC1BBC">
        <w:trPr>
          <w:del w:id="208" w:author="Coilin" w:date="2015-11-13T12:09:00Z"/>
        </w:trPr>
        <w:tc>
          <w:tcPr>
            <w:tcW w:w="4621" w:type="dxa"/>
          </w:tcPr>
          <w:p w14:paraId="7F067A43" w14:textId="1A583329" w:rsidR="00BD7987" w:rsidDel="00511BDF" w:rsidRDefault="00BD7987" w:rsidP="0007625E">
            <w:pPr>
              <w:jc w:val="both"/>
              <w:rPr>
                <w:del w:id="209" w:author="Coilin" w:date="2015-11-13T12:09:00Z"/>
              </w:rPr>
            </w:pPr>
            <w:del w:id="210" w:author="Coilin" w:date="2015-11-13T12:09:00Z">
              <w:r w:rsidDel="00511BDF">
                <w:delText>70mm</w:delText>
              </w:r>
            </w:del>
          </w:p>
        </w:tc>
        <w:tc>
          <w:tcPr>
            <w:tcW w:w="4621" w:type="dxa"/>
          </w:tcPr>
          <w:p w14:paraId="368D5773" w14:textId="1937D6AD" w:rsidR="00BD7987" w:rsidDel="00511BDF" w:rsidRDefault="00BD7987" w:rsidP="0007625E">
            <w:pPr>
              <w:jc w:val="both"/>
              <w:rPr>
                <w:del w:id="211" w:author="Coilin" w:date="2015-11-13T12:09:00Z"/>
              </w:rPr>
            </w:pPr>
            <w:del w:id="212" w:author="Coilin" w:date="2015-11-13T12:09:00Z">
              <w:r w:rsidDel="00511BDF">
                <w:delText>70.8mm</w:delText>
              </w:r>
            </w:del>
          </w:p>
        </w:tc>
      </w:tr>
      <w:tr w:rsidR="00BD7987" w:rsidDel="00511BDF" w14:paraId="296BE44B" w14:textId="1CCECA70" w:rsidTr="00AC1BBC">
        <w:trPr>
          <w:del w:id="213" w:author="Coilin" w:date="2015-11-13T12:09:00Z"/>
        </w:trPr>
        <w:tc>
          <w:tcPr>
            <w:tcW w:w="4621" w:type="dxa"/>
          </w:tcPr>
          <w:p w14:paraId="00289452" w14:textId="150CDAE7" w:rsidR="00BD7987" w:rsidDel="00511BDF" w:rsidRDefault="00BD7987" w:rsidP="0007625E">
            <w:pPr>
              <w:jc w:val="both"/>
              <w:rPr>
                <w:del w:id="214" w:author="Coilin" w:date="2015-11-13T12:09:00Z"/>
              </w:rPr>
            </w:pPr>
            <w:del w:id="215" w:author="Coilin" w:date="2015-11-13T12:09:00Z">
              <w:r w:rsidDel="00511BDF">
                <w:delText>80mm</w:delText>
              </w:r>
            </w:del>
          </w:p>
        </w:tc>
        <w:tc>
          <w:tcPr>
            <w:tcW w:w="4621" w:type="dxa"/>
          </w:tcPr>
          <w:p w14:paraId="2FCEBE6B" w14:textId="2E696830" w:rsidR="00BD7987" w:rsidDel="00511BDF" w:rsidRDefault="00BD7987" w:rsidP="0007625E">
            <w:pPr>
              <w:jc w:val="both"/>
              <w:rPr>
                <w:del w:id="216" w:author="Coilin" w:date="2015-11-13T12:09:00Z"/>
              </w:rPr>
            </w:pPr>
            <w:del w:id="217" w:author="Coilin" w:date="2015-11-13T12:09:00Z">
              <w:r w:rsidDel="00511BDF">
                <w:delText>80.8mm</w:delText>
              </w:r>
            </w:del>
          </w:p>
        </w:tc>
      </w:tr>
      <w:tr w:rsidR="00BD7987" w:rsidDel="00511BDF" w14:paraId="3B51E633" w14:textId="2E1CDADA" w:rsidTr="00AC1BBC">
        <w:trPr>
          <w:del w:id="218" w:author="Coilin" w:date="2015-11-13T12:09:00Z"/>
        </w:trPr>
        <w:tc>
          <w:tcPr>
            <w:tcW w:w="4621" w:type="dxa"/>
          </w:tcPr>
          <w:p w14:paraId="2B21D5CF" w14:textId="56B80B85" w:rsidR="00BD7987" w:rsidDel="00511BDF" w:rsidRDefault="00BD7987" w:rsidP="0007625E">
            <w:pPr>
              <w:jc w:val="both"/>
              <w:rPr>
                <w:del w:id="219" w:author="Coilin" w:date="2015-11-13T12:09:00Z"/>
              </w:rPr>
            </w:pPr>
            <w:del w:id="220" w:author="Coilin" w:date="2015-11-13T12:09:00Z">
              <w:r w:rsidDel="00511BDF">
                <w:delText>90mm</w:delText>
              </w:r>
            </w:del>
          </w:p>
        </w:tc>
        <w:tc>
          <w:tcPr>
            <w:tcW w:w="4621" w:type="dxa"/>
          </w:tcPr>
          <w:p w14:paraId="4C142164" w14:textId="026D1720" w:rsidR="00BD7987" w:rsidDel="00511BDF" w:rsidRDefault="00BD7987" w:rsidP="0007625E">
            <w:pPr>
              <w:jc w:val="both"/>
              <w:rPr>
                <w:del w:id="221" w:author="Coilin" w:date="2015-11-13T12:09:00Z"/>
              </w:rPr>
            </w:pPr>
            <w:del w:id="222" w:author="Coilin" w:date="2015-11-13T12:09:00Z">
              <w:r w:rsidDel="00511BDF">
                <w:delText>92.6mm</w:delText>
              </w:r>
            </w:del>
          </w:p>
        </w:tc>
      </w:tr>
      <w:tr w:rsidR="00BD7987" w:rsidDel="00511BDF" w14:paraId="41E886F1" w14:textId="5E6BC263" w:rsidTr="00AC1BBC">
        <w:trPr>
          <w:del w:id="223" w:author="Coilin" w:date="2015-11-13T12:09:00Z"/>
        </w:trPr>
        <w:tc>
          <w:tcPr>
            <w:tcW w:w="4621" w:type="dxa"/>
          </w:tcPr>
          <w:p w14:paraId="4FF90972" w14:textId="61A73732" w:rsidR="00BD7987" w:rsidDel="00511BDF" w:rsidRDefault="00BD7987" w:rsidP="0007625E">
            <w:pPr>
              <w:jc w:val="both"/>
              <w:rPr>
                <w:del w:id="224" w:author="Coilin" w:date="2015-11-13T12:09:00Z"/>
              </w:rPr>
            </w:pPr>
            <w:del w:id="225" w:author="Coilin" w:date="2015-11-13T12:09:00Z">
              <w:r w:rsidDel="00511BDF">
                <w:delText>100mm</w:delText>
              </w:r>
            </w:del>
          </w:p>
        </w:tc>
        <w:tc>
          <w:tcPr>
            <w:tcW w:w="4621" w:type="dxa"/>
          </w:tcPr>
          <w:p w14:paraId="1FEC28DE" w14:textId="229C3A0D" w:rsidR="00BD7987" w:rsidDel="00511BDF" w:rsidRDefault="00BD7987" w:rsidP="0007625E">
            <w:pPr>
              <w:jc w:val="both"/>
              <w:rPr>
                <w:del w:id="226" w:author="Coilin" w:date="2015-11-13T12:09:00Z"/>
              </w:rPr>
            </w:pPr>
            <w:del w:id="227" w:author="Coilin" w:date="2015-11-13T12:09:00Z">
              <w:r w:rsidDel="00511BDF">
                <w:delText>103.0mm</w:delText>
              </w:r>
            </w:del>
          </w:p>
        </w:tc>
      </w:tr>
    </w:tbl>
    <w:p w14:paraId="108DB188" w14:textId="7EDB4AE0" w:rsidR="00AC1BBC" w:rsidDel="00511BDF" w:rsidRDefault="0017449E" w:rsidP="0007625E">
      <w:pPr>
        <w:jc w:val="both"/>
        <w:rPr>
          <w:del w:id="228" w:author="Coilin" w:date="2015-11-13T12:09:00Z"/>
        </w:rPr>
      </w:pPr>
      <w:del w:id="229" w:author="Coilin" w:date="2015-11-13T12:09:00Z">
        <w:r w:rsidDel="00511BDF">
          <w:delText>Table 1, vessel and gear information</w:delText>
        </w:r>
      </w:del>
    </w:p>
    <w:p w14:paraId="26E06A0D" w14:textId="77777777" w:rsidR="00EA453A" w:rsidRDefault="00EA453A" w:rsidP="00A82628">
      <w:pPr>
        <w:jc w:val="both"/>
      </w:pPr>
    </w:p>
    <w:p w14:paraId="0A513EAE" w14:textId="77777777" w:rsidR="00EA453A" w:rsidRDefault="00284F60" w:rsidP="00A82628">
      <w:pPr>
        <w:jc w:val="both"/>
      </w:pPr>
      <w:commentRangeStart w:id="230"/>
      <w:r>
        <w:t xml:space="preserve">Should we include a table of average catch weight per </w:t>
      </w:r>
      <w:proofErr w:type="spellStart"/>
      <w:r>
        <w:t>codend</w:t>
      </w:r>
      <w:proofErr w:type="spellEnd"/>
      <w:r>
        <w:t xml:space="preserve"> and standard deviation?</w:t>
      </w:r>
      <w:commentRangeEnd w:id="230"/>
      <w:r>
        <w:rPr>
          <w:rStyle w:val="CommentReference"/>
        </w:rPr>
        <w:commentReference w:id="230"/>
      </w:r>
    </w:p>
    <w:p w14:paraId="10F90D7A" w14:textId="0ECFF23F" w:rsidR="00511BDF" w:rsidRPr="00986DC7" w:rsidRDefault="00986DC7" w:rsidP="00986DC7">
      <w:pPr>
        <w:pStyle w:val="Heading3"/>
        <w:rPr>
          <w:ins w:id="231" w:author="Coilin" w:date="2015-11-13T12:13:00Z"/>
        </w:rPr>
      </w:pPr>
      <w:ins w:id="232" w:author="Coilin" w:date="2015-11-13T15:05:00Z">
        <w:r w:rsidRPr="00986DC7">
          <w:rPr>
            <w:rPrChange w:id="233" w:author="Coilin" w:date="2015-11-13T15:05:00Z">
              <w:rPr>
                <w:lang w:val="en-US"/>
              </w:rPr>
            </w:rPrChange>
          </w:rPr>
          <w:t>Model development</w:t>
        </w:r>
      </w:ins>
    </w:p>
    <w:p w14:paraId="767089A5" w14:textId="77777777" w:rsidR="00511BDF" w:rsidRDefault="00511BDF" w:rsidP="00511BDF">
      <w:pPr>
        <w:rPr>
          <w:ins w:id="234" w:author="Coilin" w:date="2015-11-13T12:13:00Z"/>
        </w:rPr>
      </w:pPr>
      <w:ins w:id="235" w:author="Coilin" w:date="2015-11-13T12:13:00Z">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Pr>
            <w:i/>
            <w:lang w:val="en-US"/>
          </w:rPr>
          <w:t xml:space="preserve">Nephrops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w:t>
        </w:r>
        <w:proofErr w:type="gramStart"/>
        <w:r>
          <w:rPr>
            <w:lang w:val="en-US"/>
          </w:rPr>
          <w:t xml:space="preserve">haul </w:t>
        </w:r>
        <w:proofErr w:type="gramEnd"/>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Pr>
            <w:i/>
            <w:lang w:val="en-US"/>
          </w:rPr>
          <w:t>Nephrops</w:t>
        </w:r>
        <w:r>
          <w:rPr>
            <w:lang w:val="en-US"/>
          </w:rPr>
          <w:t xml:space="preserve"> were counted in the first cod-end, 20 in the second, etc. </w:t>
        </w:r>
      </w:ins>
    </w:p>
    <w:p w14:paraId="565D7D92" w14:textId="77777777" w:rsidR="00511BDF" w:rsidRDefault="00511BDF" w:rsidP="00511BDF">
      <w:pPr>
        <w:rPr>
          <w:ins w:id="236" w:author="Coilin" w:date="2015-11-13T12:13:00Z"/>
        </w:rPr>
      </w:pPr>
      <w:ins w:id="237" w:author="Coilin" w:date="2015-11-13T12:13:00Z">
        <w:r>
          <w:rPr>
            <w:lang w:val="en-US"/>
          </w:rPr>
          <w:t>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category (cod-end), a starting distribution is the multinomial (</w:t>
        </w:r>
        <w:proofErr w:type="spellStart"/>
        <w:r>
          <w:rPr>
            <w:lang w:val="en-US"/>
          </w:rPr>
          <w:t>Agretsi</w:t>
        </w:r>
        <w:proofErr w:type="spellEnd"/>
        <w:r>
          <w:rPr>
            <w:lang w:val="en-US"/>
          </w:rPr>
          <w:t>, 2002) with probability mass function</w:t>
        </w:r>
      </w:ins>
    </w:p>
    <w:p w14:paraId="5BA722FA" w14:textId="77777777" w:rsidR="00511BDF" w:rsidRDefault="00511BDF" w:rsidP="00511BDF">
      <w:pPr>
        <w:jc w:val="center"/>
        <w:rPr>
          <w:ins w:id="238" w:author="Coilin" w:date="2015-11-13T12:13:00Z"/>
        </w:rPr>
      </w:pPr>
      <m:oMath>
        <m:r>
          <w:ins w:id="239" w:author="Coilin" w:date="2015-11-13T12:13:00Z">
            <w:rPr>
              <w:rFonts w:ascii="Cambria Math" w:hAnsi="Cambria Math"/>
            </w:rPr>
            <m:t>p</m:t>
          </w:ins>
        </m:r>
        <m:d>
          <m:dPr>
            <m:ctrlPr>
              <w:ins w:id="240" w:author="Coilin" w:date="2015-11-13T12:13:00Z">
                <w:rPr>
                  <w:rFonts w:ascii="Cambria Math" w:hAnsi="Cambria Math"/>
                </w:rPr>
              </w:ins>
            </m:ctrlPr>
          </m:dPr>
          <m:e>
            <m:sSub>
              <m:sSubPr>
                <m:ctrlPr>
                  <w:ins w:id="241" w:author="Coilin" w:date="2015-11-13T12:13:00Z">
                    <w:rPr>
                      <w:rFonts w:ascii="Cambria Math" w:hAnsi="Cambria Math"/>
                    </w:rPr>
                  </w:ins>
                </m:ctrlPr>
              </m:sSubPr>
              <m:e>
                <m:r>
                  <w:ins w:id="242" w:author="Coilin" w:date="2015-11-13T12:13:00Z">
                    <w:rPr>
                      <w:rFonts w:ascii="Cambria Math" w:hAnsi="Cambria Math"/>
                    </w:rPr>
                    <m:t>n</m:t>
                  </w:ins>
                </m:r>
              </m:e>
              <m:sub>
                <m:r>
                  <w:ins w:id="243" w:author="Coilin" w:date="2015-11-13T12:13:00Z">
                    <w:rPr>
                      <w:rFonts w:ascii="Cambria Math" w:hAnsi="Cambria Math"/>
                    </w:rPr>
                    <m:t>1</m:t>
                  </w:ins>
                </m:r>
              </m:sub>
            </m:sSub>
            <m:r>
              <w:ins w:id="244" w:author="Coilin" w:date="2015-11-13T12:13:00Z">
                <w:rPr>
                  <w:rFonts w:ascii="Cambria Math" w:hAnsi="Cambria Math"/>
                </w:rPr>
                <m:t>,</m:t>
              </w:ins>
            </m:r>
            <m:sSub>
              <m:sSubPr>
                <m:ctrlPr>
                  <w:ins w:id="245" w:author="Coilin" w:date="2015-11-13T12:13:00Z">
                    <w:rPr>
                      <w:rFonts w:ascii="Cambria Math" w:hAnsi="Cambria Math"/>
                    </w:rPr>
                  </w:ins>
                </m:ctrlPr>
              </m:sSubPr>
              <m:e>
                <m:r>
                  <w:ins w:id="246" w:author="Coilin" w:date="2015-11-13T12:13:00Z">
                    <w:rPr>
                      <w:rFonts w:ascii="Cambria Math" w:hAnsi="Cambria Math"/>
                    </w:rPr>
                    <m:t>n</m:t>
                  </w:ins>
                </m:r>
              </m:e>
              <m:sub>
                <m:r>
                  <w:ins w:id="247" w:author="Coilin" w:date="2015-11-13T12:13:00Z">
                    <w:rPr>
                      <w:rFonts w:ascii="Cambria Math" w:hAnsi="Cambria Math"/>
                    </w:rPr>
                    <m:t>2</m:t>
                  </w:ins>
                </m:r>
              </m:sub>
            </m:sSub>
            <m:r>
              <w:ins w:id="248" w:author="Coilin" w:date="2015-11-13T12:13:00Z">
                <w:rPr>
                  <w:rFonts w:ascii="Cambria Math" w:hAnsi="Cambria Math"/>
                </w:rPr>
                <m:t>,</m:t>
              </w:ins>
            </m:r>
            <m:sSub>
              <m:sSubPr>
                <m:ctrlPr>
                  <w:ins w:id="249" w:author="Coilin" w:date="2015-11-13T12:13:00Z">
                    <w:rPr>
                      <w:rFonts w:ascii="Cambria Math" w:hAnsi="Cambria Math"/>
                    </w:rPr>
                  </w:ins>
                </m:ctrlPr>
              </m:sSubPr>
              <m:e>
                <m:r>
                  <w:ins w:id="250" w:author="Coilin" w:date="2015-11-13T12:13:00Z">
                    <w:rPr>
                      <w:rFonts w:ascii="Cambria Math" w:hAnsi="Cambria Math"/>
                    </w:rPr>
                    <m:t>n</m:t>
                  </w:ins>
                </m:r>
              </m:e>
              <m:sub>
                <m:r>
                  <w:ins w:id="251" w:author="Coilin" w:date="2015-11-13T12:13:00Z">
                    <w:rPr>
                      <w:rFonts w:ascii="Cambria Math" w:hAnsi="Cambria Math"/>
                    </w:rPr>
                    <m:t>3</m:t>
                  </w:ins>
                </m:r>
              </m:sub>
            </m:sSub>
            <m:r>
              <w:ins w:id="252" w:author="Coilin" w:date="2015-11-13T12:13:00Z">
                <w:rPr>
                  <w:rFonts w:ascii="Cambria Math" w:hAnsi="Cambria Math"/>
                </w:rPr>
                <m:t>,</m:t>
              </w:ins>
            </m:r>
            <m:sSub>
              <m:sSubPr>
                <m:ctrlPr>
                  <w:ins w:id="253" w:author="Coilin" w:date="2015-11-13T12:13:00Z">
                    <w:rPr>
                      <w:rFonts w:ascii="Cambria Math" w:hAnsi="Cambria Math"/>
                    </w:rPr>
                  </w:ins>
                </m:ctrlPr>
              </m:sSubPr>
              <m:e>
                <m:r>
                  <w:ins w:id="254" w:author="Coilin" w:date="2015-11-13T12:13:00Z">
                    <w:rPr>
                      <w:rFonts w:ascii="Cambria Math" w:hAnsi="Cambria Math"/>
                    </w:rPr>
                    <m:t>n</m:t>
                  </w:ins>
                </m:r>
              </m:e>
              <m:sub>
                <m:r>
                  <w:ins w:id="255" w:author="Coilin" w:date="2015-11-13T12:13:00Z">
                    <w:rPr>
                      <w:rFonts w:ascii="Cambria Math" w:hAnsi="Cambria Math"/>
                    </w:rPr>
                    <m:t>4</m:t>
                  </w:ins>
                </m:r>
              </m:sub>
            </m:sSub>
          </m:e>
        </m:d>
        <m:r>
          <w:ins w:id="256" w:author="Coilin" w:date="2015-11-13T12:13:00Z">
            <w:rPr>
              <w:rFonts w:ascii="Cambria Math" w:hAnsi="Cambria Math"/>
            </w:rPr>
            <m:t>=</m:t>
          </w:ins>
        </m:r>
        <m:f>
          <m:fPr>
            <m:ctrlPr>
              <w:ins w:id="257" w:author="Coilin" w:date="2015-11-13T12:13:00Z">
                <w:rPr>
                  <w:rFonts w:ascii="Cambria Math" w:hAnsi="Cambria Math"/>
                </w:rPr>
              </w:ins>
            </m:ctrlPr>
          </m:fPr>
          <m:num>
            <m:r>
              <w:ins w:id="258" w:author="Coilin" w:date="2015-11-13T12:13:00Z">
                <w:rPr>
                  <w:rFonts w:ascii="Cambria Math" w:hAnsi="Cambria Math"/>
                </w:rPr>
                <m:t>N!</m:t>
              </w:ins>
            </m:r>
          </m:num>
          <m:den>
            <m:sSub>
              <m:sSubPr>
                <m:ctrlPr>
                  <w:ins w:id="259" w:author="Coilin" w:date="2015-11-13T12:13:00Z">
                    <w:rPr>
                      <w:rFonts w:ascii="Cambria Math" w:hAnsi="Cambria Math"/>
                    </w:rPr>
                  </w:ins>
                </m:ctrlPr>
              </m:sSubPr>
              <m:e>
                <m:r>
                  <w:ins w:id="260" w:author="Coilin" w:date="2015-11-13T12:13:00Z">
                    <w:rPr>
                      <w:rFonts w:ascii="Cambria Math" w:hAnsi="Cambria Math"/>
                    </w:rPr>
                    <m:t>n</m:t>
                  </w:ins>
                </m:r>
              </m:e>
              <m:sub>
                <m:r>
                  <w:ins w:id="261" w:author="Coilin" w:date="2015-11-13T12:13:00Z">
                    <w:rPr>
                      <w:rFonts w:ascii="Cambria Math" w:hAnsi="Cambria Math"/>
                    </w:rPr>
                    <m:t>1</m:t>
                  </w:ins>
                </m:r>
              </m:sub>
            </m:sSub>
            <m:r>
              <w:ins w:id="262" w:author="Coilin" w:date="2015-11-13T12:13:00Z">
                <w:rPr>
                  <w:rFonts w:ascii="Cambria Math" w:hAnsi="Cambria Math"/>
                </w:rPr>
                <m:t>!</m:t>
              </w:ins>
            </m:r>
            <m:sSub>
              <m:sSubPr>
                <m:ctrlPr>
                  <w:ins w:id="263" w:author="Coilin" w:date="2015-11-13T12:13:00Z">
                    <w:rPr>
                      <w:rFonts w:ascii="Cambria Math" w:hAnsi="Cambria Math"/>
                    </w:rPr>
                  </w:ins>
                </m:ctrlPr>
              </m:sSubPr>
              <m:e>
                <m:r>
                  <w:ins w:id="264" w:author="Coilin" w:date="2015-11-13T12:13:00Z">
                    <w:rPr>
                      <w:rFonts w:ascii="Cambria Math" w:hAnsi="Cambria Math"/>
                    </w:rPr>
                    <m:t>n</m:t>
                  </w:ins>
                </m:r>
              </m:e>
              <m:sub>
                <m:r>
                  <w:ins w:id="265" w:author="Coilin" w:date="2015-11-13T12:13:00Z">
                    <w:rPr>
                      <w:rFonts w:ascii="Cambria Math" w:hAnsi="Cambria Math"/>
                    </w:rPr>
                    <m:t>2</m:t>
                  </w:ins>
                </m:r>
              </m:sub>
            </m:sSub>
            <m:r>
              <w:ins w:id="266" w:author="Coilin" w:date="2015-11-13T12:13:00Z">
                <w:rPr>
                  <w:rFonts w:ascii="Cambria Math" w:hAnsi="Cambria Math"/>
                </w:rPr>
                <m:t>!</m:t>
              </w:ins>
            </m:r>
            <m:sSub>
              <m:sSubPr>
                <m:ctrlPr>
                  <w:ins w:id="267" w:author="Coilin" w:date="2015-11-13T12:13:00Z">
                    <w:rPr>
                      <w:rFonts w:ascii="Cambria Math" w:hAnsi="Cambria Math"/>
                    </w:rPr>
                  </w:ins>
                </m:ctrlPr>
              </m:sSubPr>
              <m:e>
                <m:r>
                  <w:ins w:id="268" w:author="Coilin" w:date="2015-11-13T12:13:00Z">
                    <w:rPr>
                      <w:rFonts w:ascii="Cambria Math" w:hAnsi="Cambria Math"/>
                    </w:rPr>
                    <m:t>n</m:t>
                  </w:ins>
                </m:r>
              </m:e>
              <m:sub>
                <m:r>
                  <w:ins w:id="269" w:author="Coilin" w:date="2015-11-13T12:13:00Z">
                    <w:rPr>
                      <w:rFonts w:ascii="Cambria Math" w:hAnsi="Cambria Math"/>
                    </w:rPr>
                    <m:t>3</m:t>
                  </w:ins>
                </m:r>
              </m:sub>
            </m:sSub>
            <m:r>
              <w:ins w:id="270" w:author="Coilin" w:date="2015-11-13T12:13:00Z">
                <w:rPr>
                  <w:rFonts w:ascii="Cambria Math" w:hAnsi="Cambria Math"/>
                </w:rPr>
                <m:t>!</m:t>
              </w:ins>
            </m:r>
            <m:sSub>
              <m:sSubPr>
                <m:ctrlPr>
                  <w:ins w:id="271" w:author="Coilin" w:date="2015-11-13T12:13:00Z">
                    <w:rPr>
                      <w:rFonts w:ascii="Cambria Math" w:hAnsi="Cambria Math"/>
                    </w:rPr>
                  </w:ins>
                </m:ctrlPr>
              </m:sSubPr>
              <m:e>
                <m:r>
                  <w:ins w:id="272" w:author="Coilin" w:date="2015-11-13T12:13:00Z">
                    <w:rPr>
                      <w:rFonts w:ascii="Cambria Math" w:hAnsi="Cambria Math"/>
                    </w:rPr>
                    <m:t>n</m:t>
                  </w:ins>
                </m:r>
              </m:e>
              <m:sub>
                <m:r>
                  <w:ins w:id="273" w:author="Coilin" w:date="2015-11-13T12:13:00Z">
                    <w:rPr>
                      <w:rFonts w:ascii="Cambria Math" w:hAnsi="Cambria Math"/>
                    </w:rPr>
                    <m:t>4</m:t>
                  </w:ins>
                </m:r>
              </m:sub>
            </m:sSub>
            <m:r>
              <w:ins w:id="274" w:author="Coilin" w:date="2015-11-13T12:13:00Z">
                <w:rPr>
                  <w:rFonts w:ascii="Cambria Math" w:hAnsi="Cambria Math"/>
                </w:rPr>
                <m:t>!</m:t>
              </w:ins>
            </m:r>
          </m:den>
        </m:f>
        <m:sSubSup>
          <m:sSubSupPr>
            <m:ctrlPr>
              <w:ins w:id="275" w:author="Coilin" w:date="2015-11-13T12:13:00Z">
                <w:rPr>
                  <w:rFonts w:ascii="Cambria Math" w:hAnsi="Cambria Math"/>
                </w:rPr>
              </w:ins>
            </m:ctrlPr>
          </m:sSubSupPr>
          <m:e>
            <m:r>
              <w:ins w:id="276" w:author="Coilin" w:date="2015-11-13T12:13:00Z">
                <w:rPr>
                  <w:rFonts w:ascii="Cambria Math" w:hAnsi="Cambria Math"/>
                </w:rPr>
                <m:t>π</m:t>
              </w:ins>
            </m:r>
          </m:e>
          <m:sub>
            <m:r>
              <w:ins w:id="277" w:author="Coilin" w:date="2015-11-13T12:13:00Z">
                <w:rPr>
                  <w:rFonts w:ascii="Cambria Math" w:hAnsi="Cambria Math"/>
                </w:rPr>
                <m:t>1</m:t>
              </w:ins>
            </m:r>
          </m:sub>
          <m:sup>
            <m:sSub>
              <m:sSubPr>
                <m:ctrlPr>
                  <w:ins w:id="278" w:author="Coilin" w:date="2015-11-13T12:13:00Z">
                    <w:rPr>
                      <w:rFonts w:ascii="Cambria Math" w:hAnsi="Cambria Math"/>
                    </w:rPr>
                  </w:ins>
                </m:ctrlPr>
              </m:sSubPr>
              <m:e>
                <m:r>
                  <w:ins w:id="279" w:author="Coilin" w:date="2015-11-13T12:13:00Z">
                    <w:rPr>
                      <w:rFonts w:ascii="Cambria Math" w:hAnsi="Cambria Math"/>
                    </w:rPr>
                    <m:t>n</m:t>
                  </w:ins>
                </m:r>
              </m:e>
              <m:sub>
                <m:r>
                  <w:ins w:id="280" w:author="Coilin" w:date="2015-11-13T12:13:00Z">
                    <w:rPr>
                      <w:rFonts w:ascii="Cambria Math" w:hAnsi="Cambria Math"/>
                    </w:rPr>
                    <m:t>1</m:t>
                  </w:ins>
                </m:r>
              </m:sub>
            </m:sSub>
          </m:sup>
        </m:sSubSup>
        <m:sSubSup>
          <m:sSubSupPr>
            <m:ctrlPr>
              <w:ins w:id="281" w:author="Coilin" w:date="2015-11-13T12:13:00Z">
                <w:rPr>
                  <w:rFonts w:ascii="Cambria Math" w:hAnsi="Cambria Math"/>
                </w:rPr>
              </w:ins>
            </m:ctrlPr>
          </m:sSubSupPr>
          <m:e>
            <m:r>
              <w:ins w:id="282" w:author="Coilin" w:date="2015-11-13T12:13:00Z">
                <w:rPr>
                  <w:rFonts w:ascii="Cambria Math" w:hAnsi="Cambria Math"/>
                </w:rPr>
                <m:t>π</m:t>
              </w:ins>
            </m:r>
          </m:e>
          <m:sub>
            <m:r>
              <w:ins w:id="283" w:author="Coilin" w:date="2015-11-13T12:13:00Z">
                <w:rPr>
                  <w:rFonts w:ascii="Cambria Math" w:hAnsi="Cambria Math"/>
                </w:rPr>
                <m:t>2</m:t>
              </w:ins>
            </m:r>
          </m:sub>
          <m:sup>
            <m:sSub>
              <m:sSubPr>
                <m:ctrlPr>
                  <w:ins w:id="284" w:author="Coilin" w:date="2015-11-13T12:13:00Z">
                    <w:rPr>
                      <w:rFonts w:ascii="Cambria Math" w:hAnsi="Cambria Math"/>
                    </w:rPr>
                  </w:ins>
                </m:ctrlPr>
              </m:sSubPr>
              <m:e>
                <m:r>
                  <w:ins w:id="285" w:author="Coilin" w:date="2015-11-13T12:13:00Z">
                    <w:rPr>
                      <w:rFonts w:ascii="Cambria Math" w:hAnsi="Cambria Math"/>
                    </w:rPr>
                    <m:t>n</m:t>
                  </w:ins>
                </m:r>
              </m:e>
              <m:sub>
                <m:r>
                  <w:ins w:id="286" w:author="Coilin" w:date="2015-11-13T12:13:00Z">
                    <w:rPr>
                      <w:rFonts w:ascii="Cambria Math" w:hAnsi="Cambria Math"/>
                    </w:rPr>
                    <m:t>2</m:t>
                  </w:ins>
                </m:r>
              </m:sub>
            </m:sSub>
          </m:sup>
        </m:sSubSup>
        <m:sSubSup>
          <m:sSubSupPr>
            <m:ctrlPr>
              <w:ins w:id="287" w:author="Coilin" w:date="2015-11-13T12:13:00Z">
                <w:rPr>
                  <w:rFonts w:ascii="Cambria Math" w:hAnsi="Cambria Math"/>
                </w:rPr>
              </w:ins>
            </m:ctrlPr>
          </m:sSubSupPr>
          <m:e>
            <m:r>
              <w:ins w:id="288" w:author="Coilin" w:date="2015-11-13T12:13:00Z">
                <w:rPr>
                  <w:rFonts w:ascii="Cambria Math" w:hAnsi="Cambria Math"/>
                </w:rPr>
                <m:t>π</m:t>
              </w:ins>
            </m:r>
          </m:e>
          <m:sub>
            <m:r>
              <w:ins w:id="289" w:author="Coilin" w:date="2015-11-13T12:13:00Z">
                <w:rPr>
                  <w:rFonts w:ascii="Cambria Math" w:hAnsi="Cambria Math"/>
                </w:rPr>
                <m:t>3</m:t>
              </w:ins>
            </m:r>
          </m:sub>
          <m:sup>
            <m:sSub>
              <m:sSubPr>
                <m:ctrlPr>
                  <w:ins w:id="290" w:author="Coilin" w:date="2015-11-13T12:13:00Z">
                    <w:rPr>
                      <w:rFonts w:ascii="Cambria Math" w:hAnsi="Cambria Math"/>
                    </w:rPr>
                  </w:ins>
                </m:ctrlPr>
              </m:sSubPr>
              <m:e>
                <m:r>
                  <w:ins w:id="291" w:author="Coilin" w:date="2015-11-13T12:13:00Z">
                    <w:rPr>
                      <w:rFonts w:ascii="Cambria Math" w:hAnsi="Cambria Math"/>
                    </w:rPr>
                    <m:t>n</m:t>
                  </w:ins>
                </m:r>
              </m:e>
              <m:sub>
                <m:r>
                  <w:ins w:id="292" w:author="Coilin" w:date="2015-11-13T12:13:00Z">
                    <w:rPr>
                      <w:rFonts w:ascii="Cambria Math" w:hAnsi="Cambria Math"/>
                    </w:rPr>
                    <m:t>3</m:t>
                  </w:ins>
                </m:r>
              </m:sub>
            </m:sSub>
          </m:sup>
        </m:sSubSup>
        <m:sSubSup>
          <m:sSubSupPr>
            <m:ctrlPr>
              <w:ins w:id="293" w:author="Coilin" w:date="2015-11-13T12:13:00Z">
                <w:rPr>
                  <w:rFonts w:ascii="Cambria Math" w:hAnsi="Cambria Math"/>
                </w:rPr>
              </w:ins>
            </m:ctrlPr>
          </m:sSubSupPr>
          <m:e>
            <m:r>
              <w:ins w:id="294" w:author="Coilin" w:date="2015-11-13T12:13:00Z">
                <w:rPr>
                  <w:rFonts w:ascii="Cambria Math" w:hAnsi="Cambria Math"/>
                </w:rPr>
                <m:t>π</m:t>
              </w:ins>
            </m:r>
          </m:e>
          <m:sub>
            <m:r>
              <w:ins w:id="295" w:author="Coilin" w:date="2015-11-13T12:13:00Z">
                <w:rPr>
                  <w:rFonts w:ascii="Cambria Math" w:hAnsi="Cambria Math"/>
                </w:rPr>
                <m:t>4</m:t>
              </w:ins>
            </m:r>
          </m:sub>
          <m:sup>
            <m:sSub>
              <m:sSubPr>
                <m:ctrlPr>
                  <w:ins w:id="296" w:author="Coilin" w:date="2015-11-13T12:13:00Z">
                    <w:rPr>
                      <w:rFonts w:ascii="Cambria Math" w:hAnsi="Cambria Math"/>
                    </w:rPr>
                  </w:ins>
                </m:ctrlPr>
              </m:sSubPr>
              <m:e>
                <m:r>
                  <w:ins w:id="297" w:author="Coilin" w:date="2015-11-13T12:13:00Z">
                    <w:rPr>
                      <w:rFonts w:ascii="Cambria Math" w:hAnsi="Cambria Math"/>
                    </w:rPr>
                    <m:t>n</m:t>
                  </w:ins>
                </m:r>
              </m:e>
              <m:sub>
                <m:r>
                  <w:ins w:id="298" w:author="Coilin" w:date="2015-11-13T12:13:00Z">
                    <w:rPr>
                      <w:rFonts w:ascii="Cambria Math" w:hAnsi="Cambria Math"/>
                    </w:rPr>
                    <m:t>4</m:t>
                  </w:ins>
                </m:r>
              </m:sub>
            </m:sSub>
          </m:sup>
        </m:sSubSup>
      </m:oMath>
      <w:ins w:id="299" w:author="Coilin" w:date="2015-11-13T12:13:00Z">
        <w:r>
          <w:rPr>
            <w:lang w:val="en-US"/>
          </w:rPr>
          <w:tab/>
        </w:r>
        <w:r>
          <w:rPr>
            <w:lang w:val="en-US"/>
          </w:rPr>
          <w:tab/>
          <w:t>(1)</w:t>
        </w:r>
      </w:ins>
    </w:p>
    <w:p w14:paraId="35F5C1F7" w14:textId="77777777" w:rsidR="00511BDF" w:rsidRDefault="00511BDF" w:rsidP="00511BDF">
      <w:pPr>
        <w:rPr>
          <w:ins w:id="300" w:author="Coilin" w:date="2015-11-13T12:13:00Z"/>
          <w:lang w:val="en-US"/>
        </w:rPr>
      </w:pPr>
      <w:proofErr w:type="gramStart"/>
      <w:ins w:id="301" w:author="Coilin" w:date="2015-11-13T12:13:00Z">
        <w:r>
          <w:rPr>
            <w:lang w:val="en-US"/>
          </w:rPr>
          <w:lastRenderedPageBreak/>
          <w:t>where</w:t>
        </w:r>
        <w:proofErr w:type="gramEnd"/>
        <w:r>
          <w:rPr>
            <w:lang w:val="en-US"/>
          </w:rPr>
          <w:t xml:space="preserv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i</w:t>
        </w:r>
        <w:proofErr w:type="spellStart"/>
        <w:r>
          <w:rPr>
            <w:lang w:val="en-US"/>
          </w:rPr>
          <w:t>mplying</w:t>
        </w:r>
        <w:proofErr w:type="spellEnd"/>
        <w:r>
          <w:rPr>
            <w:lang w:val="en-US"/>
          </w:rPr>
          <w:t xml:space="preserve"> 3 parameters in the basic model. </w:t>
        </w:r>
      </w:ins>
    </w:p>
    <w:p w14:paraId="301EDED9" w14:textId="77777777" w:rsidR="00511BDF" w:rsidRPr="00194132" w:rsidRDefault="00511BDF" w:rsidP="00986DC7">
      <w:pPr>
        <w:pStyle w:val="Heading4"/>
        <w:rPr>
          <w:ins w:id="302" w:author="Coilin" w:date="2015-11-13T12:13:00Z"/>
          <w:lang w:val="en-US"/>
        </w:rPr>
        <w:pPrChange w:id="303" w:author="Coilin" w:date="2015-11-13T15:05:00Z">
          <w:pPr/>
        </w:pPrChange>
      </w:pPr>
      <w:ins w:id="304" w:author="Coilin" w:date="2015-11-13T12:13:00Z">
        <w:r w:rsidRPr="00194132">
          <w:rPr>
            <w:lang w:val="en-US"/>
          </w:rPr>
          <w:t>Covariates</w:t>
        </w:r>
      </w:ins>
    </w:p>
    <w:p w14:paraId="2B57F490" w14:textId="77777777" w:rsidR="00511BDF" w:rsidRDefault="00511BDF" w:rsidP="00511BDF">
      <w:pPr>
        <w:rPr>
          <w:ins w:id="305" w:author="Coilin" w:date="2015-11-13T12:13:00Z"/>
        </w:rPr>
      </w:pPr>
      <w:ins w:id="306" w:author="Coilin" w:date="2015-11-13T12:13:00Z">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proofErr w:type="gramStart"/>
        <w:r>
          <w:rPr>
            <w:vertAlign w:val="superscript"/>
            <w:lang w:val="en-US"/>
          </w:rPr>
          <w:t>th</w:t>
        </w:r>
        <w:proofErr w:type="gramEnd"/>
        <w:r>
          <w:rPr>
            <w:lang w:val="en-US"/>
          </w:rPr>
          <w:t xml:space="preserve"> observation (row):</w:t>
        </w:r>
      </w:ins>
    </w:p>
    <w:p w14:paraId="684E07F6" w14:textId="77777777" w:rsidR="00511BDF" w:rsidRDefault="00511BDF" w:rsidP="00511BDF">
      <w:pPr>
        <w:rPr>
          <w:ins w:id="307" w:author="Coilin" w:date="2015-11-13T12:13:00Z"/>
        </w:rPr>
      </w:pPr>
    </w:p>
    <w:p w14:paraId="1494456E" w14:textId="77777777" w:rsidR="00511BDF" w:rsidRDefault="00511BDF" w:rsidP="00511BDF">
      <w:pPr>
        <w:jc w:val="center"/>
        <w:rPr>
          <w:ins w:id="308" w:author="Coilin" w:date="2015-11-13T12:13:00Z"/>
        </w:rPr>
      </w:pPr>
      <m:oMath>
        <m:sSub>
          <m:sSubPr>
            <m:ctrlPr>
              <w:ins w:id="309" w:author="Coilin" w:date="2015-11-13T12:13:00Z">
                <w:rPr>
                  <w:rFonts w:ascii="Cambria Math" w:hAnsi="Cambria Math"/>
                </w:rPr>
              </w:ins>
            </m:ctrlPr>
          </m:sSubPr>
          <m:e>
            <m:r>
              <w:ins w:id="310" w:author="Coilin" w:date="2015-11-13T12:13:00Z">
                <w:rPr>
                  <w:rFonts w:ascii="Cambria Math" w:hAnsi="Cambria Math"/>
                </w:rPr>
                <m:t>π</m:t>
              </w:ins>
            </m:r>
          </m:e>
          <m:sub>
            <m:r>
              <w:ins w:id="311" w:author="Coilin" w:date="2015-11-13T12:13:00Z">
                <w:rPr>
                  <w:rFonts w:ascii="Cambria Math" w:hAnsi="Cambria Math"/>
                </w:rPr>
                <m:t>k,i</m:t>
              </w:ins>
            </m:r>
          </m:sub>
        </m:sSub>
        <m:r>
          <w:ins w:id="312" w:author="Coilin" w:date="2015-11-13T12:13:00Z">
            <w:rPr>
              <w:rFonts w:ascii="Cambria Math" w:hAnsi="Cambria Math"/>
            </w:rPr>
            <m:t>=</m:t>
          </w:ins>
        </m:r>
        <m:f>
          <m:fPr>
            <m:type m:val="lin"/>
            <m:ctrlPr>
              <w:ins w:id="313" w:author="Coilin" w:date="2015-11-13T12:13:00Z">
                <w:rPr>
                  <w:rFonts w:ascii="Cambria Math" w:hAnsi="Cambria Math"/>
                </w:rPr>
              </w:ins>
            </m:ctrlPr>
          </m:fPr>
          <m:num>
            <m:sSup>
              <m:sSupPr>
                <m:ctrlPr>
                  <w:ins w:id="314" w:author="Coilin" w:date="2015-11-13T12:13:00Z">
                    <w:rPr>
                      <w:rFonts w:ascii="Cambria Math" w:hAnsi="Cambria Math"/>
                    </w:rPr>
                  </w:ins>
                </m:ctrlPr>
              </m:sSupPr>
              <m:e>
                <m:r>
                  <w:ins w:id="315" w:author="Coilin" w:date="2015-11-13T12:13:00Z">
                    <w:rPr>
                      <w:rFonts w:ascii="Cambria Math" w:hAnsi="Cambria Math"/>
                    </w:rPr>
                    <m:t>e</m:t>
                  </w:ins>
                </m:r>
              </m:e>
              <m:sup>
                <m:sSub>
                  <m:sSubPr>
                    <m:ctrlPr>
                      <w:ins w:id="316" w:author="Coilin" w:date="2015-11-13T12:13:00Z">
                        <w:rPr>
                          <w:rFonts w:ascii="Cambria Math" w:hAnsi="Cambria Math"/>
                        </w:rPr>
                      </w:ins>
                    </m:ctrlPr>
                  </m:sSubPr>
                  <m:e>
                    <m:r>
                      <w:ins w:id="317" w:author="Coilin" w:date="2015-11-13T12:13:00Z">
                        <w:rPr>
                          <w:rFonts w:ascii="Cambria Math" w:hAnsi="Cambria Math"/>
                        </w:rPr>
                        <m:t>X</m:t>
                      </w:ins>
                    </m:r>
                  </m:e>
                  <m:sub>
                    <m:r>
                      <w:ins w:id="318" w:author="Coilin" w:date="2015-11-13T12:13:00Z">
                        <w:rPr>
                          <w:rFonts w:ascii="Cambria Math" w:hAnsi="Cambria Math"/>
                        </w:rPr>
                        <m:t>i</m:t>
                      </w:ins>
                    </m:r>
                  </m:sub>
                </m:sSub>
                <m:sSub>
                  <m:sSubPr>
                    <m:ctrlPr>
                      <w:ins w:id="319" w:author="Coilin" w:date="2015-11-13T12:13:00Z">
                        <w:rPr>
                          <w:rFonts w:ascii="Cambria Math" w:hAnsi="Cambria Math"/>
                        </w:rPr>
                      </w:ins>
                    </m:ctrlPr>
                  </m:sSubPr>
                  <m:e>
                    <m:r>
                      <w:ins w:id="320" w:author="Coilin" w:date="2015-11-13T12:13:00Z">
                        <w:rPr>
                          <w:rFonts w:ascii="Cambria Math" w:hAnsi="Cambria Math"/>
                        </w:rPr>
                        <m:t>β</m:t>
                      </w:ins>
                    </m:r>
                  </m:e>
                  <m:sub>
                    <m:r>
                      <w:ins w:id="321" w:author="Coilin" w:date="2015-11-13T12:13:00Z">
                        <w:rPr>
                          <w:rFonts w:ascii="Cambria Math" w:hAnsi="Cambria Math"/>
                        </w:rPr>
                        <m:t>k</m:t>
                      </w:ins>
                    </m:r>
                  </m:sub>
                </m:sSub>
              </m:sup>
            </m:sSup>
          </m:num>
          <m:den>
            <m:d>
              <m:dPr>
                <m:ctrlPr>
                  <w:ins w:id="322" w:author="Coilin" w:date="2015-11-13T12:13:00Z">
                    <w:rPr>
                      <w:rFonts w:ascii="Cambria Math" w:hAnsi="Cambria Math"/>
                    </w:rPr>
                  </w:ins>
                </m:ctrlPr>
              </m:dPr>
              <m:e>
                <m:nary>
                  <m:naryPr>
                    <m:chr m:val="∑"/>
                    <m:ctrlPr>
                      <w:ins w:id="323" w:author="Coilin" w:date="2015-11-13T12:13:00Z">
                        <w:rPr>
                          <w:rFonts w:ascii="Cambria Math" w:hAnsi="Cambria Math"/>
                        </w:rPr>
                      </w:ins>
                    </m:ctrlPr>
                  </m:naryPr>
                  <m:sub>
                    <m:r>
                      <w:ins w:id="324" w:author="Coilin" w:date="2015-11-13T12:13:00Z">
                        <w:rPr>
                          <w:rFonts w:ascii="Cambria Math" w:hAnsi="Cambria Math"/>
                        </w:rPr>
                        <m:t>j=1</m:t>
                      </w:ins>
                    </m:r>
                  </m:sub>
                  <m:sup>
                    <m:r>
                      <w:ins w:id="325" w:author="Coilin" w:date="2015-11-13T12:13:00Z">
                        <w:rPr>
                          <w:rFonts w:ascii="Cambria Math" w:hAnsi="Cambria Math"/>
                        </w:rPr>
                        <m:t>4</m:t>
                      </w:ins>
                    </m:r>
                  </m:sup>
                  <m:e>
                    <m:sSup>
                      <m:sSupPr>
                        <m:ctrlPr>
                          <w:ins w:id="326" w:author="Coilin" w:date="2015-11-13T12:13:00Z">
                            <w:rPr>
                              <w:rFonts w:ascii="Cambria Math" w:hAnsi="Cambria Math"/>
                            </w:rPr>
                          </w:ins>
                        </m:ctrlPr>
                      </m:sSupPr>
                      <m:e>
                        <m:r>
                          <w:ins w:id="327" w:author="Coilin" w:date="2015-11-13T12:13:00Z">
                            <w:rPr>
                              <w:rFonts w:ascii="Cambria Math" w:hAnsi="Cambria Math"/>
                            </w:rPr>
                            <m:t>e</m:t>
                          </w:ins>
                        </m:r>
                      </m:e>
                      <m:sup>
                        <m:sSub>
                          <m:sSubPr>
                            <m:ctrlPr>
                              <w:ins w:id="328" w:author="Coilin" w:date="2015-11-13T12:13:00Z">
                                <w:rPr>
                                  <w:rFonts w:ascii="Cambria Math" w:hAnsi="Cambria Math"/>
                                </w:rPr>
                              </w:ins>
                            </m:ctrlPr>
                          </m:sSubPr>
                          <m:e>
                            <m:r>
                              <w:ins w:id="329" w:author="Coilin" w:date="2015-11-13T12:13:00Z">
                                <w:rPr>
                                  <w:rFonts w:ascii="Cambria Math" w:hAnsi="Cambria Math"/>
                                </w:rPr>
                                <m:t>X</m:t>
                              </w:ins>
                            </m:r>
                          </m:e>
                          <m:sub>
                            <m:r>
                              <w:ins w:id="330" w:author="Coilin" w:date="2015-11-13T12:13:00Z">
                                <w:rPr>
                                  <w:rFonts w:ascii="Cambria Math" w:hAnsi="Cambria Math"/>
                                </w:rPr>
                                <m:t>i</m:t>
                              </w:ins>
                            </m:r>
                          </m:sub>
                        </m:sSub>
                        <m:sSub>
                          <m:sSubPr>
                            <m:ctrlPr>
                              <w:ins w:id="331" w:author="Coilin" w:date="2015-11-13T12:13:00Z">
                                <w:rPr>
                                  <w:rFonts w:ascii="Cambria Math" w:hAnsi="Cambria Math"/>
                                </w:rPr>
                              </w:ins>
                            </m:ctrlPr>
                          </m:sSubPr>
                          <m:e>
                            <m:r>
                              <w:ins w:id="332" w:author="Coilin" w:date="2015-11-13T12:13:00Z">
                                <w:rPr>
                                  <w:rFonts w:ascii="Cambria Math" w:hAnsi="Cambria Math"/>
                                </w:rPr>
                                <m:t>β</m:t>
                              </w:ins>
                            </m:r>
                          </m:e>
                          <m:sub>
                            <m:r>
                              <w:ins w:id="333" w:author="Coilin" w:date="2015-11-13T12:13:00Z">
                                <w:rPr>
                                  <w:rFonts w:ascii="Cambria Math" w:hAnsi="Cambria Math"/>
                                </w:rPr>
                                <m:t>j</m:t>
                              </w:ins>
                            </m:r>
                          </m:sub>
                        </m:sSub>
                      </m:sup>
                    </m:sSup>
                  </m:e>
                </m:nary>
              </m:e>
            </m:d>
          </m:den>
        </m:f>
      </m:oMath>
      <w:ins w:id="334" w:author="Coilin" w:date="2015-11-13T12:13:00Z">
        <w:r>
          <w:rPr>
            <w:lang w:val="en-US"/>
          </w:rPr>
          <w:t>,</w:t>
        </w:r>
        <w:r>
          <w:rPr>
            <w:lang w:val="en-US"/>
          </w:rPr>
          <w:tab/>
        </w:r>
        <w:r>
          <w:rPr>
            <w:lang w:val="en-US"/>
          </w:rPr>
          <w:tab/>
          <w:t>(2)</w:t>
        </w:r>
      </w:ins>
    </w:p>
    <w:p w14:paraId="1738575E" w14:textId="62AFA4C7" w:rsidR="00511BDF" w:rsidRDefault="00511BDF" w:rsidP="00511BDF">
      <w:pPr>
        <w:rPr>
          <w:ins w:id="335" w:author="Coilin" w:date="2015-11-13T12:13:00Z"/>
          <w:lang w:val="en-US"/>
        </w:rPr>
      </w:pPr>
      <w:proofErr w:type="gramStart"/>
      <w:ins w:id="336" w:author="Coilin" w:date="2015-11-13T12:13:00Z">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case/row-specific 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 xml:space="preserve">so that the first cod-end is set to the baseline, assuring that the probabilities sum to unity across the categories (Greene, 2000). The explanatory variables, included were: carapace length, net configuration (the cod-end positions were changed each night to account for position effects thus 4 net configurations were tested) and total weight per cod-end. The total weight per cod-end covariate deserves special attention as it requires different treatment to the case-specific variables such as carapace length. Cod-end bulk weights vary by cod-end </w:t>
        </w:r>
        <m:oMath>
          <m:sSub>
            <m:sSubPr>
              <m:ctrlPr>
                <w:rPr>
                  <w:rFonts w:ascii="Cambria Math" w:hAnsi="Cambria Math"/>
                </w:rPr>
              </m:ctrlPr>
            </m:sSubPr>
            <m:e>
              <m:r>
                <w:rPr>
                  <w:rFonts w:ascii="Cambria Math" w:hAnsi="Cambria Math"/>
                </w:rPr>
                <m:t>W</m:t>
              </m:r>
            </m:e>
            <m:sub>
              <m:r>
                <w:rPr>
                  <w:rFonts w:ascii="Cambria Math" w:hAnsi="Cambria Math"/>
                </w:rPr>
                <m:t>i,k</m:t>
              </m:r>
            </m:sub>
          </m:sSub>
          <m:r>
            <w:rPr>
              <w:rFonts w:ascii="Cambria Math" w:hAnsi="Cambria Math"/>
            </w:rPr>
            <m:t xml:space="preserve"> </m:t>
          </m:r>
        </m:oMath>
        <w:r>
          <w:rPr>
            <w:lang w:val="en-US"/>
          </w:rPr>
          <w:t xml:space="preserve">and can thus be considered a choice-specific attributes. Choice-specific variables in a multinomial setting are typically modelled as conditional logit models (McFadden, 1973), which remove the subscript </w:t>
        </w:r>
        <w:r>
          <w:rPr>
            <w:i/>
            <w:lang w:val="en-US"/>
          </w:rPr>
          <w:t>k</w:t>
        </w:r>
        <w:r>
          <w:rPr>
            <w:lang w:val="en-US"/>
          </w:rPr>
          <w:t xml:space="preserve"> from the parameter for that covariate, thus for weight the effect is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oMath>
        <w:r>
          <w:t xml:space="preserve"> so at equal weights in the cod-end the effect is cancelled. We thus use a mixture of case-specific and choice-specific covariates leading to the fixed effects model </w:t>
        </w:r>
      </w:ins>
    </w:p>
    <w:p w14:paraId="677C72C9" w14:textId="77777777" w:rsidR="00511BDF" w:rsidRPr="00194132" w:rsidRDefault="00511BDF" w:rsidP="00511BDF">
      <w:pPr>
        <w:jc w:val="center"/>
        <w:rPr>
          <w:ins w:id="337" w:author="Coilin" w:date="2015-11-13T12:13:00Z"/>
          <w:lang w:val="en-US"/>
        </w:rPr>
      </w:pPr>
      <m:oMath>
        <m:sSub>
          <m:sSubPr>
            <m:ctrlPr>
              <w:ins w:id="338" w:author="Coilin" w:date="2015-11-13T12:13:00Z">
                <w:rPr>
                  <w:rFonts w:ascii="Cambria Math" w:hAnsi="Cambria Math"/>
                </w:rPr>
              </w:ins>
            </m:ctrlPr>
          </m:sSubPr>
          <m:e>
            <m:r>
              <w:ins w:id="339" w:author="Coilin" w:date="2015-11-13T12:13:00Z">
                <w:rPr>
                  <w:rFonts w:ascii="Cambria Math" w:hAnsi="Cambria Math"/>
                </w:rPr>
                <m:t>π</m:t>
              </w:ins>
            </m:r>
          </m:e>
          <m:sub>
            <m:r>
              <w:ins w:id="340" w:author="Coilin" w:date="2015-11-13T12:13:00Z">
                <w:rPr>
                  <w:rFonts w:ascii="Cambria Math" w:hAnsi="Cambria Math"/>
                </w:rPr>
                <m:t>k,i</m:t>
              </w:ins>
            </m:r>
          </m:sub>
        </m:sSub>
        <m:r>
          <w:ins w:id="341" w:author="Coilin" w:date="2015-11-13T12:13:00Z">
            <w:rPr>
              <w:rFonts w:ascii="Cambria Math" w:hAnsi="Cambria Math"/>
            </w:rPr>
            <m:t>=</m:t>
          </w:ins>
        </m:r>
        <m:f>
          <m:fPr>
            <m:type m:val="lin"/>
            <m:ctrlPr>
              <w:ins w:id="342" w:author="Coilin" w:date="2015-11-13T12:13:00Z">
                <w:rPr>
                  <w:rFonts w:ascii="Cambria Math" w:hAnsi="Cambria Math"/>
                </w:rPr>
              </w:ins>
            </m:ctrlPr>
          </m:fPr>
          <m:num>
            <m:sSup>
              <m:sSupPr>
                <m:ctrlPr>
                  <w:ins w:id="343" w:author="Coilin" w:date="2015-11-13T12:13:00Z">
                    <w:rPr>
                      <w:rFonts w:ascii="Cambria Math" w:hAnsi="Cambria Math"/>
                    </w:rPr>
                  </w:ins>
                </m:ctrlPr>
              </m:sSupPr>
              <m:e>
                <m:r>
                  <w:ins w:id="344" w:author="Coilin" w:date="2015-11-13T12:13:00Z">
                    <w:rPr>
                      <w:rFonts w:ascii="Cambria Math" w:hAnsi="Cambria Math"/>
                    </w:rPr>
                    <m:t>e</m:t>
                  </w:ins>
                </m:r>
              </m:e>
              <m:sup>
                <m:sSub>
                  <m:sSubPr>
                    <m:ctrlPr>
                      <w:ins w:id="345" w:author="Coilin" w:date="2015-11-13T12:13:00Z">
                        <w:rPr>
                          <w:rFonts w:ascii="Cambria Math" w:hAnsi="Cambria Math"/>
                        </w:rPr>
                      </w:ins>
                    </m:ctrlPr>
                  </m:sSubPr>
                  <m:e>
                    <m:r>
                      <w:ins w:id="346" w:author="Coilin" w:date="2015-11-13T12:13:00Z">
                        <w:rPr>
                          <w:rFonts w:ascii="Cambria Math" w:hAnsi="Cambria Math"/>
                        </w:rPr>
                        <m:t>X</m:t>
                      </w:ins>
                    </m:r>
                  </m:e>
                  <m:sub>
                    <m:r>
                      <w:ins w:id="347" w:author="Coilin" w:date="2015-11-13T12:13:00Z">
                        <w:rPr>
                          <w:rFonts w:ascii="Cambria Math" w:hAnsi="Cambria Math"/>
                        </w:rPr>
                        <m:t>i</m:t>
                      </w:ins>
                    </m:r>
                  </m:sub>
                </m:sSub>
                <m:sSub>
                  <m:sSubPr>
                    <m:ctrlPr>
                      <w:ins w:id="348" w:author="Coilin" w:date="2015-11-13T12:13:00Z">
                        <w:rPr>
                          <w:rFonts w:ascii="Cambria Math" w:hAnsi="Cambria Math"/>
                        </w:rPr>
                      </w:ins>
                    </m:ctrlPr>
                  </m:sSubPr>
                  <m:e>
                    <m:r>
                      <w:ins w:id="349" w:author="Coilin" w:date="2015-11-13T12:13:00Z">
                        <w:rPr>
                          <w:rFonts w:ascii="Cambria Math" w:hAnsi="Cambria Math"/>
                        </w:rPr>
                        <m:t>β</m:t>
                      </w:ins>
                    </m:r>
                  </m:e>
                  <m:sub>
                    <m:r>
                      <w:ins w:id="350" w:author="Coilin" w:date="2015-11-13T12:13:00Z">
                        <w:rPr>
                          <w:rFonts w:ascii="Cambria Math" w:hAnsi="Cambria Math"/>
                        </w:rPr>
                        <m:t>k</m:t>
                      </w:ins>
                    </m:r>
                  </m:sub>
                </m:sSub>
                <m:r>
                  <w:ins w:id="351" w:author="Coilin" w:date="2015-11-13T12:13:00Z">
                    <w:rPr>
                      <w:rFonts w:ascii="Cambria Math" w:hAnsi="Cambria Math"/>
                    </w:rPr>
                    <m:t>+</m:t>
                  </w:ins>
                </m:r>
                <m:sSub>
                  <m:sSubPr>
                    <m:ctrlPr>
                      <w:ins w:id="352" w:author="Coilin" w:date="2015-11-13T12:13:00Z">
                        <w:rPr>
                          <w:rFonts w:ascii="Cambria Math" w:hAnsi="Cambria Math"/>
                        </w:rPr>
                      </w:ins>
                    </m:ctrlPr>
                  </m:sSubPr>
                  <m:e>
                    <m:r>
                      <w:ins w:id="353" w:author="Coilin" w:date="2015-11-13T12:13:00Z">
                        <w:rPr>
                          <w:rFonts w:ascii="Cambria Math" w:hAnsi="Cambria Math"/>
                        </w:rPr>
                        <m:t>W</m:t>
                      </w:ins>
                    </m:r>
                  </m:e>
                  <m:sub>
                    <m:r>
                      <w:ins w:id="354" w:author="Coilin" w:date="2015-11-13T12:13:00Z">
                        <w:rPr>
                          <w:rFonts w:ascii="Cambria Math" w:hAnsi="Cambria Math"/>
                        </w:rPr>
                        <m:t>i</m:t>
                      </w:ins>
                    </m:r>
                  </m:sub>
                </m:sSub>
                <m:r>
                  <w:ins w:id="355" w:author="Coilin" w:date="2015-11-13T12:13:00Z">
                    <m:rPr>
                      <m:sty m:val="p"/>
                    </m:rPr>
                    <w:rPr>
                      <w:rFonts w:ascii="Cambria Math" w:hAnsi="Cambria Math"/>
                    </w:rPr>
                    <m:t>γ</m:t>
                  </w:ins>
                </m:r>
              </m:sup>
            </m:sSup>
          </m:num>
          <m:den>
            <m:d>
              <m:dPr>
                <m:ctrlPr>
                  <w:ins w:id="356" w:author="Coilin" w:date="2015-11-13T12:13:00Z">
                    <w:rPr>
                      <w:rFonts w:ascii="Cambria Math" w:hAnsi="Cambria Math"/>
                    </w:rPr>
                  </w:ins>
                </m:ctrlPr>
              </m:dPr>
              <m:e>
                <m:nary>
                  <m:naryPr>
                    <m:chr m:val="∑"/>
                    <m:ctrlPr>
                      <w:ins w:id="357" w:author="Coilin" w:date="2015-11-13T12:13:00Z">
                        <w:rPr>
                          <w:rFonts w:ascii="Cambria Math" w:hAnsi="Cambria Math"/>
                        </w:rPr>
                      </w:ins>
                    </m:ctrlPr>
                  </m:naryPr>
                  <m:sub>
                    <m:r>
                      <w:ins w:id="358" w:author="Coilin" w:date="2015-11-13T12:13:00Z">
                        <w:rPr>
                          <w:rFonts w:ascii="Cambria Math" w:hAnsi="Cambria Math"/>
                        </w:rPr>
                        <m:t>j=1</m:t>
                      </w:ins>
                    </m:r>
                  </m:sub>
                  <m:sup>
                    <m:r>
                      <w:ins w:id="359" w:author="Coilin" w:date="2015-11-13T12:13:00Z">
                        <w:rPr>
                          <w:rFonts w:ascii="Cambria Math" w:hAnsi="Cambria Math"/>
                        </w:rPr>
                        <m:t>4</m:t>
                      </w:ins>
                    </m:r>
                  </m:sup>
                  <m:e>
                    <m:sSup>
                      <m:sSupPr>
                        <m:ctrlPr>
                          <w:ins w:id="360" w:author="Coilin" w:date="2015-11-13T12:13:00Z">
                            <w:rPr>
                              <w:rFonts w:ascii="Cambria Math" w:hAnsi="Cambria Math"/>
                            </w:rPr>
                          </w:ins>
                        </m:ctrlPr>
                      </m:sSupPr>
                      <m:e>
                        <m:r>
                          <w:ins w:id="361" w:author="Coilin" w:date="2015-11-13T12:13:00Z">
                            <w:rPr>
                              <w:rFonts w:ascii="Cambria Math" w:hAnsi="Cambria Math"/>
                            </w:rPr>
                            <m:t>e</m:t>
                          </w:ins>
                        </m:r>
                      </m:e>
                      <m:sup>
                        <m:sSub>
                          <m:sSubPr>
                            <m:ctrlPr>
                              <w:ins w:id="362" w:author="Coilin" w:date="2015-11-13T12:13:00Z">
                                <w:rPr>
                                  <w:rFonts w:ascii="Cambria Math" w:hAnsi="Cambria Math"/>
                                </w:rPr>
                              </w:ins>
                            </m:ctrlPr>
                          </m:sSubPr>
                          <m:e>
                            <m:r>
                              <w:ins w:id="363" w:author="Coilin" w:date="2015-11-13T12:13:00Z">
                                <w:rPr>
                                  <w:rFonts w:ascii="Cambria Math" w:hAnsi="Cambria Math"/>
                                </w:rPr>
                                <m:t>X</m:t>
                              </w:ins>
                            </m:r>
                          </m:e>
                          <m:sub>
                            <m:r>
                              <w:ins w:id="364" w:author="Coilin" w:date="2015-11-13T12:13:00Z">
                                <w:rPr>
                                  <w:rFonts w:ascii="Cambria Math" w:hAnsi="Cambria Math"/>
                                </w:rPr>
                                <m:t>i</m:t>
                              </w:ins>
                            </m:r>
                          </m:sub>
                        </m:sSub>
                        <m:sSub>
                          <m:sSubPr>
                            <m:ctrlPr>
                              <w:ins w:id="365" w:author="Coilin" w:date="2015-11-13T12:13:00Z">
                                <w:rPr>
                                  <w:rFonts w:ascii="Cambria Math" w:hAnsi="Cambria Math"/>
                                </w:rPr>
                              </w:ins>
                            </m:ctrlPr>
                          </m:sSubPr>
                          <m:e>
                            <m:r>
                              <w:ins w:id="366" w:author="Coilin" w:date="2015-11-13T12:13:00Z">
                                <w:rPr>
                                  <w:rFonts w:ascii="Cambria Math" w:hAnsi="Cambria Math"/>
                                </w:rPr>
                                <m:t>β</m:t>
                              </w:ins>
                            </m:r>
                          </m:e>
                          <m:sub>
                            <m:r>
                              <w:ins w:id="367" w:author="Coilin" w:date="2015-11-13T12:13:00Z">
                                <w:rPr>
                                  <w:rFonts w:ascii="Cambria Math" w:hAnsi="Cambria Math"/>
                                </w:rPr>
                                <m:t>j</m:t>
                              </w:ins>
                            </m:r>
                          </m:sub>
                        </m:sSub>
                        <m:r>
                          <w:ins w:id="368" w:author="Coilin" w:date="2015-11-13T12:13:00Z">
                            <w:rPr>
                              <w:rFonts w:ascii="Cambria Math" w:hAnsi="Cambria Math"/>
                            </w:rPr>
                            <m:t>+</m:t>
                          </w:ins>
                        </m:r>
                        <m:sSub>
                          <m:sSubPr>
                            <m:ctrlPr>
                              <w:ins w:id="369" w:author="Coilin" w:date="2015-11-13T12:13:00Z">
                                <w:rPr>
                                  <w:rFonts w:ascii="Cambria Math" w:hAnsi="Cambria Math"/>
                                </w:rPr>
                              </w:ins>
                            </m:ctrlPr>
                          </m:sSubPr>
                          <m:e>
                            <m:r>
                              <w:ins w:id="370" w:author="Coilin" w:date="2015-11-13T12:13:00Z">
                                <w:rPr>
                                  <w:rFonts w:ascii="Cambria Math" w:hAnsi="Cambria Math"/>
                                </w:rPr>
                                <m:t>W</m:t>
                              </w:ins>
                            </m:r>
                          </m:e>
                          <m:sub>
                            <m:r>
                              <w:ins w:id="371" w:author="Coilin" w:date="2015-11-13T12:13:00Z">
                                <w:rPr>
                                  <w:rFonts w:ascii="Cambria Math" w:hAnsi="Cambria Math"/>
                                </w:rPr>
                                <m:t>i</m:t>
                              </w:ins>
                            </m:r>
                          </m:sub>
                        </m:sSub>
                        <m:r>
                          <w:ins w:id="372" w:author="Coilin" w:date="2015-11-13T12:13:00Z">
                            <m:rPr>
                              <m:sty m:val="p"/>
                            </m:rPr>
                            <w:rPr>
                              <w:rFonts w:ascii="Cambria Math" w:hAnsi="Cambria Math"/>
                            </w:rPr>
                            <m:t>γ</m:t>
                          </w:ins>
                        </m:r>
                      </m:sup>
                    </m:sSup>
                  </m:e>
                </m:nary>
              </m:e>
            </m:d>
          </m:den>
        </m:f>
      </m:oMath>
      <w:ins w:id="373" w:author="Coilin" w:date="2015-11-13T12:13:00Z">
        <w:r>
          <w:t xml:space="preserve"> </w:t>
        </w:r>
        <w:r>
          <w:tab/>
          <w:t>(3)</w:t>
        </w:r>
      </w:ins>
    </w:p>
    <w:p w14:paraId="2C4C675B" w14:textId="77777777" w:rsidR="00511BDF" w:rsidRPr="00FF6A92" w:rsidRDefault="00511BDF" w:rsidP="00986DC7">
      <w:pPr>
        <w:pStyle w:val="Heading4"/>
        <w:rPr>
          <w:ins w:id="374" w:author="Coilin" w:date="2015-11-13T12:13:00Z"/>
          <w:lang w:val="en-US"/>
        </w:rPr>
        <w:pPrChange w:id="375" w:author="Coilin" w:date="2015-11-13T15:05:00Z">
          <w:pPr/>
        </w:pPrChange>
      </w:pPr>
      <w:ins w:id="376" w:author="Coilin" w:date="2015-11-13T12:13:00Z">
        <w:r w:rsidRPr="00FF6A92">
          <w:rPr>
            <w:lang w:val="en-US"/>
          </w:rPr>
          <w:t>Subsampling offset</w:t>
        </w:r>
      </w:ins>
    </w:p>
    <w:p w14:paraId="0A25DBD6" w14:textId="77777777" w:rsidR="00511BDF" w:rsidRDefault="00511BDF" w:rsidP="00511BDF">
      <w:pPr>
        <w:rPr>
          <w:ins w:id="377" w:author="Coilin" w:date="2015-11-13T12:13:00Z"/>
        </w:rPr>
      </w:pPr>
      <w:ins w:id="378" w:author="Coilin" w:date="2015-11-13T12:13:00Z">
        <w:r>
          <w:rPr>
            <w:lang w:val="en-US"/>
          </w:rPr>
          <w:t xml:space="preserve">As the counts are sub-sampled, it is also necessary to include an offset for the proportion of the catch in each cod-end sampled (Holst and </w:t>
        </w:r>
        <w:proofErr w:type="spellStart"/>
        <w:r>
          <w:rPr>
            <w:lang w:val="en-US"/>
          </w:rPr>
          <w:t>Revill</w:t>
        </w:r>
        <w:proofErr w:type="spellEnd"/>
        <w:r>
          <w:rPr>
            <w:lang w:val="en-US"/>
          </w:rPr>
          <w:t xml:space="preserve">, 2009).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(Holst and Revill, 2009). 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net in the </w:t>
        </w:r>
        <m:oMath>
          <m:r>
            <w:rPr>
              <w:rFonts w:ascii="Cambria Math" w:hAnsi="Cambria Math"/>
            </w:rPr>
            <m:t>i</m:t>
          </m:r>
        </m:oMath>
        <w:r>
          <w:rPr>
            <w:vertAlign w:val="superscript"/>
            <w:lang w:val="en-US"/>
          </w:rPr>
          <w:t>th</w:t>
        </w:r>
        <w:r>
          <w:rPr>
            <w:lang w:val="en-US"/>
          </w:rPr>
          <w:t xml:space="preserve"> observation sampled, the vector of offsets for the is given </w:t>
        </w:r>
        <w:proofErr w:type="gramStart"/>
        <w:r>
          <w:rPr>
            <w:lang w:val="en-US"/>
          </w:rPr>
          <w:t xml:space="preserve">by </w:t>
        </w:r>
        <w:proofErr w:type="gramEnd"/>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A numerical illustration of the offset terms is provided in the Appendix. The offset is incorporated as</w:t>
        </w:r>
      </w:ins>
    </w:p>
    <w:p w14:paraId="696F690C" w14:textId="77777777" w:rsidR="00511BDF" w:rsidRDefault="00511BDF" w:rsidP="00511BDF">
      <w:pPr>
        <w:jc w:val="center"/>
        <w:rPr>
          <w:ins w:id="379" w:author="Coilin" w:date="2015-11-13T12:13:00Z"/>
        </w:rPr>
      </w:pPr>
      <m:oMath>
        <m:sSub>
          <m:sSubPr>
            <m:ctrlPr>
              <w:ins w:id="380" w:author="Coilin" w:date="2015-11-13T12:13:00Z">
                <w:rPr>
                  <w:rFonts w:ascii="Cambria Math" w:hAnsi="Cambria Math"/>
                </w:rPr>
              </w:ins>
            </m:ctrlPr>
          </m:sSubPr>
          <m:e>
            <m:r>
              <w:ins w:id="381" w:author="Coilin" w:date="2015-11-13T12:13:00Z">
                <w:rPr>
                  <w:rFonts w:ascii="Cambria Math" w:hAnsi="Cambria Math"/>
                </w:rPr>
                <m:t>π</m:t>
              </w:ins>
            </m:r>
          </m:e>
          <m:sub>
            <m:r>
              <w:ins w:id="382" w:author="Coilin" w:date="2015-11-13T12:13:00Z">
                <w:rPr>
                  <w:rFonts w:ascii="Cambria Math" w:hAnsi="Cambria Math"/>
                </w:rPr>
                <m:t>k,i</m:t>
              </w:ins>
            </m:r>
          </m:sub>
        </m:sSub>
        <m:r>
          <w:ins w:id="383" w:author="Coilin" w:date="2015-11-13T12:13:00Z">
            <w:rPr>
              <w:rFonts w:ascii="Cambria Math" w:hAnsi="Cambria Math"/>
            </w:rPr>
            <m:t>=</m:t>
          </w:ins>
        </m:r>
        <m:f>
          <m:fPr>
            <m:type m:val="lin"/>
            <m:ctrlPr>
              <w:ins w:id="384" w:author="Coilin" w:date="2015-11-13T12:13:00Z">
                <w:rPr>
                  <w:rFonts w:ascii="Cambria Math" w:hAnsi="Cambria Math"/>
                </w:rPr>
              </w:ins>
            </m:ctrlPr>
          </m:fPr>
          <m:num>
            <m:sSup>
              <m:sSupPr>
                <m:ctrlPr>
                  <w:ins w:id="385" w:author="Coilin" w:date="2015-11-13T12:13:00Z">
                    <w:rPr>
                      <w:rFonts w:ascii="Cambria Math" w:hAnsi="Cambria Math"/>
                    </w:rPr>
                  </w:ins>
                </m:ctrlPr>
              </m:sSupPr>
              <m:e>
                <m:r>
                  <w:ins w:id="386" w:author="Coilin" w:date="2015-11-13T12:13:00Z">
                    <w:rPr>
                      <w:rFonts w:ascii="Cambria Math" w:hAnsi="Cambria Math"/>
                    </w:rPr>
                    <m:t>e</m:t>
                  </w:ins>
                </m:r>
              </m:e>
              <m:sup>
                <m:sSub>
                  <m:sSubPr>
                    <m:ctrlPr>
                      <w:ins w:id="387" w:author="Coilin" w:date="2015-11-13T12:13:00Z">
                        <w:rPr>
                          <w:rFonts w:ascii="Cambria Math" w:hAnsi="Cambria Math"/>
                        </w:rPr>
                      </w:ins>
                    </m:ctrlPr>
                  </m:sSubPr>
                  <m:e>
                    <m:r>
                      <w:ins w:id="388" w:author="Coilin" w:date="2015-11-13T12:13:00Z">
                        <w:rPr>
                          <w:rFonts w:ascii="Cambria Math" w:hAnsi="Cambria Math"/>
                        </w:rPr>
                        <m:t>X</m:t>
                      </w:ins>
                    </m:r>
                  </m:e>
                  <m:sub>
                    <m:r>
                      <w:ins w:id="389" w:author="Coilin" w:date="2015-11-13T12:13:00Z">
                        <w:rPr>
                          <w:rFonts w:ascii="Cambria Math" w:hAnsi="Cambria Math"/>
                        </w:rPr>
                        <m:t>i</m:t>
                      </w:ins>
                    </m:r>
                  </m:sub>
                </m:sSub>
                <m:sSub>
                  <m:sSubPr>
                    <m:ctrlPr>
                      <w:ins w:id="390" w:author="Coilin" w:date="2015-11-13T12:13:00Z">
                        <w:rPr>
                          <w:rFonts w:ascii="Cambria Math" w:hAnsi="Cambria Math"/>
                        </w:rPr>
                      </w:ins>
                    </m:ctrlPr>
                  </m:sSubPr>
                  <m:e>
                    <m:r>
                      <w:ins w:id="391" w:author="Coilin" w:date="2015-11-13T12:13:00Z">
                        <w:rPr>
                          <w:rFonts w:ascii="Cambria Math" w:hAnsi="Cambria Math"/>
                        </w:rPr>
                        <m:t>β</m:t>
                      </w:ins>
                    </m:r>
                  </m:e>
                  <m:sub>
                    <m:r>
                      <w:ins w:id="392" w:author="Coilin" w:date="2015-11-13T12:13:00Z">
                        <w:rPr>
                          <w:rFonts w:ascii="Cambria Math" w:hAnsi="Cambria Math"/>
                        </w:rPr>
                        <m:t>k</m:t>
                      </w:ins>
                    </m:r>
                  </m:sub>
                </m:sSub>
                <m:r>
                  <w:ins w:id="393" w:author="Coilin" w:date="2015-11-13T12:13:00Z">
                    <w:rPr>
                      <w:rFonts w:ascii="Cambria Math" w:hAnsi="Cambria Math"/>
                    </w:rPr>
                    <m:t>+</m:t>
                  </w:ins>
                </m:r>
                <m:sSub>
                  <m:sSubPr>
                    <m:ctrlPr>
                      <w:ins w:id="394" w:author="Coilin" w:date="2015-11-13T12:13:00Z">
                        <w:rPr>
                          <w:rFonts w:ascii="Cambria Math" w:hAnsi="Cambria Math"/>
                        </w:rPr>
                      </w:ins>
                    </m:ctrlPr>
                  </m:sSubPr>
                  <m:e>
                    <m:r>
                      <w:ins w:id="395" w:author="Coilin" w:date="2015-11-13T12:13:00Z">
                        <w:rPr>
                          <w:rFonts w:ascii="Cambria Math" w:hAnsi="Cambria Math"/>
                        </w:rPr>
                        <m:t>W</m:t>
                      </w:ins>
                    </m:r>
                  </m:e>
                  <m:sub>
                    <m:r>
                      <w:ins w:id="396" w:author="Coilin" w:date="2015-11-13T12:13:00Z">
                        <w:rPr>
                          <w:rFonts w:ascii="Cambria Math" w:hAnsi="Cambria Math"/>
                        </w:rPr>
                        <m:t>i</m:t>
                      </w:ins>
                    </m:r>
                  </m:sub>
                </m:sSub>
                <m:r>
                  <w:ins w:id="397" w:author="Coilin" w:date="2015-11-13T12:13:00Z">
                    <m:rPr>
                      <m:sty m:val="p"/>
                    </m:rPr>
                    <w:rPr>
                      <w:rFonts w:ascii="Cambria Math" w:hAnsi="Cambria Math"/>
                    </w:rPr>
                    <m:t>γ</m:t>
                  </w:ins>
                </m:r>
                <m:r>
                  <w:ins w:id="398" w:author="Coilin" w:date="2015-11-13T12:13:00Z">
                    <w:rPr>
                      <w:rFonts w:ascii="Cambria Math" w:hAnsi="Cambria Math"/>
                    </w:rPr>
                    <m:t>+</m:t>
                  </w:ins>
                </m:r>
                <m:sSub>
                  <m:sSubPr>
                    <m:ctrlPr>
                      <w:ins w:id="399" w:author="Coilin" w:date="2015-11-13T12:13:00Z">
                        <w:rPr>
                          <w:rFonts w:ascii="Cambria Math" w:hAnsi="Cambria Math"/>
                        </w:rPr>
                      </w:ins>
                    </m:ctrlPr>
                  </m:sSubPr>
                  <m:e>
                    <m:r>
                      <w:ins w:id="400" w:author="Coilin" w:date="2015-11-13T12:13:00Z">
                        <w:rPr>
                          <w:rFonts w:ascii="Cambria Math" w:hAnsi="Cambria Math"/>
                        </w:rPr>
                        <m:t>o</m:t>
                      </w:ins>
                    </m:r>
                  </m:e>
                  <m:sub>
                    <m:r>
                      <w:ins w:id="401" w:author="Coilin" w:date="2015-11-13T12:13:00Z">
                        <w:rPr>
                          <w:rFonts w:ascii="Cambria Math" w:hAnsi="Cambria Math"/>
                        </w:rPr>
                        <m:t>i,k</m:t>
                      </w:ins>
                    </m:r>
                  </m:sub>
                </m:sSub>
              </m:sup>
            </m:sSup>
          </m:num>
          <m:den>
            <m:d>
              <m:dPr>
                <m:ctrlPr>
                  <w:ins w:id="402" w:author="Coilin" w:date="2015-11-13T12:13:00Z">
                    <w:rPr>
                      <w:rFonts w:ascii="Cambria Math" w:hAnsi="Cambria Math"/>
                    </w:rPr>
                  </w:ins>
                </m:ctrlPr>
              </m:dPr>
              <m:e>
                <m:nary>
                  <m:naryPr>
                    <m:chr m:val="∑"/>
                    <m:ctrlPr>
                      <w:ins w:id="403" w:author="Coilin" w:date="2015-11-13T12:13:00Z">
                        <w:rPr>
                          <w:rFonts w:ascii="Cambria Math" w:hAnsi="Cambria Math"/>
                        </w:rPr>
                      </w:ins>
                    </m:ctrlPr>
                  </m:naryPr>
                  <m:sub>
                    <m:r>
                      <w:ins w:id="404" w:author="Coilin" w:date="2015-11-13T12:13:00Z">
                        <w:rPr>
                          <w:rFonts w:ascii="Cambria Math" w:hAnsi="Cambria Math"/>
                        </w:rPr>
                        <m:t>j=1</m:t>
                      </w:ins>
                    </m:r>
                  </m:sub>
                  <m:sup>
                    <m:r>
                      <w:ins w:id="405" w:author="Coilin" w:date="2015-11-13T12:13:00Z">
                        <w:rPr>
                          <w:rFonts w:ascii="Cambria Math" w:hAnsi="Cambria Math"/>
                        </w:rPr>
                        <m:t>4</m:t>
                      </w:ins>
                    </m:r>
                  </m:sup>
                  <m:e>
                    <m:sSup>
                      <m:sSupPr>
                        <m:ctrlPr>
                          <w:ins w:id="406" w:author="Coilin" w:date="2015-11-13T12:13:00Z">
                            <w:rPr>
                              <w:rFonts w:ascii="Cambria Math" w:hAnsi="Cambria Math"/>
                            </w:rPr>
                          </w:ins>
                        </m:ctrlPr>
                      </m:sSupPr>
                      <m:e>
                        <m:r>
                          <w:ins w:id="407" w:author="Coilin" w:date="2015-11-13T12:13:00Z">
                            <w:rPr>
                              <w:rFonts w:ascii="Cambria Math" w:hAnsi="Cambria Math"/>
                            </w:rPr>
                            <m:t>e</m:t>
                          </w:ins>
                        </m:r>
                      </m:e>
                      <m:sup>
                        <m:sSub>
                          <m:sSubPr>
                            <m:ctrlPr>
                              <w:ins w:id="408" w:author="Coilin" w:date="2015-11-13T12:13:00Z">
                                <w:rPr>
                                  <w:rFonts w:ascii="Cambria Math" w:hAnsi="Cambria Math"/>
                                </w:rPr>
                              </w:ins>
                            </m:ctrlPr>
                          </m:sSubPr>
                          <m:e>
                            <m:r>
                              <w:ins w:id="409" w:author="Coilin" w:date="2015-11-13T12:13:00Z">
                                <w:rPr>
                                  <w:rFonts w:ascii="Cambria Math" w:hAnsi="Cambria Math"/>
                                </w:rPr>
                                <m:t>X</m:t>
                              </w:ins>
                            </m:r>
                          </m:e>
                          <m:sub>
                            <m:r>
                              <w:ins w:id="410" w:author="Coilin" w:date="2015-11-13T12:13:00Z">
                                <w:rPr>
                                  <w:rFonts w:ascii="Cambria Math" w:hAnsi="Cambria Math"/>
                                </w:rPr>
                                <m:t>i</m:t>
                              </w:ins>
                            </m:r>
                          </m:sub>
                        </m:sSub>
                        <m:sSub>
                          <m:sSubPr>
                            <m:ctrlPr>
                              <w:ins w:id="411" w:author="Coilin" w:date="2015-11-13T12:13:00Z">
                                <w:rPr>
                                  <w:rFonts w:ascii="Cambria Math" w:hAnsi="Cambria Math"/>
                                </w:rPr>
                              </w:ins>
                            </m:ctrlPr>
                          </m:sSubPr>
                          <m:e>
                            <m:r>
                              <w:ins w:id="412" w:author="Coilin" w:date="2015-11-13T12:13:00Z">
                                <w:rPr>
                                  <w:rFonts w:ascii="Cambria Math" w:hAnsi="Cambria Math"/>
                                </w:rPr>
                                <m:t>β</m:t>
                              </w:ins>
                            </m:r>
                          </m:e>
                          <m:sub>
                            <m:r>
                              <w:ins w:id="413" w:author="Coilin" w:date="2015-11-13T12:13:00Z">
                                <w:rPr>
                                  <w:rFonts w:ascii="Cambria Math" w:hAnsi="Cambria Math"/>
                                </w:rPr>
                                <m:t>j</m:t>
                              </w:ins>
                            </m:r>
                          </m:sub>
                        </m:sSub>
                        <m:r>
                          <w:ins w:id="414" w:author="Coilin" w:date="2015-11-13T12:13:00Z">
                            <w:rPr>
                              <w:rFonts w:ascii="Cambria Math" w:hAnsi="Cambria Math"/>
                            </w:rPr>
                            <m:t>+</m:t>
                          </w:ins>
                        </m:r>
                        <m:sSub>
                          <m:sSubPr>
                            <m:ctrlPr>
                              <w:ins w:id="415" w:author="Coilin" w:date="2015-11-13T12:13:00Z">
                                <w:rPr>
                                  <w:rFonts w:ascii="Cambria Math" w:hAnsi="Cambria Math"/>
                                </w:rPr>
                              </w:ins>
                            </m:ctrlPr>
                          </m:sSubPr>
                          <m:e>
                            <m:r>
                              <w:ins w:id="416" w:author="Coilin" w:date="2015-11-13T12:13:00Z">
                                <w:rPr>
                                  <w:rFonts w:ascii="Cambria Math" w:hAnsi="Cambria Math"/>
                                </w:rPr>
                                <m:t>W</m:t>
                              </w:ins>
                            </m:r>
                          </m:e>
                          <m:sub>
                            <m:r>
                              <w:ins w:id="417" w:author="Coilin" w:date="2015-11-13T12:13:00Z">
                                <w:rPr>
                                  <w:rFonts w:ascii="Cambria Math" w:hAnsi="Cambria Math"/>
                                </w:rPr>
                                <m:t>i</m:t>
                              </w:ins>
                            </m:r>
                          </m:sub>
                        </m:sSub>
                        <m:r>
                          <w:ins w:id="418" w:author="Coilin" w:date="2015-11-13T12:13:00Z">
                            <m:rPr>
                              <m:sty m:val="p"/>
                            </m:rPr>
                            <w:rPr>
                              <w:rFonts w:ascii="Cambria Math" w:hAnsi="Cambria Math"/>
                            </w:rPr>
                            <m:t>γ</m:t>
                          </w:ins>
                        </m:r>
                        <m:r>
                          <w:ins w:id="419" w:author="Coilin" w:date="2015-11-13T12:13:00Z">
                            <w:rPr>
                              <w:rFonts w:ascii="Cambria Math" w:hAnsi="Cambria Math"/>
                            </w:rPr>
                            <m:t>+</m:t>
                          </w:ins>
                        </m:r>
                        <m:sSub>
                          <m:sSubPr>
                            <m:ctrlPr>
                              <w:ins w:id="420" w:author="Coilin" w:date="2015-11-13T12:13:00Z">
                                <w:rPr>
                                  <w:rFonts w:ascii="Cambria Math" w:hAnsi="Cambria Math"/>
                                </w:rPr>
                              </w:ins>
                            </m:ctrlPr>
                          </m:sSubPr>
                          <m:e>
                            <m:r>
                              <w:ins w:id="421" w:author="Coilin" w:date="2015-11-13T12:13:00Z">
                                <w:rPr>
                                  <w:rFonts w:ascii="Cambria Math" w:hAnsi="Cambria Math"/>
                                </w:rPr>
                                <m:t>o</m:t>
                              </w:ins>
                            </m:r>
                          </m:e>
                          <m:sub>
                            <m:r>
                              <w:ins w:id="422" w:author="Coilin" w:date="2015-11-13T12:13:00Z">
                                <w:rPr>
                                  <w:rFonts w:ascii="Cambria Math" w:hAnsi="Cambria Math"/>
                                </w:rPr>
                                <m:t>i,j</m:t>
                              </w:ins>
                            </m:r>
                          </m:sub>
                        </m:sSub>
                      </m:sup>
                    </m:sSup>
                  </m:e>
                </m:nary>
              </m:e>
            </m:d>
          </m:den>
        </m:f>
      </m:oMath>
      <w:ins w:id="423" w:author="Coilin" w:date="2015-11-13T12:13:00Z">
        <w:r>
          <w:rPr>
            <w:lang w:val="en-US"/>
          </w:rPr>
          <w:t>,</w:t>
        </w:r>
        <w:r>
          <w:rPr>
            <w:lang w:val="en-US"/>
          </w:rPr>
          <w:tab/>
        </w:r>
        <w:r>
          <w:rPr>
            <w:lang w:val="en-US"/>
          </w:rPr>
          <w:tab/>
          <w:t xml:space="preserve">(4) </w:t>
        </w:r>
      </w:ins>
    </w:p>
    <w:p w14:paraId="721DD60F" w14:textId="77777777" w:rsidR="00511BDF" w:rsidRDefault="00511BDF" w:rsidP="00511BDF">
      <w:pPr>
        <w:rPr>
          <w:ins w:id="424" w:author="Coilin" w:date="2015-11-13T12:13:00Z"/>
        </w:rPr>
      </w:pPr>
    </w:p>
    <w:p w14:paraId="7DAA0272" w14:textId="652D725D" w:rsidR="00511BDF" w:rsidRDefault="00457BCB" w:rsidP="00511BDF">
      <w:pPr>
        <w:rPr>
          <w:ins w:id="425" w:author="Coilin" w:date="2015-11-13T12:13:00Z"/>
        </w:rPr>
      </w:pPr>
      <w:ins w:id="426" w:author="Coilin" w:date="2015-11-13T12:18:00Z">
        <w:r>
          <w:rPr>
            <w:i/>
            <w:lang w:val="en-US"/>
          </w:rPr>
          <w:t>Multinomial random effects</w:t>
        </w:r>
      </w:ins>
    </w:p>
    <w:p w14:paraId="7E2CB922" w14:textId="77777777" w:rsidR="00511BDF" w:rsidRDefault="00511BDF" w:rsidP="00511BDF">
      <w:pPr>
        <w:rPr>
          <w:ins w:id="427" w:author="Coilin" w:date="2015-11-13T12:13:00Z"/>
        </w:rPr>
      </w:pPr>
      <w:ins w:id="428" w:author="Coilin" w:date="2015-11-13T12:13:00Z">
        <w:r>
          <w:rPr>
            <w:lang w:val="en-US"/>
          </w:rPr>
          <w:t xml:space="preserve">Counts for category  </w:t>
        </w:r>
        <m:oMath>
          <m:r>
            <w:rPr>
              <w:rFonts w:ascii="Cambria Math" w:hAnsi="Cambria Math"/>
            </w:rPr>
            <m:t>k</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w:t>
        </w:r>
        <w:proofErr w:type="gramStart"/>
        <w:r>
          <w:rPr>
            <w:lang w:val="en-US"/>
          </w:rPr>
          <w:t xml:space="preserve">variance </w:t>
        </w:r>
        <w:proofErr w:type="gramEnd"/>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however, there is often more variability in the counts than the mean-variance (and covariance) allows for, which is termed overdispersion (Hinde and Demétrio, 1998). This may reflect uncaptured variability or clustering, in particular haul-level varia</w:t>
        </w:r>
        <w:proofErr w:type="spellStart"/>
        <w:r>
          <w:rPr>
            <w:lang w:val="en-US"/>
          </w:rPr>
          <w:t>bility</w:t>
        </w:r>
        <w:proofErr w:type="spellEnd"/>
        <w:r>
          <w:rPr>
            <w:lang w:val="en-US"/>
          </w:rPr>
          <w:t xml:space="preserve"> not accounted for when the observations are treated as independent </w:t>
        </w:r>
        <w:proofErr w:type="spellStart"/>
        <w:r>
          <w:rPr>
            <w:lang w:val="en-US"/>
          </w:rPr>
          <w:t>multinomials</w:t>
        </w:r>
        <w:proofErr w:type="spellEnd"/>
        <w:r>
          <w:rPr>
            <w:lang w:val="en-US"/>
          </w:rPr>
          <w:t xml:space="preserve">. </w:t>
        </w:r>
        <w:proofErr w:type="spellStart"/>
        <w:r>
          <w:rPr>
            <w:lang w:val="en-US"/>
          </w:rPr>
          <w:t>Overdispersion</w:t>
        </w:r>
        <w:proofErr w:type="spellEnd"/>
        <w:r>
          <w:rPr>
            <w:lang w:val="en-US"/>
          </w:rPr>
          <w:t xml:space="preserve"> was tested for </w:t>
        </w:r>
        <w:r>
          <w:rPr>
            <w:lang w:val="en-US"/>
          </w:rPr>
          <w:lastRenderedPageBreak/>
          <w:t xml:space="preserve">in the best fitting multinomial model by testing the residual deviance on a chi-squared distribution with the residual degrees of freedom (GET CORRECT CITATION – Paul et al. 1989). </w:t>
        </w:r>
      </w:ins>
    </w:p>
    <w:p w14:paraId="14C758F2" w14:textId="77777777" w:rsidR="00511BDF" w:rsidRDefault="00511BDF" w:rsidP="00511BDF">
      <w:pPr>
        <w:rPr>
          <w:ins w:id="429" w:author="Coilin" w:date="2015-11-13T12:13:00Z"/>
        </w:rPr>
      </w:pPr>
      <w:ins w:id="430" w:author="Coilin" w:date="2015-11-13T12:13:00Z">
        <w:r>
          <w:rPr>
            <w:lang w:val="en-US"/>
          </w:rPr>
          <w:t xml:space="preserve">Given that the observations are clustered by hauls, the approach we focus on for accounting for extra-multinomial variability is to include random effects in the model (Hinde and </w:t>
        </w:r>
        <w:proofErr w:type="spellStart"/>
        <w:r>
          <w:rPr>
            <w:lang w:val="en-US"/>
          </w:rPr>
          <w:t>Demétrio</w:t>
        </w:r>
        <w:proofErr w:type="spellEnd"/>
        <w:r>
          <w:rPr>
            <w:lang w:val="en-US"/>
          </w:rPr>
          <w:t>, 1998). Multinomial random effects include the baseline category logit random effects model (</w:t>
        </w:r>
        <w:proofErr w:type="spellStart"/>
        <w:r>
          <w:rPr>
            <w:lang w:val="en-US"/>
          </w:rPr>
          <w:t>Hartzel</w:t>
        </w:r>
        <w:proofErr w:type="spellEnd"/>
        <w:r>
          <w:rPr>
            <w:lang w:val="en-US"/>
          </w:rPr>
          <w:t xml:space="preserve"> et al., 2001). This model has a multinomial response distribution with the addition of random effects that more explicitly capture the variability attributable to hauls, as opposed to the more general additional variability unattributed to specific grouping but included in, for example, the </w:t>
        </w:r>
        <w:proofErr w:type="spellStart"/>
        <w:r>
          <w:rPr>
            <w:lang w:val="en-US"/>
          </w:rPr>
          <w:t>Dirichlet</w:t>
        </w:r>
        <w:proofErr w:type="spellEnd"/>
        <w:r>
          <w:rPr>
            <w:lang w:val="en-US"/>
          </w:rPr>
          <w:t>-multinomial model. The random effects multinomial model we test is an extension of Equation (4) given by</w:t>
        </w:r>
      </w:ins>
    </w:p>
    <w:p w14:paraId="3EABFEAD" w14:textId="77777777" w:rsidR="00511BDF" w:rsidRDefault="00511BDF" w:rsidP="00511BDF">
      <w:pPr>
        <w:jc w:val="center"/>
        <w:rPr>
          <w:ins w:id="431" w:author="Coilin" w:date="2015-11-13T12:13:00Z"/>
        </w:rPr>
      </w:pPr>
      <m:oMath>
        <m:sSub>
          <m:sSubPr>
            <m:ctrlPr>
              <w:ins w:id="432" w:author="Coilin" w:date="2015-11-13T12:13:00Z">
                <w:rPr>
                  <w:rFonts w:ascii="Cambria Math" w:hAnsi="Cambria Math"/>
                </w:rPr>
              </w:ins>
            </m:ctrlPr>
          </m:sSubPr>
          <m:e>
            <m:r>
              <w:ins w:id="433" w:author="Coilin" w:date="2015-11-13T12:13:00Z">
                <w:rPr>
                  <w:rFonts w:ascii="Cambria Math" w:hAnsi="Cambria Math"/>
                </w:rPr>
                <m:t>π</m:t>
              </w:ins>
            </m:r>
          </m:e>
          <m:sub>
            <m:r>
              <w:ins w:id="434" w:author="Coilin" w:date="2015-11-13T12:13:00Z">
                <w:rPr>
                  <w:rFonts w:ascii="Cambria Math" w:hAnsi="Cambria Math"/>
                </w:rPr>
                <m:t>k,i</m:t>
              </w:ins>
            </m:r>
          </m:sub>
        </m:sSub>
        <m:r>
          <w:ins w:id="435" w:author="Coilin" w:date="2015-11-13T12:13:00Z">
            <w:rPr>
              <w:rFonts w:ascii="Cambria Math" w:hAnsi="Cambria Math"/>
            </w:rPr>
            <m:t>=</m:t>
          </w:ins>
        </m:r>
        <m:f>
          <m:fPr>
            <m:type m:val="lin"/>
            <m:ctrlPr>
              <w:ins w:id="436" w:author="Coilin" w:date="2015-11-13T12:13:00Z">
                <w:rPr>
                  <w:rFonts w:ascii="Cambria Math" w:hAnsi="Cambria Math"/>
                </w:rPr>
              </w:ins>
            </m:ctrlPr>
          </m:fPr>
          <m:num>
            <m:d>
              <m:dPr>
                <m:ctrlPr>
                  <w:ins w:id="437" w:author="Coilin" w:date="2015-11-13T12:13:00Z">
                    <w:rPr>
                      <w:rFonts w:ascii="Cambria Math" w:hAnsi="Cambria Math"/>
                    </w:rPr>
                  </w:ins>
                </m:ctrlPr>
              </m:dPr>
              <m:e>
                <m:sSup>
                  <m:sSupPr>
                    <m:ctrlPr>
                      <w:ins w:id="438" w:author="Coilin" w:date="2015-11-13T12:13:00Z">
                        <w:rPr>
                          <w:rFonts w:ascii="Cambria Math" w:hAnsi="Cambria Math"/>
                        </w:rPr>
                      </w:ins>
                    </m:ctrlPr>
                  </m:sSupPr>
                  <m:e>
                    <m:r>
                      <w:ins w:id="439" w:author="Coilin" w:date="2015-11-13T12:13:00Z">
                        <w:rPr>
                          <w:rFonts w:ascii="Cambria Math" w:hAnsi="Cambria Math"/>
                        </w:rPr>
                        <m:t>e</m:t>
                      </w:ins>
                    </m:r>
                  </m:e>
                  <m:sup>
                    <m:sSub>
                      <m:sSubPr>
                        <m:ctrlPr>
                          <w:ins w:id="440" w:author="Coilin" w:date="2015-11-13T12:13:00Z">
                            <w:rPr>
                              <w:rFonts w:ascii="Cambria Math" w:hAnsi="Cambria Math"/>
                            </w:rPr>
                          </w:ins>
                        </m:ctrlPr>
                      </m:sSubPr>
                      <m:e>
                        <m:r>
                          <w:ins w:id="441" w:author="Coilin" w:date="2015-11-13T12:13:00Z">
                            <w:rPr>
                              <w:rFonts w:ascii="Cambria Math" w:hAnsi="Cambria Math"/>
                            </w:rPr>
                            <m:t>X</m:t>
                          </w:ins>
                        </m:r>
                      </m:e>
                      <m:sub>
                        <m:r>
                          <w:ins w:id="442" w:author="Coilin" w:date="2015-11-13T12:13:00Z">
                            <w:rPr>
                              <w:rFonts w:ascii="Cambria Math" w:hAnsi="Cambria Math"/>
                            </w:rPr>
                            <m:t>i</m:t>
                          </w:ins>
                        </m:r>
                      </m:sub>
                    </m:sSub>
                    <m:sSub>
                      <m:sSubPr>
                        <m:ctrlPr>
                          <w:ins w:id="443" w:author="Coilin" w:date="2015-11-13T12:13:00Z">
                            <w:rPr>
                              <w:rFonts w:ascii="Cambria Math" w:hAnsi="Cambria Math"/>
                            </w:rPr>
                          </w:ins>
                        </m:ctrlPr>
                      </m:sSubPr>
                      <m:e>
                        <m:r>
                          <w:ins w:id="444" w:author="Coilin" w:date="2015-11-13T12:13:00Z">
                            <w:rPr>
                              <w:rFonts w:ascii="Cambria Math" w:hAnsi="Cambria Math"/>
                            </w:rPr>
                            <m:t>β</m:t>
                          </w:ins>
                        </m:r>
                      </m:e>
                      <m:sub>
                        <m:r>
                          <w:ins w:id="445" w:author="Coilin" w:date="2015-11-13T12:13:00Z">
                            <w:rPr>
                              <w:rFonts w:ascii="Cambria Math" w:hAnsi="Cambria Math"/>
                            </w:rPr>
                            <m:t>k</m:t>
                          </w:ins>
                        </m:r>
                      </m:sub>
                    </m:sSub>
                    <m:r>
                      <w:ins w:id="446" w:author="Coilin" w:date="2015-11-13T12:13:00Z">
                        <w:rPr>
                          <w:rFonts w:ascii="Cambria Math" w:hAnsi="Cambria Math"/>
                        </w:rPr>
                        <m:t>+</m:t>
                      </w:ins>
                    </m:r>
                    <m:sSub>
                      <m:sSubPr>
                        <m:ctrlPr>
                          <w:ins w:id="447" w:author="Coilin" w:date="2015-11-13T12:13:00Z">
                            <w:rPr>
                              <w:rFonts w:ascii="Cambria Math" w:hAnsi="Cambria Math"/>
                            </w:rPr>
                          </w:ins>
                        </m:ctrlPr>
                      </m:sSubPr>
                      <m:e>
                        <m:r>
                          <w:ins w:id="448" w:author="Coilin" w:date="2015-11-13T12:13:00Z">
                            <w:rPr>
                              <w:rFonts w:ascii="Cambria Math" w:hAnsi="Cambria Math"/>
                            </w:rPr>
                            <m:t>W</m:t>
                          </w:ins>
                        </m:r>
                      </m:e>
                      <m:sub>
                        <m:r>
                          <w:ins w:id="449" w:author="Coilin" w:date="2015-11-13T12:13:00Z">
                            <w:rPr>
                              <w:rFonts w:ascii="Cambria Math" w:hAnsi="Cambria Math"/>
                            </w:rPr>
                            <m:t>i</m:t>
                          </w:ins>
                        </m:r>
                      </m:sub>
                    </m:sSub>
                    <m:r>
                      <w:ins w:id="450" w:author="Coilin" w:date="2015-11-13T12:13:00Z">
                        <m:rPr>
                          <m:sty m:val="p"/>
                        </m:rPr>
                        <w:rPr>
                          <w:rFonts w:ascii="Cambria Math" w:hAnsi="Cambria Math"/>
                        </w:rPr>
                        <m:t>γ</m:t>
                      </w:ins>
                    </m:r>
                    <m:r>
                      <w:ins w:id="451" w:author="Coilin" w:date="2015-11-13T12:13:00Z">
                        <w:rPr>
                          <w:rFonts w:ascii="Cambria Math" w:hAnsi="Cambria Math"/>
                        </w:rPr>
                        <m:t>+</m:t>
                      </w:ins>
                    </m:r>
                    <m:sSub>
                      <m:sSubPr>
                        <m:ctrlPr>
                          <w:ins w:id="452" w:author="Coilin" w:date="2015-11-13T12:13:00Z">
                            <w:rPr>
                              <w:rFonts w:ascii="Cambria Math" w:hAnsi="Cambria Math"/>
                            </w:rPr>
                          </w:ins>
                        </m:ctrlPr>
                      </m:sSubPr>
                      <m:e>
                        <m:r>
                          <w:ins w:id="453" w:author="Coilin" w:date="2015-11-13T12:13:00Z">
                            <w:rPr>
                              <w:rFonts w:ascii="Cambria Math" w:hAnsi="Cambria Math"/>
                            </w:rPr>
                            <m:t>o</m:t>
                          </w:ins>
                        </m:r>
                      </m:e>
                      <m:sub>
                        <m:r>
                          <w:ins w:id="454" w:author="Coilin" w:date="2015-11-13T12:13:00Z">
                            <w:rPr>
                              <w:rFonts w:ascii="Cambria Math" w:hAnsi="Cambria Math"/>
                            </w:rPr>
                            <m:t>i,k</m:t>
                          </w:ins>
                        </m:r>
                      </m:sub>
                    </m:sSub>
                    <m:r>
                      <w:ins w:id="455" w:author="Coilin" w:date="2015-11-13T12:13:00Z">
                        <w:rPr>
                          <w:rFonts w:ascii="Cambria Math" w:hAnsi="Cambria Math"/>
                        </w:rPr>
                        <m:t>+</m:t>
                      </w:ins>
                    </m:r>
                    <m:sSub>
                      <m:sSubPr>
                        <m:ctrlPr>
                          <w:ins w:id="456" w:author="Coilin" w:date="2015-11-13T12:13:00Z">
                            <w:rPr>
                              <w:rFonts w:ascii="Cambria Math" w:hAnsi="Cambria Math"/>
                            </w:rPr>
                          </w:ins>
                        </m:ctrlPr>
                      </m:sSubPr>
                      <m:e>
                        <m:r>
                          <w:ins w:id="457" w:author="Coilin" w:date="2015-11-13T12:13:00Z">
                            <w:rPr>
                              <w:rFonts w:ascii="Cambria Math" w:hAnsi="Cambria Math"/>
                            </w:rPr>
                            <m:t>u</m:t>
                          </w:ins>
                        </m:r>
                      </m:e>
                      <m:sub>
                        <m:r>
                          <w:ins w:id="458" w:author="Coilin" w:date="2015-11-13T12:13:00Z">
                            <w:rPr>
                              <w:rFonts w:ascii="Cambria Math" w:hAnsi="Cambria Math"/>
                            </w:rPr>
                            <m:t>k,</m:t>
                          </w:ins>
                        </m:r>
                        <m:sSub>
                          <m:sSubPr>
                            <m:ctrlPr>
                              <w:ins w:id="459" w:author="Coilin" w:date="2015-11-13T12:13:00Z">
                                <w:rPr>
                                  <w:rFonts w:ascii="Cambria Math" w:hAnsi="Cambria Math"/>
                                </w:rPr>
                              </w:ins>
                            </m:ctrlPr>
                          </m:sSubPr>
                          <m:e>
                            <m:r>
                              <w:ins w:id="460" w:author="Coilin" w:date="2015-11-13T12:13:00Z">
                                <w:rPr>
                                  <w:rFonts w:ascii="Cambria Math" w:hAnsi="Cambria Math"/>
                                </w:rPr>
                                <m:t>h</m:t>
                              </w:ins>
                            </m:r>
                          </m:e>
                          <m:sub>
                            <m:r>
                              <w:ins w:id="461" w:author="Coilin" w:date="2015-11-13T12:13:00Z">
                                <w:rPr>
                                  <w:rFonts w:ascii="Cambria Math" w:hAnsi="Cambria Math"/>
                                </w:rPr>
                                <m:t>i</m:t>
                              </w:ins>
                            </m:r>
                          </m:sub>
                        </m:sSub>
                      </m:sub>
                    </m:sSub>
                  </m:sup>
                </m:sSup>
              </m:e>
            </m:d>
          </m:num>
          <m:den>
            <m:d>
              <m:dPr>
                <m:ctrlPr>
                  <w:ins w:id="462" w:author="Coilin" w:date="2015-11-13T12:13:00Z">
                    <w:rPr>
                      <w:rFonts w:ascii="Cambria Math" w:hAnsi="Cambria Math"/>
                    </w:rPr>
                  </w:ins>
                </m:ctrlPr>
              </m:dPr>
              <m:e>
                <m:nary>
                  <m:naryPr>
                    <m:chr m:val="∑"/>
                    <m:ctrlPr>
                      <w:ins w:id="463" w:author="Coilin" w:date="2015-11-13T12:13:00Z">
                        <w:rPr>
                          <w:rFonts w:ascii="Cambria Math" w:hAnsi="Cambria Math"/>
                        </w:rPr>
                      </w:ins>
                    </m:ctrlPr>
                  </m:naryPr>
                  <m:sub>
                    <m:r>
                      <w:ins w:id="464" w:author="Coilin" w:date="2015-11-13T12:13:00Z">
                        <w:rPr>
                          <w:rFonts w:ascii="Cambria Math" w:hAnsi="Cambria Math"/>
                        </w:rPr>
                        <m:t>j=1</m:t>
                      </w:ins>
                    </m:r>
                  </m:sub>
                  <m:sup>
                    <m:r>
                      <w:ins w:id="465" w:author="Coilin" w:date="2015-11-13T12:13:00Z">
                        <w:rPr>
                          <w:rFonts w:ascii="Cambria Math" w:hAnsi="Cambria Math"/>
                        </w:rPr>
                        <m:t>4</m:t>
                      </w:ins>
                    </m:r>
                  </m:sup>
                  <m:e>
                    <m:sSup>
                      <m:sSupPr>
                        <m:ctrlPr>
                          <w:ins w:id="466" w:author="Coilin" w:date="2015-11-13T12:13:00Z">
                            <w:rPr>
                              <w:rFonts w:ascii="Cambria Math" w:hAnsi="Cambria Math"/>
                            </w:rPr>
                          </w:ins>
                        </m:ctrlPr>
                      </m:sSupPr>
                      <m:e>
                        <m:r>
                          <w:ins w:id="467" w:author="Coilin" w:date="2015-11-13T12:13:00Z">
                            <w:rPr>
                              <w:rFonts w:ascii="Cambria Math" w:hAnsi="Cambria Math"/>
                            </w:rPr>
                            <m:t>e</m:t>
                          </w:ins>
                        </m:r>
                      </m:e>
                      <m:sup>
                        <m:sSub>
                          <m:sSubPr>
                            <m:ctrlPr>
                              <w:ins w:id="468" w:author="Coilin" w:date="2015-11-13T12:13:00Z">
                                <w:rPr>
                                  <w:rFonts w:ascii="Cambria Math" w:hAnsi="Cambria Math"/>
                                </w:rPr>
                              </w:ins>
                            </m:ctrlPr>
                          </m:sSubPr>
                          <m:e>
                            <m:r>
                              <w:ins w:id="469" w:author="Coilin" w:date="2015-11-13T12:13:00Z">
                                <w:rPr>
                                  <w:rFonts w:ascii="Cambria Math" w:hAnsi="Cambria Math"/>
                                </w:rPr>
                                <m:t>X</m:t>
                              </w:ins>
                            </m:r>
                          </m:e>
                          <m:sub>
                            <m:r>
                              <w:ins w:id="470" w:author="Coilin" w:date="2015-11-13T12:13:00Z">
                                <w:rPr>
                                  <w:rFonts w:ascii="Cambria Math" w:hAnsi="Cambria Math"/>
                                </w:rPr>
                                <m:t>i</m:t>
                              </w:ins>
                            </m:r>
                          </m:sub>
                        </m:sSub>
                        <m:sSub>
                          <m:sSubPr>
                            <m:ctrlPr>
                              <w:ins w:id="471" w:author="Coilin" w:date="2015-11-13T12:13:00Z">
                                <w:rPr>
                                  <w:rFonts w:ascii="Cambria Math" w:hAnsi="Cambria Math"/>
                                </w:rPr>
                              </w:ins>
                            </m:ctrlPr>
                          </m:sSubPr>
                          <m:e>
                            <m:r>
                              <w:ins w:id="472" w:author="Coilin" w:date="2015-11-13T12:13:00Z">
                                <w:rPr>
                                  <w:rFonts w:ascii="Cambria Math" w:hAnsi="Cambria Math"/>
                                </w:rPr>
                                <m:t>β</m:t>
                              </w:ins>
                            </m:r>
                          </m:e>
                          <m:sub>
                            <m:r>
                              <w:ins w:id="473" w:author="Coilin" w:date="2015-11-13T12:13:00Z">
                                <w:rPr>
                                  <w:rFonts w:ascii="Cambria Math" w:hAnsi="Cambria Math"/>
                                </w:rPr>
                                <m:t>j</m:t>
                              </w:ins>
                            </m:r>
                          </m:sub>
                        </m:sSub>
                        <m:r>
                          <w:ins w:id="474" w:author="Coilin" w:date="2015-11-13T12:13:00Z">
                            <w:rPr>
                              <w:rFonts w:ascii="Cambria Math" w:hAnsi="Cambria Math"/>
                            </w:rPr>
                            <m:t>+</m:t>
                          </w:ins>
                        </m:r>
                        <m:sSub>
                          <m:sSubPr>
                            <m:ctrlPr>
                              <w:ins w:id="475" w:author="Coilin" w:date="2015-11-13T12:13:00Z">
                                <w:rPr>
                                  <w:rFonts w:ascii="Cambria Math" w:hAnsi="Cambria Math"/>
                                </w:rPr>
                              </w:ins>
                            </m:ctrlPr>
                          </m:sSubPr>
                          <m:e>
                            <m:r>
                              <w:ins w:id="476" w:author="Coilin" w:date="2015-11-13T12:13:00Z">
                                <w:rPr>
                                  <w:rFonts w:ascii="Cambria Math" w:hAnsi="Cambria Math"/>
                                </w:rPr>
                                <m:t>W</m:t>
                              </w:ins>
                            </m:r>
                          </m:e>
                          <m:sub>
                            <m:r>
                              <w:ins w:id="477" w:author="Coilin" w:date="2015-11-13T12:13:00Z">
                                <w:rPr>
                                  <w:rFonts w:ascii="Cambria Math" w:hAnsi="Cambria Math"/>
                                </w:rPr>
                                <m:t>i</m:t>
                              </w:ins>
                            </m:r>
                          </m:sub>
                        </m:sSub>
                        <m:r>
                          <w:ins w:id="478" w:author="Coilin" w:date="2015-11-13T12:13:00Z">
                            <m:rPr>
                              <m:sty m:val="p"/>
                            </m:rPr>
                            <w:rPr>
                              <w:rFonts w:ascii="Cambria Math" w:hAnsi="Cambria Math"/>
                            </w:rPr>
                            <m:t>γ</m:t>
                          </w:ins>
                        </m:r>
                        <m:r>
                          <w:ins w:id="479" w:author="Coilin" w:date="2015-11-13T12:13:00Z">
                            <w:rPr>
                              <w:rFonts w:ascii="Cambria Math" w:hAnsi="Cambria Math"/>
                            </w:rPr>
                            <m:t>+</m:t>
                          </w:ins>
                        </m:r>
                        <m:sSub>
                          <m:sSubPr>
                            <m:ctrlPr>
                              <w:ins w:id="480" w:author="Coilin" w:date="2015-11-13T12:13:00Z">
                                <w:rPr>
                                  <w:rFonts w:ascii="Cambria Math" w:hAnsi="Cambria Math"/>
                                </w:rPr>
                              </w:ins>
                            </m:ctrlPr>
                          </m:sSubPr>
                          <m:e>
                            <m:r>
                              <w:ins w:id="481" w:author="Coilin" w:date="2015-11-13T12:13:00Z">
                                <w:rPr>
                                  <w:rFonts w:ascii="Cambria Math" w:hAnsi="Cambria Math"/>
                                </w:rPr>
                                <m:t>o</m:t>
                              </w:ins>
                            </m:r>
                          </m:e>
                          <m:sub>
                            <m:r>
                              <w:ins w:id="482" w:author="Coilin" w:date="2015-11-13T12:13:00Z">
                                <w:rPr>
                                  <w:rFonts w:ascii="Cambria Math" w:hAnsi="Cambria Math"/>
                                </w:rPr>
                                <m:t>i,j+</m:t>
                              </w:ins>
                            </m:r>
                            <m:sSub>
                              <m:sSubPr>
                                <m:ctrlPr>
                                  <w:ins w:id="483" w:author="Coilin" w:date="2015-11-13T12:13:00Z">
                                    <w:rPr>
                                      <w:rFonts w:ascii="Cambria Math" w:hAnsi="Cambria Math"/>
                                    </w:rPr>
                                  </w:ins>
                                </m:ctrlPr>
                              </m:sSubPr>
                              <m:e>
                                <m:r>
                                  <w:ins w:id="484" w:author="Coilin" w:date="2015-11-13T12:13:00Z">
                                    <w:rPr>
                                      <w:rFonts w:ascii="Cambria Math" w:hAnsi="Cambria Math"/>
                                    </w:rPr>
                                    <m:t>u</m:t>
                                  </w:ins>
                                </m:r>
                              </m:e>
                              <m:sub>
                                <m:sSub>
                                  <m:sSubPr>
                                    <m:ctrlPr>
                                      <w:ins w:id="485" w:author="Coilin" w:date="2015-11-13T12:13:00Z">
                                        <w:rPr>
                                          <w:rFonts w:ascii="Cambria Math" w:hAnsi="Cambria Math"/>
                                        </w:rPr>
                                      </w:ins>
                                    </m:ctrlPr>
                                  </m:sSubPr>
                                  <m:e>
                                    <m:r>
                                      <w:ins w:id="486" w:author="Coilin" w:date="2015-11-13T12:13:00Z">
                                        <w:rPr>
                                          <w:rFonts w:ascii="Cambria Math" w:hAnsi="Cambria Math"/>
                                        </w:rPr>
                                        <m:t>k,h</m:t>
                                      </w:ins>
                                    </m:r>
                                  </m:e>
                                  <m:sub>
                                    <m:r>
                                      <w:ins w:id="487" w:author="Coilin" w:date="2015-11-13T12:13:00Z">
                                        <w:rPr>
                                          <w:rFonts w:ascii="Cambria Math" w:hAnsi="Cambria Math"/>
                                        </w:rPr>
                                        <m:t>i</m:t>
                                      </w:ins>
                                    </m:r>
                                  </m:sub>
                                </m:sSub>
                              </m:sub>
                            </m:sSub>
                          </m:sub>
                        </m:sSub>
                      </m:sup>
                    </m:sSup>
                  </m:e>
                </m:nary>
              </m:e>
            </m:d>
          </m:den>
        </m:f>
      </m:oMath>
      <w:ins w:id="488" w:author="Coilin" w:date="2015-11-13T12:13:00Z">
        <w:r>
          <w:rPr>
            <w:lang w:val="en-US"/>
          </w:rPr>
          <w:t>,</w:t>
        </w:r>
        <w:r>
          <w:rPr>
            <w:lang w:val="en-US"/>
          </w:rPr>
          <w:tab/>
        </w:r>
        <w:r>
          <w:rPr>
            <w:lang w:val="en-US"/>
          </w:rPr>
          <w:tab/>
          <w:t xml:space="preserve">(7) </w:t>
        </w:r>
      </w:ins>
    </w:p>
    <w:p w14:paraId="6756069E" w14:textId="77777777" w:rsidR="00511BDF" w:rsidRDefault="00511BDF" w:rsidP="00511BDF">
      <w:pPr>
        <w:rPr>
          <w:ins w:id="489" w:author="Coilin" w:date="2015-11-13T12:13:00Z"/>
          <w:lang w:val="en-US"/>
        </w:rPr>
      </w:pPr>
      <w:proofErr w:type="gramStart"/>
      <w:ins w:id="490" w:author="Coilin" w:date="2015-11-13T12:13:00Z">
        <w:r>
          <w:rPr>
            <w:lang w:val="en-US"/>
          </w:rPr>
          <w:t>where</w:t>
        </w:r>
        <w:proofErr w:type="gramEnd"/>
        <w:r>
          <w:rPr>
            <w:lang w:val="en-US"/>
          </w:rPr>
          <w:t xml:space="preserv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w:t>
        </w:r>
        <w:proofErr w:type="gramStart"/>
        <w:r>
          <w:rPr>
            <w:lang w:val="en-US"/>
          </w:rPr>
          <w:t xml:space="preserve">for </w:t>
        </w:r>
        <w:proofErr w:type="gramEnd"/>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Hartzel et al. (2001) was implemented. </w:t>
        </w:r>
      </w:ins>
    </w:p>
    <w:p w14:paraId="6A48B815" w14:textId="77777777" w:rsidR="00511BDF" w:rsidRDefault="00511BDF" w:rsidP="00986DC7">
      <w:pPr>
        <w:pStyle w:val="Heading4"/>
        <w:rPr>
          <w:ins w:id="491" w:author="Coilin" w:date="2015-11-13T12:13:00Z"/>
          <w:lang w:val="en-US"/>
        </w:rPr>
        <w:pPrChange w:id="492" w:author="Coilin" w:date="2015-11-13T15:06:00Z">
          <w:pPr/>
        </w:pPrChange>
      </w:pPr>
      <w:ins w:id="493" w:author="Coilin" w:date="2015-11-13T12:13:00Z">
        <w:r w:rsidRPr="009C245A">
          <w:rPr>
            <w:lang w:val="en-US"/>
          </w:rPr>
          <w:t>Inference</w:t>
        </w:r>
      </w:ins>
    </w:p>
    <w:p w14:paraId="02CAF1EC" w14:textId="77777777" w:rsidR="00511BDF" w:rsidRPr="009C245A" w:rsidRDefault="00511BDF" w:rsidP="00511BDF">
      <w:pPr>
        <w:rPr>
          <w:ins w:id="494" w:author="Coilin" w:date="2015-11-13T12:13:00Z"/>
          <w:lang w:val="en-US"/>
        </w:rPr>
      </w:pPr>
      <w:ins w:id="495" w:author="Coilin" w:date="2015-11-13T12:13:00Z">
        <w:r>
          <w:rPr>
            <w:lang w:val="en-US"/>
          </w:rPr>
          <w:t xml:space="preserve">We use likelihood ratio tests of nested models to test the significance of each of the fixed effects. As the models are estimated via maximum likelihood we also report </w:t>
        </w:r>
        <w:proofErr w:type="spellStart"/>
        <w:r>
          <w:rPr>
            <w:lang w:val="en-US"/>
          </w:rPr>
          <w:t>Akaike’s</w:t>
        </w:r>
        <w:proofErr w:type="spellEnd"/>
        <w:r>
          <w:rPr>
            <w:lang w:val="en-US"/>
          </w:rPr>
          <w:t xml:space="preserve"> Information Criterion for each model. Overall predictions in the presence of a categorical variable (net configuration) were obtained by setting the net configuration values in the predicted model matrix to 1/3 (Fox, 2003). </w:t>
        </w:r>
      </w:ins>
    </w:p>
    <w:p w14:paraId="3EAF9A9D" w14:textId="77777777" w:rsidR="00511BDF" w:rsidRPr="009C245A" w:rsidRDefault="00511BDF" w:rsidP="00986DC7">
      <w:pPr>
        <w:pStyle w:val="Heading4"/>
        <w:rPr>
          <w:ins w:id="496" w:author="Coilin" w:date="2015-11-13T12:13:00Z"/>
        </w:rPr>
        <w:pPrChange w:id="497" w:author="Coilin" w:date="2015-11-13T15:06:00Z">
          <w:pPr/>
        </w:pPrChange>
      </w:pPr>
      <w:ins w:id="498" w:author="Coilin" w:date="2015-11-13T12:13:00Z">
        <w:r w:rsidRPr="009C245A">
          <w:rPr>
            <w:lang w:val="en-US"/>
          </w:rPr>
          <w:t>Estimation</w:t>
        </w:r>
      </w:ins>
    </w:p>
    <w:p w14:paraId="71CB557F" w14:textId="77777777" w:rsidR="00511BDF" w:rsidRDefault="00511BDF" w:rsidP="00511BDF">
      <w:pPr>
        <w:rPr>
          <w:ins w:id="499" w:author="Coilin" w:date="2015-11-13T12:13:00Z"/>
        </w:rPr>
      </w:pPr>
      <w:ins w:id="500" w:author="Coilin" w:date="2015-11-13T12:13:00Z">
        <w:r>
          <w:rPr>
            <w:lang w:val="en-US"/>
          </w:rPr>
          <w:t>Estimation of the multinomial random effects model necessitates integrating over the random effects to estimate the marginal likelihood. We did not find readily available software to fit Equation (7) we therefore wrote an estimation routines in AD Model Builder (ADMB) (Fournier et al., 2012). The ADMB-RE module (</w:t>
        </w:r>
        <w:proofErr w:type="spellStart"/>
        <w:r>
          <w:rPr>
            <w:lang w:val="en-US"/>
          </w:rPr>
          <w:t>Skaug</w:t>
        </w:r>
        <w:proofErr w:type="spellEnd"/>
        <w:r>
          <w:rPr>
            <w:lang w:val="en-US"/>
          </w:rPr>
          <w:t xml:space="preserve"> and Fournier, 2006) was used to estimate the multinomial mixed conditional and logit random effects model with the variance-covariance matrix specified via a </w:t>
        </w:r>
        <w:proofErr w:type="spellStart"/>
        <w:r>
          <w:rPr>
            <w:lang w:val="en-US"/>
          </w:rPr>
          <w:t>Cholesky</w:t>
        </w:r>
        <w:proofErr w:type="spellEnd"/>
        <w:r>
          <w:rPr>
            <w:lang w:val="en-US"/>
          </w:rPr>
          <w:t>-decomposition. ADMB also allows for estimates of uncertainty on the linear predictor scale via the delta-method approximation. All pre- and post-processing code was run in R 3.2.0 (R Core Team, 2015). Code for running this analysis is stored at (</w:t>
        </w:r>
        <w:commentRangeStart w:id="501"/>
        <w:proofErr w:type="spellStart"/>
        <w:r>
          <w:rPr>
            <w:shd w:val="clear" w:color="auto" w:fill="FFFF00"/>
            <w:lang w:val="en-US"/>
          </w:rPr>
          <w:t>github</w:t>
        </w:r>
        <w:proofErr w:type="spellEnd"/>
        <w:r>
          <w:rPr>
            <w:shd w:val="clear" w:color="auto" w:fill="FFFF00"/>
            <w:lang w:val="en-US"/>
          </w:rPr>
          <w:t xml:space="preserve"> public repository</w:t>
        </w:r>
        <w:commentRangeEnd w:id="501"/>
        <w:r>
          <w:rPr>
            <w:rStyle w:val="CommentReference"/>
          </w:rPr>
          <w:commentReference w:id="501"/>
        </w:r>
        <w:r>
          <w:rPr>
            <w:lang w:val="en-US"/>
          </w:rPr>
          <w:t>).</w:t>
        </w:r>
      </w:ins>
    </w:p>
    <w:p w14:paraId="209BDF87" w14:textId="77777777" w:rsidR="00511BDF" w:rsidRPr="00986DC7" w:rsidRDefault="00511BDF" w:rsidP="00986DC7">
      <w:pPr>
        <w:pStyle w:val="Heading2"/>
        <w:rPr>
          <w:ins w:id="502" w:author="Coilin" w:date="2015-11-13T12:13:00Z"/>
        </w:rPr>
      </w:pPr>
      <w:ins w:id="503" w:author="Coilin" w:date="2015-11-13T12:13:00Z">
        <w:r w:rsidRPr="00986DC7">
          <w:rPr>
            <w:rPrChange w:id="504" w:author="Coilin" w:date="2015-11-13T15:06:00Z">
              <w:rPr>
                <w:lang w:val="en-US"/>
              </w:rPr>
            </w:rPrChange>
          </w:rPr>
          <w:t xml:space="preserve">Results </w:t>
        </w:r>
      </w:ins>
    </w:p>
    <w:p w14:paraId="16DAF139" w14:textId="64811F7F" w:rsidR="00511BDF" w:rsidRDefault="00511BDF" w:rsidP="00511BDF">
      <w:pPr>
        <w:rPr>
          <w:ins w:id="505" w:author="Coilin" w:date="2015-11-13T12:13:00Z"/>
          <w:lang w:val="en-US"/>
        </w:rPr>
      </w:pPr>
      <w:ins w:id="506" w:author="Coilin" w:date="2015-11-13T12:13:00Z">
        <w:r>
          <w:rPr>
            <w:lang w:val="en-US"/>
          </w:rPr>
          <w:t>A total of 15,443 Nephrops were measured d</w:t>
        </w:r>
        <w:r w:rsidR="00FE2FEE">
          <w:rPr>
            <w:lang w:val="en-US"/>
          </w:rPr>
          <w:t xml:space="preserve">uring the 12 hauls of the trial. </w:t>
        </w:r>
        <w:r>
          <w:rPr>
            <w:lang w:val="en-US"/>
          </w:rPr>
          <w:t>Most of the carapace length measurements were in the range of 20-45mm (</w:t>
        </w:r>
        <w:r w:rsidRPr="00324B7C">
          <w:rPr>
            <w:highlight w:val="yellow"/>
            <w:lang w:val="en-US"/>
          </w:rPr>
          <w:t>Figure 1</w:t>
        </w:r>
        <w:r>
          <w:rPr>
            <w:lang w:val="en-US"/>
          </w:rPr>
          <w:t>). Considerable between-haul variability was observed in the proportions retained at length with some hauls displaying consistently lower or higher retention across carapace lengths (</w:t>
        </w:r>
        <w:r w:rsidRPr="00571AEA">
          <w:rPr>
            <w:highlight w:val="yellow"/>
            <w:lang w:val="en-US"/>
          </w:rPr>
          <w:t>Figure 1</w:t>
        </w:r>
        <w:r>
          <w:rPr>
            <w:lang w:val="en-US"/>
          </w:rPr>
          <w:t xml:space="preserve">). The observed proportions at the extremes of the length distribution were more variable but derived from fewer observations (e.g., zero or unity proportions in </w:t>
        </w:r>
        <w:r w:rsidRPr="00571AEA">
          <w:rPr>
            <w:highlight w:val="yellow"/>
            <w:lang w:val="en-US"/>
          </w:rPr>
          <w:t>Figure 1</w:t>
        </w:r>
        <w:r>
          <w:rPr>
            <w:lang w:val="en-US"/>
          </w:rPr>
          <w:t>).</w:t>
        </w:r>
      </w:ins>
    </w:p>
    <w:p w14:paraId="6864CD81" w14:textId="77777777" w:rsidR="00511BDF" w:rsidRDefault="00511BDF" w:rsidP="00511BDF">
      <w:pPr>
        <w:rPr>
          <w:ins w:id="507" w:author="Coilin" w:date="2015-11-13T12:13:00Z"/>
          <w:lang w:val="en-US"/>
        </w:rPr>
      </w:pPr>
      <w:ins w:id="508" w:author="Coilin" w:date="2015-11-13T12:13:00Z">
        <w:r>
          <w:rPr>
            <w:lang w:val="en-US"/>
          </w:rPr>
          <w:t>Separate inclusion of each of the main effects (carapace length, net configuration and bulk weight) resulted in large decreases in the AIC relative to a model with fixed proportions (</w:t>
        </w:r>
        <w:r w:rsidRPr="008C558A">
          <w:rPr>
            <w:highlight w:val="yellow"/>
            <w:lang w:val="en-US"/>
          </w:rPr>
          <w:t>Table 1</w:t>
        </w:r>
        <w:r>
          <w:rPr>
            <w:lang w:val="en-US"/>
          </w:rPr>
          <w:t xml:space="preserve">). </w:t>
        </w:r>
        <w:r>
          <w:t xml:space="preserve">Net configuration was important with inner port position typically fishing worst, and the outer starboard or port fishing better. These likely reflect non cod-end net differences. Higher-order carapace length </w:t>
        </w:r>
        <w:r>
          <w:lastRenderedPageBreak/>
          <w:t>effects did not improve the AIC nor residual patterns.</w:t>
        </w:r>
        <w:r>
          <w:rPr>
            <w:lang w:val="en-US"/>
          </w:rPr>
          <w:t>Combining carapace length and total cod-end weight or net configuration resulted in a further decreases in the AIC and the model including the three main effects fit best overall (</w:t>
        </w:r>
        <w:r w:rsidRPr="008C558A">
          <w:rPr>
            <w:highlight w:val="yellow"/>
            <w:lang w:val="en-US"/>
          </w:rPr>
          <w:t>Table 1</w:t>
        </w:r>
        <w:r>
          <w:rPr>
            <w:lang w:val="en-US"/>
          </w:rPr>
          <w:t>). A model including carapace length squared was rejected highlighting that over the range of carapace lengths observed a linear model fit best (</w:t>
        </w:r>
        <w:r w:rsidRPr="008C558A">
          <w:rPr>
            <w:highlight w:val="yellow"/>
            <w:lang w:val="en-US"/>
          </w:rPr>
          <w:t>Table 1</w:t>
        </w:r>
        <w:r>
          <w:rPr>
            <w:lang w:val="en-US"/>
          </w:rPr>
          <w:t xml:space="preserve">).  Note that higher-order interactions were not included in the models, as with 12 hauls and 4 mesh types there are 36 independent cells from which to estimate the parameters and the models can quickly become </w:t>
        </w:r>
        <w:proofErr w:type="spellStart"/>
        <w:r>
          <w:rPr>
            <w:lang w:val="en-US"/>
          </w:rPr>
          <w:t>overfit</w:t>
        </w:r>
        <w:proofErr w:type="spellEnd"/>
        <w:r>
          <w:rPr>
            <w:lang w:val="en-US"/>
          </w:rPr>
          <w:t>.</w:t>
        </w:r>
      </w:ins>
    </w:p>
    <w:p w14:paraId="7E2CB7BC" w14:textId="77777777" w:rsidR="00511BDF" w:rsidRDefault="00511BDF" w:rsidP="00511BDF">
      <w:pPr>
        <w:rPr>
          <w:ins w:id="509" w:author="Coilin" w:date="2015-11-13T12:13:00Z"/>
          <w:lang w:val="en-US"/>
        </w:rPr>
      </w:pPr>
      <w:ins w:id="510" w:author="Coilin" w:date="2015-11-13T12:13:00Z">
        <w:r>
          <w:rPr>
            <w:lang w:val="en-US"/>
          </w:rPr>
          <w:t>From the best fitting model the estimated covariance and correlation matrices of the random effects were:</w:t>
        </w:r>
      </w:ins>
    </w:p>
    <w:p w14:paraId="14919A64" w14:textId="77777777" w:rsidR="00511BDF" w:rsidRDefault="00511BDF" w:rsidP="00511BDF">
      <w:pPr>
        <w:rPr>
          <w:ins w:id="511" w:author="Coilin" w:date="2015-11-13T12:13:00Z"/>
          <w:lang w:val="en-US"/>
        </w:rPr>
      </w:pPr>
      <m:oMath>
        <m:r>
          <w:ins w:id="512" w:author="Coilin" w:date="2015-11-13T12:13:00Z">
            <m:rPr>
              <m:sty m:val="p"/>
            </m:rPr>
            <w:rPr>
              <w:rFonts w:ascii="Cambria Math" w:hAnsi="Cambria Math"/>
              <w:lang w:val="en-US"/>
            </w:rPr>
            <m:t xml:space="preserve"> </m:t>
          </w:ins>
        </m:r>
        <m:acc>
          <m:accPr>
            <m:ctrlPr>
              <w:ins w:id="513" w:author="Coilin" w:date="2015-11-13T12:13:00Z">
                <w:rPr>
                  <w:rFonts w:ascii="Cambria Math" w:hAnsi="Cambria Math"/>
                  <w:lang w:val="en-US"/>
                </w:rPr>
              </w:ins>
            </m:ctrlPr>
          </m:accPr>
          <m:e>
            <m:r>
              <w:ins w:id="514" w:author="Coilin" w:date="2015-11-13T12:13:00Z">
                <m:rPr>
                  <m:sty m:val="b"/>
                </m:rPr>
                <w:rPr>
                  <w:rFonts w:ascii="Cambria Math" w:hAnsi="Cambria Math"/>
                  <w:lang w:val="en-US"/>
                </w:rPr>
                <m:t>Σ</m:t>
              </w:ins>
            </m:r>
          </m:e>
        </m:acc>
        <m:r>
          <w:ins w:id="515" w:author="Coilin" w:date="2015-11-13T12:13:00Z">
            <w:rPr>
              <w:rFonts w:ascii="Cambria Math" w:hAnsi="Cambria Math"/>
              <w:lang w:val="en-US"/>
            </w:rPr>
            <m:t xml:space="preserve">= </m:t>
          </w:ins>
        </m:r>
        <m:d>
          <m:dPr>
            <m:ctrlPr>
              <w:ins w:id="516" w:author="Coilin" w:date="2015-11-13T12:13:00Z">
                <w:rPr>
                  <w:rFonts w:ascii="Cambria Math" w:hAnsi="Cambria Math"/>
                  <w:i/>
                  <w:lang w:val="en-US"/>
                </w:rPr>
              </w:ins>
            </m:ctrlPr>
          </m:dPr>
          <m:e>
            <m:m>
              <m:mPr>
                <m:mcs>
                  <m:mc>
                    <m:mcPr>
                      <m:count m:val="3"/>
                      <m:mcJc m:val="center"/>
                    </m:mcPr>
                  </m:mc>
                </m:mcs>
                <m:ctrlPr>
                  <w:ins w:id="517" w:author="Coilin" w:date="2015-11-13T12:13:00Z">
                    <w:rPr>
                      <w:rFonts w:ascii="Cambria Math" w:hAnsi="Cambria Math"/>
                      <w:i/>
                      <w:lang w:val="en-US"/>
                    </w:rPr>
                  </w:ins>
                </m:ctrlPr>
              </m:mPr>
              <m:mr>
                <m:e>
                  <m:r>
                    <w:ins w:id="518" w:author="Coilin" w:date="2015-11-13T12:13:00Z">
                      <w:rPr>
                        <w:rFonts w:ascii="Cambria Math" w:hAnsi="Cambria Math"/>
                        <w:lang w:val="en-US"/>
                      </w:rPr>
                      <m:t>0.064</m:t>
                    </w:ins>
                  </m:r>
                </m:e>
                <m:e>
                  <m:r>
                    <w:ins w:id="519" w:author="Coilin" w:date="2015-11-13T12:13:00Z">
                      <w:rPr>
                        <w:rFonts w:ascii="Cambria Math" w:hAnsi="Cambria Math"/>
                        <w:lang w:val="en-US"/>
                      </w:rPr>
                      <m:t>0.053</m:t>
                    </w:ins>
                  </m:r>
                </m:e>
                <m:e>
                  <m:r>
                    <w:ins w:id="520" w:author="Coilin" w:date="2015-11-13T12:13:00Z">
                      <w:rPr>
                        <w:rFonts w:ascii="Cambria Math" w:hAnsi="Cambria Math"/>
                        <w:lang w:val="en-US"/>
                      </w:rPr>
                      <m:t>0.061</m:t>
                    </w:ins>
                  </m:r>
                </m:e>
              </m:mr>
              <m:mr>
                <m:e>
                  <m:r>
                    <w:ins w:id="521" w:author="Coilin" w:date="2015-11-13T12:13:00Z">
                      <w:rPr>
                        <w:rFonts w:ascii="Cambria Math" w:hAnsi="Cambria Math"/>
                        <w:lang w:val="en-US"/>
                      </w:rPr>
                      <m:t>0.053</m:t>
                    </w:ins>
                  </m:r>
                </m:e>
                <m:e>
                  <m:r>
                    <w:ins w:id="522" w:author="Coilin" w:date="2015-11-13T12:13:00Z">
                      <w:rPr>
                        <w:rFonts w:ascii="Cambria Math" w:hAnsi="Cambria Math"/>
                        <w:lang w:val="en-US"/>
                      </w:rPr>
                      <m:t>0.065</m:t>
                    </w:ins>
                  </m:r>
                </m:e>
                <m:e>
                  <m:r>
                    <w:ins w:id="523" w:author="Coilin" w:date="2015-11-13T12:13:00Z">
                      <w:rPr>
                        <w:rFonts w:ascii="Cambria Math" w:hAnsi="Cambria Math"/>
                        <w:lang w:val="en-US"/>
                      </w:rPr>
                      <m:t>0.047</m:t>
                    </w:ins>
                  </m:r>
                </m:e>
              </m:mr>
              <m:mr>
                <m:e>
                  <m:r>
                    <w:ins w:id="524" w:author="Coilin" w:date="2015-11-13T12:13:00Z">
                      <w:rPr>
                        <w:rFonts w:ascii="Cambria Math" w:hAnsi="Cambria Math"/>
                        <w:lang w:val="en-US"/>
                      </w:rPr>
                      <m:t>0.061</m:t>
                    </w:ins>
                  </m:r>
                </m:e>
                <m:e>
                  <m:r>
                    <w:ins w:id="525" w:author="Coilin" w:date="2015-11-13T12:13:00Z">
                      <w:rPr>
                        <w:rFonts w:ascii="Cambria Math" w:hAnsi="Cambria Math"/>
                        <w:lang w:val="en-US"/>
                      </w:rPr>
                      <m:t>0.047</m:t>
                    </w:ins>
                  </m:r>
                </m:e>
                <m:e>
                  <m:r>
                    <w:ins w:id="526" w:author="Coilin" w:date="2015-11-13T12:13:00Z">
                      <w:rPr>
                        <w:rFonts w:ascii="Cambria Math" w:hAnsi="Cambria Math"/>
                        <w:lang w:val="en-US"/>
                      </w:rPr>
                      <m:t>0.069</m:t>
                    </w:ins>
                  </m:r>
                </m:e>
              </m:mr>
            </m:m>
          </m:e>
        </m:d>
      </m:oMath>
      <w:ins w:id="527" w:author="Coilin" w:date="2015-11-13T12:13:00Z">
        <w:r>
          <w:rPr>
            <w:lang w:val="en-US"/>
          </w:rPr>
          <w:t xml:space="preserve">  </w:t>
        </w:r>
        <w:proofErr w:type="gramStart"/>
        <w:r>
          <w:rPr>
            <w:lang w:val="en-US"/>
          </w:rPr>
          <w:t xml:space="preserve">and </w:t>
        </w:r>
        <w:proofErr w:type="gramEnd"/>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ins>
    </w:p>
    <w:p w14:paraId="30DCA1CE" w14:textId="77777777" w:rsidR="00511BDF" w:rsidRDefault="00511BDF" w:rsidP="00511BDF">
      <w:pPr>
        <w:rPr>
          <w:ins w:id="528" w:author="Coilin" w:date="2015-11-13T12:13:00Z"/>
          <w:lang w:val="en-US"/>
        </w:rPr>
      </w:pPr>
      <w:ins w:id="529" w:author="Coilin" w:date="2015-11-13T12:13:00Z">
        <w:r>
          <w:rPr>
            <w:lang w:val="en-US"/>
          </w:rPr>
          <w:t xml:space="preserve">Note that the variance of the random effects was similar across the three log-odds ratios (diagonal </w:t>
        </w:r>
        <w:proofErr w:type="gramStart"/>
        <w:r>
          <w:rPr>
            <w:lang w:val="en-US"/>
          </w:rPr>
          <w:t xml:space="preserve">of </w:t>
        </w:r>
        <w:proofErr w:type="gramEnd"/>
        <m:oMath>
          <m:acc>
            <m:accPr>
              <m:ctrlPr>
                <w:rPr>
                  <w:rFonts w:ascii="Cambria Math" w:hAnsi="Cambria Math"/>
                  <w:lang w:val="en-US"/>
                </w:rPr>
              </m:ctrlPr>
            </m:accPr>
            <m:e>
              <m:r>
                <m:rPr>
                  <m:sty m:val="b"/>
                </m:rPr>
                <w:rPr>
                  <w:rFonts w:ascii="Cambria Math" w:hAnsi="Cambria Math"/>
                  <w:lang w:val="en-US"/>
                </w:rPr>
                <m:t>Σ</m:t>
              </m:r>
            </m:e>
          </m:acc>
        </m:oMath>
        <w:r>
          <w:rPr>
            <w:lang w:val="en-US"/>
          </w:rPr>
          <w:t>) and strong correlation exists between the random effects (</w:t>
        </w:r>
        <w:r w:rsidRPr="00450F50">
          <w:rPr>
            <w:highlight w:val="yellow"/>
            <w:lang w:val="en-US"/>
          </w:rPr>
          <w:t>Figure 2</w:t>
        </w:r>
        <w:r>
          <w:rPr>
            <w:lang w:val="en-US"/>
          </w:rPr>
          <w:t xml:space="preserve">). 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Pr>
            <w:lang w:val="en-US"/>
          </w:rPr>
          <w:t>) implies that having accounted for the fixed effects of carapace length, net configuration and total cod-end weight (</w:t>
        </w:r>
        <w:r w:rsidRPr="00502BDA">
          <w:rPr>
            <w:highlight w:val="yellow"/>
            <w:lang w:val="en-US"/>
          </w:rPr>
          <w:t>Table 1</w:t>
        </w:r>
        <w:r>
          <w:rPr>
            <w:lang w:val="en-US"/>
          </w:rPr>
          <w:t>), the expected proportions vary in extremes by +/- 12% by haul (inverse logit of 95% intervals -0.5, +0.5). Typically the variability will be lower than this (</w:t>
        </w:r>
        <w:r w:rsidRPr="00450F50">
          <w:rPr>
            <w:highlight w:val="yellow"/>
            <w:lang w:val="en-US"/>
          </w:rPr>
          <w:t>Figure 2</w:t>
        </w:r>
        <w:r>
          <w:rPr>
            <w:lang w:val="en-US"/>
          </w:rPr>
          <w:t>). The relatively low inter-haul variability estimated together with the model comparisons (</w:t>
        </w:r>
        <w:r w:rsidRPr="00643699">
          <w:rPr>
            <w:highlight w:val="yellow"/>
            <w:lang w:val="en-US"/>
          </w:rPr>
          <w:t>Table 1</w:t>
        </w:r>
        <w:r>
          <w:rPr>
            <w:lang w:val="en-US"/>
          </w:rPr>
          <w:t>) highlight that a considerable amount of between-haul variability is captured by the fixed effects of net configuration and bulk weight though some inter-haul variability remains, as captured by the random effects (</w:t>
        </w:r>
        <w:r w:rsidRPr="00450F50">
          <w:rPr>
            <w:highlight w:val="yellow"/>
            <w:lang w:val="en-US"/>
          </w:rPr>
          <w:t>Figure</w:t>
        </w:r>
        <w:r>
          <w:rPr>
            <w:highlight w:val="yellow"/>
            <w:lang w:val="en-US"/>
          </w:rPr>
          <w:t>s</w:t>
        </w:r>
        <w:r w:rsidRPr="00450F50">
          <w:rPr>
            <w:highlight w:val="yellow"/>
            <w:lang w:val="en-US"/>
          </w:rPr>
          <w:t xml:space="preserve"> </w:t>
        </w:r>
        <w:r w:rsidRPr="005D60D0">
          <w:rPr>
            <w:highlight w:val="yellow"/>
            <w:lang w:val="en-US"/>
          </w:rPr>
          <w:t>2 and 3</w:t>
        </w:r>
        <w:r>
          <w:rPr>
            <w:lang w:val="en-US"/>
          </w:rPr>
          <w:t>).</w:t>
        </w:r>
      </w:ins>
    </w:p>
    <w:p w14:paraId="69DE5766" w14:textId="1B382D83" w:rsidR="00844D2A" w:rsidRDefault="00511BDF" w:rsidP="00511BDF">
      <w:pPr>
        <w:jc w:val="both"/>
      </w:pPr>
      <w:ins w:id="530" w:author="Coilin" w:date="2015-11-13T12:13:00Z">
        <w:r>
          <w:rPr>
            <w:lang w:val="en-US"/>
          </w:rPr>
          <w:t>The by-haul predictions fit the data well in both the fixed effects and random effects models (</w:t>
        </w:r>
        <w:r>
          <w:rPr>
            <w:highlight w:val="yellow"/>
            <w:lang w:val="en-US"/>
          </w:rPr>
          <w:t>Figure 3</w:t>
        </w:r>
        <w:r>
          <w:rPr>
            <w:lang w:val="en-US"/>
          </w:rPr>
          <w:t>) though the random effects models expectedly fit some haul and mesh combinations better (e.g., 70mm and 80mm in hauls 3 and 5). The overall predictions show a higher proportion of small Nephrops retained in the 70mm, this decreases in the 80mm, 90mm and 100mm (Figure 4). In addition the slope of the proportion retained over length classes goes from negative in the 70mm to positive in the 100mm (Figure 4). The estimated confidence intervals on the mean proportions are tight reflecting the number of observations contributing to the mean with the considerable between-haul variability accounted for via the fixed and random effects (</w:t>
        </w:r>
        <w:r w:rsidRPr="00F81F8B">
          <w:rPr>
            <w:highlight w:val="yellow"/>
            <w:lang w:val="en-US"/>
          </w:rPr>
          <w:t>Figure 3</w:t>
        </w:r>
        <w:r>
          <w:rPr>
            <w:lang w:val="en-US"/>
          </w:rPr>
          <w:t xml:space="preserve">). Note that confidence intervals on proportions cannot be interpreted separately as the proportions necessarily sum to unity (the region is a simplex). </w:t>
        </w:r>
      </w:ins>
      <w:r w:rsidR="00844D2A">
        <w:br w:type="page"/>
      </w:r>
    </w:p>
    <w:p w14:paraId="11CBDB1E" w14:textId="77777777" w:rsidR="00844D2A" w:rsidRDefault="00844D2A" w:rsidP="005F65E1">
      <w:pPr>
        <w:pStyle w:val="Heading2"/>
        <w:pPrChange w:id="531" w:author="Coilin" w:date="2015-11-13T15:07:00Z">
          <w:pPr>
            <w:jc w:val="both"/>
          </w:pPr>
        </w:pPrChange>
      </w:pPr>
      <w:r>
        <w:lastRenderedPageBreak/>
        <w:t>Discussion</w:t>
      </w:r>
    </w:p>
    <w:p w14:paraId="464C1CAA" w14:textId="48976443" w:rsidR="00B10B42" w:rsidRDefault="00B10B42" w:rsidP="00B10B42">
      <w:pPr>
        <w:jc w:val="both"/>
        <w:rPr>
          <w:ins w:id="532" w:author="Coilin" w:date="2015-11-13T14:43:00Z"/>
        </w:rPr>
      </w:pPr>
      <w:ins w:id="533" w:author="Coilin" w:date="2015-11-13T14:43:00Z">
        <w:r>
          <w:t xml:space="preserve">The uptake of the </w:t>
        </w:r>
      </w:ins>
      <w:ins w:id="534" w:author="Coilin" w:date="2015-11-13T14:45:00Z">
        <w:r>
          <w:t xml:space="preserve">quad-rig </w:t>
        </w:r>
      </w:ins>
      <w:ins w:id="535" w:author="Coilin" w:date="2015-11-13T14:43:00Z">
        <w:r>
          <w:t xml:space="preserve">gear </w:t>
        </w:r>
      </w:ins>
      <w:ins w:id="536" w:author="Coilin" w:date="2015-11-13T14:47:00Z">
        <w:r>
          <w:t xml:space="preserve">in the economically important </w:t>
        </w:r>
        <w:r>
          <w:rPr>
            <w:i/>
          </w:rPr>
          <w:t xml:space="preserve">Nephrops </w:t>
        </w:r>
        <w:r>
          <w:t xml:space="preserve">fishery </w:t>
        </w:r>
      </w:ins>
      <w:ins w:id="537" w:author="Coilin" w:date="2015-11-13T14:43:00Z">
        <w:r>
          <w:t xml:space="preserve">was so fast </w:t>
        </w:r>
      </w:ins>
      <w:ins w:id="538" w:author="Coilin" w:date="2015-11-13T14:45:00Z">
        <w:r>
          <w:t>that</w:t>
        </w:r>
      </w:ins>
      <w:ins w:id="539" w:author="Coilin" w:date="2015-11-13T14:43:00Z">
        <w:r>
          <w:t xml:space="preserve"> knowledge of </w:t>
        </w:r>
      </w:ins>
      <w:ins w:id="540" w:author="Coilin" w:date="2015-11-13T14:45:00Z">
        <w:r>
          <w:t xml:space="preserve">its </w:t>
        </w:r>
      </w:ins>
      <w:ins w:id="541" w:author="Coilin" w:date="2015-11-13T14:43:00Z">
        <w:r>
          <w:t>selectivity</w:t>
        </w:r>
      </w:ins>
      <w:ins w:id="542" w:author="Coilin" w:date="2015-11-13T14:48:00Z">
        <w:r>
          <w:t xml:space="preserve"> did not</w:t>
        </w:r>
      </w:ins>
      <w:ins w:id="543" w:author="Coilin" w:date="2015-11-13T14:45:00Z">
        <w:r>
          <w:t xml:space="preserve"> ke</w:t>
        </w:r>
      </w:ins>
      <w:ins w:id="544" w:author="Coilin" w:date="2015-11-13T14:48:00Z">
        <w:r>
          <w:t>e</w:t>
        </w:r>
      </w:ins>
      <w:ins w:id="545" w:author="Coilin" w:date="2015-11-13T14:45:00Z">
        <w:r>
          <w:t xml:space="preserve">p pace. </w:t>
        </w:r>
      </w:ins>
      <w:ins w:id="546" w:author="Coilin" w:date="2015-11-13T14:48:00Z">
        <w:r>
          <w:t xml:space="preserve">Here, we </w:t>
        </w:r>
      </w:ins>
      <w:ins w:id="547" w:author="Coilin" w:date="2015-11-13T14:45:00Z">
        <w:r>
          <w:t>addresses some of</w:t>
        </w:r>
      </w:ins>
      <w:ins w:id="548" w:author="Coilin" w:date="2015-11-13T14:48:00Z">
        <w:r>
          <w:t xml:space="preserve"> a</w:t>
        </w:r>
      </w:ins>
      <w:ins w:id="549" w:author="Coilin" w:date="2015-11-13T14:45:00Z">
        <w:r>
          <w:t xml:space="preserve"> requirement </w:t>
        </w:r>
      </w:ins>
      <w:ins w:id="550" w:author="Coilin" w:date="2015-11-13T14:46:00Z">
        <w:r>
          <w:t>to develop a statistical framework</w:t>
        </w:r>
      </w:ins>
      <w:ins w:id="551" w:author="Coilin" w:date="2015-11-13T14:48:00Z">
        <w:r>
          <w:t xml:space="preserve"> that incorporates</w:t>
        </w:r>
      </w:ins>
      <w:ins w:id="552" w:author="Coilin" w:date="2015-11-13T14:46:00Z">
        <w:r>
          <w:t xml:space="preserve"> the multivariate response of the gear and </w:t>
        </w:r>
      </w:ins>
      <w:ins w:id="553" w:author="Coilin" w:date="2015-11-13T14:49:00Z">
        <w:r>
          <w:t xml:space="preserve">how </w:t>
        </w:r>
      </w:ins>
      <w:ins w:id="554" w:author="Coilin" w:date="2015-11-13T14:46:00Z">
        <w:r>
          <w:t xml:space="preserve">covariates may influence performance. </w:t>
        </w:r>
      </w:ins>
      <w:ins w:id="555" w:author="Coilin" w:date="2015-11-13T14:49:00Z">
        <w:r w:rsidR="00B478F0">
          <w:t xml:space="preserve">The method is applicable to other catch comparison situations where multiple gears are </w:t>
        </w:r>
      </w:ins>
      <w:ins w:id="556" w:author="Coilin" w:date="2015-11-13T14:50:00Z">
        <w:r w:rsidR="00B478F0">
          <w:t>tested concurrently.</w:t>
        </w:r>
        <w:r w:rsidR="00DF7876">
          <w:t xml:space="preserve"> </w:t>
        </w:r>
        <w:r w:rsidR="00AF7DAD">
          <w:t xml:space="preserve">The discussion focusses on the variables influencing the proportion of </w:t>
        </w:r>
        <w:r w:rsidR="00AF7DAD" w:rsidRPr="00AF7DAD">
          <w:rPr>
            <w:i/>
            <w:rPrChange w:id="557" w:author="Coilin" w:date="2015-11-13T14:51:00Z">
              <w:rPr/>
            </w:rPrChange>
          </w:rPr>
          <w:t>Nephrops</w:t>
        </w:r>
        <w:r w:rsidR="00152A87">
          <w:t xml:space="preserve"> retained.</w:t>
        </w:r>
      </w:ins>
    </w:p>
    <w:p w14:paraId="698FA224" w14:textId="77777777" w:rsidR="00B10B42" w:rsidRDefault="00B10B42" w:rsidP="00B10B42">
      <w:pPr>
        <w:jc w:val="both"/>
        <w:rPr>
          <w:ins w:id="558" w:author="Coilin" w:date="2015-11-13T14:42:00Z"/>
        </w:rPr>
      </w:pPr>
    </w:p>
    <w:p w14:paraId="54A1D96D" w14:textId="12ED442D" w:rsidR="00D433CA" w:rsidDel="00C61C7F" w:rsidRDefault="00BE064A" w:rsidP="00A82628">
      <w:pPr>
        <w:jc w:val="both"/>
        <w:rPr>
          <w:del w:id="559" w:author="Coilin" w:date="2015-11-13T15:16:00Z"/>
        </w:rPr>
      </w:pPr>
      <w:del w:id="560" w:author="Coilin" w:date="2015-11-13T15:08:00Z">
        <w:r w:rsidDel="007F58CD">
          <w:delText xml:space="preserve">Comment on significant factors </w:delText>
        </w:r>
        <w:r w:rsidR="005216D7" w:rsidDel="007F58CD">
          <w:delText>:</w:delText>
        </w:r>
      </w:del>
      <w:ins w:id="561" w:author="Coilin" w:date="2015-11-13T15:08:00Z">
        <w:r w:rsidR="007F58CD" w:rsidRPr="007F58CD">
          <w:rPr>
            <w:rStyle w:val="Heading3Char"/>
            <w:rPrChange w:id="562" w:author="Coilin" w:date="2015-11-13T15:08:00Z">
              <w:rPr/>
            </w:rPrChange>
          </w:rPr>
          <w:t xml:space="preserve">Covariate </w:t>
        </w:r>
        <w:proofErr w:type="spellStart"/>
        <w:r w:rsidR="007F58CD" w:rsidRPr="007F58CD">
          <w:rPr>
            <w:rStyle w:val="Heading3Char"/>
            <w:rPrChange w:id="563" w:author="Coilin" w:date="2015-11-13T15:08:00Z">
              <w:rPr/>
            </w:rPrChange>
          </w:rPr>
          <w:t>effects</w:t>
        </w:r>
      </w:ins>
    </w:p>
    <w:p w14:paraId="520B27A0" w14:textId="0BE55EF2" w:rsidR="005367E6" w:rsidRDefault="00C61C7F" w:rsidP="00C61C7F">
      <w:pPr>
        <w:jc w:val="both"/>
        <w:rPr>
          <w:ins w:id="564" w:author="Coilin" w:date="2015-11-13T15:19:00Z"/>
        </w:rPr>
      </w:pPr>
      <w:moveToRangeStart w:id="565" w:author="Coilin" w:date="2015-11-13T15:18:00Z" w:name="move435191227"/>
      <w:moveTo w:id="566" w:author="Coilin" w:date="2015-11-13T15:18:00Z">
        <w:r>
          <w:t>This</w:t>
        </w:r>
        <w:proofErr w:type="spellEnd"/>
        <w:r>
          <w:t xml:space="preserve"> study demonstrates the importance of </w:t>
        </w:r>
      </w:moveTo>
      <w:ins w:id="567" w:author="Coilin" w:date="2015-11-13T15:18:00Z">
        <w:r w:rsidR="005367E6">
          <w:t xml:space="preserve">carapace length, net position and total cod-end weight on the catch composition </w:t>
        </w:r>
      </w:ins>
      <w:ins w:id="568" w:author="Coilin" w:date="2015-11-13T15:20:00Z">
        <w:r w:rsidR="005367E6">
          <w:t>of</w:t>
        </w:r>
      </w:ins>
      <w:ins w:id="569" w:author="Coilin" w:date="2015-11-13T15:18:00Z">
        <w:r w:rsidR="005367E6">
          <w:t xml:space="preserve"> a diamond </w:t>
        </w:r>
      </w:ins>
      <w:ins w:id="570" w:author="Coilin" w:date="2015-11-13T15:20:00Z">
        <w:r w:rsidR="005367E6">
          <w:t xml:space="preserve">mesh </w:t>
        </w:r>
      </w:ins>
      <w:ins w:id="571" w:author="Coilin" w:date="2015-11-13T15:18:00Z">
        <w:r w:rsidR="005367E6">
          <w:t>cod-end.</w:t>
        </w:r>
      </w:ins>
      <w:ins w:id="572" w:author="Coilin" w:date="2015-11-13T15:21:00Z">
        <w:r w:rsidR="005367E6">
          <w:t xml:space="preserve"> </w:t>
        </w:r>
      </w:ins>
      <w:ins w:id="573" w:author="Coilin" w:date="2015-11-13T15:22:00Z">
        <w:r w:rsidR="00B357AB">
          <w:t xml:space="preserve">The proportion of </w:t>
        </w:r>
        <w:r w:rsidR="00B357AB" w:rsidRPr="00B357AB">
          <w:rPr>
            <w:i/>
            <w:rPrChange w:id="574" w:author="Coilin" w:date="2015-11-13T15:22:00Z">
              <w:rPr/>
            </w:rPrChange>
          </w:rPr>
          <w:t>Nephrops</w:t>
        </w:r>
        <w:r w:rsidR="00B357AB">
          <w:t xml:space="preserve"> retained over carapace length</w:t>
        </w:r>
      </w:ins>
      <w:ins w:id="575" w:author="Coilin" w:date="2015-11-13T15:23:00Z">
        <w:r w:rsidR="00B357AB">
          <w:t xml:space="preserve"> varied by mesh size (</w:t>
        </w:r>
        <w:r w:rsidR="00B357AB" w:rsidRPr="00B357AB">
          <w:rPr>
            <w:highlight w:val="yellow"/>
            <w:rPrChange w:id="576" w:author="Coilin" w:date="2015-11-13T15:23:00Z">
              <w:rPr/>
            </w:rPrChange>
          </w:rPr>
          <w:t>Figures 3 &amp; 4</w:t>
        </w:r>
        <w:r w:rsidR="00B357AB">
          <w:t>)</w:t>
        </w:r>
      </w:ins>
      <w:ins w:id="577" w:author="Coilin" w:date="2015-11-13T15:22:00Z">
        <w:r w:rsidR="00B357AB">
          <w:t xml:space="preserve">. </w:t>
        </w:r>
      </w:ins>
      <w:ins w:id="578" w:author="Coilin" w:date="2015-11-13T15:23:00Z">
        <w:r w:rsidR="00B357AB">
          <w:t>Net configuration was an important variable explaining a considerable amount of inter-haul variability (</w:t>
        </w:r>
      </w:ins>
      <w:ins w:id="579" w:author="Coilin" w:date="2015-11-13T15:24:00Z">
        <w:r w:rsidR="00B357AB" w:rsidRPr="00B357AB">
          <w:rPr>
            <w:highlight w:val="yellow"/>
            <w:rPrChange w:id="580" w:author="Coilin" w:date="2015-11-13T15:24:00Z">
              <w:rPr/>
            </w:rPrChange>
          </w:rPr>
          <w:t>Table 2</w:t>
        </w:r>
      </w:ins>
      <w:ins w:id="581" w:author="Coilin" w:date="2015-11-13T15:23:00Z">
        <w:r w:rsidR="00B357AB">
          <w:t>)</w:t>
        </w:r>
      </w:ins>
      <w:ins w:id="582" w:author="Coilin" w:date="2015-11-13T15:24:00Z">
        <w:r w:rsidR="00E16279">
          <w:t>. Non-</w:t>
        </w:r>
        <w:r w:rsidR="00B357AB">
          <w:t xml:space="preserve">rotation of the gears could result in </w:t>
        </w:r>
        <w:r w:rsidR="00350D7F">
          <w:t xml:space="preserve">confounding </w:t>
        </w:r>
        <w:r w:rsidR="00B357AB">
          <w:t>mesh effects with position effects. Position effects</w:t>
        </w:r>
      </w:ins>
      <w:ins w:id="583" w:author="Coilin" w:date="2015-11-13T15:26:00Z">
        <w:r w:rsidR="00B357AB">
          <w:t xml:space="preserve"> may</w:t>
        </w:r>
      </w:ins>
      <w:ins w:id="584" w:author="Coilin" w:date="2015-11-13T15:24:00Z">
        <w:r w:rsidR="00B357AB">
          <w:t xml:space="preserve"> </w:t>
        </w:r>
      </w:ins>
      <w:ins w:id="585" w:author="Coilin" w:date="2015-11-13T15:26:00Z">
        <w:r w:rsidR="00B357AB">
          <w:t>result from</w:t>
        </w:r>
      </w:ins>
      <w:ins w:id="586" w:author="Coilin" w:date="2015-11-13T15:36:00Z">
        <w:r w:rsidR="00E16279">
          <w:t xml:space="preserve"> differences in fishing power of the nets and</w:t>
        </w:r>
      </w:ins>
      <w:ins w:id="587" w:author="Coilin" w:date="2015-11-13T15:26:00Z">
        <w:r w:rsidR="00B357AB">
          <w:t xml:space="preserve"> asymmetry </w:t>
        </w:r>
      </w:ins>
      <w:ins w:id="588" w:author="Coilin" w:date="2015-11-13T15:27:00Z">
        <w:r w:rsidR="00350D7F">
          <w:t>of:</w:t>
        </w:r>
        <w:r w:rsidR="00B357AB">
          <w:t xml:space="preserve"> door</w:t>
        </w:r>
      </w:ins>
      <w:ins w:id="589" w:author="Coilin" w:date="2015-11-13T15:38:00Z">
        <w:r w:rsidR="00350D7F">
          <w:t>s</w:t>
        </w:r>
      </w:ins>
      <w:ins w:id="590" w:author="Coilin" w:date="2015-11-13T15:27:00Z">
        <w:r w:rsidR="00B357AB">
          <w:t>, sweep</w:t>
        </w:r>
      </w:ins>
      <w:ins w:id="591" w:author="Coilin" w:date="2015-11-13T15:38:00Z">
        <w:r w:rsidR="00350D7F">
          <w:t>s</w:t>
        </w:r>
      </w:ins>
      <w:ins w:id="592" w:author="Coilin" w:date="2015-11-13T15:27:00Z">
        <w:r w:rsidR="00B357AB">
          <w:t xml:space="preserve">, </w:t>
        </w:r>
      </w:ins>
      <w:ins w:id="593" w:author="Coilin" w:date="2015-11-13T15:38:00Z">
        <w:r w:rsidR="00350D7F">
          <w:t>net geometry</w:t>
        </w:r>
      </w:ins>
      <w:ins w:id="594" w:author="Coilin" w:date="2015-11-13T15:28:00Z">
        <w:r w:rsidR="00B357AB">
          <w:t>, warp</w:t>
        </w:r>
      </w:ins>
      <w:ins w:id="595" w:author="Coilin" w:date="2015-11-13T15:30:00Z">
        <w:r w:rsidR="00F1127E">
          <w:t xml:space="preserve"> </w:t>
        </w:r>
      </w:ins>
      <w:ins w:id="596" w:author="Coilin" w:date="2015-11-13T15:38:00Z">
        <w:r w:rsidR="00350D7F">
          <w:t>length</w:t>
        </w:r>
      </w:ins>
      <w:ins w:id="597" w:author="Coilin" w:date="2015-11-13T15:26:00Z">
        <w:r w:rsidR="00B357AB">
          <w:t xml:space="preserve">, </w:t>
        </w:r>
      </w:ins>
      <w:ins w:id="598" w:author="Coilin" w:date="2015-11-13T15:27:00Z">
        <w:r w:rsidR="00B357AB">
          <w:t xml:space="preserve">washing effects. </w:t>
        </w:r>
      </w:ins>
      <w:ins w:id="599" w:author="Coilin" w:date="2015-11-13T15:31:00Z">
        <w:r w:rsidR="00F1127E">
          <w:t xml:space="preserve">We found that the simplest way to mitigate for these effects is to rotate the gears </w:t>
        </w:r>
      </w:ins>
      <w:ins w:id="600" w:author="Coilin" w:date="2015-11-13T15:32:00Z">
        <w:r w:rsidR="00F1127E">
          <w:t xml:space="preserve">so that each </w:t>
        </w:r>
        <w:r w:rsidR="003654AA">
          <w:t>gear has</w:t>
        </w:r>
        <w:r w:rsidR="00F1127E">
          <w:t xml:space="preserve"> multiple opportunities to fish in each position. </w:t>
        </w:r>
      </w:ins>
      <w:ins w:id="601" w:author="Coilin" w:date="2015-11-13T15:33:00Z">
        <w:r w:rsidR="003654AA">
          <w:t>Logistical constraints limit the number of rotations but we found a rotation each night to be a feasible compromise</w:t>
        </w:r>
      </w:ins>
      <w:ins w:id="602" w:author="Coilin" w:date="2015-11-13T15:44:00Z">
        <w:r w:rsidR="00F17992">
          <w:t xml:space="preserve"> between logistics and position mitigation</w:t>
        </w:r>
      </w:ins>
      <w:ins w:id="603" w:author="Coilin" w:date="2015-11-13T15:33:00Z">
        <w:r w:rsidR="003654AA">
          <w:t>.</w:t>
        </w:r>
      </w:ins>
      <w:ins w:id="604" w:author="Coilin" w:date="2015-11-13T15:34:00Z">
        <w:r w:rsidR="003654AA">
          <w:t xml:space="preserve"> The net configuration was recorded and </w:t>
        </w:r>
      </w:ins>
      <w:ins w:id="605" w:author="Coilin" w:date="2015-11-13T15:44:00Z">
        <w:r w:rsidR="00BA0E5F">
          <w:t>subsequently</w:t>
        </w:r>
      </w:ins>
      <w:ins w:id="606" w:author="Coilin" w:date="2015-11-13T15:34:00Z">
        <w:r w:rsidR="00BA0E5F">
          <w:t xml:space="preserve"> included </w:t>
        </w:r>
        <w:r w:rsidR="003654AA">
          <w:t>in the model (</w:t>
        </w:r>
        <w:r w:rsidR="003654AA" w:rsidRPr="00F46725">
          <w:rPr>
            <w:highlight w:val="yellow"/>
            <w:rPrChange w:id="607" w:author="Coilin" w:date="2015-11-13T15:34:00Z">
              <w:rPr/>
            </w:rPrChange>
          </w:rPr>
          <w:t>Table 2</w:t>
        </w:r>
        <w:r w:rsidR="003654AA">
          <w:t>).</w:t>
        </w:r>
      </w:ins>
    </w:p>
    <w:p w14:paraId="5714886C" w14:textId="750E129E" w:rsidR="00C61C7F" w:rsidDel="00B2682A" w:rsidRDefault="00C61C7F" w:rsidP="00C61C7F">
      <w:pPr>
        <w:jc w:val="both"/>
        <w:rPr>
          <w:del w:id="608" w:author="Coilin" w:date="2015-11-13T15:45:00Z"/>
          <w:moveTo w:id="609" w:author="Coilin" w:date="2015-11-13T15:18:00Z"/>
        </w:rPr>
      </w:pPr>
      <w:moveTo w:id="610" w:author="Coilin" w:date="2015-11-13T15:18:00Z">
        <w:del w:id="611" w:author="Coilin" w:date="2015-11-13T15:35:00Z">
          <w:r w:rsidDel="00E16279">
            <w:delText xml:space="preserve">incorporating net position </w:delText>
          </w:r>
        </w:del>
        <w:del w:id="612" w:author="Coilin" w:date="2015-11-13T15:45:00Z">
          <w:r w:rsidDel="00B2682A">
            <w:delText>and fishing power in experimental design and analysis. Can we expand?</w:delText>
          </w:r>
        </w:del>
      </w:moveTo>
    </w:p>
    <w:p w14:paraId="49C26DED" w14:textId="37ED307C" w:rsidR="00C61C7F" w:rsidDel="00B2682A" w:rsidRDefault="00C61C7F" w:rsidP="00C61C7F">
      <w:pPr>
        <w:jc w:val="both"/>
        <w:rPr>
          <w:del w:id="613" w:author="Coilin" w:date="2015-11-13T15:45:00Z"/>
          <w:moveTo w:id="614" w:author="Coilin" w:date="2015-11-13T15:18:00Z"/>
        </w:rPr>
      </w:pPr>
    </w:p>
    <w:p w14:paraId="42FFFD02" w14:textId="5D432C79" w:rsidR="00C61C7F" w:rsidDel="00B2682A" w:rsidRDefault="00C61C7F" w:rsidP="00C61C7F">
      <w:pPr>
        <w:jc w:val="both"/>
        <w:rPr>
          <w:del w:id="615" w:author="Coilin" w:date="2015-11-13T15:45:00Z"/>
          <w:moveTo w:id="616" w:author="Coilin" w:date="2015-11-13T15:18:00Z"/>
        </w:rPr>
      </w:pPr>
      <w:moveTo w:id="617" w:author="Coilin" w:date="2015-11-13T15:18:00Z">
        <w:del w:id="618" w:author="Coilin" w:date="2015-11-13T15:45:00Z">
          <w:r w:rsidDel="00B2682A">
            <w:delText>Should we comment on why we excluded haul duration as a covariate?</w:delText>
          </w:r>
        </w:del>
      </w:moveTo>
    </w:p>
    <w:moveToRangeEnd w:id="565"/>
    <w:p w14:paraId="08FFC426" w14:textId="77777777" w:rsidR="00C61C7F" w:rsidRDefault="00C61C7F" w:rsidP="00875C0B">
      <w:pPr>
        <w:jc w:val="both"/>
        <w:rPr>
          <w:ins w:id="619" w:author="Coilin" w:date="2015-11-13T15:18:00Z"/>
        </w:rPr>
      </w:pPr>
    </w:p>
    <w:p w14:paraId="601F0808" w14:textId="7BAF32D8" w:rsidR="0022121B" w:rsidRDefault="00C41204" w:rsidP="00875C0B">
      <w:pPr>
        <w:jc w:val="both"/>
        <w:rPr>
          <w:ins w:id="620" w:author="Browne, Daragh" w:date="2015-11-12T18:07:00Z"/>
        </w:rPr>
      </w:pPr>
      <w:r>
        <w:t>T</w:t>
      </w:r>
      <w:r w:rsidR="005216D7" w:rsidRPr="00C41204">
        <w:t>otal catch weigh</w:t>
      </w:r>
      <w:r w:rsidR="00A1762B" w:rsidRPr="00C41204">
        <w:t>t</w:t>
      </w:r>
      <w:r w:rsidR="005216D7" w:rsidRPr="00C41204">
        <w:t xml:space="preserve"> </w:t>
      </w:r>
      <w:r>
        <w:t>is known to affect</w:t>
      </w:r>
      <w:r w:rsidR="005216D7" w:rsidRPr="00C41204">
        <w:t xml:space="preserve"> </w:t>
      </w:r>
      <w:r>
        <w:t xml:space="preserve">mesh openings and </w:t>
      </w:r>
      <w:r w:rsidR="005216D7" w:rsidRPr="00C41204">
        <w:t xml:space="preserve">cod-end size selection for </w:t>
      </w:r>
      <w:r w:rsidR="00A1762B" w:rsidRPr="00C41204">
        <w:t xml:space="preserve">a range of fish </w:t>
      </w:r>
      <w:r w:rsidR="005216D7" w:rsidRPr="00C41204">
        <w:t xml:space="preserve">species </w:t>
      </w:r>
      <w:r w:rsidR="005216D7"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00A1762B" w:rsidRPr="00C41204">
        <w:instrText xml:space="preserve"> ADDIN EN.CITE </w:instrText>
      </w:r>
      <w:r w:rsidR="00A1762B"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00A1762B" w:rsidRPr="00C41204">
        <w:instrText xml:space="preserve"> ADDIN EN.CITE.DATA </w:instrText>
      </w:r>
      <w:r w:rsidR="00A1762B" w:rsidRPr="00C41204">
        <w:fldChar w:fldCharType="end"/>
      </w:r>
      <w:r w:rsidR="005216D7" w:rsidRPr="00C41204">
        <w:fldChar w:fldCharType="separate"/>
      </w:r>
      <w:r w:rsidR="00A1762B" w:rsidRPr="00C41204">
        <w:rPr>
          <w:noProof/>
        </w:rPr>
        <w:t>(Campos</w:t>
      </w:r>
      <w:r w:rsidR="00A1762B" w:rsidRPr="00C41204">
        <w:rPr>
          <w:i/>
          <w:noProof/>
        </w:rPr>
        <w:t xml:space="preserve"> et al.</w:t>
      </w:r>
      <w:r w:rsidR="00A1762B" w:rsidRPr="00C41204">
        <w:rPr>
          <w:noProof/>
        </w:rPr>
        <w:t>, 2003; Herrmann and O’Neill, 2005)</w:t>
      </w:r>
      <w:r w:rsidR="005216D7" w:rsidRPr="00C41204">
        <w:fldChar w:fldCharType="end"/>
      </w:r>
      <w:r w:rsidR="00A1762B" w:rsidRPr="00C41204">
        <w:t xml:space="preserve"> and </w:t>
      </w:r>
      <w:r w:rsidR="00A1762B" w:rsidRPr="00C41204">
        <w:rPr>
          <w:color w:val="2E2E2E"/>
        </w:rPr>
        <w:t>the c</w:t>
      </w:r>
      <w:ins w:id="621" w:author="Browne, Daragh" w:date="2015-11-12T17:17:00Z">
        <w:r w:rsidR="000F4CBB">
          <w:rPr>
            <w:color w:val="2E2E2E"/>
          </w:rPr>
          <w:t>r</w:t>
        </w:r>
      </w:ins>
      <w:r w:rsidR="00A1762B" w:rsidRPr="00C41204">
        <w:rPr>
          <w:color w:val="2E2E2E"/>
        </w:rPr>
        <w:t xml:space="preserve">ustacean </w:t>
      </w:r>
      <w:proofErr w:type="spellStart"/>
      <w:r w:rsidR="00A1762B" w:rsidRPr="00C41204">
        <w:rPr>
          <w:rStyle w:val="Emphasis"/>
          <w:color w:val="2E2E2E"/>
          <w:sz w:val="22"/>
          <w:szCs w:val="22"/>
        </w:rPr>
        <w:t>Aristeus</w:t>
      </w:r>
      <w:proofErr w:type="spellEnd"/>
      <w:r w:rsidR="00A1762B" w:rsidRPr="00C41204">
        <w:rPr>
          <w:rStyle w:val="Emphasis"/>
          <w:color w:val="2E2E2E"/>
          <w:sz w:val="22"/>
          <w:szCs w:val="22"/>
        </w:rPr>
        <w:t xml:space="preserve"> </w:t>
      </w:r>
      <w:proofErr w:type="spellStart"/>
      <w:r w:rsidR="00A1762B" w:rsidRPr="00C41204">
        <w:rPr>
          <w:rStyle w:val="Emphasis"/>
          <w:color w:val="2E2E2E"/>
          <w:sz w:val="22"/>
          <w:szCs w:val="22"/>
        </w:rPr>
        <w:t>antennatus</w:t>
      </w:r>
      <w:proofErr w:type="spellEnd"/>
      <w:r w:rsidR="00A1762B" w:rsidRPr="00C41204">
        <w:rPr>
          <w:color w:val="2E2E2E"/>
        </w:rPr>
        <w:t xml:space="preserve"> </w:t>
      </w:r>
      <w:r w:rsidR="00A1762B" w:rsidRPr="00C41204">
        <w:rPr>
          <w:color w:val="2E2E2E"/>
        </w:rPr>
        <w:fldChar w:fldCharType="begin"/>
      </w:r>
      <w:r w:rsidR="00A1762B" w:rsidRPr="00C41204">
        <w:rPr>
          <w:color w:val="2E2E2E"/>
        </w:rPr>
        <w:instrText xml:space="preserve"> ADDIN EN.CITE &lt;EndNote&gt;&lt;Cite&gt;&lt;Author&gt;Campos&lt;/Author&gt;&lt;Year&gt;2003&lt;/Year&gt;&lt;RecNum&gt;643&lt;/RecNum&gt;&lt;DisplayText&gt;(Campos&lt;style face="italic"&gt; et al.&lt;/style&gt;, 2003)&lt;/DisplayText&gt;&lt;record&gt;&lt;rec-number&gt;643&lt;/rec-number&gt;&lt;foreign-keys&gt;&lt;key app="EN" db-id="xax5v99p909t04eax0qpx5zu9ddad5erz5fw" timestamp="1447340409"&gt;643&lt;/key&gt;&lt;/foreign-keys&gt;&lt;ref-type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00A1762B" w:rsidRPr="00C41204">
        <w:rPr>
          <w:color w:val="2E2E2E"/>
        </w:rPr>
        <w:fldChar w:fldCharType="separate"/>
      </w:r>
      <w:r w:rsidR="00A1762B" w:rsidRPr="00C41204">
        <w:rPr>
          <w:noProof/>
          <w:color w:val="2E2E2E"/>
        </w:rPr>
        <w:t>(Campos</w:t>
      </w:r>
      <w:r w:rsidR="00A1762B" w:rsidRPr="00C41204">
        <w:rPr>
          <w:i/>
          <w:noProof/>
          <w:color w:val="2E2E2E"/>
        </w:rPr>
        <w:t xml:space="preserve"> et al.</w:t>
      </w:r>
      <w:r w:rsidR="00A1762B" w:rsidRPr="00C41204">
        <w:rPr>
          <w:noProof/>
          <w:color w:val="2E2E2E"/>
        </w:rPr>
        <w:t>, 2003)</w:t>
      </w:r>
      <w:r w:rsidR="00A1762B" w:rsidRPr="00C41204">
        <w:rPr>
          <w:color w:val="2E2E2E"/>
        </w:rPr>
        <w:fldChar w:fldCharType="end"/>
      </w:r>
      <w:r w:rsidR="00A1762B" w:rsidRPr="00C41204">
        <w:rPr>
          <w:color w:val="2E2E2E"/>
        </w:rPr>
        <w:t xml:space="preserve">. The significant effect of total catch weight on the proportion of Nephrops caught </w:t>
      </w:r>
      <w:del w:id="622" w:author="Coilin" w:date="2015-11-13T15:11:00Z">
        <w:r w:rsidR="00A1762B" w:rsidRPr="00C41204" w:rsidDel="00C61C7F">
          <w:rPr>
            <w:color w:val="2E2E2E"/>
          </w:rPr>
          <w:delText xml:space="preserve">by length class </w:delText>
        </w:r>
      </w:del>
      <w:r w:rsidR="00A1762B" w:rsidRPr="00C41204">
        <w:rPr>
          <w:color w:val="2E2E2E"/>
        </w:rPr>
        <w:t>in the current study confirms the influence of this parameter on an additional crustacean species (</w:t>
      </w:r>
      <w:r w:rsidR="00A1762B" w:rsidRPr="00C41204">
        <w:rPr>
          <w:i/>
          <w:color w:val="2E2E2E"/>
        </w:rPr>
        <w:t xml:space="preserve">Nephrops </w:t>
      </w:r>
      <w:proofErr w:type="spellStart"/>
      <w:ins w:id="623" w:author="Coilin" w:date="2015-11-13T15:11:00Z">
        <w:r w:rsidR="00C61C7F">
          <w:rPr>
            <w:i/>
            <w:color w:val="2E2E2E"/>
          </w:rPr>
          <w:t>n</w:t>
        </w:r>
      </w:ins>
      <w:del w:id="624" w:author="Coilin" w:date="2015-11-13T15:11:00Z">
        <w:r w:rsidR="00A1762B" w:rsidRPr="00C41204" w:rsidDel="00C61C7F">
          <w:rPr>
            <w:i/>
            <w:color w:val="2E2E2E"/>
          </w:rPr>
          <w:delText>N</w:delText>
        </w:r>
      </w:del>
      <w:r w:rsidR="00A1762B" w:rsidRPr="00C41204">
        <w:rPr>
          <w:i/>
          <w:color w:val="2E2E2E"/>
        </w:rPr>
        <w:t>orvegicus</w:t>
      </w:r>
      <w:proofErr w:type="spellEnd"/>
      <w:r w:rsidR="00A1762B" w:rsidRPr="00C41204">
        <w:rPr>
          <w:color w:val="2E2E2E"/>
        </w:rPr>
        <w:t xml:space="preserve">). This has important implications for the development of improved selectivity measures in </w:t>
      </w:r>
      <w:ins w:id="625" w:author="Coilin" w:date="2015-11-13T15:13:00Z">
        <w:r w:rsidR="00C61C7F">
          <w:rPr>
            <w:color w:val="2E2E2E"/>
          </w:rPr>
          <w:t xml:space="preserve">multi-rig </w:t>
        </w:r>
      </w:ins>
      <w:r w:rsidR="00875C0B">
        <w:rPr>
          <w:color w:val="2E2E2E"/>
        </w:rPr>
        <w:t>trawls</w:t>
      </w:r>
      <w:del w:id="626" w:author="Coilin" w:date="2015-11-13T15:13:00Z">
        <w:r w:rsidR="00875C0B" w:rsidDel="00C61C7F">
          <w:rPr>
            <w:color w:val="2E2E2E"/>
          </w:rPr>
          <w:delText xml:space="preserve"> with different numbers of rigs</w:delText>
        </w:r>
      </w:del>
      <w:r w:rsidR="00A1762B" w:rsidRPr="00C41204">
        <w:rPr>
          <w:color w:val="2E2E2E"/>
        </w:rPr>
        <w:t xml:space="preserve">.  </w:t>
      </w:r>
      <w:r w:rsidRPr="00C41204">
        <w:rPr>
          <w:color w:val="2E2E2E"/>
        </w:rPr>
        <w:t>Though</w:t>
      </w:r>
      <w:r>
        <w:rPr>
          <w:color w:val="2E2E2E"/>
        </w:rPr>
        <w:t>t</w:t>
      </w:r>
      <w:r w:rsidRPr="00C41204">
        <w:rPr>
          <w:color w:val="2E2E2E"/>
        </w:rPr>
        <w:t xml:space="preserve"> to be associated with lower headline height and altered sweep arrangements, </w:t>
      </w:r>
      <w:r w:rsidRPr="00C41204">
        <w:t xml:space="preserve">reductions of up to 61% of cod, 38% of haddock, and 59% of whiting were observed in trials which compared catches in quad and twin-rig trawls in the Celtic and North Seas </w:t>
      </w:r>
      <w:r w:rsidRPr="00C41204">
        <w:fldChar w:fldCharType="begin"/>
      </w:r>
      <w:r w:rsidRPr="00C41204">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Pr="00C41204">
        <w:fldChar w:fldCharType="separate"/>
      </w:r>
      <w:r w:rsidRPr="00C41204">
        <w:rPr>
          <w:noProof/>
        </w:rPr>
        <w:t>(BIM, 2014; Revill</w:t>
      </w:r>
      <w:r w:rsidRPr="00C41204">
        <w:rPr>
          <w:i/>
          <w:noProof/>
        </w:rPr>
        <w:t xml:space="preserve"> et al.</w:t>
      </w:r>
      <w:r w:rsidRPr="00C41204">
        <w:rPr>
          <w:noProof/>
        </w:rPr>
        <w:t>, 2009)</w:t>
      </w:r>
      <w:r w:rsidRPr="00C41204">
        <w:fldChar w:fldCharType="end"/>
      </w:r>
      <w:r w:rsidRPr="00C41204">
        <w:t xml:space="preserve">. </w:t>
      </w:r>
      <w:r>
        <w:t xml:space="preserve">Substantially lower fish catches associated with quad-rig trawls are likely to </w:t>
      </w:r>
      <w:del w:id="627" w:author="Browne, Daragh" w:date="2015-11-12T17:21:00Z">
        <w:r w:rsidDel="000F4CBB">
          <w:delText xml:space="preserve">cause </w:delText>
        </w:r>
      </w:del>
      <w:ins w:id="628" w:author="Browne, Daragh" w:date="2015-11-12T17:21:00Z">
        <w:r w:rsidR="000F4CBB">
          <w:t xml:space="preserve">result in reduced </w:t>
        </w:r>
      </w:ins>
      <w:del w:id="629" w:author="Browne, Daragh" w:date="2015-11-12T17:21:00Z">
        <w:r w:rsidDel="000F4CBB">
          <w:delText xml:space="preserve">smaller </w:delText>
        </w:r>
      </w:del>
      <w:r>
        <w:t>cod-end mesh opening</w:t>
      </w:r>
      <w:ins w:id="630" w:author="Browne, Daragh" w:date="2015-11-12T17:21:00Z">
        <w:r w:rsidR="000F4CBB">
          <w:t xml:space="preserve"> angle</w:t>
        </w:r>
      </w:ins>
      <w:r>
        <w:t xml:space="preserve">s. </w:t>
      </w:r>
      <w:ins w:id="631" w:author="Coilin" w:date="2015-11-13T15:49:00Z">
        <w:r w:rsidR="00750212">
          <w:t xml:space="preserve">This </w:t>
        </w:r>
      </w:ins>
      <w:ins w:id="632" w:author="Coilin" w:date="2015-11-13T15:51:00Z">
        <w:r w:rsidR="00750212">
          <w:t xml:space="preserve">may </w:t>
        </w:r>
      </w:ins>
      <w:ins w:id="633" w:author="Coilin" w:date="2015-11-13T15:50:00Z">
        <w:r w:rsidR="00750212">
          <w:t xml:space="preserve">reduce </w:t>
        </w:r>
      </w:ins>
      <w:ins w:id="634" w:author="Coilin" w:date="2015-11-13T15:51:00Z">
        <w:r w:rsidR="00750212">
          <w:t xml:space="preserve">cod-end mesh </w:t>
        </w:r>
      </w:ins>
      <w:ins w:id="635" w:author="Coilin" w:date="2015-11-13T15:50:00Z">
        <w:r w:rsidR="00750212">
          <w:t xml:space="preserve">size selectivity for </w:t>
        </w:r>
        <w:r w:rsidR="00750212">
          <w:rPr>
            <w:i/>
          </w:rPr>
          <w:t>Nephrops.</w:t>
        </w:r>
      </w:ins>
      <w:ins w:id="636" w:author="Coilin" w:date="2015-11-13T15:53:00Z">
        <w:r w:rsidR="00750212">
          <w:t xml:space="preserve"> </w:t>
        </w:r>
      </w:ins>
      <w:commentRangeStart w:id="637"/>
      <w:r w:rsidR="00875C0B">
        <w:t>Hence</w:t>
      </w:r>
      <w:commentRangeEnd w:id="637"/>
      <w:r w:rsidR="00750212">
        <w:rPr>
          <w:rStyle w:val="CommentReference"/>
        </w:rPr>
        <w:commentReference w:id="637"/>
      </w:r>
      <w:r w:rsidR="00875C0B">
        <w:t xml:space="preserve">, in addition to </w:t>
      </w:r>
      <w:del w:id="638" w:author="Browne, Daragh" w:date="2015-11-12T17:30:00Z">
        <w:r w:rsidR="00875C0B" w:rsidDel="005E155C">
          <w:delText xml:space="preserve">increased ground contact </w:delText>
        </w:r>
      </w:del>
      <w:ins w:id="639" w:author="Browne, Daragh" w:date="2015-11-12T21:29:00Z">
        <w:r w:rsidR="00EA453A">
          <w:t>the</w:t>
        </w:r>
      </w:ins>
      <w:ins w:id="640" w:author="Browne, Daragh" w:date="2015-11-12T17:30:00Z">
        <w:r w:rsidR="005E155C">
          <w:t xml:space="preserve"> improved catching performance </w:t>
        </w:r>
      </w:ins>
      <w:ins w:id="641" w:author="Browne, Daragh" w:date="2015-11-12T21:29:00Z">
        <w:r w:rsidR="00EA453A">
          <w:t xml:space="preserve">for </w:t>
        </w:r>
      </w:ins>
      <w:ins w:id="642" w:author="Browne, Daragh" w:date="2015-11-12T18:05:00Z">
        <w:r w:rsidR="00EA453A" w:rsidRPr="00750212">
          <w:t>Nephrops</w:t>
        </w:r>
      </w:ins>
      <w:r w:rsidR="00EA453A">
        <w:t xml:space="preserve"> </w:t>
      </w:r>
      <w:r w:rsidR="00875C0B">
        <w:fldChar w:fldCharType="begin"/>
      </w:r>
      <w:r w:rsidR="00875C0B">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875C0B">
        <w:fldChar w:fldCharType="separate"/>
      </w:r>
      <w:r w:rsidR="00875C0B">
        <w:rPr>
          <w:noProof/>
        </w:rPr>
        <w:t>(BIM, 2014; Revill</w:t>
      </w:r>
      <w:r w:rsidR="00875C0B" w:rsidRPr="00D315CE">
        <w:rPr>
          <w:i/>
          <w:noProof/>
        </w:rPr>
        <w:t xml:space="preserve"> et al.</w:t>
      </w:r>
      <w:r w:rsidR="00875C0B">
        <w:rPr>
          <w:noProof/>
        </w:rPr>
        <w:t>, 2009)</w:t>
      </w:r>
      <w:r w:rsidR="00875C0B">
        <w:fldChar w:fldCharType="end"/>
      </w:r>
      <w:r w:rsidR="00875C0B">
        <w:t xml:space="preserve"> lower fish catch associated with the quad-rig is likely to be a key factor underlying increased </w:t>
      </w:r>
      <w:r w:rsidR="00875C0B" w:rsidRPr="00CA34B4">
        <w:rPr>
          <w:i/>
        </w:rPr>
        <w:t>Nephrops</w:t>
      </w:r>
      <w:r w:rsidR="00875C0B">
        <w:t xml:space="preserve"> catches in </w:t>
      </w:r>
      <w:ins w:id="643" w:author="Browne, Daragh" w:date="2015-11-12T18:06:00Z">
        <w:r w:rsidR="0022121B">
          <w:t>smaller mult</w:t>
        </w:r>
      </w:ins>
      <w:ins w:id="644" w:author="Browne, Daragh" w:date="2015-11-12T18:08:00Z">
        <w:r w:rsidR="0022121B">
          <w:t>i</w:t>
        </w:r>
      </w:ins>
      <w:ins w:id="645" w:author="Browne, Daragh" w:date="2015-11-12T18:06:00Z">
        <w:r w:rsidR="0022121B">
          <w:t xml:space="preserve">-rig trawls compared with larger multi-rig and single trawls. </w:t>
        </w:r>
      </w:ins>
      <w:del w:id="646" w:author="Browne, Daragh" w:date="2015-11-12T18:07:00Z">
        <w:r w:rsidR="00875C0B" w:rsidDel="0022121B">
          <w:delText xml:space="preserve">quad-rig trawls compared with trawls with fewer rigs. </w:delText>
        </w:r>
      </w:del>
    </w:p>
    <w:p w14:paraId="21840827" w14:textId="77777777" w:rsidR="00875C0B" w:rsidRDefault="00875C0B" w:rsidP="00875C0B">
      <w:pPr>
        <w:jc w:val="both"/>
      </w:pPr>
      <w:r w:rsidRPr="00F562D1">
        <w:rPr>
          <w:highlight w:val="yellow"/>
          <w:rPrChange w:id="647" w:author="Coilin" w:date="2015-11-13T15:55:00Z">
            <w:rPr/>
          </w:rPrChange>
        </w:rPr>
        <w:lastRenderedPageBreak/>
        <w:t>Can</w:t>
      </w:r>
      <w:r w:rsidR="00F10AA7" w:rsidRPr="00F562D1">
        <w:rPr>
          <w:highlight w:val="yellow"/>
          <w:rPrChange w:id="648" w:author="Coilin" w:date="2015-11-13T15:55:00Z">
            <w:rPr/>
          </w:rPrChange>
        </w:rPr>
        <w:t xml:space="preserve"> refer to </w:t>
      </w:r>
      <w:proofErr w:type="spellStart"/>
      <w:r w:rsidR="00F10AA7" w:rsidRPr="00F562D1">
        <w:rPr>
          <w:highlight w:val="yellow"/>
          <w:rPrChange w:id="649" w:author="Coilin" w:date="2015-11-13T15:55:00Z">
            <w:rPr/>
          </w:rPrChange>
        </w:rPr>
        <w:t>swedish</w:t>
      </w:r>
      <w:proofErr w:type="spellEnd"/>
      <w:r w:rsidR="00F10AA7" w:rsidRPr="00F562D1">
        <w:rPr>
          <w:highlight w:val="yellow"/>
          <w:rPrChange w:id="650" w:author="Coilin" w:date="2015-11-13T15:55:00Z">
            <w:rPr/>
          </w:rPrChange>
        </w:rPr>
        <w:t xml:space="preserve"> grid experiment</w:t>
      </w:r>
      <w:r w:rsidRPr="00F562D1">
        <w:rPr>
          <w:highlight w:val="yellow"/>
          <w:rPrChange w:id="651" w:author="Coilin" w:date="2015-11-13T15:55:00Z">
            <w:rPr/>
          </w:rPrChange>
        </w:rPr>
        <w:t xml:space="preserve"> here sho</w:t>
      </w:r>
      <w:r w:rsidR="00F10AA7" w:rsidRPr="00F562D1">
        <w:rPr>
          <w:highlight w:val="yellow"/>
          <w:rPrChange w:id="652" w:author="Coilin" w:date="2015-11-13T15:55:00Z">
            <w:rPr/>
          </w:rPrChange>
        </w:rPr>
        <w:t>w</w:t>
      </w:r>
      <w:r w:rsidRPr="00F562D1">
        <w:rPr>
          <w:highlight w:val="yellow"/>
          <w:rPrChange w:id="653" w:author="Coilin" w:date="2015-11-13T15:55:00Z">
            <w:rPr/>
          </w:rPrChange>
        </w:rPr>
        <w:t>ing reduced fish catches affected cod-end selectiv</w:t>
      </w:r>
      <w:ins w:id="654" w:author="Browne, Daragh" w:date="2015-11-12T17:22:00Z">
        <w:r w:rsidR="000F4CBB" w:rsidRPr="00F562D1">
          <w:rPr>
            <w:highlight w:val="yellow"/>
            <w:rPrChange w:id="655" w:author="Coilin" w:date="2015-11-13T15:55:00Z">
              <w:rPr/>
            </w:rPrChange>
          </w:rPr>
          <w:t>it</w:t>
        </w:r>
      </w:ins>
      <w:r w:rsidRPr="00F562D1">
        <w:rPr>
          <w:highlight w:val="yellow"/>
          <w:rPrChange w:id="656" w:author="Coilin" w:date="2015-11-13T15:55:00Z">
            <w:rPr/>
          </w:rPrChange>
        </w:rPr>
        <w:t>y and additional mea</w:t>
      </w:r>
      <w:r w:rsidR="000F4CBB" w:rsidRPr="00F562D1">
        <w:rPr>
          <w:highlight w:val="yellow"/>
          <w:rPrChange w:id="657" w:author="Coilin" w:date="2015-11-13T15:55:00Z">
            <w:rPr/>
          </w:rPrChange>
        </w:rPr>
        <w:t>s</w:t>
      </w:r>
      <w:r w:rsidRPr="00F562D1">
        <w:rPr>
          <w:highlight w:val="yellow"/>
          <w:rPrChange w:id="658" w:author="Coilin" w:date="2015-11-13T15:55:00Z">
            <w:rPr/>
          </w:rPrChange>
        </w:rPr>
        <w:t>ures such as square mesh cod-ends or increased diamond cod-end mesh siz</w:t>
      </w:r>
      <w:r w:rsidR="00F10AA7" w:rsidRPr="00F562D1">
        <w:rPr>
          <w:highlight w:val="yellow"/>
          <w:rPrChange w:id="659" w:author="Coilin" w:date="2015-11-13T15:55:00Z">
            <w:rPr/>
          </w:rPrChange>
        </w:rPr>
        <w:t>e</w:t>
      </w:r>
      <w:r w:rsidRPr="00F562D1">
        <w:rPr>
          <w:highlight w:val="yellow"/>
          <w:rPrChange w:id="660" w:author="Coilin" w:date="2015-11-13T15:55:00Z">
            <w:rPr/>
          </w:rPrChange>
        </w:rPr>
        <w:t xml:space="preserve"> to en</w:t>
      </w:r>
      <w:r w:rsidR="00F10AA7" w:rsidRPr="00F562D1">
        <w:rPr>
          <w:highlight w:val="yellow"/>
          <w:rPrChange w:id="661" w:author="Coilin" w:date="2015-11-13T15:55:00Z">
            <w:rPr/>
          </w:rPrChange>
        </w:rPr>
        <w:t>s</w:t>
      </w:r>
      <w:r w:rsidRPr="00F562D1">
        <w:rPr>
          <w:highlight w:val="yellow"/>
          <w:rPrChange w:id="662" w:author="Coilin" w:date="2015-11-13T15:55:00Z">
            <w:rPr/>
          </w:rPrChange>
        </w:rPr>
        <w:t xml:space="preserve">ure </w:t>
      </w:r>
      <w:r w:rsidR="00F10AA7" w:rsidRPr="00F562D1">
        <w:rPr>
          <w:highlight w:val="yellow"/>
          <w:rPrChange w:id="663" w:author="Coilin" w:date="2015-11-13T15:55:00Z">
            <w:rPr/>
          </w:rPrChange>
        </w:rPr>
        <w:t>bycatch reduction  is optimised.</w:t>
      </w:r>
    </w:p>
    <w:p w14:paraId="61399390" w14:textId="5B758887" w:rsidR="00A24EE0" w:rsidRDefault="00F10AA7" w:rsidP="00A24EE0">
      <w:pPr>
        <w:jc w:val="both"/>
      </w:pPr>
      <w:r>
        <w:t xml:space="preserve">Incorporation of total catch </w:t>
      </w:r>
      <w:r w:rsidR="00B733B7">
        <w:t xml:space="preserve">weight </w:t>
      </w:r>
      <w:r>
        <w:t>into catch comparison analyses may also contribute to improved sampling power for quad-rig trawls.</w:t>
      </w:r>
      <w:r w:rsidR="00A24EE0">
        <w:t xml:space="preserve"> </w:t>
      </w:r>
      <w:r w:rsidR="00A24EE0">
        <w:fldChar w:fldCharType="begin"/>
      </w:r>
      <w:r w:rsidR="00A24EE0">
        <w:instrText xml:space="preserve"> ADDIN EN.CITE &lt;EndNote&gt;&lt;Cite AuthorYear="1"&gt;&lt;Author&gt;Wileman&lt;/Author&gt;&lt;Year&gt;1996&lt;/Year&gt;&lt;RecNum&gt;629&lt;/RecNum&gt;&lt;DisplayText&gt;Wileman&lt;style face="italic"&gt; et al.&lt;/style&gt; (1996)&lt;/DisplayText&gt;&lt;record&gt;&lt;rec-number&gt;629&lt;/rec-number&gt;&lt;foreign-keys&gt;&lt;key app="EN" db-id="xax5v99p909t04eax0qpx5zu9ddad5erz5fw" timestamp="1445420455"&gt;629&lt;/key&gt;&lt;/foreign-keys&gt;&lt;ref-type name="Report"&gt;27&lt;/ref-type&gt;&lt;contributors&gt;&lt;authors&gt;&lt;author&gt;Wileman, David A&lt;/author&gt;&lt;author&gt;Ferro, R.S.T&lt;/author&gt;&lt;author&gt;Fonteyne, R&lt;/author&gt;&lt;author&gt;Millar, R.B&lt;/author&gt;&lt;/authors&gt;&lt;/contributors&gt;&lt;titles&gt;&lt;title&gt;Manual of methods of measuring the selectivity of towed fishing gears&lt;/title&gt;&lt;secondary-title&gt;ICES cooperative research report&lt;/secondary-title&gt;&lt;/titles&gt;&lt;periodical&gt;&lt;full-title&gt;ICES cooperative research report&lt;/full-title&gt;&lt;/periodical&gt;&lt;pages&gt;126&lt;/pages&gt;&lt;volume&gt;215&lt;/volume&gt;&lt;dates&gt;&lt;year&gt;1996&lt;/year&gt;&lt;/dates&gt;&lt;urls&gt;&lt;/urls&gt;&lt;/record&gt;&lt;/Cite&gt;&lt;/EndNote&gt;</w:instrText>
      </w:r>
      <w:r w:rsidR="00A24EE0">
        <w:fldChar w:fldCharType="separate"/>
      </w:r>
      <w:r w:rsidR="00A24EE0">
        <w:rPr>
          <w:noProof/>
        </w:rPr>
        <w:t>Wileman</w:t>
      </w:r>
      <w:r w:rsidR="00A24EE0" w:rsidRPr="00B671A9">
        <w:rPr>
          <w:i/>
          <w:noProof/>
        </w:rPr>
        <w:t xml:space="preserve"> et al.</w:t>
      </w:r>
      <w:r w:rsidR="00A24EE0">
        <w:rPr>
          <w:noProof/>
        </w:rPr>
        <w:t xml:space="preserve"> (1996)</w:t>
      </w:r>
      <w:r w:rsidR="00A24EE0">
        <w:fldChar w:fldCharType="end"/>
      </w:r>
      <w:r w:rsidR="00A24EE0">
        <w:t xml:space="preserve"> describe how sample variance can be reduced by increasing the number of hauls made, the number of fish caught or the rate of sampling of the catches. Assessment of a greater number of test gears in a quad-rig experiment effectively reduces the amount of time available to sample each test gear, potentially leading to increased levels of sample variance. Power analyses may assist in determining optimal numbers of sampled hauls or fish needed to obtain significant results </w:t>
      </w:r>
      <w:r w:rsidR="00A24EE0">
        <w:fldChar w:fldCharType="begin"/>
      </w:r>
      <w:r w:rsidR="00A24EE0">
        <w:instrText xml:space="preserve"> ADDIN EN.CITE &lt;EndNote&gt;&lt;Cite&gt;&lt;Author&gt;Herrmann&lt;/Author&gt;&lt;Year&gt;2015&lt;/Year&gt;&lt;RecNum&gt;630&lt;/RecNum&gt;&lt;DisplayText&gt;(Herrmann&lt;style face="italic"&gt; et al.&lt;/style&gt;, 2015; Wileman&lt;style face="italic"&gt; et al.&lt;/style&gt;, 1996)&lt;/DisplayText&gt;&lt;record&gt;&lt;rec-number&gt;630&lt;/rec-number&gt;&lt;foreign-keys&gt;&lt;key app="EN" db-id="xax5v99p909t04eax0qpx5zu9ddad5erz5fw" timestamp="1445424163"&gt;630&lt;/key&gt;&lt;/foreign-keys&gt;&lt;ref-type name="Conference Paper"&gt;47&lt;/ref-type&gt;&lt;contributors&gt;&lt;authors&gt;&lt;author&gt;Herrmann, Bent&lt;/author&gt;&lt;author&gt;Sistiaga, Manu&lt;/author&gt;&lt;author&gt;Santos, Juan&lt;/author&gt;&lt;author&gt;Sala, Antonello&lt;/author&gt;&lt;/authors&gt;&lt;/contributors&gt;&lt;titles&gt;&lt;title&gt;How many fish need to be measured in trawl selectivity studies?&lt;/title&gt;&lt;secondary-title&gt;ICES-FAO Working Group on Fishing Technology and Fish Behavior&lt;/secondary-title&gt;&lt;/titles&gt;&lt;dates&gt;&lt;year&gt;2015&lt;/year&gt;&lt;/dates&gt;&lt;pub-location&gt;IPMA, Lisbon&lt;/pub-location&gt;&lt;urls&gt;&lt;/urls&gt;&lt;/record&gt;&lt;/Cite&gt;&lt;Cite&gt;&lt;Author&gt;Wileman&lt;/Author&gt;&lt;Year&gt;1996&lt;/Year&gt;&lt;RecNum&gt;629&lt;/RecNum&gt;&lt;record&gt;&lt;rec-number&gt;629&lt;/rec-number&gt;&lt;foreign-keys&gt;&lt;key app="EN" db-id="xax5v99p909t04eax0qpx5zu9ddad5erz5fw" timestamp="1445420455"&gt;629&lt;/key&gt;&lt;/foreign-keys&gt;&lt;ref-type name="Report"&gt;27&lt;/ref-type&gt;&lt;contributors&gt;&lt;authors&gt;&lt;author&gt;Wileman, David A&lt;/author&gt;&lt;author&gt;Ferro, R.S.T&lt;/author&gt;&lt;author&gt;Fonteyne, R&lt;/author&gt;&lt;author&gt;Millar, R.B&lt;/author&gt;&lt;/authors&gt;&lt;/contributors&gt;&lt;titles&gt;&lt;title&gt;Manual of methods of measuring the selectivity of towed fishing gears&lt;/title&gt;&lt;secondary-title&gt;ICES cooperative research report&lt;/secondary-title&gt;&lt;/titles&gt;&lt;periodical&gt;&lt;full-title&gt;ICES cooperative research report&lt;/full-title&gt;&lt;/periodical&gt;&lt;pages&gt;126&lt;/pages&gt;&lt;volume&gt;215&lt;/volume&gt;&lt;dates&gt;&lt;year&gt;1996&lt;/year&gt;&lt;/dates&gt;&lt;urls&gt;&lt;/urls&gt;&lt;/record&gt;&lt;/Cite&gt;&lt;/EndNote&gt;</w:instrText>
      </w:r>
      <w:r w:rsidR="00A24EE0">
        <w:fldChar w:fldCharType="separate"/>
      </w:r>
      <w:r w:rsidR="00A24EE0">
        <w:rPr>
          <w:noProof/>
        </w:rPr>
        <w:t>(Herrmann</w:t>
      </w:r>
      <w:r w:rsidR="00A24EE0" w:rsidRPr="00495176">
        <w:rPr>
          <w:i/>
          <w:noProof/>
        </w:rPr>
        <w:t xml:space="preserve"> et al.</w:t>
      </w:r>
      <w:r w:rsidR="00A24EE0">
        <w:rPr>
          <w:noProof/>
        </w:rPr>
        <w:t>, 2015; Wileman</w:t>
      </w:r>
      <w:r w:rsidR="00A24EE0" w:rsidRPr="00495176">
        <w:rPr>
          <w:i/>
          <w:noProof/>
        </w:rPr>
        <w:t xml:space="preserve"> et al.</w:t>
      </w:r>
      <w:r w:rsidR="00A24EE0">
        <w:rPr>
          <w:noProof/>
        </w:rPr>
        <w:t>, 1996)</w:t>
      </w:r>
      <w:r w:rsidR="00A24EE0">
        <w:fldChar w:fldCharType="end"/>
      </w:r>
      <w:r w:rsidR="00A24EE0">
        <w:t>. Reducing the duration of hauls may also facilitate increasing the numbers of hauls sampled. However, reduced haul duration is likely to be associated with reduced total catch which we have shown affects Nephrops selectivity. Provided a range of values occur, incorporating total catch quantities into a catch comparison model may facilitate shorter haul durations and improved sampling power</w:t>
      </w:r>
      <w:r w:rsidR="009E75A8">
        <w:t xml:space="preserve"> in future studies</w:t>
      </w:r>
      <w:r w:rsidR="00A24EE0">
        <w:t xml:space="preserve">. </w:t>
      </w:r>
      <w:ins w:id="664" w:author="Coilin" w:date="2015-11-13T16:01:00Z">
        <w:r w:rsidR="00ED3A80">
          <w:t xml:space="preserve">For a given trial without a range of total catch weights </w:t>
        </w:r>
      </w:ins>
      <w:ins w:id="665" w:author="Coilin" w:date="2015-11-13T16:02:00Z">
        <w:r w:rsidR="00ED3A80">
          <w:t>observed, predicting catch composition outside the range amounts to extrapolation, which should be avoided.</w:t>
        </w:r>
      </w:ins>
      <w:ins w:id="666" w:author="Coilin" w:date="2015-11-13T16:01:00Z">
        <w:r w:rsidR="00ED3A80">
          <w:t xml:space="preserve"> </w:t>
        </w:r>
      </w:ins>
    </w:p>
    <w:p w14:paraId="37D63CDA" w14:textId="5224113A" w:rsidR="00EC5F88" w:rsidRDefault="00ED3A80" w:rsidP="00EC5F88">
      <w:pPr>
        <w:jc w:val="both"/>
        <w:rPr>
          <w:ins w:id="667" w:author="Coilin" w:date="2015-11-13T15:45:00Z"/>
        </w:rPr>
      </w:pPr>
      <w:ins w:id="668" w:author="Coilin" w:date="2015-11-13T16:04:00Z">
        <w:r>
          <w:t xml:space="preserve">The model allows for additional </w:t>
        </w:r>
      </w:ins>
      <w:ins w:id="669" w:author="Coilin" w:date="2015-11-13T15:45:00Z">
        <w:r w:rsidR="00EC5F88">
          <w:t xml:space="preserve">covariates </w:t>
        </w:r>
      </w:ins>
      <w:ins w:id="670" w:author="Coilin" w:date="2015-11-13T16:04:00Z">
        <w:r>
          <w:t>to be included. V</w:t>
        </w:r>
        <w:r w:rsidR="00866C50">
          <w:t xml:space="preserve">ariables we did not </w:t>
        </w:r>
      </w:ins>
      <w:ins w:id="671" w:author="Coilin" w:date="2015-11-13T16:11:00Z">
        <w:r w:rsidR="009C57EE">
          <w:t>incorporate in the model include</w:t>
        </w:r>
      </w:ins>
      <w:ins w:id="672" w:author="Coilin" w:date="2015-11-13T16:04:00Z">
        <w:r>
          <w:t xml:space="preserve">: </w:t>
        </w:r>
      </w:ins>
      <w:ins w:id="673" w:author="Coilin" w:date="2015-11-13T15:45:00Z">
        <w:r>
          <w:t xml:space="preserve"> haul duration, </w:t>
        </w:r>
      </w:ins>
      <w:ins w:id="674" w:author="Coilin" w:date="2015-11-13T16:24:00Z">
        <w:r w:rsidR="007B6519">
          <w:t>cod-end diameter</w:t>
        </w:r>
      </w:ins>
      <w:ins w:id="675" w:author="Coilin" w:date="2015-11-13T16:22:00Z">
        <w:r w:rsidR="00A42BDD">
          <w:t xml:space="preserve">, </w:t>
        </w:r>
      </w:ins>
      <w:ins w:id="676" w:author="Coilin" w:date="2015-11-13T15:45:00Z">
        <w:r>
          <w:t xml:space="preserve">wing-end spread, </w:t>
        </w:r>
      </w:ins>
      <w:ins w:id="677" w:author="Coilin" w:date="2015-11-13T16:04:00Z">
        <w:r>
          <w:t>depth, time of day</w:t>
        </w:r>
      </w:ins>
      <w:ins w:id="678" w:author="Coilin" w:date="2015-11-13T16:05:00Z">
        <w:r w:rsidR="009C57EE">
          <w:t>, tidal effects and</w:t>
        </w:r>
        <w:r>
          <w:t xml:space="preserve"> weather</w:t>
        </w:r>
      </w:ins>
      <w:ins w:id="679" w:author="Coilin" w:date="2015-11-13T16:13:00Z">
        <w:r w:rsidR="002632BA">
          <w:t>, among others</w:t>
        </w:r>
      </w:ins>
      <w:ins w:id="680" w:author="Coilin" w:date="2015-11-13T16:05:00Z">
        <w:r>
          <w:t xml:space="preserve">. The effects of these variables will </w:t>
        </w:r>
      </w:ins>
      <w:ins w:id="681" w:author="Coilin" w:date="2015-11-13T16:06:00Z">
        <w:r>
          <w:t>be captured to some extent by the random effects estimated in the model (</w:t>
        </w:r>
        <w:r w:rsidRPr="00ED3A80">
          <w:rPr>
            <w:highlight w:val="yellow"/>
            <w:rPrChange w:id="682" w:author="Coilin" w:date="2015-11-13T16:06:00Z">
              <w:rPr/>
            </w:rPrChange>
          </w:rPr>
          <w:t>Figure 3</w:t>
        </w:r>
        <w:r>
          <w:t xml:space="preserve">). They could also be included </w:t>
        </w:r>
      </w:ins>
      <w:ins w:id="683" w:author="Coilin" w:date="2015-11-13T16:07:00Z">
        <w:r>
          <w:t xml:space="preserve">as fixed effects but </w:t>
        </w:r>
      </w:ins>
      <w:ins w:id="684" w:author="Coilin" w:date="2015-11-13T16:10:00Z">
        <w:r w:rsidR="00DA14FC">
          <w:t xml:space="preserve">the number of covariates that can be included is limited by the number of tows and meshes in the trial (i.e., available </w:t>
        </w:r>
      </w:ins>
      <w:ins w:id="685" w:author="Coilin" w:date="2015-11-13T16:09:00Z">
        <w:r w:rsidR="00866C50">
          <w:t>degrees of freedom</w:t>
        </w:r>
      </w:ins>
      <w:ins w:id="686" w:author="Coilin" w:date="2015-11-13T16:11:00Z">
        <w:r w:rsidR="00DA14FC">
          <w:t>)</w:t>
        </w:r>
      </w:ins>
      <w:ins w:id="687" w:author="Coilin" w:date="2015-11-13T16:07:00Z">
        <w:r>
          <w:t>.</w:t>
        </w:r>
      </w:ins>
      <w:ins w:id="688" w:author="Coilin" w:date="2015-11-13T16:09:00Z">
        <w:r w:rsidR="00866C50">
          <w:t xml:space="preserve"> </w:t>
        </w:r>
      </w:ins>
    </w:p>
    <w:p w14:paraId="3BBFB181" w14:textId="77777777" w:rsidR="00EC5F88" w:rsidRDefault="00EC5F88" w:rsidP="00F10AA7">
      <w:pPr>
        <w:jc w:val="both"/>
        <w:rPr>
          <w:ins w:id="689" w:author="Coilin" w:date="2015-11-13T15:45:00Z"/>
        </w:rPr>
      </w:pPr>
    </w:p>
    <w:p w14:paraId="4409678C" w14:textId="30EECFF3" w:rsidR="00EC5F88" w:rsidRDefault="00551208" w:rsidP="00F10AA7">
      <w:pPr>
        <w:jc w:val="both"/>
        <w:rPr>
          <w:ins w:id="690" w:author="Coilin" w:date="2015-11-13T15:45:00Z"/>
        </w:rPr>
      </w:pPr>
      <w:ins w:id="691" w:author="Coilin" w:date="2015-11-13T16:38:00Z">
        <w:r>
          <w:t>[DARAGH</w:t>
        </w:r>
      </w:ins>
      <w:ins w:id="692" w:author="Coilin" w:date="2015-11-13T16:39:00Z">
        <w:r w:rsidR="00067490">
          <w:t xml:space="preserve"> AND COILIN</w:t>
        </w:r>
      </w:ins>
      <w:ins w:id="693" w:author="Coilin" w:date="2015-11-13T16:38:00Z">
        <w:r>
          <w:t>]</w:t>
        </w:r>
      </w:ins>
      <w:ins w:id="694" w:author="Coilin" w:date="2015-11-13T16:39:00Z">
        <w:r>
          <w:t xml:space="preserve"> </w:t>
        </w:r>
      </w:ins>
      <w:ins w:id="695" w:author="Coilin" w:date="2015-11-13T16:00:00Z">
        <w:r w:rsidR="00ED3A80">
          <w:t>Simulation design using these results</w:t>
        </w:r>
      </w:ins>
    </w:p>
    <w:p w14:paraId="78DEDB84" w14:textId="294E2998" w:rsidR="00137416" w:rsidDel="00C61C7F" w:rsidRDefault="00137416" w:rsidP="00F10AA7">
      <w:pPr>
        <w:jc w:val="both"/>
        <w:rPr>
          <w:moveFrom w:id="696" w:author="Coilin" w:date="2015-11-13T15:18:00Z"/>
        </w:rPr>
      </w:pPr>
      <w:moveFromRangeStart w:id="697" w:author="Coilin" w:date="2015-11-13T15:18:00Z" w:name="move435191227"/>
      <w:moveFrom w:id="698" w:author="Coilin" w:date="2015-11-13T15:18:00Z">
        <w:r w:rsidDel="00C61C7F">
          <w:t xml:space="preserve">This study demonstrates the importance of incorporating net position </w:t>
        </w:r>
        <w:ins w:id="699" w:author="Browne, Daragh" w:date="2015-11-12T21:13:00Z">
          <w:r w:rsidR="00384C2F" w:rsidDel="00C61C7F">
            <w:t xml:space="preserve">and fishing power </w:t>
          </w:r>
        </w:ins>
        <w:r w:rsidDel="00C61C7F">
          <w:t>in ex</w:t>
        </w:r>
        <w:r w:rsidR="00B733B7" w:rsidDel="00C61C7F">
          <w:t>perimental design and analysis. Can we expand?</w:t>
        </w:r>
      </w:moveFrom>
    </w:p>
    <w:p w14:paraId="18985FDA" w14:textId="369E7520" w:rsidR="00235163" w:rsidDel="00C61C7F" w:rsidRDefault="00235163" w:rsidP="00F10AA7">
      <w:pPr>
        <w:jc w:val="both"/>
        <w:rPr>
          <w:moveFrom w:id="700" w:author="Coilin" w:date="2015-11-13T15:18:00Z"/>
        </w:rPr>
      </w:pPr>
    </w:p>
    <w:p w14:paraId="28A1DC47" w14:textId="78001C58" w:rsidR="00F10AA7" w:rsidDel="00C61C7F" w:rsidRDefault="00F10AA7" w:rsidP="00F10AA7">
      <w:pPr>
        <w:jc w:val="both"/>
        <w:rPr>
          <w:moveFrom w:id="701" w:author="Coilin" w:date="2015-11-13T15:18:00Z"/>
        </w:rPr>
      </w:pPr>
      <w:moveFrom w:id="702" w:author="Coilin" w:date="2015-11-13T15:18:00Z">
        <w:r w:rsidDel="00C61C7F">
          <w:t>Should we comment on why we excluded haul duration as a covariate?</w:t>
        </w:r>
      </w:moveFrom>
    </w:p>
    <w:moveFromRangeEnd w:id="697"/>
    <w:p w14:paraId="648C5E77" w14:textId="77777777" w:rsidR="003C5C46" w:rsidRDefault="00A24EE0" w:rsidP="00A24EE0">
      <w:pPr>
        <w:jc w:val="both"/>
      </w:pPr>
      <w:r>
        <w:rPr>
          <w:color w:val="2E2E2E"/>
        </w:rPr>
        <w:t xml:space="preserve">Application to other potential fisheries </w:t>
      </w:r>
      <w:r w:rsidR="005216D7">
        <w:t xml:space="preserve">– Daragh. </w:t>
      </w:r>
    </w:p>
    <w:p w14:paraId="7810F0CA" w14:textId="24FCC017" w:rsidR="005216D7" w:rsidRDefault="000F4CBB" w:rsidP="00A24EE0">
      <w:pPr>
        <w:jc w:val="both"/>
      </w:pPr>
      <w:r>
        <w:t xml:space="preserve">This </w:t>
      </w:r>
      <w:r w:rsidR="00384C2F">
        <w:t xml:space="preserve">method </w:t>
      </w:r>
      <w:r>
        <w:t xml:space="preserve">has application </w:t>
      </w:r>
      <w:r w:rsidR="005E155C">
        <w:t xml:space="preserve">in </w:t>
      </w:r>
      <w:r w:rsidR="004E7006">
        <w:t>situations where it is necessary to estimate the relative selectivity of multi-rigs consisting of</w:t>
      </w:r>
      <w:r w:rsidR="00692FAA">
        <w:t xml:space="preserve"> </w:t>
      </w:r>
      <w:del w:id="703" w:author="Coilin" w:date="2015-11-13T16:14:00Z">
        <w:r w:rsidR="00692FAA" w:rsidDel="0050337E">
          <w:delText>more than 2 nets</w:delText>
        </w:r>
      </w:del>
      <w:ins w:id="704" w:author="Coilin" w:date="2015-11-13T16:14:00Z">
        <w:r w:rsidR="0050337E">
          <w:t>2 or more gears</w:t>
        </w:r>
      </w:ins>
      <w:r w:rsidR="005E155C">
        <w:t xml:space="preserve">. In </w:t>
      </w:r>
      <w:r w:rsidR="00384C2F">
        <w:t xml:space="preserve">Danish </w:t>
      </w:r>
      <w:r w:rsidR="005E155C">
        <w:t xml:space="preserve">waters </w:t>
      </w:r>
      <w:r w:rsidR="00565FF9">
        <w:t xml:space="preserve">multi-rigs consisting of </w:t>
      </w:r>
      <w:r w:rsidR="005E155C">
        <w:t xml:space="preserve">up to 12 nets have been </w:t>
      </w:r>
      <w:r w:rsidR="00565FF9">
        <w:t>tested</w:t>
      </w:r>
      <w:r w:rsidR="004E7006">
        <w:t>. A</w:t>
      </w:r>
      <w:r w:rsidR="00565FF9">
        <w:t xml:space="preserve">t present the financial outlay </w:t>
      </w:r>
      <w:r w:rsidR="003C5C46">
        <w:t xml:space="preserve">for </w:t>
      </w:r>
      <w:r w:rsidR="001D1C3C">
        <w:t xml:space="preserve">the </w:t>
      </w:r>
      <w:r w:rsidR="003C5C46">
        <w:t xml:space="preserve">gear and </w:t>
      </w:r>
      <w:r w:rsidR="00C77001">
        <w:t>vessel</w:t>
      </w:r>
      <w:r w:rsidR="003C5C46">
        <w:t xml:space="preserve"> modification</w:t>
      </w:r>
      <w:r w:rsidR="001D1C3C">
        <w:t>s required to tow more than 4 nets</w:t>
      </w:r>
      <w:r w:rsidR="003C5C46">
        <w:t xml:space="preserve"> </w:t>
      </w:r>
      <w:r w:rsidR="00C77001">
        <w:t>appear to be impediments to their adoption</w:t>
      </w:r>
      <w:r w:rsidR="001D1C3C">
        <w:t xml:space="preserve"> (</w:t>
      </w:r>
      <w:commentRangeStart w:id="705"/>
      <w:proofErr w:type="spellStart"/>
      <w:r w:rsidR="001D1C3C">
        <w:t>Seafish</w:t>
      </w:r>
      <w:proofErr w:type="spellEnd"/>
      <w:r w:rsidR="004E7006">
        <w:t>, Basic Fishing Methods</w:t>
      </w:r>
      <w:commentRangeEnd w:id="705"/>
      <w:r w:rsidR="00EA453A">
        <w:rPr>
          <w:rStyle w:val="CommentReference"/>
        </w:rPr>
        <w:commentReference w:id="705"/>
      </w:r>
      <w:r w:rsidR="004E7006">
        <w:t>)</w:t>
      </w:r>
      <w:r w:rsidR="00565FF9">
        <w:t xml:space="preserve">. In addition, concerns over the increased catching performance </w:t>
      </w:r>
      <w:r w:rsidR="004E7006">
        <w:t xml:space="preserve">and size selectivity </w:t>
      </w:r>
      <w:r w:rsidR="00565FF9">
        <w:t xml:space="preserve">of multi-rigs have led </w:t>
      </w:r>
      <w:r w:rsidR="003C5C46">
        <w:t xml:space="preserve">to </w:t>
      </w:r>
      <w:r w:rsidR="004E7006">
        <w:t xml:space="preserve">a </w:t>
      </w:r>
      <w:r w:rsidR="003C5C46">
        <w:t>limit</w:t>
      </w:r>
      <w:r w:rsidR="00565FF9">
        <w:t xml:space="preserve"> </w:t>
      </w:r>
      <w:r w:rsidR="004E7006">
        <w:t xml:space="preserve">on </w:t>
      </w:r>
      <w:r w:rsidR="00565FF9">
        <w:t xml:space="preserve">the number of nets that can be </w:t>
      </w:r>
      <w:r w:rsidR="003C5C46">
        <w:t xml:space="preserve">used in a multi-rig, e.g. </w:t>
      </w:r>
      <w:commentRangeStart w:id="706"/>
      <w:r w:rsidR="003C5C46">
        <w:t>Ireland (4</w:t>
      </w:r>
      <w:r w:rsidR="004E7006">
        <w:t xml:space="preserve"> nets</w:t>
      </w:r>
      <w:r w:rsidR="003C5C46">
        <w:t>) and Scotland (2</w:t>
      </w:r>
      <w:r w:rsidR="004E7006">
        <w:t xml:space="preserve"> nets</w:t>
      </w:r>
      <w:r w:rsidR="003C5C46">
        <w:t>)</w:t>
      </w:r>
      <w:r w:rsidR="00565FF9">
        <w:t>.</w:t>
      </w:r>
      <w:commentRangeEnd w:id="706"/>
      <w:r w:rsidR="004E7006">
        <w:rPr>
          <w:rStyle w:val="CommentReference"/>
        </w:rPr>
        <w:commentReference w:id="706"/>
      </w:r>
      <w:ins w:id="707" w:author="Coilin" w:date="2015-11-13T16:14:00Z">
        <w:r w:rsidR="00701A94">
          <w:t xml:space="preserve"> </w:t>
        </w:r>
      </w:ins>
      <w:ins w:id="708" w:author="Coilin" w:date="2015-11-13T16:15:00Z">
        <w:r w:rsidR="00701A94">
          <w:rPr>
            <w:rFonts w:ascii="Times New Roman" w:hAnsi="Times New Roman" w:cs="Times New Roman"/>
            <w:sz w:val="21"/>
            <w:szCs w:val="21"/>
          </w:rPr>
          <w:t xml:space="preserve">Other applications: pots, </w:t>
        </w:r>
        <w:proofErr w:type="gramStart"/>
        <w:r w:rsidR="00701A94">
          <w:rPr>
            <w:rFonts w:ascii="Times New Roman" w:hAnsi="Times New Roman" w:cs="Times New Roman"/>
            <w:sz w:val="21"/>
            <w:szCs w:val="21"/>
          </w:rPr>
          <w:t>gillnets(</w:t>
        </w:r>
        <w:proofErr w:type="gramEnd"/>
        <w:r w:rsidR="00701A94">
          <w:rPr>
            <w:rFonts w:ascii="Times New Roman" w:hAnsi="Times New Roman" w:cs="Times New Roman"/>
            <w:sz w:val="21"/>
            <w:szCs w:val="21"/>
          </w:rPr>
          <w:t>?); 12 rigs for shrimp in Denmark, beamers, scallop dredges</w:t>
        </w:r>
        <w:r w:rsidR="00701A94">
          <w:rPr>
            <w:rFonts w:ascii="Times New Roman" w:hAnsi="Times New Roman" w:cs="Times New Roman"/>
            <w:sz w:val="21"/>
            <w:szCs w:val="21"/>
          </w:rPr>
          <w:t>.</w:t>
        </w:r>
      </w:ins>
    </w:p>
    <w:p w14:paraId="3CF2755C" w14:textId="12D68C12" w:rsidR="00BE064A" w:rsidRDefault="00067490" w:rsidP="00BE064A">
      <w:pPr>
        <w:jc w:val="both"/>
      </w:pPr>
      <w:ins w:id="709" w:author="Coilin" w:date="2015-11-13T16:39:00Z">
        <w:r>
          <w:lastRenderedPageBreak/>
          <w:t>[DARAGH</w:t>
        </w:r>
        <w:r>
          <w:t xml:space="preserve"> TO EXPAND</w:t>
        </w:r>
        <w:r>
          <w:t>]</w:t>
        </w:r>
        <w:r>
          <w:t xml:space="preserve"> </w:t>
        </w:r>
      </w:ins>
      <w:r w:rsidR="00BE064A">
        <w:t>Can we make inferences in relation to increased mesh size in relation to Nephrops catches – Is it a good thing</w:t>
      </w:r>
      <w:r w:rsidR="00B733B7">
        <w:t>?</w:t>
      </w:r>
      <w:r w:rsidR="003C5C46">
        <w:t xml:space="preserve"> </w:t>
      </w:r>
    </w:p>
    <w:p w14:paraId="3C8D2D8D" w14:textId="77777777" w:rsidR="003C5C46" w:rsidRDefault="00DA5BD4" w:rsidP="00BE064A">
      <w:pPr>
        <w:jc w:val="both"/>
      </w:pPr>
      <w:commentRangeStart w:id="710"/>
      <w:r>
        <w:t xml:space="preserve">In </w:t>
      </w:r>
      <w:proofErr w:type="spellStart"/>
      <w:r>
        <w:t>Rikke</w:t>
      </w:r>
      <w:proofErr w:type="spellEnd"/>
      <w:r>
        <w:t xml:space="preserve"> </w:t>
      </w:r>
      <w:proofErr w:type="spellStart"/>
      <w:r w:rsidR="003C5C46">
        <w:t>Frandsen’s</w:t>
      </w:r>
      <w:proofErr w:type="spellEnd"/>
      <w:r w:rsidR="003C5C46">
        <w:t xml:space="preserve"> PhD </w:t>
      </w:r>
      <w:r>
        <w:t xml:space="preserve">she </w:t>
      </w:r>
      <w:r w:rsidR="00C77001">
        <w:t>puts emphasis on</w:t>
      </w:r>
      <w:r>
        <w:t xml:space="preserve"> increasing mesh opening angles throughout the </w:t>
      </w:r>
      <w:r w:rsidR="004E7006">
        <w:t xml:space="preserve">length of </w:t>
      </w:r>
      <w:r w:rsidR="00EA453A">
        <w:t>a</w:t>
      </w:r>
      <w:r w:rsidR="004E7006">
        <w:t xml:space="preserve"> </w:t>
      </w:r>
      <w:proofErr w:type="spellStart"/>
      <w:r>
        <w:t>codend</w:t>
      </w:r>
      <w:proofErr w:type="spellEnd"/>
      <w:r>
        <w:t xml:space="preserve"> to steepen the </w:t>
      </w:r>
      <w:r w:rsidR="00EA453A">
        <w:t xml:space="preserve">Nephrops size </w:t>
      </w:r>
      <w:r>
        <w:t xml:space="preserve">selection curve for a given </w:t>
      </w:r>
      <w:proofErr w:type="spellStart"/>
      <w:r>
        <w:t>codend</w:t>
      </w:r>
      <w:proofErr w:type="spellEnd"/>
      <w:r w:rsidR="00C77001">
        <w:t xml:space="preserve"> mesh size</w:t>
      </w:r>
      <w:r>
        <w:t xml:space="preserve">. She makes the point that diamond </w:t>
      </w:r>
      <w:proofErr w:type="spellStart"/>
      <w:r w:rsidR="00C77001">
        <w:t>codend</w:t>
      </w:r>
      <w:proofErr w:type="spellEnd"/>
      <w:r w:rsidR="00C77001">
        <w:t xml:space="preserve"> </w:t>
      </w:r>
      <w:r>
        <w:t xml:space="preserve">meshes have a wide range of configurations (mesh opening angles) depending on distance from the catch build up and this contributes to the </w:t>
      </w:r>
      <w:r w:rsidR="00C77001">
        <w:t xml:space="preserve">high variation in the chance of successful contact (escape) of individual Nephrops with a suitably configured mesh. The practical difficulty in legislating for and enforcing measures to govern </w:t>
      </w:r>
      <w:proofErr w:type="spellStart"/>
      <w:r w:rsidR="00C77001">
        <w:t>codend</w:t>
      </w:r>
      <w:proofErr w:type="spellEnd"/>
      <w:r w:rsidR="00C77001">
        <w:t xml:space="preserve"> mesh opening angle would suggest that mesh size is the simplest method of reducing undersized Nephrops while acknowledging </w:t>
      </w:r>
      <w:r w:rsidR="00EA453A">
        <w:t xml:space="preserve">the </w:t>
      </w:r>
      <w:r w:rsidR="00C77001">
        <w:t xml:space="preserve">potential for losses of marketable Nephrops. </w:t>
      </w:r>
      <w:commentRangeEnd w:id="710"/>
      <w:r w:rsidR="00284F60">
        <w:rPr>
          <w:rStyle w:val="CommentReference"/>
        </w:rPr>
        <w:commentReference w:id="710"/>
      </w:r>
    </w:p>
    <w:p w14:paraId="0F195FFB" w14:textId="77777777" w:rsidR="00A82628" w:rsidRDefault="00844D2A" w:rsidP="00A82628">
      <w:pPr>
        <w:jc w:val="both"/>
      </w:pPr>
      <w:r>
        <w:t>C</w:t>
      </w:r>
      <w:r w:rsidR="000E0EBE">
        <w:t xml:space="preserve">an </w:t>
      </w:r>
      <w:r w:rsidR="00B733B7">
        <w:t xml:space="preserve">we </w:t>
      </w:r>
      <w:r w:rsidR="000E0EBE">
        <w:t>talk about how model could be improved by utilising data on catch volume rather than catch weight</w:t>
      </w:r>
      <w:r w:rsidR="00A82628">
        <w:t>.</w:t>
      </w:r>
      <w:r w:rsidR="00A82628" w:rsidRPr="00A82628">
        <w:t xml:space="preserve"> </w:t>
      </w:r>
      <w:r w:rsidR="00284F60">
        <w:t>E</w:t>
      </w:r>
      <w:r w:rsidR="00137416">
        <w:t>xamples</w:t>
      </w:r>
    </w:p>
    <w:p w14:paraId="5B83C6EC" w14:textId="77777777" w:rsidR="000E0EBE" w:rsidRDefault="00284F60" w:rsidP="0007625E">
      <w:pPr>
        <w:jc w:val="both"/>
      </w:pPr>
      <w:commentRangeStart w:id="711"/>
      <w:r>
        <w:t xml:space="preserve">We don’t collect data on catch volume only catch weight. I don’t think we can extrapolate volume from weight even though we know the catch composition. It may be possible to monitor </w:t>
      </w:r>
      <w:proofErr w:type="spellStart"/>
      <w:r>
        <w:t>codend</w:t>
      </w:r>
      <w:proofErr w:type="spellEnd"/>
      <w:r>
        <w:t xml:space="preserve"> circumference using </w:t>
      </w:r>
      <w:proofErr w:type="spellStart"/>
      <w:r w:rsidR="00021415">
        <w:t>Scanmar</w:t>
      </w:r>
      <w:proofErr w:type="spellEnd"/>
      <w:r w:rsidR="00021415">
        <w:t xml:space="preserve"> but it is unlikely to be very detailed</w:t>
      </w:r>
      <w:commentRangeEnd w:id="711"/>
      <w:r>
        <w:rPr>
          <w:rStyle w:val="CommentReference"/>
        </w:rPr>
        <w:commentReference w:id="711"/>
      </w:r>
      <w:r w:rsidR="00021415">
        <w:t xml:space="preserve"> </w:t>
      </w:r>
    </w:p>
    <w:p w14:paraId="6973220D" w14:textId="77777777" w:rsidR="00344C54" w:rsidRDefault="00344C54" w:rsidP="0007625E">
      <w:pPr>
        <w:jc w:val="both"/>
        <w:rPr>
          <w:ins w:id="712" w:author="Coilin" w:date="2015-11-13T16:28:00Z"/>
        </w:rPr>
      </w:pPr>
    </w:p>
    <w:p w14:paraId="0A3EBBDF" w14:textId="0587868C" w:rsidR="00563871" w:rsidRDefault="00394542" w:rsidP="0007625E">
      <w:pPr>
        <w:jc w:val="both"/>
      </w:pPr>
      <w:ins w:id="713" w:author="Coilin" w:date="2015-11-13T16:39:00Z">
        <w:r>
          <w:t>Additional</w:t>
        </w:r>
      </w:ins>
      <w:ins w:id="714" w:author="Coilin" w:date="2015-11-13T16:28:00Z">
        <w:r w:rsidR="00563871">
          <w:t xml:space="preserve"> paragraphs</w:t>
        </w:r>
      </w:ins>
    </w:p>
    <w:p w14:paraId="00EE3028" w14:textId="3A582C4E" w:rsidR="00344C54" w:rsidRDefault="00F144AB" w:rsidP="0007625E">
      <w:pPr>
        <w:jc w:val="both"/>
        <w:rPr>
          <w:ins w:id="715" w:author="Coilin" w:date="2015-11-13T10:50:00Z"/>
        </w:rPr>
      </w:pPr>
      <w:ins w:id="716" w:author="Coilin" w:date="2015-11-13T16:39:00Z">
        <w:r>
          <w:t xml:space="preserve">[RONAN] </w:t>
        </w:r>
      </w:ins>
      <w:r w:rsidR="00521548">
        <w:t xml:space="preserve">For development: </w:t>
      </w:r>
      <w:r w:rsidR="00344C54">
        <w:t>Segmentation issue with 80% from quad-rig lumped into TR2.</w:t>
      </w:r>
    </w:p>
    <w:p w14:paraId="58B28498" w14:textId="614DDA90" w:rsidR="00844AE8" w:rsidRDefault="00F144AB" w:rsidP="0007625E">
      <w:pPr>
        <w:jc w:val="both"/>
        <w:rPr>
          <w:ins w:id="717" w:author="Coilin" w:date="2015-11-13T10:51:00Z"/>
        </w:rPr>
      </w:pPr>
      <w:ins w:id="718" w:author="Coilin" w:date="2015-11-13T16:40:00Z">
        <w:r>
          <w:t>[DARAGH]</w:t>
        </w:r>
      </w:ins>
      <w:ins w:id="719" w:author="Coilin" w:date="2015-11-13T16:41:00Z">
        <w:r>
          <w:t xml:space="preserve"> </w:t>
        </w:r>
      </w:ins>
      <w:ins w:id="720" w:author="Coilin" w:date="2015-11-13T10:50:00Z">
        <w:r w:rsidR="00844AE8">
          <w:t xml:space="preserve">Deja-vu from single to twin. Reason for the very fast uptake </w:t>
        </w:r>
      </w:ins>
      <w:ins w:id="721" w:author="Coilin" w:date="2015-11-13T10:51:00Z">
        <w:r w:rsidR="00844AE8">
          <w:t>–</w:t>
        </w:r>
      </w:ins>
      <w:ins w:id="722" w:author="Coilin" w:date="2015-11-13T10:50:00Z">
        <w:r w:rsidR="00844AE8">
          <w:t xml:space="preserve"> don</w:t>
        </w:r>
      </w:ins>
      <w:ins w:id="723" w:author="Coilin" w:date="2015-11-13T10:51:00Z">
        <w:r w:rsidR="00844AE8">
          <w:t xml:space="preserve">’t have to change much. </w:t>
        </w:r>
      </w:ins>
      <w:ins w:id="724" w:author="Coilin" w:date="2015-11-13T10:58:00Z">
        <w:r w:rsidR="00844AE8">
          <w:t xml:space="preserve">Cost of change. </w:t>
        </w:r>
      </w:ins>
    </w:p>
    <w:p w14:paraId="573E194B" w14:textId="56B50213" w:rsidR="00AB1DCB" w:rsidRDefault="00F144AB" w:rsidP="00AB1DCB">
      <w:pPr>
        <w:autoSpaceDE w:val="0"/>
        <w:autoSpaceDN w:val="0"/>
        <w:adjustRightInd w:val="0"/>
        <w:spacing w:after="0" w:line="240" w:lineRule="auto"/>
        <w:rPr>
          <w:ins w:id="725" w:author="Coilin" w:date="2015-11-13T11:02:00Z"/>
          <w:rFonts w:ascii="Times New Roman" w:hAnsi="Times New Roman" w:cs="Times New Roman"/>
          <w:sz w:val="21"/>
          <w:szCs w:val="21"/>
        </w:rPr>
      </w:pPr>
      <w:ins w:id="726" w:author="Coilin" w:date="2015-11-13T16:41:00Z">
        <w:r>
          <w:t>[DARAGH]</w:t>
        </w:r>
        <w:r>
          <w:t xml:space="preserve"> </w:t>
        </w:r>
      </w:ins>
      <w:ins w:id="727" w:author="Coilin" w:date="2015-11-13T10:53:00Z">
        <w:r w:rsidR="00844AE8">
          <w:t>Paragraph on fishing power</w:t>
        </w:r>
      </w:ins>
      <w:ins w:id="728" w:author="Coilin" w:date="2015-11-13T10:57:00Z">
        <w:r w:rsidR="00844AE8">
          <w:t>. In addition to the swept area …</w:t>
        </w:r>
      </w:ins>
      <w:ins w:id="729" w:author="Coilin" w:date="2015-11-13T11:02:00Z">
        <w:r w:rsidR="00AB1DCB">
          <w:t xml:space="preserve"> </w:t>
        </w:r>
        <w:r w:rsidR="00AB1DCB">
          <w:rPr>
            <w:rFonts w:ascii="Times New Roman" w:hAnsi="Times New Roman" w:cs="Times New Roman"/>
            <w:sz w:val="21"/>
            <w:szCs w:val="21"/>
          </w:rPr>
          <w:t>Suggest substituting catch rate or catching performance/ efficiency for fishing power.</w:t>
        </w:r>
      </w:ins>
    </w:p>
    <w:p w14:paraId="045D330F" w14:textId="77777777" w:rsidR="00AB1DCB" w:rsidRDefault="00AB1DCB" w:rsidP="00AB1DCB">
      <w:pPr>
        <w:autoSpaceDE w:val="0"/>
        <w:autoSpaceDN w:val="0"/>
        <w:adjustRightInd w:val="0"/>
        <w:spacing w:after="0" w:line="240" w:lineRule="auto"/>
        <w:rPr>
          <w:ins w:id="730" w:author="Coilin" w:date="2015-11-13T11:02:00Z"/>
          <w:rFonts w:ascii="Times New Roman" w:hAnsi="Times New Roman" w:cs="Times New Roman"/>
          <w:sz w:val="21"/>
          <w:szCs w:val="21"/>
        </w:rPr>
      </w:pPr>
    </w:p>
    <w:p w14:paraId="067C6DA4" w14:textId="77777777" w:rsidR="00AB1DCB" w:rsidRDefault="00AB1DCB" w:rsidP="00AB1DCB">
      <w:pPr>
        <w:autoSpaceDE w:val="0"/>
        <w:autoSpaceDN w:val="0"/>
        <w:adjustRightInd w:val="0"/>
        <w:spacing w:after="0" w:line="240" w:lineRule="auto"/>
        <w:rPr>
          <w:ins w:id="731" w:author="Coilin" w:date="2015-11-13T11:02:00Z"/>
          <w:rFonts w:ascii="Times New Roman" w:hAnsi="Times New Roman" w:cs="Times New Roman"/>
          <w:sz w:val="21"/>
          <w:szCs w:val="21"/>
        </w:rPr>
      </w:pPr>
      <w:proofErr w:type="spellStart"/>
      <w:ins w:id="732" w:author="Coilin" w:date="2015-11-13T11:02:00Z">
        <w:r>
          <w:rPr>
            <w:rFonts w:ascii="Times New Roman" w:hAnsi="Times New Roman" w:cs="Times New Roman"/>
            <w:sz w:val="21"/>
            <w:szCs w:val="21"/>
          </w:rPr>
          <w:t>Defn</w:t>
        </w:r>
        <w:proofErr w:type="spellEnd"/>
        <w:r>
          <w:rPr>
            <w:rFonts w:ascii="Times New Roman" w:hAnsi="Times New Roman" w:cs="Times New Roman"/>
            <w:sz w:val="21"/>
            <w:szCs w:val="21"/>
          </w:rPr>
          <w:t xml:space="preserve">. </w:t>
        </w:r>
        <w:proofErr w:type="gramStart"/>
        <w:r>
          <w:rPr>
            <w:rFonts w:ascii="Times New Roman" w:hAnsi="Times New Roman" w:cs="Times New Roman"/>
            <w:sz w:val="21"/>
            <w:szCs w:val="21"/>
          </w:rPr>
          <w:t>of</w:t>
        </w:r>
        <w:proofErr w:type="gramEnd"/>
        <w:r>
          <w:rPr>
            <w:rFonts w:ascii="Times New Roman" w:hAnsi="Times New Roman" w:cs="Times New Roman"/>
            <w:sz w:val="21"/>
            <w:szCs w:val="21"/>
          </w:rPr>
          <w:t xml:space="preserve"> Fishing Power:</w:t>
        </w:r>
      </w:ins>
    </w:p>
    <w:p w14:paraId="6E86DFFA" w14:textId="77777777" w:rsidR="00AB1DCB" w:rsidRDefault="00AB1DCB" w:rsidP="00AB1DCB">
      <w:pPr>
        <w:autoSpaceDE w:val="0"/>
        <w:autoSpaceDN w:val="0"/>
        <w:adjustRightInd w:val="0"/>
        <w:spacing w:after="0" w:line="240" w:lineRule="auto"/>
        <w:rPr>
          <w:ins w:id="733" w:author="Coilin" w:date="2015-11-13T11:02:00Z"/>
          <w:rFonts w:ascii="Times New Roman" w:hAnsi="Times New Roman" w:cs="Times New Roman"/>
          <w:sz w:val="21"/>
          <w:szCs w:val="21"/>
        </w:rPr>
      </w:pPr>
      <w:ins w:id="734" w:author="Coilin" w:date="2015-11-13T11:02:00Z">
        <w:r>
          <w:rPr>
            <w:rFonts w:ascii="Times New Roman" w:hAnsi="Times New Roman" w:cs="Times New Roman"/>
            <w:sz w:val="21"/>
            <w:szCs w:val="21"/>
          </w:rPr>
          <w:t xml:space="preserve"> The ability of a gear to catch fish of</w:t>
        </w:r>
      </w:ins>
    </w:p>
    <w:p w14:paraId="474B6AE3" w14:textId="77777777" w:rsidR="00AB1DCB" w:rsidRDefault="00AB1DCB" w:rsidP="00AB1DCB">
      <w:pPr>
        <w:autoSpaceDE w:val="0"/>
        <w:autoSpaceDN w:val="0"/>
        <w:adjustRightInd w:val="0"/>
        <w:spacing w:after="0" w:line="240" w:lineRule="auto"/>
        <w:rPr>
          <w:ins w:id="735" w:author="Coilin" w:date="2015-11-13T11:02:00Z"/>
          <w:rFonts w:ascii="Times New Roman" w:hAnsi="Times New Roman" w:cs="Times New Roman"/>
          <w:sz w:val="21"/>
          <w:szCs w:val="21"/>
        </w:rPr>
      </w:pPr>
      <w:proofErr w:type="gramStart"/>
      <w:ins w:id="736" w:author="Coilin" w:date="2015-11-13T11:02:00Z">
        <w:r>
          <w:rPr>
            <w:rFonts w:ascii="Times New Roman" w:hAnsi="Times New Roman" w:cs="Times New Roman"/>
            <w:sz w:val="21"/>
            <w:szCs w:val="21"/>
          </w:rPr>
          <w:t>given</w:t>
        </w:r>
        <w:proofErr w:type="gramEnd"/>
        <w:r>
          <w:rPr>
            <w:rFonts w:ascii="Times New Roman" w:hAnsi="Times New Roman" w:cs="Times New Roman"/>
            <w:sz w:val="21"/>
            <w:szCs w:val="21"/>
          </w:rPr>
          <w:t xml:space="preserve"> species and length class.</w:t>
        </w:r>
      </w:ins>
    </w:p>
    <w:p w14:paraId="1126E0E0" w14:textId="3350640D" w:rsidR="00844AE8" w:rsidRDefault="00AB1DCB" w:rsidP="00AB1DCB">
      <w:pPr>
        <w:jc w:val="both"/>
        <w:rPr>
          <w:ins w:id="737" w:author="Coilin" w:date="2015-11-13T16:41:00Z"/>
          <w:rFonts w:ascii="Times New Roman" w:hAnsi="Times New Roman" w:cs="Times New Roman"/>
          <w:sz w:val="21"/>
          <w:szCs w:val="21"/>
        </w:rPr>
      </w:pPr>
      <w:ins w:id="738" w:author="Coilin" w:date="2015-11-13T11:02:00Z">
        <w:r>
          <w:rPr>
            <w:rFonts w:ascii="Times New Roman" w:hAnsi="Times New Roman" w:cs="Times New Roman"/>
            <w:sz w:val="21"/>
            <w:szCs w:val="21"/>
          </w:rPr>
          <w:t>Usually a relative measure comparing different gears (to a standard).</w:t>
        </w:r>
      </w:ins>
    </w:p>
    <w:p w14:paraId="1435745A" w14:textId="61BD4E7A" w:rsidR="00F144AB" w:rsidRDefault="00F144AB" w:rsidP="00AB1DCB">
      <w:pPr>
        <w:jc w:val="both"/>
        <w:rPr>
          <w:ins w:id="739" w:author="Coilin" w:date="2015-11-13T11:13:00Z"/>
          <w:rFonts w:ascii="Times New Roman" w:hAnsi="Times New Roman" w:cs="Times New Roman"/>
          <w:sz w:val="21"/>
          <w:szCs w:val="21"/>
        </w:rPr>
      </w:pPr>
      <w:ins w:id="740" w:author="Coilin" w:date="2015-11-13T16:41:00Z">
        <w:r>
          <w:t>Include Hillis paper on whole net</w:t>
        </w:r>
      </w:ins>
    </w:p>
    <w:p w14:paraId="5C83CA93" w14:textId="77777777" w:rsidR="00F144AB" w:rsidRDefault="00F144AB" w:rsidP="00AB1DCB">
      <w:pPr>
        <w:jc w:val="both"/>
        <w:rPr>
          <w:ins w:id="741" w:author="Coilin" w:date="2015-11-13T16:41:00Z"/>
          <w:rFonts w:ascii="Times New Roman" w:hAnsi="Times New Roman" w:cs="Times New Roman"/>
          <w:sz w:val="21"/>
          <w:szCs w:val="21"/>
        </w:rPr>
      </w:pPr>
      <w:ins w:id="742" w:author="Coilin" w:date="2015-11-13T16:41:00Z">
        <w:r>
          <w:rPr>
            <w:rFonts w:ascii="Times New Roman" w:hAnsi="Times New Roman" w:cs="Times New Roman"/>
            <w:sz w:val="21"/>
            <w:szCs w:val="21"/>
          </w:rPr>
          <w:t xml:space="preserve">[COILIN AND BRIAN] </w:t>
        </w:r>
      </w:ins>
    </w:p>
    <w:p w14:paraId="25FDDE5C" w14:textId="46FF54D9" w:rsidR="007A377E" w:rsidRPr="00F144AB" w:rsidRDefault="007A377E" w:rsidP="00AB1DCB">
      <w:pPr>
        <w:jc w:val="both"/>
        <w:rPr>
          <w:ins w:id="743" w:author="Coilin" w:date="2015-11-13T10:53:00Z"/>
          <w:rFonts w:ascii="Times New Roman" w:hAnsi="Times New Roman" w:cs="Times New Roman"/>
          <w:sz w:val="21"/>
          <w:szCs w:val="21"/>
          <w:rPrChange w:id="744" w:author="Coilin" w:date="2015-11-13T16:41:00Z">
            <w:rPr>
              <w:ins w:id="745" w:author="Coilin" w:date="2015-11-13T10:53:00Z"/>
            </w:rPr>
          </w:rPrChange>
        </w:rPr>
      </w:pPr>
      <w:ins w:id="746" w:author="Coilin" w:date="2015-11-13T11:13:00Z">
        <w:r>
          <w:rPr>
            <w:rFonts w:ascii="Times New Roman" w:hAnsi="Times New Roman" w:cs="Times New Roman"/>
            <w:sz w:val="21"/>
            <w:szCs w:val="21"/>
          </w:rPr>
          <w:t xml:space="preserve">Benefits of multinomial to maximizing information </w:t>
        </w:r>
      </w:ins>
      <w:ins w:id="747" w:author="Coilin" w:date="2015-11-13T11:14:00Z">
        <w:r>
          <w:rPr>
            <w:rFonts w:ascii="Times New Roman" w:hAnsi="Times New Roman" w:cs="Times New Roman"/>
            <w:sz w:val="21"/>
            <w:szCs w:val="21"/>
          </w:rPr>
          <w:t>in a catch comparison setting compare with selectivity.</w:t>
        </w:r>
      </w:ins>
    </w:p>
    <w:p w14:paraId="00D99B77" w14:textId="77777777" w:rsidR="00F144AB" w:rsidRDefault="00F144AB" w:rsidP="0007625E">
      <w:pPr>
        <w:jc w:val="both"/>
        <w:rPr>
          <w:ins w:id="748" w:author="Coilin" w:date="2015-11-13T16:42:00Z"/>
        </w:rPr>
      </w:pPr>
      <w:proofErr w:type="spellStart"/>
      <w:ins w:id="749" w:author="Coilin" w:date="2015-11-13T16:41:00Z">
        <w:r>
          <w:t>P</w:t>
        </w:r>
      </w:ins>
      <w:ins w:id="750" w:author="Coilin" w:date="2015-11-13T16:27:00Z">
        <w:r w:rsidR="009333D1">
          <w:t>aragrpahs</w:t>
        </w:r>
        <w:proofErr w:type="spellEnd"/>
        <w:r w:rsidR="009333D1">
          <w:t xml:space="preserve"> on model context and alternatives. </w:t>
        </w:r>
      </w:ins>
    </w:p>
    <w:p w14:paraId="26D43005" w14:textId="372DDA08" w:rsidR="00844AE8" w:rsidRDefault="009333D1" w:rsidP="0007625E">
      <w:pPr>
        <w:jc w:val="both"/>
        <w:rPr>
          <w:ins w:id="751" w:author="Coilin" w:date="2015-11-13T16:28:00Z"/>
        </w:rPr>
      </w:pPr>
      <w:ins w:id="752" w:author="Coilin" w:date="2015-11-13T16:27:00Z">
        <w:r>
          <w:t>Future model developments.</w:t>
        </w:r>
      </w:ins>
    </w:p>
    <w:p w14:paraId="74BD80D0" w14:textId="77777777" w:rsidR="00A06946" w:rsidRDefault="00A06946" w:rsidP="0007625E">
      <w:pPr>
        <w:jc w:val="both"/>
      </w:pPr>
    </w:p>
    <w:p w14:paraId="4CBA236E" w14:textId="77777777" w:rsidR="00AF6EBD" w:rsidRDefault="001738BE" w:rsidP="0007625E">
      <w:pPr>
        <w:jc w:val="both"/>
      </w:pPr>
      <w:r>
        <w:t>Acknowledgements</w:t>
      </w:r>
    </w:p>
    <w:p w14:paraId="1BEE15F2" w14:textId="77777777" w:rsidR="001738BE" w:rsidRDefault="001738BE" w:rsidP="0007625E">
      <w:pPr>
        <w:jc w:val="both"/>
      </w:pPr>
      <w:r>
        <w:t xml:space="preserve">We are grateful to the owner Ivan Wilde and crew of MFV Our Lass </w:t>
      </w:r>
      <w:ins w:id="753" w:author="Browne, Daragh" w:date="2015-11-12T21:21:00Z">
        <w:r w:rsidR="00384C2F">
          <w:t xml:space="preserve">II </w:t>
        </w:r>
      </w:ins>
      <w:r>
        <w:t>for the</w:t>
      </w:r>
      <w:ins w:id="754" w:author="Browne, Daragh" w:date="2015-11-12T17:50:00Z">
        <w:r w:rsidR="00692FAA">
          <w:t>ir</w:t>
        </w:r>
      </w:ins>
      <w:r>
        <w:t xml:space="preserve"> participation during the </w:t>
      </w:r>
      <w:proofErr w:type="spellStart"/>
      <w:ins w:id="755" w:author="Browne, Daragh" w:date="2015-11-12T17:50:00Z">
        <w:r w:rsidR="00692FAA">
          <w:t>codend</w:t>
        </w:r>
        <w:proofErr w:type="spellEnd"/>
        <w:r w:rsidR="00692FAA">
          <w:t xml:space="preserve"> </w:t>
        </w:r>
      </w:ins>
      <w:r>
        <w:t xml:space="preserve">mesh size gear trial. Thanks to Richard Curtin, BIM for estimating the total value of Irish </w:t>
      </w:r>
      <w:r>
        <w:lastRenderedPageBreak/>
        <w:t>Nephrops landings</w:t>
      </w:r>
      <w:r w:rsidR="00ED4B0D">
        <w:t xml:space="preserve"> and to Colm </w:t>
      </w:r>
      <w:proofErr w:type="spellStart"/>
      <w:r w:rsidR="00ED4B0D">
        <w:t>Lordan</w:t>
      </w:r>
      <w:proofErr w:type="spellEnd"/>
      <w:r w:rsidR="00ED4B0D">
        <w:t xml:space="preserve"> from the Marine Institute for information on Quad-rig activity in Irish waters. </w:t>
      </w:r>
      <w:r>
        <w:t xml:space="preserve">This work was funded by the Irish </w:t>
      </w:r>
      <w:del w:id="756" w:author="Browne, Daragh" w:date="2015-11-12T17:50:00Z">
        <w:r w:rsidDel="00692FAA">
          <w:delText xml:space="preserve">government </w:delText>
        </w:r>
      </w:del>
      <w:ins w:id="757" w:author="Browne, Daragh" w:date="2015-11-12T21:22:00Z">
        <w:r w:rsidR="00384C2F">
          <w:t xml:space="preserve"> </w:t>
        </w:r>
      </w:ins>
      <w:ins w:id="758" w:author="Browne, Daragh" w:date="2015-11-12T17:50:00Z">
        <w:r w:rsidR="00692FAA">
          <w:t xml:space="preserve">Government </w:t>
        </w:r>
      </w:ins>
      <w:r>
        <w:t>and part financed by the EC under the Irish National Development Plan</w:t>
      </w:r>
      <w:ins w:id="759" w:author="Browne, Daragh" w:date="2015-11-12T17:50:00Z">
        <w:r w:rsidR="00692FAA">
          <w:t xml:space="preserve"> </w:t>
        </w:r>
      </w:ins>
      <w:r>
        <w:t>2007 – 2013 through the BIM Marine Environment Protection Measure.</w:t>
      </w:r>
      <w:r w:rsidR="00ED4B0D">
        <w:t xml:space="preserve"> </w:t>
      </w:r>
    </w:p>
    <w:p w14:paraId="17CCA1D5" w14:textId="77777777" w:rsidR="00E24840" w:rsidDel="00BA57C5" w:rsidRDefault="00E24840" w:rsidP="00246826">
      <w:pPr>
        <w:jc w:val="both"/>
        <w:rPr>
          <w:del w:id="760" w:author="Cosgrove, Ronan" w:date="2015-11-13T08:10:00Z"/>
        </w:rPr>
      </w:pPr>
    </w:p>
    <w:p w14:paraId="206935B5" w14:textId="77777777" w:rsidR="006D6D1B" w:rsidRDefault="006D6D1B" w:rsidP="00FD6D8A">
      <w:pPr>
        <w:pStyle w:val="EndNoteBibliography"/>
        <w:spacing w:after="0"/>
      </w:pPr>
    </w:p>
    <w:p w14:paraId="7F3E259C" w14:textId="77777777" w:rsidR="00EE53FF" w:rsidRDefault="00EE53FF" w:rsidP="00FD6D8A">
      <w:pPr>
        <w:pStyle w:val="EndNoteBibliography"/>
        <w:spacing w:after="0"/>
      </w:pPr>
    </w:p>
    <w:p w14:paraId="0E35CF1B" w14:textId="77777777" w:rsidR="00844D2A" w:rsidRDefault="00844D2A" w:rsidP="00FD6D8A">
      <w:pPr>
        <w:pStyle w:val="EndNoteBibliography"/>
        <w:spacing w:after="0"/>
      </w:pPr>
      <w:r>
        <w:br w:type="page"/>
      </w:r>
    </w:p>
    <w:p w14:paraId="4156F4FB" w14:textId="77777777" w:rsidR="00844D2A" w:rsidRPr="00844D2A" w:rsidRDefault="00844D2A" w:rsidP="00844D2A">
      <w:pPr>
        <w:pStyle w:val="EndNoteBibliography"/>
        <w:spacing w:after="0"/>
        <w:ind w:left="720" w:hanging="720"/>
        <w:rPr>
          <w:b/>
        </w:rPr>
      </w:pPr>
      <w:r w:rsidRPr="00844D2A">
        <w:rPr>
          <w:b/>
        </w:rPr>
        <w:lastRenderedPageBreak/>
        <w:t>References</w:t>
      </w:r>
    </w:p>
    <w:p w14:paraId="40012789" w14:textId="77777777" w:rsidR="00844D2A" w:rsidRDefault="00844D2A" w:rsidP="00844D2A">
      <w:pPr>
        <w:pStyle w:val="EndNoteBibliography"/>
        <w:spacing w:after="0"/>
        <w:ind w:left="720" w:hanging="720"/>
      </w:pPr>
    </w:p>
    <w:p w14:paraId="07569142" w14:textId="77777777" w:rsidR="00B733B7" w:rsidRPr="00B733B7" w:rsidRDefault="00D702F7" w:rsidP="00B733B7">
      <w:pPr>
        <w:pStyle w:val="EndNoteBibliography"/>
        <w:spacing w:after="0"/>
        <w:ind w:left="720" w:hanging="720"/>
      </w:pPr>
      <w:r>
        <w:fldChar w:fldCharType="begin"/>
      </w:r>
      <w:r>
        <w:instrText xml:space="preserve"> ADDIN EN.REFLIST </w:instrText>
      </w:r>
      <w:r>
        <w:fldChar w:fldCharType="separate"/>
      </w:r>
      <w:r w:rsidR="00B733B7" w:rsidRPr="00B733B7">
        <w:t>Benoit, H. P., Hurlbut, T., and Chasse, J. 2010. Assessing the factors influencing discard mortality of demersal fishes using a semi-quantitative indicator of survival potential. Fisheries research, 106: 436-447.</w:t>
      </w:r>
    </w:p>
    <w:p w14:paraId="1F0F4654" w14:textId="77777777" w:rsidR="00B733B7" w:rsidRPr="00B733B7" w:rsidRDefault="00B733B7" w:rsidP="00B733B7">
      <w:pPr>
        <w:pStyle w:val="EndNoteBibliography"/>
        <w:spacing w:after="0"/>
        <w:ind w:left="720" w:hanging="720"/>
      </w:pPr>
      <w:r w:rsidRPr="00B733B7">
        <w:t>BIM. 2014. Catch comparison of Quad and Twin-rig trawls in the Celtic Sea Nephrops fishery, BIM Gear Technology Report. 4 pp.</w:t>
      </w:r>
    </w:p>
    <w:p w14:paraId="2809C495" w14:textId="77777777" w:rsidR="00B733B7" w:rsidRPr="00B733B7" w:rsidRDefault="00B733B7" w:rsidP="00B733B7">
      <w:pPr>
        <w:pStyle w:val="EndNoteBibliography"/>
        <w:spacing w:after="0"/>
        <w:ind w:left="720" w:hanging="720"/>
      </w:pPr>
      <w:r w:rsidRPr="00B733B7">
        <w:t>Campos, A., Fonseca, P., and Erzini, K. 2003. Size selectivity of diamond and square mesh cod ends for four by-catch species in the crustacean fishery off the Portuguese south coast. Fisheries research, 60: 79-97.</w:t>
      </w:r>
    </w:p>
    <w:p w14:paraId="19C74739" w14:textId="77777777" w:rsidR="00B733B7" w:rsidRPr="00B733B7" w:rsidRDefault="00B733B7" w:rsidP="00B733B7">
      <w:pPr>
        <w:pStyle w:val="EndNoteBibliography"/>
        <w:spacing w:after="0"/>
        <w:ind w:left="720" w:hanging="720"/>
      </w:pPr>
      <w:r w:rsidRPr="00B733B7">
        <w:t>Catchpole, T., Frid, C., and Gray, T. 2005. Discards in North Sea fisheries: causes, consequences and solutions. Marine Policy, 29: 421-430.</w:t>
      </w:r>
    </w:p>
    <w:p w14:paraId="0D0406F0" w14:textId="77777777" w:rsidR="00B733B7" w:rsidRPr="00B733B7" w:rsidRDefault="00B733B7" w:rsidP="00B733B7">
      <w:pPr>
        <w:pStyle w:val="EndNoteBibliography"/>
        <w:spacing w:after="0"/>
        <w:ind w:left="720" w:hanging="720"/>
      </w:pPr>
      <w:r w:rsidRPr="00B733B7">
        <w:t>Catchpole, T., and Revill, A. 2008. Gear technology in Nephrops trawl fisheries. Reviews in Fish Biology and Fisheries, 18: 17-31.</w:t>
      </w:r>
    </w:p>
    <w:p w14:paraId="6E8AE5A0" w14:textId="77777777" w:rsidR="00B733B7" w:rsidRPr="00B733B7" w:rsidRDefault="00B733B7" w:rsidP="00B733B7">
      <w:pPr>
        <w:pStyle w:val="EndNoteBibliography"/>
        <w:spacing w:after="0"/>
        <w:ind w:left="720" w:hanging="720"/>
      </w:pPr>
      <w:r w:rsidRPr="00B733B7">
        <w:t xml:space="preserve">FAO 2010. Landing data for Nephrops norvegicus in 1955–2010 using FAO programme and database FishStatJ. </w:t>
      </w:r>
      <w:hyperlink r:id="rId8" w:history="1">
        <w:r w:rsidRPr="00B733B7">
          <w:rPr>
            <w:rStyle w:val="Hyperlink"/>
          </w:rPr>
          <w:t>http://www.fao.org/fishery/statistics/software/fishstatj/en</w:t>
        </w:r>
      </w:hyperlink>
      <w:r w:rsidRPr="00B733B7">
        <w:t>.</w:t>
      </w:r>
    </w:p>
    <w:p w14:paraId="61980D0E" w14:textId="77777777" w:rsidR="00B733B7" w:rsidRPr="00B733B7" w:rsidRDefault="00B733B7" w:rsidP="00B733B7">
      <w:pPr>
        <w:pStyle w:val="EndNoteBibliography"/>
        <w:spacing w:after="0"/>
        <w:ind w:left="720" w:hanging="720"/>
      </w:pPr>
      <w:r w:rsidRPr="00B733B7">
        <w:t>Frandsen, R. P., 2010. Reduction of discards in the Danish Nephrops (</w:t>
      </w:r>
      <w:r w:rsidRPr="00B733B7">
        <w:rPr>
          <w:i/>
        </w:rPr>
        <w:t>Nephrops norvegicus</w:t>
      </w:r>
      <w:r w:rsidRPr="00B733B7">
        <w:t>) directed trawl fisheries in Kattegat and Skagerrak. Aalborg University, The Faculty of Engineering and Science, Department of Biotechnology, Chemistry and Environmental Engineering. Ph.D., 135 pp.</w:t>
      </w:r>
    </w:p>
    <w:p w14:paraId="2139BB83" w14:textId="77777777" w:rsidR="00B733B7" w:rsidRPr="00B733B7" w:rsidRDefault="00B733B7" w:rsidP="00B733B7">
      <w:pPr>
        <w:pStyle w:val="EndNoteBibliography"/>
        <w:spacing w:after="0"/>
        <w:ind w:left="720" w:hanging="720"/>
      </w:pPr>
      <w:r w:rsidRPr="00B733B7">
        <w:t>Gerritsen, H. D., McGrath, D., and Lordan, C. 2006. A simple method for comparing age–length keys reveals significant regional differences within a single stock of haddock (Melanogrammus aeglefinus). ICES Journal of Marine Science: Journal du Conseil, 63: 1096-1100.</w:t>
      </w:r>
    </w:p>
    <w:p w14:paraId="3EDB59DF" w14:textId="77777777" w:rsidR="00B733B7" w:rsidRPr="00B733B7" w:rsidRDefault="00B733B7" w:rsidP="00B733B7">
      <w:pPr>
        <w:pStyle w:val="EndNoteBibliography"/>
        <w:spacing w:after="0"/>
        <w:ind w:left="720" w:hanging="720"/>
      </w:pPr>
      <w:r w:rsidRPr="00B733B7">
        <w:t>Herrmann, B., and O’Neill, F. G. 2005. Theoretical study of the between-haul variation of haddock selectivity in a diamond mesh cod-end. Fisheries research, 74: 243-252.</w:t>
      </w:r>
    </w:p>
    <w:p w14:paraId="00138C38" w14:textId="77777777" w:rsidR="00B733B7" w:rsidRPr="00B733B7" w:rsidRDefault="00B733B7" w:rsidP="00B733B7">
      <w:pPr>
        <w:pStyle w:val="EndNoteBibliography"/>
        <w:spacing w:after="0"/>
        <w:ind w:left="720" w:hanging="720"/>
      </w:pPr>
      <w:r w:rsidRPr="00B733B7">
        <w:t>Herrmann, B., Sistiaga, M., Santos, J., and Sala, A., 2015. How many fish need to be measured in trawl selectivity studies? ICES-FAO Working Group on Fishing Technology and Fish Behavior. IPMA, Lisbon, pp.</w:t>
      </w:r>
    </w:p>
    <w:p w14:paraId="08F6E968" w14:textId="77777777" w:rsidR="00B733B7" w:rsidRPr="00B733B7" w:rsidRDefault="00B733B7" w:rsidP="00B733B7">
      <w:pPr>
        <w:pStyle w:val="EndNoteBibliography"/>
        <w:spacing w:after="0"/>
        <w:ind w:left="720" w:hanging="720"/>
      </w:pPr>
      <w:r w:rsidRPr="00B733B7">
        <w:t>Holst, R., and Revill, A. 2009. A simple statistical method for catch comparison studies. Fisheries research, 95: 254-259.</w:t>
      </w:r>
    </w:p>
    <w:p w14:paraId="036502F1" w14:textId="77777777" w:rsidR="00B733B7" w:rsidRPr="00B733B7" w:rsidRDefault="00B733B7" w:rsidP="00B733B7">
      <w:pPr>
        <w:pStyle w:val="EndNoteBibliography"/>
        <w:spacing w:after="0"/>
        <w:ind w:left="720" w:hanging="720"/>
      </w:pPr>
      <w:r w:rsidRPr="00B733B7">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552E959C" w14:textId="77777777" w:rsidR="00B733B7" w:rsidRPr="00B733B7" w:rsidRDefault="00B733B7" w:rsidP="00B733B7">
      <w:pPr>
        <w:pStyle w:val="EndNoteBibliography"/>
        <w:spacing w:after="0"/>
        <w:ind w:left="720" w:hanging="720"/>
      </w:pPr>
      <w:r w:rsidRPr="00B733B7">
        <w:t>McCullagh, P., and Nelder, J. A. 1989. Generalized Linear Models. 2nd edition</w:t>
      </w:r>
      <w:r w:rsidRPr="00B733B7">
        <w:rPr>
          <w:i/>
        </w:rPr>
        <w:t xml:space="preserve">, </w:t>
      </w:r>
      <w:r w:rsidRPr="00B733B7">
        <w:t>Chapman and Hall, London, UK. 512 pp.</w:t>
      </w:r>
    </w:p>
    <w:p w14:paraId="772E62F2" w14:textId="77777777" w:rsidR="00B733B7" w:rsidRPr="00B733B7" w:rsidRDefault="00B733B7" w:rsidP="00B733B7">
      <w:pPr>
        <w:pStyle w:val="EndNoteBibliography"/>
        <w:spacing w:after="0"/>
        <w:ind w:left="720" w:hanging="720"/>
      </w:pPr>
      <w:r w:rsidRPr="00B733B7">
        <w:t>MI. 2014. The Stock Book 2014 : Annual Review of Fish Stocks in 2014 with Management Advice for 2015. Galway, Ireland, 624 pp.</w:t>
      </w:r>
    </w:p>
    <w:p w14:paraId="4996CD68" w14:textId="77777777" w:rsidR="00B733B7" w:rsidRPr="00B733B7" w:rsidRDefault="00B733B7" w:rsidP="00B733B7">
      <w:pPr>
        <w:pStyle w:val="EndNoteBibliography"/>
        <w:spacing w:after="0"/>
        <w:ind w:left="720" w:hanging="720"/>
      </w:pPr>
      <w:r w:rsidRPr="00B733B7">
        <w:t xml:space="preserve">Nikolic, N., Diméet, J., Fifas, S., Salaün, M., Ravard, D., Fauconnet, L., and Rochet, M.-J. 2015. Efficacy of selective devices in reducing discards in the </w:t>
      </w:r>
      <w:r w:rsidRPr="00B733B7">
        <w:rPr>
          <w:i/>
        </w:rPr>
        <w:t>Nephrops</w:t>
      </w:r>
      <w:r w:rsidRPr="00B733B7">
        <w:t xml:space="preserve"> trawl fishery in the Bay of Biscay. ICES Journal of Marine Science.</w:t>
      </w:r>
    </w:p>
    <w:p w14:paraId="3952F369" w14:textId="77777777" w:rsidR="00B733B7" w:rsidRPr="00B733B7" w:rsidRDefault="00B733B7" w:rsidP="00B733B7">
      <w:pPr>
        <w:pStyle w:val="EndNoteBibliography"/>
        <w:spacing w:after="0"/>
        <w:ind w:left="720" w:hanging="720"/>
      </w:pPr>
      <w:r w:rsidRPr="00B733B7">
        <w:t>Revill, A., Course, G., and Pasco, G., 2009. More prawns and fewer cod caught in trials with multi-rig prawn trawl, CEFAS. 3 pp.</w:t>
      </w:r>
    </w:p>
    <w:p w14:paraId="3E50DAD0" w14:textId="77777777" w:rsidR="00B733B7" w:rsidRPr="00B733B7" w:rsidRDefault="00B733B7" w:rsidP="00B733B7">
      <w:pPr>
        <w:pStyle w:val="EndNoteBibliography"/>
        <w:spacing w:after="0"/>
        <w:ind w:left="720" w:hanging="720"/>
      </w:pPr>
      <w:r w:rsidRPr="00B733B7">
        <w:t>Stratoudakis, Y., Bernal, M., Ganias, K., and Uriarte, A. 2006. The daily egg production method: recent advances, current applications and future challenges. Fish and Fisheries, 7: 35-57.</w:t>
      </w:r>
    </w:p>
    <w:p w14:paraId="3EE724F8" w14:textId="77777777" w:rsidR="00B733B7" w:rsidRPr="00B733B7" w:rsidRDefault="00B733B7" w:rsidP="00B733B7">
      <w:pPr>
        <w:pStyle w:val="EndNoteBibliography"/>
        <w:spacing w:after="0"/>
        <w:ind w:left="720" w:hanging="720"/>
      </w:pPr>
      <w:r w:rsidRPr="00B733B7">
        <w:t xml:space="preserve">Ungfors, A., Bell, E., Johnson, M. L., Cowing, D., Dobson, N. C., Bublitz, R., and Sandell, J. 2013. Chapter Seven - Nephrops Fisheries in European Waters. </w:t>
      </w:r>
      <w:r w:rsidRPr="00B733B7">
        <w:rPr>
          <w:i/>
        </w:rPr>
        <w:t>In</w:t>
      </w:r>
      <w:r w:rsidRPr="00B733B7">
        <w:t xml:space="preserve"> Advances in Marine Biology, pp. 247-314. Ed. by L. J. Magnus, and P. J. Mark. Academic Press.</w:t>
      </w:r>
    </w:p>
    <w:p w14:paraId="44821BE7" w14:textId="77777777" w:rsidR="00B733B7" w:rsidRPr="00B733B7" w:rsidRDefault="00B733B7" w:rsidP="00B733B7">
      <w:pPr>
        <w:pStyle w:val="EndNoteBibliography"/>
        <w:spacing w:after="0"/>
        <w:ind w:left="720" w:hanging="720"/>
      </w:pPr>
      <w:r w:rsidRPr="00B733B7">
        <w:t>Ward, J. M., and Sutinen, J. G. 1994. VESSEL ENTRY-EXIT BEHAVIOR IN THE GULF-OF-MEXICO SHRIMP FISHERY. American Journal of Agricultural Economics, 76: 916-923.</w:t>
      </w:r>
    </w:p>
    <w:p w14:paraId="4E7556A4" w14:textId="77777777" w:rsidR="00B733B7" w:rsidRPr="00B733B7" w:rsidRDefault="00B733B7" w:rsidP="00B733B7">
      <w:pPr>
        <w:pStyle w:val="EndNoteBibliography"/>
        <w:ind w:left="720" w:hanging="720"/>
      </w:pPr>
      <w:r w:rsidRPr="00B733B7">
        <w:lastRenderedPageBreak/>
        <w:t>Wileman, D. A., Ferro, R. S. T., Fonteyne, R., and Millar, R. B., 1996. Manual of methods of measuring the selectivity of towed fishing gears. ICES cooperative research report. 215, 126 pp.</w:t>
      </w:r>
    </w:p>
    <w:p w14:paraId="0689B6BC" w14:textId="77777777" w:rsidR="000955F6" w:rsidRDefault="00D702F7" w:rsidP="00EC039A">
      <w:pPr>
        <w:jc w:val="both"/>
      </w:pPr>
      <w:r>
        <w:fldChar w:fldCharType="end"/>
      </w:r>
    </w:p>
    <w:p w14:paraId="32F20543" w14:textId="6F4D0D5F" w:rsidR="000260E3" w:rsidRDefault="000260E3" w:rsidP="000260E3">
      <w:pPr>
        <w:pStyle w:val="Heading2"/>
      </w:pPr>
      <w:r>
        <w:rPr>
          <w:lang w:val="en-US"/>
        </w:rPr>
        <w:t>Modelling r</w:t>
      </w:r>
      <w:r>
        <w:rPr>
          <w:lang w:val="en-US"/>
        </w:rPr>
        <w:t>eferences</w:t>
      </w:r>
      <w:r>
        <w:rPr>
          <w:lang w:val="en-US"/>
        </w:rPr>
        <w:t xml:space="preserve"> – to be included above</w:t>
      </w:r>
      <w:r w:rsidR="001A3F94">
        <w:rPr>
          <w:lang w:val="en-US"/>
        </w:rPr>
        <w:t xml:space="preserve"> (Brian, please!)</w:t>
      </w:r>
    </w:p>
    <w:p w14:paraId="79EFDB80" w14:textId="77777777" w:rsidR="00763FE5" w:rsidRDefault="00763FE5" w:rsidP="000260E3">
      <w:pPr>
        <w:ind w:left="720" w:hanging="720"/>
        <w:rPr>
          <w:lang w:val="en-US"/>
        </w:rPr>
      </w:pPr>
    </w:p>
    <w:p w14:paraId="09C0AE97" w14:textId="77777777" w:rsidR="000260E3" w:rsidRDefault="000260E3" w:rsidP="000260E3">
      <w:pPr>
        <w:ind w:left="720" w:hanging="720"/>
      </w:pPr>
      <w:proofErr w:type="spellStart"/>
      <w:r>
        <w:rPr>
          <w:lang w:val="en-US"/>
        </w:rPr>
        <w:t>Agresti</w:t>
      </w:r>
      <w:proofErr w:type="spellEnd"/>
      <w:r>
        <w:rPr>
          <w:lang w:val="en-US"/>
        </w:rPr>
        <w:t xml:space="preserve">, A. (2002). </w:t>
      </w:r>
      <w:r>
        <w:rPr>
          <w:i/>
          <w:lang w:val="en-US"/>
        </w:rPr>
        <w:t>Categorical Data Analysis</w:t>
      </w:r>
      <w:r>
        <w:rPr>
          <w:lang w:val="en-US"/>
        </w:rPr>
        <w:t xml:space="preserve"> (2</w:t>
      </w:r>
      <w:r>
        <w:rPr>
          <w:vertAlign w:val="superscript"/>
          <w:lang w:val="en-US"/>
        </w:rPr>
        <w:t>nd</w:t>
      </w:r>
      <w:r>
        <w:rPr>
          <w:lang w:val="en-US"/>
        </w:rPr>
        <w:t xml:space="preserve"> edition). John Wiley &amp; Sons, Inc., Hoboken, New Jersey.</w:t>
      </w:r>
    </w:p>
    <w:p w14:paraId="3FF682C4" w14:textId="77777777" w:rsidR="000260E3" w:rsidRDefault="000260E3" w:rsidP="000260E3">
      <w:pPr>
        <w:ind w:left="720" w:hanging="720"/>
      </w:pPr>
      <w:r>
        <w:rPr>
          <w:lang w:val="en-US"/>
        </w:rPr>
        <w:t xml:space="preserve">Chen, J., &amp; Li, H. (2013). Variable selection for sparse </w:t>
      </w:r>
      <w:proofErr w:type="spellStart"/>
      <w:r>
        <w:rPr>
          <w:lang w:val="en-US"/>
        </w:rPr>
        <w:t>dirichlet</w:t>
      </w:r>
      <w:proofErr w:type="spellEnd"/>
      <w:r>
        <w:rPr>
          <w:lang w:val="en-US"/>
        </w:rPr>
        <w:t xml:space="preserve">-multinomial regression with an application to microbiome data analysis. </w:t>
      </w:r>
      <w:r>
        <w:rPr>
          <w:i/>
          <w:lang w:val="en-US"/>
        </w:rPr>
        <w:t>The Annals of Applied Statistics</w:t>
      </w:r>
      <w:r>
        <w:rPr>
          <w:lang w:val="en-US"/>
        </w:rPr>
        <w:t>, 7(1) 1-25.</w:t>
      </w:r>
    </w:p>
    <w:p w14:paraId="6F035D9C" w14:textId="77777777" w:rsidR="000260E3" w:rsidRDefault="000260E3" w:rsidP="000260E3">
      <w:pPr>
        <w:ind w:left="720" w:hanging="720"/>
        <w:rPr>
          <w:lang w:val="en-US"/>
        </w:rPr>
      </w:pPr>
      <w:r>
        <w:rPr>
          <w:lang w:val="en-US"/>
        </w:rPr>
        <w:t xml:space="preserve">Fournier, D.A., H.J. </w:t>
      </w:r>
      <w:proofErr w:type="spellStart"/>
      <w:r>
        <w:rPr>
          <w:lang w:val="en-US"/>
        </w:rPr>
        <w:t>Skaug</w:t>
      </w:r>
      <w:proofErr w:type="spellEnd"/>
      <w:r>
        <w:rPr>
          <w:lang w:val="en-US"/>
        </w:rPr>
        <w:t xml:space="preserve">, J. Ancheta, J. </w:t>
      </w:r>
      <w:proofErr w:type="spellStart"/>
      <w:r>
        <w:rPr>
          <w:lang w:val="en-US"/>
        </w:rPr>
        <w:t>Ianelli</w:t>
      </w:r>
      <w:proofErr w:type="spellEnd"/>
      <w:r>
        <w:rPr>
          <w:lang w:val="en-US"/>
        </w:rPr>
        <w:t xml:space="preserve">, A. Magnusson, M.N. Maunder, A. Nielsen, and J. </w:t>
      </w:r>
      <w:proofErr w:type="spellStart"/>
      <w:r>
        <w:rPr>
          <w:lang w:val="en-US"/>
        </w:rPr>
        <w:t>Sibert</w:t>
      </w:r>
      <w:proofErr w:type="spellEnd"/>
      <w:r>
        <w:rPr>
          <w:lang w:val="en-US"/>
        </w:rPr>
        <w:t xml:space="preserve">. (2012). AD Model Builder: using automatic differentiation for statistical inference of highly parameterized complex nonlinear models. </w:t>
      </w:r>
      <w:r>
        <w:rPr>
          <w:i/>
          <w:lang w:val="en-US"/>
        </w:rPr>
        <w:t>Optimization Methods Software</w:t>
      </w:r>
      <w:r>
        <w:rPr>
          <w:lang w:val="en-US"/>
        </w:rPr>
        <w:t>. 27:233-249.</w:t>
      </w:r>
    </w:p>
    <w:p w14:paraId="6F2B23A7" w14:textId="77777777" w:rsidR="000260E3" w:rsidRDefault="000260E3" w:rsidP="000260E3">
      <w:pPr>
        <w:ind w:left="720" w:hanging="720"/>
      </w:pPr>
      <w:r>
        <w:t xml:space="preserve">Fox, J. (2003). Effect Displays in R for Generalised Linear Models. Journal of Statistical Software, 8(15), 1-27. </w:t>
      </w:r>
    </w:p>
    <w:p w14:paraId="6503B2C7" w14:textId="77777777" w:rsidR="000260E3" w:rsidRDefault="000260E3" w:rsidP="000260E3">
      <w:pPr>
        <w:ind w:left="720" w:hanging="720"/>
      </w:pPr>
      <w:r>
        <w:rPr>
          <w:lang w:val="en-US"/>
        </w:rPr>
        <w:t xml:space="preserve">Greene, W.H. (2000). </w:t>
      </w:r>
      <w:r>
        <w:rPr>
          <w:i/>
          <w:lang w:val="en-US"/>
        </w:rPr>
        <w:t>Econometric Analysis</w:t>
      </w:r>
      <w:r>
        <w:rPr>
          <w:lang w:val="en-US"/>
        </w:rPr>
        <w:t xml:space="preserve"> (4</w:t>
      </w:r>
      <w:r>
        <w:rPr>
          <w:vertAlign w:val="superscript"/>
          <w:lang w:val="en-US"/>
        </w:rPr>
        <w:t>th</w:t>
      </w:r>
      <w:r>
        <w:rPr>
          <w:lang w:val="en-US"/>
        </w:rPr>
        <w:t xml:space="preserve"> edition). Prentice Hall, Upper Saddle River, New Jersey.</w:t>
      </w:r>
    </w:p>
    <w:p w14:paraId="59EE78E6" w14:textId="77777777" w:rsidR="000260E3" w:rsidRDefault="000260E3" w:rsidP="000260E3">
      <w:pPr>
        <w:ind w:left="720" w:hanging="720"/>
      </w:pPr>
      <w:proofErr w:type="spellStart"/>
      <w:r>
        <w:rPr>
          <w:lang w:val="en-US"/>
        </w:rPr>
        <w:t>Hartzel</w:t>
      </w:r>
      <w:proofErr w:type="spellEnd"/>
      <w:r>
        <w:rPr>
          <w:lang w:val="en-US"/>
        </w:rPr>
        <w:t xml:space="preserve">, J., </w:t>
      </w:r>
      <w:proofErr w:type="spellStart"/>
      <w:r>
        <w:rPr>
          <w:lang w:val="en-US"/>
        </w:rPr>
        <w:t>Agresti</w:t>
      </w:r>
      <w:proofErr w:type="spellEnd"/>
      <w:r>
        <w:rPr>
          <w:lang w:val="en-US"/>
        </w:rPr>
        <w:t xml:space="preserve"> A., and </w:t>
      </w:r>
      <w:proofErr w:type="spellStart"/>
      <w:r>
        <w:rPr>
          <w:lang w:val="en-US"/>
        </w:rPr>
        <w:t>Caffo</w:t>
      </w:r>
      <w:proofErr w:type="spellEnd"/>
      <w:r>
        <w:rPr>
          <w:lang w:val="en-US"/>
        </w:rPr>
        <w:t xml:space="preserve">, B. (2001). Multinomial logit random effects models. </w:t>
      </w:r>
      <w:r>
        <w:rPr>
          <w:i/>
          <w:lang w:val="en-US"/>
        </w:rPr>
        <w:t>Statistical Modelling</w:t>
      </w:r>
      <w:r>
        <w:rPr>
          <w:lang w:val="en-US"/>
        </w:rPr>
        <w:t>, 1, 81-102.</w:t>
      </w:r>
    </w:p>
    <w:p w14:paraId="2CA0EC05" w14:textId="77777777" w:rsidR="000260E3" w:rsidRDefault="000260E3" w:rsidP="000260E3">
      <w:pPr>
        <w:ind w:left="720" w:hanging="720"/>
      </w:pPr>
      <w:r>
        <w:rPr>
          <w:lang w:val="en-US"/>
        </w:rPr>
        <w:t xml:space="preserve">Hinde, J. and </w:t>
      </w:r>
      <w:proofErr w:type="spellStart"/>
      <w:r>
        <w:rPr>
          <w:lang w:val="en-US"/>
        </w:rPr>
        <w:t>Demétrio</w:t>
      </w:r>
      <w:proofErr w:type="spellEnd"/>
      <w:r>
        <w:rPr>
          <w:lang w:val="en-US"/>
        </w:rPr>
        <w:t xml:space="preserve">, C.G.B (1998). </w:t>
      </w:r>
      <w:proofErr w:type="spellStart"/>
      <w:r>
        <w:rPr>
          <w:lang w:val="en-US"/>
        </w:rPr>
        <w:t>Overdispersion</w:t>
      </w:r>
      <w:proofErr w:type="spellEnd"/>
      <w:r>
        <w:rPr>
          <w:lang w:val="en-US"/>
        </w:rPr>
        <w:t xml:space="preserve">: models and estimation. </w:t>
      </w:r>
      <w:r>
        <w:rPr>
          <w:i/>
          <w:lang w:val="en-US"/>
        </w:rPr>
        <w:t>Computational Statistics &amp; Data Analysis</w:t>
      </w:r>
      <w:r>
        <w:rPr>
          <w:lang w:val="en-US"/>
        </w:rPr>
        <w:t xml:space="preserve"> 27(2</w:t>
      </w:r>
      <w:proofErr w:type="gramStart"/>
      <w:r>
        <w:rPr>
          <w:lang w:val="en-US"/>
        </w:rPr>
        <w:t>) :</w:t>
      </w:r>
      <w:proofErr w:type="gramEnd"/>
      <w:r>
        <w:rPr>
          <w:lang w:val="en-US"/>
        </w:rPr>
        <w:t xml:space="preserve"> 151-170.</w:t>
      </w:r>
    </w:p>
    <w:p w14:paraId="348B34D6" w14:textId="77777777" w:rsidR="000260E3" w:rsidRDefault="000260E3" w:rsidP="000260E3">
      <w:pPr>
        <w:ind w:left="720" w:hanging="720"/>
        <w:rPr>
          <w:lang w:val="en-US"/>
        </w:rPr>
      </w:pPr>
      <w:r>
        <w:rPr>
          <w:lang w:val="en-US"/>
        </w:rPr>
        <w:t xml:space="preserve">Holst, R. and </w:t>
      </w:r>
      <w:proofErr w:type="spellStart"/>
      <w:r>
        <w:rPr>
          <w:lang w:val="en-US"/>
        </w:rPr>
        <w:t>Revill</w:t>
      </w:r>
      <w:proofErr w:type="spellEnd"/>
      <w:r>
        <w:rPr>
          <w:lang w:val="en-US"/>
        </w:rPr>
        <w:t xml:space="preserve">, A. (2009). A simple statistical method for catch comparison studies. </w:t>
      </w:r>
      <w:r>
        <w:rPr>
          <w:i/>
          <w:lang w:val="en-US"/>
        </w:rPr>
        <w:t>Fisheries Research</w:t>
      </w:r>
      <w:r>
        <w:rPr>
          <w:lang w:val="en-US"/>
        </w:rPr>
        <w:t xml:space="preserve"> 95(2): 254-259.</w:t>
      </w:r>
    </w:p>
    <w:p w14:paraId="5B76D859" w14:textId="77777777" w:rsidR="000260E3" w:rsidRDefault="000260E3" w:rsidP="000260E3">
      <w:pPr>
        <w:ind w:left="720" w:hanging="720"/>
      </w:pPr>
      <w:r>
        <w:t xml:space="preserve">McFadden, D. (1973). </w:t>
      </w:r>
      <w:r w:rsidRPr="0065345C">
        <w:t xml:space="preserve">Conditional logit analysis </w:t>
      </w:r>
      <w:r>
        <w:t xml:space="preserve">of qualitative choice </w:t>
      </w:r>
      <w:proofErr w:type="spellStart"/>
      <w:r>
        <w:t>behavior</w:t>
      </w:r>
      <w:proofErr w:type="spellEnd"/>
      <w:r>
        <w:t>.</w:t>
      </w:r>
      <w:r w:rsidRPr="0065345C">
        <w:t xml:space="preserve"> </w:t>
      </w:r>
      <w:r>
        <w:t xml:space="preserve">In P. </w:t>
      </w:r>
      <w:proofErr w:type="spellStart"/>
      <w:r>
        <w:t>Zarembka</w:t>
      </w:r>
      <w:proofErr w:type="spellEnd"/>
      <w:r>
        <w:t xml:space="preserve">, ed., </w:t>
      </w:r>
      <w:r w:rsidRPr="0065345C">
        <w:rPr>
          <w:i/>
        </w:rPr>
        <w:t>Frontiers in Econometrics</w:t>
      </w:r>
      <w:r>
        <w:t>. New York: Academic Press.</w:t>
      </w:r>
    </w:p>
    <w:p w14:paraId="7956A9AB" w14:textId="77777777" w:rsidR="000260E3" w:rsidRDefault="000260E3" w:rsidP="000260E3">
      <w:pPr>
        <w:ind w:left="720" w:hanging="720"/>
      </w:pPr>
      <w:r>
        <w:rPr>
          <w:lang w:val="en-US"/>
        </w:rPr>
        <w:t xml:space="preserve">Miller, T.J. (2013). A comparison of hierarchical models for relative catch efficiency based on paired-gear data for US Northwest Atlantic fish stocks. </w:t>
      </w:r>
      <w:r>
        <w:rPr>
          <w:i/>
          <w:lang w:val="en-US"/>
        </w:rPr>
        <w:t>Canadian Journal of Fisheries and Aquatic Sciences</w:t>
      </w:r>
      <w:r>
        <w:rPr>
          <w:lang w:val="en-US"/>
        </w:rPr>
        <w:t>, 70: 1306-1316.</w:t>
      </w:r>
    </w:p>
    <w:p w14:paraId="0CB7EF13" w14:textId="77777777" w:rsidR="000260E3" w:rsidRDefault="000260E3" w:rsidP="000260E3">
      <w:pPr>
        <w:ind w:left="720" w:hanging="720"/>
      </w:pPr>
      <w:r>
        <w:rPr>
          <w:lang w:val="en-US"/>
        </w:rPr>
        <w:t xml:space="preserve">Paul, S.R., Liang, K.Y. and Self, S.G. (1989). On testing departure from the binomial and multinomial assumptions. </w:t>
      </w:r>
      <w:r>
        <w:rPr>
          <w:i/>
          <w:lang w:val="en-US"/>
        </w:rPr>
        <w:t>Biometrics</w:t>
      </w:r>
      <w:r>
        <w:rPr>
          <w:lang w:val="en-US"/>
        </w:rPr>
        <w:t>, 45: 231-236.</w:t>
      </w:r>
    </w:p>
    <w:p w14:paraId="075B5963" w14:textId="77777777" w:rsidR="000260E3" w:rsidRDefault="000260E3" w:rsidP="000260E3">
      <w:pPr>
        <w:ind w:left="720" w:hanging="720"/>
      </w:pPr>
      <w:r>
        <w:rPr>
          <w:lang w:val="en-US"/>
        </w:rPr>
        <w:t>Plummer, M. (2003). JAGS: A Program for Analysis of Bayesian Graphical Models Using Gibbs Sampling. Proceedings of the 3rd International Workshop on Distributed Statistical Computing (DSC 2003), March 20–22, Vienna, Austria. ISSN 1609-395X.</w:t>
      </w:r>
    </w:p>
    <w:p w14:paraId="5680E841" w14:textId="77777777" w:rsidR="000260E3" w:rsidRDefault="000260E3" w:rsidP="000260E3">
      <w:pPr>
        <w:ind w:left="720" w:hanging="720"/>
      </w:pPr>
      <w:r>
        <w:rPr>
          <w:lang w:val="en-US"/>
        </w:rPr>
        <w:t xml:space="preserve">R Core Team (2015). R: A language and environment for statistical computing. R Foundation for Statistical Computing, Vienna, Austria. URL </w:t>
      </w:r>
      <w:hyperlink r:id="rId9">
        <w:r>
          <w:rPr>
            <w:rStyle w:val="InternetLink"/>
          </w:rPr>
          <w:t>http://www.R-project.org/</w:t>
        </w:r>
      </w:hyperlink>
    </w:p>
    <w:p w14:paraId="2A5AF5C8" w14:textId="77777777" w:rsidR="000260E3" w:rsidRDefault="000260E3" w:rsidP="000260E3">
      <w:pPr>
        <w:ind w:left="720" w:hanging="720"/>
      </w:pPr>
      <w:proofErr w:type="spellStart"/>
      <w:r>
        <w:rPr>
          <w:lang w:val="en-US"/>
        </w:rPr>
        <w:lastRenderedPageBreak/>
        <w:t>Skaug</w:t>
      </w:r>
      <w:proofErr w:type="spellEnd"/>
      <w:r>
        <w:rPr>
          <w:lang w:val="en-US"/>
        </w:rPr>
        <w:t>, H.J. and Fournier, D.A. (2006). Automatic approximation of the marginal likelihood in non-Gaussian hierarchical models. Computational Statistics &amp; Data Analysis, 51(2): 699–709.</w:t>
      </w:r>
    </w:p>
    <w:p w14:paraId="34C4F899" w14:textId="77777777" w:rsidR="000260E3" w:rsidRDefault="000260E3" w:rsidP="00EC039A">
      <w:pPr>
        <w:jc w:val="both"/>
      </w:pPr>
    </w:p>
    <w:p w14:paraId="601B63CA" w14:textId="77777777" w:rsidR="00B75205" w:rsidRDefault="00B75205" w:rsidP="00B75205">
      <w:pPr>
        <w:pStyle w:val="Caption"/>
        <w:keepNext/>
        <w:rPr>
          <w:i w:val="0"/>
          <w:sz w:val="24"/>
          <w:szCs w:val="24"/>
        </w:rPr>
      </w:pPr>
    </w:p>
    <w:p w14:paraId="15D02150" w14:textId="77777777" w:rsidR="00B75205" w:rsidRDefault="00B75205" w:rsidP="00B75205">
      <w:pPr>
        <w:pStyle w:val="Caption"/>
        <w:keepNext/>
        <w:rPr>
          <w:i w:val="0"/>
          <w:sz w:val="24"/>
          <w:szCs w:val="24"/>
        </w:rPr>
      </w:pPr>
    </w:p>
    <w:p w14:paraId="6C9AC73C" w14:textId="77777777" w:rsidR="00B75205" w:rsidRDefault="00B75205" w:rsidP="00B75205">
      <w:pPr>
        <w:pStyle w:val="Caption"/>
        <w:keepNext/>
        <w:rPr>
          <w:i w:val="0"/>
          <w:sz w:val="24"/>
          <w:szCs w:val="24"/>
        </w:rPr>
      </w:pPr>
    </w:p>
    <w:p w14:paraId="08DA4C73" w14:textId="77777777" w:rsidR="00B75205" w:rsidRDefault="00B75205" w:rsidP="00B75205">
      <w:pPr>
        <w:pStyle w:val="Caption"/>
        <w:keepNext/>
        <w:rPr>
          <w:i w:val="0"/>
          <w:sz w:val="24"/>
          <w:szCs w:val="24"/>
        </w:rPr>
      </w:pPr>
    </w:p>
    <w:p w14:paraId="39B390CC" w14:textId="77777777" w:rsidR="00B75205" w:rsidRDefault="00B75205" w:rsidP="00B75205">
      <w:pPr>
        <w:jc w:val="both"/>
      </w:pPr>
      <w:r>
        <w:t>Table 1, vessel and gear information</w:t>
      </w:r>
    </w:p>
    <w:tbl>
      <w:tblPr>
        <w:tblStyle w:val="TableGrid"/>
        <w:tblW w:w="0" w:type="auto"/>
        <w:tblLook w:val="04A0" w:firstRow="1" w:lastRow="0" w:firstColumn="1" w:lastColumn="0" w:noHBand="0" w:noVBand="1"/>
      </w:tblPr>
      <w:tblGrid>
        <w:gridCol w:w="4515"/>
        <w:gridCol w:w="4501"/>
      </w:tblGrid>
      <w:tr w:rsidR="00B75205" w14:paraId="021BEAE1" w14:textId="77777777" w:rsidTr="006C15C2">
        <w:tc>
          <w:tcPr>
            <w:tcW w:w="4621" w:type="dxa"/>
          </w:tcPr>
          <w:p w14:paraId="38C6C4B7" w14:textId="77777777" w:rsidR="00B75205" w:rsidRDefault="00B75205" w:rsidP="006C15C2">
            <w:pPr>
              <w:jc w:val="both"/>
            </w:pPr>
            <w:r>
              <w:t>Vessel</w:t>
            </w:r>
          </w:p>
        </w:tc>
        <w:tc>
          <w:tcPr>
            <w:tcW w:w="4621" w:type="dxa"/>
          </w:tcPr>
          <w:p w14:paraId="3C757BD2" w14:textId="77777777" w:rsidR="00B75205" w:rsidRDefault="00B75205" w:rsidP="006C15C2">
            <w:pPr>
              <w:jc w:val="both"/>
            </w:pPr>
            <w:r>
              <w:t>Our Lass II (DA261)</w:t>
            </w:r>
          </w:p>
        </w:tc>
      </w:tr>
      <w:tr w:rsidR="00B75205" w14:paraId="68451404" w14:textId="77777777" w:rsidTr="006C15C2">
        <w:tc>
          <w:tcPr>
            <w:tcW w:w="4621" w:type="dxa"/>
          </w:tcPr>
          <w:p w14:paraId="040E6713" w14:textId="77777777" w:rsidR="00B75205" w:rsidRDefault="00B75205" w:rsidP="006C15C2">
            <w:pPr>
              <w:jc w:val="both"/>
            </w:pPr>
            <w:r>
              <w:t xml:space="preserve">Vessel Length Overall </w:t>
            </w:r>
          </w:p>
        </w:tc>
        <w:tc>
          <w:tcPr>
            <w:tcW w:w="4621" w:type="dxa"/>
          </w:tcPr>
          <w:p w14:paraId="3794F343" w14:textId="77777777" w:rsidR="00B75205" w:rsidRDefault="00B75205" w:rsidP="006C15C2">
            <w:pPr>
              <w:jc w:val="both"/>
            </w:pPr>
            <w:r>
              <w:t>21.7m</w:t>
            </w:r>
          </w:p>
        </w:tc>
      </w:tr>
      <w:tr w:rsidR="00B75205" w14:paraId="334C431C" w14:textId="77777777" w:rsidTr="006C15C2">
        <w:tc>
          <w:tcPr>
            <w:tcW w:w="4621" w:type="dxa"/>
          </w:tcPr>
          <w:p w14:paraId="3D1DC155" w14:textId="77777777" w:rsidR="00B75205" w:rsidRDefault="00B75205" w:rsidP="006C15C2">
            <w:pPr>
              <w:jc w:val="both"/>
            </w:pPr>
            <w:r>
              <w:t>Engine power</w:t>
            </w:r>
          </w:p>
        </w:tc>
        <w:tc>
          <w:tcPr>
            <w:tcW w:w="4621" w:type="dxa"/>
          </w:tcPr>
          <w:p w14:paraId="398EB897" w14:textId="77777777" w:rsidR="00B75205" w:rsidRDefault="00B75205" w:rsidP="006C15C2">
            <w:pPr>
              <w:jc w:val="both"/>
            </w:pPr>
            <w:r>
              <w:t>484kW</w:t>
            </w:r>
          </w:p>
        </w:tc>
      </w:tr>
      <w:tr w:rsidR="00B75205" w14:paraId="49FABEE7" w14:textId="77777777" w:rsidTr="006C15C2">
        <w:tc>
          <w:tcPr>
            <w:tcW w:w="4621" w:type="dxa"/>
          </w:tcPr>
          <w:p w14:paraId="0FB7633D" w14:textId="77777777" w:rsidR="00B75205" w:rsidRDefault="00B75205" w:rsidP="006C15C2">
            <w:pPr>
              <w:jc w:val="both"/>
            </w:pPr>
            <w:r>
              <w:t>Home port</w:t>
            </w:r>
          </w:p>
        </w:tc>
        <w:tc>
          <w:tcPr>
            <w:tcW w:w="4621" w:type="dxa"/>
          </w:tcPr>
          <w:p w14:paraId="0966DB61" w14:textId="77777777" w:rsidR="00B75205" w:rsidRDefault="00B75205" w:rsidP="006C15C2">
            <w:pPr>
              <w:jc w:val="both"/>
            </w:pPr>
            <w:proofErr w:type="spellStart"/>
            <w:r>
              <w:t>Howth</w:t>
            </w:r>
            <w:proofErr w:type="spellEnd"/>
            <w:r>
              <w:t>, Ireland</w:t>
            </w:r>
          </w:p>
        </w:tc>
      </w:tr>
      <w:tr w:rsidR="00B75205" w14:paraId="7F159B7F" w14:textId="77777777" w:rsidTr="006C15C2">
        <w:tc>
          <w:tcPr>
            <w:tcW w:w="4621" w:type="dxa"/>
          </w:tcPr>
          <w:p w14:paraId="337A7345" w14:textId="77777777" w:rsidR="00B75205" w:rsidRDefault="00B75205" w:rsidP="006C15C2">
            <w:pPr>
              <w:jc w:val="both"/>
            </w:pPr>
            <w:r>
              <w:t>Trawl type</w:t>
            </w:r>
          </w:p>
        </w:tc>
        <w:tc>
          <w:tcPr>
            <w:tcW w:w="4621" w:type="dxa"/>
          </w:tcPr>
          <w:p w14:paraId="7BA4DF40" w14:textId="77777777" w:rsidR="00B75205" w:rsidRDefault="00B75205" w:rsidP="006C15C2">
            <w:pPr>
              <w:jc w:val="both"/>
            </w:pPr>
            <w:r>
              <w:t>Quad-rig Nephrops</w:t>
            </w:r>
          </w:p>
        </w:tc>
      </w:tr>
      <w:tr w:rsidR="00B75205" w14:paraId="0C558C8B" w14:textId="77777777" w:rsidTr="006C15C2">
        <w:tc>
          <w:tcPr>
            <w:tcW w:w="4621" w:type="dxa"/>
          </w:tcPr>
          <w:p w14:paraId="7AFB6413" w14:textId="77777777" w:rsidR="00B75205" w:rsidRDefault="00B75205" w:rsidP="006C15C2">
            <w:pPr>
              <w:jc w:val="both"/>
            </w:pPr>
            <w:r>
              <w:t>Trawl manufacturer</w:t>
            </w:r>
          </w:p>
        </w:tc>
        <w:tc>
          <w:tcPr>
            <w:tcW w:w="4621" w:type="dxa"/>
          </w:tcPr>
          <w:p w14:paraId="193B205F" w14:textId="77777777" w:rsidR="00B75205" w:rsidRDefault="00B75205" w:rsidP="006C15C2">
            <w:pPr>
              <w:jc w:val="both"/>
            </w:pPr>
            <w:r>
              <w:t>Pepe Trawls Ltd., Ireland</w:t>
            </w:r>
          </w:p>
        </w:tc>
      </w:tr>
      <w:tr w:rsidR="00B75205" w14:paraId="5E274A36" w14:textId="77777777" w:rsidTr="006C15C2">
        <w:tc>
          <w:tcPr>
            <w:tcW w:w="4621" w:type="dxa"/>
          </w:tcPr>
          <w:p w14:paraId="48FD7488" w14:textId="77777777" w:rsidR="00B75205" w:rsidRDefault="00B75205" w:rsidP="006C15C2">
            <w:pPr>
              <w:jc w:val="both"/>
            </w:pPr>
            <w:r>
              <w:t>Otter board manufacturer/ type</w:t>
            </w:r>
          </w:p>
        </w:tc>
        <w:tc>
          <w:tcPr>
            <w:tcW w:w="4621" w:type="dxa"/>
          </w:tcPr>
          <w:p w14:paraId="3E6C5C8C" w14:textId="77777777" w:rsidR="00B75205" w:rsidRDefault="00B75205" w:rsidP="006C15C2">
            <w:pPr>
              <w:jc w:val="both"/>
            </w:pPr>
            <w:r>
              <w:t>Dunbar 7’6”</w:t>
            </w:r>
          </w:p>
        </w:tc>
      </w:tr>
      <w:tr w:rsidR="00B75205" w14:paraId="31E220D9" w14:textId="77777777" w:rsidTr="006C15C2">
        <w:tc>
          <w:tcPr>
            <w:tcW w:w="4621" w:type="dxa"/>
          </w:tcPr>
          <w:p w14:paraId="2456F447" w14:textId="77777777" w:rsidR="00B75205" w:rsidRDefault="00B75205" w:rsidP="006C15C2">
            <w:pPr>
              <w:jc w:val="both"/>
            </w:pPr>
            <w:r>
              <w:t>Door weight</w:t>
            </w:r>
          </w:p>
        </w:tc>
        <w:tc>
          <w:tcPr>
            <w:tcW w:w="4621" w:type="dxa"/>
          </w:tcPr>
          <w:p w14:paraId="36E60888" w14:textId="77777777" w:rsidR="00B75205" w:rsidRDefault="00B75205" w:rsidP="006C15C2">
            <w:pPr>
              <w:jc w:val="both"/>
            </w:pPr>
            <w:r>
              <w:t>492kg</w:t>
            </w:r>
          </w:p>
        </w:tc>
      </w:tr>
      <w:tr w:rsidR="00B75205" w14:paraId="12841D58" w14:textId="77777777" w:rsidTr="006C15C2">
        <w:tc>
          <w:tcPr>
            <w:tcW w:w="4621" w:type="dxa"/>
          </w:tcPr>
          <w:p w14:paraId="4B12FDB2" w14:textId="77777777" w:rsidR="00B75205" w:rsidRDefault="00B75205" w:rsidP="006C15C2">
            <w:pPr>
              <w:jc w:val="both"/>
            </w:pPr>
            <w:r>
              <w:t>Clump weight type/ weight</w:t>
            </w:r>
          </w:p>
        </w:tc>
        <w:tc>
          <w:tcPr>
            <w:tcW w:w="4621" w:type="dxa"/>
          </w:tcPr>
          <w:p w14:paraId="329B7FD7" w14:textId="77777777" w:rsidR="00B75205" w:rsidRDefault="00B75205" w:rsidP="006C15C2">
            <w:pPr>
              <w:jc w:val="both"/>
            </w:pPr>
            <w:r>
              <w:t>Roller/ 680kg</w:t>
            </w:r>
          </w:p>
        </w:tc>
      </w:tr>
      <w:tr w:rsidR="00B75205" w14:paraId="68AEA49A" w14:textId="77777777" w:rsidTr="006C15C2">
        <w:tc>
          <w:tcPr>
            <w:tcW w:w="4621" w:type="dxa"/>
          </w:tcPr>
          <w:p w14:paraId="71668252" w14:textId="77777777" w:rsidR="00B75205" w:rsidRDefault="00B75205" w:rsidP="006C15C2">
            <w:pPr>
              <w:jc w:val="both"/>
            </w:pPr>
            <w:r>
              <w:t>Door to clump spread (average)</w:t>
            </w:r>
          </w:p>
        </w:tc>
        <w:tc>
          <w:tcPr>
            <w:tcW w:w="4621" w:type="dxa"/>
          </w:tcPr>
          <w:p w14:paraId="04A27D54" w14:textId="77777777" w:rsidR="00B75205" w:rsidRDefault="00B75205" w:rsidP="006C15C2">
            <w:pPr>
              <w:jc w:val="both"/>
            </w:pPr>
            <w:r>
              <w:t>34.4m</w:t>
            </w:r>
          </w:p>
        </w:tc>
      </w:tr>
      <w:tr w:rsidR="00B75205" w14:paraId="538B03A1" w14:textId="77777777" w:rsidTr="006C15C2">
        <w:tc>
          <w:tcPr>
            <w:tcW w:w="4621" w:type="dxa"/>
          </w:tcPr>
          <w:p w14:paraId="0EEDA4C7" w14:textId="77777777" w:rsidR="00B75205" w:rsidRDefault="00B75205" w:rsidP="006C15C2">
            <w:pPr>
              <w:jc w:val="both"/>
            </w:pPr>
            <w:r>
              <w:t xml:space="preserve">Sweep length </w:t>
            </w:r>
          </w:p>
        </w:tc>
        <w:tc>
          <w:tcPr>
            <w:tcW w:w="4621" w:type="dxa"/>
          </w:tcPr>
          <w:p w14:paraId="4DD7314C" w14:textId="77777777" w:rsidR="00B75205" w:rsidRDefault="00B75205" w:rsidP="006C15C2">
            <w:pPr>
              <w:jc w:val="both"/>
            </w:pPr>
            <w:r>
              <w:t>50 + 20m</w:t>
            </w:r>
          </w:p>
        </w:tc>
      </w:tr>
      <w:tr w:rsidR="00B75205" w14:paraId="6CB6C564" w14:textId="77777777" w:rsidTr="006C15C2">
        <w:tc>
          <w:tcPr>
            <w:tcW w:w="4621" w:type="dxa"/>
          </w:tcPr>
          <w:p w14:paraId="17171B38" w14:textId="77777777" w:rsidR="00B75205" w:rsidRDefault="00B75205" w:rsidP="006C15C2">
            <w:pPr>
              <w:jc w:val="both"/>
            </w:pPr>
            <w:proofErr w:type="spellStart"/>
            <w:r>
              <w:t>Codend</w:t>
            </w:r>
            <w:proofErr w:type="spellEnd"/>
            <w:r>
              <w:t xml:space="preserve"> nominal mesh size</w:t>
            </w:r>
          </w:p>
        </w:tc>
        <w:tc>
          <w:tcPr>
            <w:tcW w:w="4621" w:type="dxa"/>
          </w:tcPr>
          <w:p w14:paraId="6C7C041D" w14:textId="77777777" w:rsidR="00B75205" w:rsidRDefault="00B75205" w:rsidP="006C15C2">
            <w:pPr>
              <w:jc w:val="both"/>
            </w:pPr>
            <w:proofErr w:type="spellStart"/>
            <w:r>
              <w:t>Codend</w:t>
            </w:r>
            <w:proofErr w:type="spellEnd"/>
            <w:r>
              <w:t xml:space="preserve"> measured mesh size</w:t>
            </w:r>
          </w:p>
        </w:tc>
      </w:tr>
      <w:tr w:rsidR="00B75205" w14:paraId="0C8C792F" w14:textId="77777777" w:rsidTr="006C15C2">
        <w:tc>
          <w:tcPr>
            <w:tcW w:w="4621" w:type="dxa"/>
          </w:tcPr>
          <w:p w14:paraId="3ABF8D15" w14:textId="77777777" w:rsidR="00B75205" w:rsidRDefault="00B75205" w:rsidP="006C15C2">
            <w:pPr>
              <w:jc w:val="both"/>
            </w:pPr>
            <w:r>
              <w:t>70mm</w:t>
            </w:r>
          </w:p>
        </w:tc>
        <w:tc>
          <w:tcPr>
            <w:tcW w:w="4621" w:type="dxa"/>
          </w:tcPr>
          <w:p w14:paraId="61942CED" w14:textId="77777777" w:rsidR="00B75205" w:rsidRDefault="00B75205" w:rsidP="006C15C2">
            <w:pPr>
              <w:jc w:val="both"/>
            </w:pPr>
            <w:r>
              <w:t>70.8mm</w:t>
            </w:r>
          </w:p>
        </w:tc>
      </w:tr>
      <w:tr w:rsidR="00B75205" w14:paraId="7B4D21D7" w14:textId="77777777" w:rsidTr="006C15C2">
        <w:tc>
          <w:tcPr>
            <w:tcW w:w="4621" w:type="dxa"/>
          </w:tcPr>
          <w:p w14:paraId="0411C7EF" w14:textId="77777777" w:rsidR="00B75205" w:rsidRDefault="00B75205" w:rsidP="006C15C2">
            <w:pPr>
              <w:jc w:val="both"/>
            </w:pPr>
            <w:r>
              <w:t>80mm</w:t>
            </w:r>
          </w:p>
        </w:tc>
        <w:tc>
          <w:tcPr>
            <w:tcW w:w="4621" w:type="dxa"/>
          </w:tcPr>
          <w:p w14:paraId="392FD6B8" w14:textId="77777777" w:rsidR="00B75205" w:rsidRDefault="00B75205" w:rsidP="006C15C2">
            <w:pPr>
              <w:jc w:val="both"/>
            </w:pPr>
            <w:r>
              <w:t>80.8mm</w:t>
            </w:r>
          </w:p>
        </w:tc>
      </w:tr>
      <w:tr w:rsidR="00B75205" w14:paraId="6517D117" w14:textId="77777777" w:rsidTr="006C15C2">
        <w:tc>
          <w:tcPr>
            <w:tcW w:w="4621" w:type="dxa"/>
          </w:tcPr>
          <w:p w14:paraId="59181C81" w14:textId="77777777" w:rsidR="00B75205" w:rsidRDefault="00B75205" w:rsidP="006C15C2">
            <w:pPr>
              <w:jc w:val="both"/>
            </w:pPr>
            <w:r>
              <w:t>90mm</w:t>
            </w:r>
          </w:p>
        </w:tc>
        <w:tc>
          <w:tcPr>
            <w:tcW w:w="4621" w:type="dxa"/>
          </w:tcPr>
          <w:p w14:paraId="0D0A742E" w14:textId="77777777" w:rsidR="00B75205" w:rsidRDefault="00B75205" w:rsidP="006C15C2">
            <w:pPr>
              <w:jc w:val="both"/>
            </w:pPr>
            <w:r>
              <w:t>92.6mm</w:t>
            </w:r>
          </w:p>
        </w:tc>
      </w:tr>
      <w:tr w:rsidR="00B75205" w14:paraId="4E64D11C" w14:textId="77777777" w:rsidTr="006C15C2">
        <w:tc>
          <w:tcPr>
            <w:tcW w:w="4621" w:type="dxa"/>
          </w:tcPr>
          <w:p w14:paraId="5DBD4B07" w14:textId="77777777" w:rsidR="00B75205" w:rsidRDefault="00B75205" w:rsidP="006C15C2">
            <w:pPr>
              <w:jc w:val="both"/>
            </w:pPr>
            <w:r>
              <w:t>100mm</w:t>
            </w:r>
          </w:p>
        </w:tc>
        <w:tc>
          <w:tcPr>
            <w:tcW w:w="4621" w:type="dxa"/>
          </w:tcPr>
          <w:p w14:paraId="41F4260E" w14:textId="77777777" w:rsidR="00B75205" w:rsidRDefault="00B75205" w:rsidP="006C15C2">
            <w:pPr>
              <w:jc w:val="both"/>
            </w:pPr>
            <w:r>
              <w:t>103.0mm</w:t>
            </w:r>
          </w:p>
        </w:tc>
      </w:tr>
    </w:tbl>
    <w:p w14:paraId="0CB6F9D7" w14:textId="77777777" w:rsidR="00B75205" w:rsidRDefault="00B75205" w:rsidP="00B75205">
      <w:pPr>
        <w:pStyle w:val="Caption"/>
        <w:keepNext/>
        <w:rPr>
          <w:i w:val="0"/>
          <w:sz w:val="24"/>
          <w:szCs w:val="24"/>
        </w:rPr>
      </w:pPr>
    </w:p>
    <w:p w14:paraId="629B5856" w14:textId="77777777" w:rsidR="00B75205" w:rsidRDefault="00B75205" w:rsidP="00B75205">
      <w:pPr>
        <w:pStyle w:val="Caption"/>
        <w:keepNext/>
        <w:rPr>
          <w:i w:val="0"/>
          <w:sz w:val="24"/>
          <w:szCs w:val="24"/>
        </w:rPr>
      </w:pPr>
    </w:p>
    <w:p w14:paraId="7C98D406" w14:textId="77777777" w:rsidR="00B75205" w:rsidRPr="00E7161A" w:rsidRDefault="00B75205" w:rsidP="00B75205">
      <w:pPr>
        <w:pStyle w:val="Caption"/>
        <w:keepNext/>
        <w:rPr>
          <w:i w:val="0"/>
          <w:sz w:val="24"/>
          <w:szCs w:val="24"/>
        </w:rPr>
      </w:pPr>
      <w:r w:rsidRPr="00E7161A">
        <w:rPr>
          <w:i w:val="0"/>
          <w:sz w:val="24"/>
          <w:szCs w:val="24"/>
        </w:rPr>
        <w:t xml:space="preserve">Table </w:t>
      </w:r>
      <w:r w:rsidRPr="00E7161A">
        <w:rPr>
          <w:i w:val="0"/>
          <w:sz w:val="24"/>
          <w:szCs w:val="24"/>
        </w:rPr>
        <w:fldChar w:fldCharType="begin"/>
      </w:r>
      <w:r w:rsidRPr="00E7161A">
        <w:rPr>
          <w:i w:val="0"/>
          <w:sz w:val="24"/>
          <w:szCs w:val="24"/>
        </w:rPr>
        <w:instrText xml:space="preserve"> SEQ Table \* ARABIC </w:instrText>
      </w:r>
      <w:r w:rsidRPr="00E7161A">
        <w:rPr>
          <w:i w:val="0"/>
          <w:sz w:val="24"/>
          <w:szCs w:val="24"/>
        </w:rPr>
        <w:fldChar w:fldCharType="separate"/>
      </w:r>
      <w:r w:rsidRPr="00E7161A">
        <w:rPr>
          <w:i w:val="0"/>
          <w:noProof/>
          <w:sz w:val="24"/>
          <w:szCs w:val="24"/>
        </w:rPr>
        <w:t>1</w:t>
      </w:r>
      <w:r w:rsidRPr="00E7161A">
        <w:rPr>
          <w:i w:val="0"/>
          <w:sz w:val="24"/>
          <w:szCs w:val="24"/>
        </w:rPr>
        <w:fldChar w:fldCharType="end"/>
      </w:r>
      <w:r>
        <w:rPr>
          <w:i w:val="0"/>
          <w:sz w:val="24"/>
          <w:szCs w:val="24"/>
        </w:rPr>
        <w:t>. Multi-rig catch comparison. Multinomial random effects model fit summary. Explanatory variables are abbreviated: carapace length (CL), net configuration (NC) and cod-end total weight (W). The model degrees of freedom (</w:t>
      </w:r>
      <w:proofErr w:type="spellStart"/>
      <w:proofErr w:type="gramStart"/>
      <w:r>
        <w:rPr>
          <w:i w:val="0"/>
          <w:sz w:val="24"/>
          <w:szCs w:val="24"/>
        </w:rPr>
        <w:t>df</w:t>
      </w:r>
      <w:proofErr w:type="spellEnd"/>
      <w:proofErr w:type="gramEnd"/>
      <w:r>
        <w:rPr>
          <w:i w:val="0"/>
          <w:sz w:val="24"/>
          <w:szCs w:val="24"/>
        </w:rPr>
        <w:t xml:space="preserve">) includes 6 parameters parameterising the </w:t>
      </w:r>
      <w:proofErr w:type="spellStart"/>
      <w:r>
        <w:rPr>
          <w:i w:val="0"/>
          <w:sz w:val="24"/>
          <w:szCs w:val="24"/>
        </w:rPr>
        <w:t>trivariate</w:t>
      </w:r>
      <w:proofErr w:type="spellEnd"/>
      <w:r>
        <w:rPr>
          <w:i w:val="0"/>
          <w:sz w:val="24"/>
          <w:szCs w:val="24"/>
        </w:rPr>
        <w:t xml:space="preserve"> covariance matrix of the random effects. </w:t>
      </w:r>
    </w:p>
    <w:tbl>
      <w:tblPr>
        <w:tblW w:w="6946" w:type="dxa"/>
        <w:jc w:val="center"/>
        <w:tblBorders>
          <w:top w:val="single" w:sz="4" w:space="0" w:color="auto"/>
          <w:bottom w:val="single" w:sz="4" w:space="0" w:color="auto"/>
        </w:tblBorders>
        <w:tblLook w:val="04A0" w:firstRow="1" w:lastRow="0" w:firstColumn="1" w:lastColumn="0" w:noHBand="0" w:noVBand="1"/>
      </w:tblPr>
      <w:tblGrid>
        <w:gridCol w:w="2694"/>
        <w:gridCol w:w="1842"/>
        <w:gridCol w:w="1134"/>
        <w:gridCol w:w="1276"/>
      </w:tblGrid>
      <w:tr w:rsidR="00B75205" w:rsidRPr="000B1DDB" w14:paraId="15434603" w14:textId="77777777" w:rsidTr="006C15C2">
        <w:trPr>
          <w:trHeight w:val="255"/>
          <w:jc w:val="center"/>
        </w:trPr>
        <w:tc>
          <w:tcPr>
            <w:tcW w:w="2694" w:type="dxa"/>
            <w:tcBorders>
              <w:top w:val="single" w:sz="4" w:space="0" w:color="auto"/>
              <w:bottom w:val="single" w:sz="4" w:space="0" w:color="auto"/>
            </w:tcBorders>
            <w:shd w:val="clear" w:color="auto" w:fill="auto"/>
            <w:noWrap/>
            <w:vAlign w:val="bottom"/>
            <w:hideMark/>
          </w:tcPr>
          <w:p w14:paraId="0E0AE2E4" w14:textId="77777777" w:rsidR="00B75205" w:rsidRPr="000B1DDB" w:rsidRDefault="00B75205" w:rsidP="006C15C2">
            <w:pPr>
              <w:spacing w:after="0" w:line="240" w:lineRule="auto"/>
              <w:rPr>
                <w:rFonts w:eastAsia="Times New Roman" w:cs="Arial"/>
                <w:bCs/>
                <w:sz w:val="24"/>
                <w:szCs w:val="24"/>
                <w:lang w:eastAsia="en-IE"/>
              </w:rPr>
            </w:pPr>
            <w:r w:rsidRPr="00E7161A">
              <w:rPr>
                <w:rFonts w:eastAsia="Times New Roman" w:cs="Arial"/>
                <w:bCs/>
                <w:sz w:val="24"/>
                <w:szCs w:val="24"/>
                <w:lang w:eastAsia="en-IE"/>
              </w:rPr>
              <w:t>Explanatory variables</w:t>
            </w:r>
          </w:p>
        </w:tc>
        <w:tc>
          <w:tcPr>
            <w:tcW w:w="1842" w:type="dxa"/>
            <w:tcBorders>
              <w:top w:val="single" w:sz="4" w:space="0" w:color="auto"/>
              <w:bottom w:val="single" w:sz="4" w:space="0" w:color="auto"/>
            </w:tcBorders>
            <w:shd w:val="clear" w:color="auto" w:fill="auto"/>
            <w:noWrap/>
            <w:vAlign w:val="bottom"/>
            <w:hideMark/>
          </w:tcPr>
          <w:p w14:paraId="52AF1048" w14:textId="77777777" w:rsidR="00B75205" w:rsidRPr="000B1DDB" w:rsidRDefault="00B75205" w:rsidP="006C15C2">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Log-likelihood</w:t>
            </w:r>
          </w:p>
        </w:tc>
        <w:tc>
          <w:tcPr>
            <w:tcW w:w="1134" w:type="dxa"/>
            <w:tcBorders>
              <w:top w:val="single" w:sz="4" w:space="0" w:color="auto"/>
              <w:bottom w:val="single" w:sz="4" w:space="0" w:color="auto"/>
            </w:tcBorders>
            <w:shd w:val="clear" w:color="auto" w:fill="auto"/>
            <w:noWrap/>
            <w:vAlign w:val="bottom"/>
            <w:hideMark/>
          </w:tcPr>
          <w:p w14:paraId="211070A0" w14:textId="77777777" w:rsidR="00B75205" w:rsidRPr="000B1DDB" w:rsidRDefault="00B75205" w:rsidP="006C15C2">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 xml:space="preserve">Model </w:t>
            </w:r>
            <w:proofErr w:type="spellStart"/>
            <w:r w:rsidRPr="000B1DDB">
              <w:rPr>
                <w:rFonts w:eastAsia="Times New Roman" w:cs="Arial"/>
                <w:bCs/>
                <w:sz w:val="24"/>
                <w:szCs w:val="24"/>
                <w:lang w:eastAsia="en-IE"/>
              </w:rPr>
              <w:t>df</w:t>
            </w:r>
            <w:proofErr w:type="spellEnd"/>
          </w:p>
        </w:tc>
        <w:tc>
          <w:tcPr>
            <w:tcW w:w="1276" w:type="dxa"/>
            <w:tcBorders>
              <w:top w:val="single" w:sz="4" w:space="0" w:color="auto"/>
              <w:bottom w:val="single" w:sz="4" w:space="0" w:color="auto"/>
            </w:tcBorders>
            <w:shd w:val="clear" w:color="auto" w:fill="auto"/>
            <w:noWrap/>
            <w:vAlign w:val="bottom"/>
            <w:hideMark/>
          </w:tcPr>
          <w:p w14:paraId="0EBD7522" w14:textId="77777777" w:rsidR="00B75205" w:rsidRPr="000B1DDB" w:rsidRDefault="00B75205" w:rsidP="006C15C2">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AIC</w:t>
            </w:r>
          </w:p>
        </w:tc>
      </w:tr>
      <w:tr w:rsidR="00B75205" w:rsidRPr="000B1DDB" w14:paraId="48D6DCBB" w14:textId="77777777" w:rsidTr="006C15C2">
        <w:trPr>
          <w:trHeight w:val="255"/>
          <w:jc w:val="center"/>
        </w:trPr>
        <w:tc>
          <w:tcPr>
            <w:tcW w:w="2694" w:type="dxa"/>
            <w:tcBorders>
              <w:top w:val="single" w:sz="4" w:space="0" w:color="auto"/>
            </w:tcBorders>
            <w:shd w:val="clear" w:color="auto" w:fill="auto"/>
            <w:noWrap/>
            <w:vAlign w:val="bottom"/>
            <w:hideMark/>
          </w:tcPr>
          <w:p w14:paraId="50E19E75"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None</w:t>
            </w:r>
          </w:p>
        </w:tc>
        <w:tc>
          <w:tcPr>
            <w:tcW w:w="1842" w:type="dxa"/>
            <w:tcBorders>
              <w:top w:val="single" w:sz="4" w:space="0" w:color="auto"/>
            </w:tcBorders>
            <w:shd w:val="clear" w:color="auto" w:fill="auto"/>
            <w:noWrap/>
            <w:vAlign w:val="bottom"/>
            <w:hideMark/>
          </w:tcPr>
          <w:p w14:paraId="7A88BF46"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-2084.79</w:t>
            </w:r>
          </w:p>
        </w:tc>
        <w:tc>
          <w:tcPr>
            <w:tcW w:w="1134" w:type="dxa"/>
            <w:tcBorders>
              <w:top w:val="single" w:sz="4" w:space="0" w:color="auto"/>
            </w:tcBorders>
            <w:shd w:val="clear" w:color="auto" w:fill="auto"/>
            <w:noWrap/>
            <w:vAlign w:val="bottom"/>
            <w:hideMark/>
          </w:tcPr>
          <w:p w14:paraId="6B1ED949"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9</w:t>
            </w:r>
          </w:p>
        </w:tc>
        <w:tc>
          <w:tcPr>
            <w:tcW w:w="1276" w:type="dxa"/>
            <w:tcBorders>
              <w:top w:val="single" w:sz="4" w:space="0" w:color="auto"/>
            </w:tcBorders>
            <w:shd w:val="clear" w:color="auto" w:fill="auto"/>
            <w:noWrap/>
            <w:vAlign w:val="bottom"/>
            <w:hideMark/>
          </w:tcPr>
          <w:p w14:paraId="1982C546"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4187.58</w:t>
            </w:r>
          </w:p>
        </w:tc>
      </w:tr>
      <w:tr w:rsidR="00B75205" w:rsidRPr="000B1DDB" w14:paraId="638EB30D" w14:textId="77777777" w:rsidTr="006C15C2">
        <w:trPr>
          <w:trHeight w:val="255"/>
          <w:jc w:val="center"/>
        </w:trPr>
        <w:tc>
          <w:tcPr>
            <w:tcW w:w="2694" w:type="dxa"/>
            <w:shd w:val="clear" w:color="auto" w:fill="auto"/>
            <w:noWrap/>
            <w:vAlign w:val="bottom"/>
            <w:hideMark/>
          </w:tcPr>
          <w:p w14:paraId="75DEC4A7"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CL</w:t>
            </w:r>
          </w:p>
        </w:tc>
        <w:tc>
          <w:tcPr>
            <w:tcW w:w="1842" w:type="dxa"/>
            <w:shd w:val="clear" w:color="auto" w:fill="auto"/>
            <w:noWrap/>
            <w:vAlign w:val="bottom"/>
            <w:hideMark/>
          </w:tcPr>
          <w:p w14:paraId="7E2B28E2"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-2062.56</w:t>
            </w:r>
          </w:p>
        </w:tc>
        <w:tc>
          <w:tcPr>
            <w:tcW w:w="1134" w:type="dxa"/>
            <w:shd w:val="clear" w:color="auto" w:fill="auto"/>
            <w:noWrap/>
            <w:vAlign w:val="bottom"/>
            <w:hideMark/>
          </w:tcPr>
          <w:p w14:paraId="58CC6DCC"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12</w:t>
            </w:r>
          </w:p>
        </w:tc>
        <w:tc>
          <w:tcPr>
            <w:tcW w:w="1276" w:type="dxa"/>
            <w:shd w:val="clear" w:color="auto" w:fill="auto"/>
            <w:noWrap/>
            <w:vAlign w:val="bottom"/>
            <w:hideMark/>
          </w:tcPr>
          <w:p w14:paraId="359D0327"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4149.12</w:t>
            </w:r>
          </w:p>
        </w:tc>
      </w:tr>
      <w:tr w:rsidR="00B75205" w:rsidRPr="000B1DDB" w14:paraId="287AF045" w14:textId="77777777" w:rsidTr="006C15C2">
        <w:trPr>
          <w:trHeight w:val="255"/>
          <w:jc w:val="center"/>
        </w:trPr>
        <w:tc>
          <w:tcPr>
            <w:tcW w:w="2694" w:type="dxa"/>
            <w:shd w:val="clear" w:color="auto" w:fill="auto"/>
            <w:noWrap/>
            <w:vAlign w:val="bottom"/>
            <w:hideMark/>
          </w:tcPr>
          <w:p w14:paraId="7477E94A"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NC</w:t>
            </w:r>
          </w:p>
        </w:tc>
        <w:tc>
          <w:tcPr>
            <w:tcW w:w="1842" w:type="dxa"/>
            <w:shd w:val="clear" w:color="auto" w:fill="auto"/>
            <w:noWrap/>
            <w:vAlign w:val="bottom"/>
            <w:hideMark/>
          </w:tcPr>
          <w:p w14:paraId="373DA77B"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-2049.41</w:t>
            </w:r>
          </w:p>
        </w:tc>
        <w:tc>
          <w:tcPr>
            <w:tcW w:w="1134" w:type="dxa"/>
            <w:shd w:val="clear" w:color="auto" w:fill="auto"/>
            <w:noWrap/>
            <w:vAlign w:val="bottom"/>
            <w:hideMark/>
          </w:tcPr>
          <w:p w14:paraId="534EED3A"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18</w:t>
            </w:r>
          </w:p>
        </w:tc>
        <w:tc>
          <w:tcPr>
            <w:tcW w:w="1276" w:type="dxa"/>
            <w:shd w:val="clear" w:color="auto" w:fill="auto"/>
            <w:noWrap/>
            <w:vAlign w:val="bottom"/>
            <w:hideMark/>
          </w:tcPr>
          <w:p w14:paraId="15EFB838"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4134.82</w:t>
            </w:r>
          </w:p>
        </w:tc>
      </w:tr>
      <w:tr w:rsidR="00B75205" w:rsidRPr="000B1DDB" w14:paraId="2471839A" w14:textId="77777777" w:rsidTr="006C15C2">
        <w:trPr>
          <w:trHeight w:val="255"/>
          <w:jc w:val="center"/>
        </w:trPr>
        <w:tc>
          <w:tcPr>
            <w:tcW w:w="2694" w:type="dxa"/>
            <w:shd w:val="clear" w:color="auto" w:fill="auto"/>
            <w:noWrap/>
            <w:vAlign w:val="bottom"/>
            <w:hideMark/>
          </w:tcPr>
          <w:p w14:paraId="0F605C30"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W</w:t>
            </w:r>
          </w:p>
        </w:tc>
        <w:tc>
          <w:tcPr>
            <w:tcW w:w="1842" w:type="dxa"/>
            <w:shd w:val="clear" w:color="auto" w:fill="auto"/>
            <w:noWrap/>
            <w:vAlign w:val="bottom"/>
            <w:hideMark/>
          </w:tcPr>
          <w:p w14:paraId="7EBD5E19"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-2058.52</w:t>
            </w:r>
          </w:p>
        </w:tc>
        <w:tc>
          <w:tcPr>
            <w:tcW w:w="1134" w:type="dxa"/>
            <w:shd w:val="clear" w:color="auto" w:fill="auto"/>
            <w:noWrap/>
            <w:vAlign w:val="bottom"/>
            <w:hideMark/>
          </w:tcPr>
          <w:p w14:paraId="41CFDBEB"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10</w:t>
            </w:r>
          </w:p>
        </w:tc>
        <w:tc>
          <w:tcPr>
            <w:tcW w:w="1276" w:type="dxa"/>
            <w:shd w:val="clear" w:color="auto" w:fill="auto"/>
            <w:noWrap/>
            <w:vAlign w:val="bottom"/>
            <w:hideMark/>
          </w:tcPr>
          <w:p w14:paraId="5E34A381"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4137.04</w:t>
            </w:r>
          </w:p>
        </w:tc>
      </w:tr>
      <w:tr w:rsidR="00B75205" w:rsidRPr="000B1DDB" w14:paraId="0CC47430" w14:textId="77777777" w:rsidTr="006C15C2">
        <w:trPr>
          <w:trHeight w:val="255"/>
          <w:jc w:val="center"/>
        </w:trPr>
        <w:tc>
          <w:tcPr>
            <w:tcW w:w="2694" w:type="dxa"/>
            <w:shd w:val="clear" w:color="auto" w:fill="auto"/>
            <w:noWrap/>
            <w:vAlign w:val="bottom"/>
            <w:hideMark/>
          </w:tcPr>
          <w:p w14:paraId="31D26876" w14:textId="77777777" w:rsidR="00B75205" w:rsidRPr="000B1DDB" w:rsidRDefault="00B75205" w:rsidP="006C15C2">
            <w:pPr>
              <w:spacing w:after="0" w:line="240" w:lineRule="auto"/>
              <w:rPr>
                <w:rFonts w:eastAsia="Times New Roman" w:cs="Arial"/>
                <w:sz w:val="24"/>
                <w:szCs w:val="24"/>
                <w:lang w:eastAsia="en-IE"/>
              </w:rPr>
            </w:pPr>
            <w:r w:rsidRPr="000B1DDB">
              <w:rPr>
                <w:rFonts w:eastAsia="Times New Roman" w:cs="Arial"/>
                <w:sz w:val="24"/>
                <w:szCs w:val="24"/>
                <w:lang w:eastAsia="en-IE"/>
              </w:rPr>
              <w:t>CL + NC</w:t>
            </w:r>
          </w:p>
        </w:tc>
        <w:tc>
          <w:tcPr>
            <w:tcW w:w="1842" w:type="dxa"/>
            <w:shd w:val="clear" w:color="auto" w:fill="auto"/>
            <w:noWrap/>
            <w:vAlign w:val="bottom"/>
            <w:hideMark/>
          </w:tcPr>
          <w:p w14:paraId="6FFE5593"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-2027.31</w:t>
            </w:r>
          </w:p>
        </w:tc>
        <w:tc>
          <w:tcPr>
            <w:tcW w:w="1134" w:type="dxa"/>
            <w:shd w:val="clear" w:color="auto" w:fill="auto"/>
            <w:noWrap/>
            <w:vAlign w:val="bottom"/>
            <w:hideMark/>
          </w:tcPr>
          <w:p w14:paraId="0B25D906"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21</w:t>
            </w:r>
          </w:p>
        </w:tc>
        <w:tc>
          <w:tcPr>
            <w:tcW w:w="1276" w:type="dxa"/>
            <w:shd w:val="clear" w:color="auto" w:fill="auto"/>
            <w:noWrap/>
            <w:vAlign w:val="bottom"/>
            <w:hideMark/>
          </w:tcPr>
          <w:p w14:paraId="46036EF5"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4096.62</w:t>
            </w:r>
          </w:p>
        </w:tc>
      </w:tr>
      <w:tr w:rsidR="00B75205" w:rsidRPr="000B1DDB" w14:paraId="15AC5746" w14:textId="77777777" w:rsidTr="006C15C2">
        <w:trPr>
          <w:trHeight w:val="255"/>
          <w:jc w:val="center"/>
        </w:trPr>
        <w:tc>
          <w:tcPr>
            <w:tcW w:w="2694" w:type="dxa"/>
            <w:shd w:val="clear" w:color="auto" w:fill="auto"/>
            <w:noWrap/>
            <w:vAlign w:val="bottom"/>
            <w:hideMark/>
          </w:tcPr>
          <w:p w14:paraId="67AA1E57" w14:textId="77777777" w:rsidR="00B75205" w:rsidRPr="000B1DDB" w:rsidRDefault="00B75205" w:rsidP="006C15C2">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w:t>
            </w:r>
            <w:r w:rsidRPr="00E7161A">
              <w:rPr>
                <w:rFonts w:eastAsia="Times New Roman" w:cs="Arial"/>
                <w:sz w:val="24"/>
                <w:szCs w:val="24"/>
                <w:lang w:eastAsia="en-IE"/>
              </w:rPr>
              <w:t>W</w:t>
            </w:r>
          </w:p>
        </w:tc>
        <w:tc>
          <w:tcPr>
            <w:tcW w:w="1842" w:type="dxa"/>
            <w:shd w:val="clear" w:color="auto" w:fill="auto"/>
            <w:noWrap/>
            <w:vAlign w:val="bottom"/>
            <w:hideMark/>
          </w:tcPr>
          <w:p w14:paraId="045AE5B2"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-2036.2</w:t>
            </w:r>
          </w:p>
        </w:tc>
        <w:tc>
          <w:tcPr>
            <w:tcW w:w="1134" w:type="dxa"/>
            <w:shd w:val="clear" w:color="auto" w:fill="auto"/>
            <w:noWrap/>
            <w:vAlign w:val="bottom"/>
            <w:hideMark/>
          </w:tcPr>
          <w:p w14:paraId="2E2A9B55"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13</w:t>
            </w:r>
          </w:p>
        </w:tc>
        <w:tc>
          <w:tcPr>
            <w:tcW w:w="1276" w:type="dxa"/>
            <w:shd w:val="clear" w:color="auto" w:fill="auto"/>
            <w:noWrap/>
            <w:vAlign w:val="bottom"/>
            <w:hideMark/>
          </w:tcPr>
          <w:p w14:paraId="3395D22A"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4098.4</w:t>
            </w:r>
          </w:p>
        </w:tc>
      </w:tr>
      <w:tr w:rsidR="00B75205" w:rsidRPr="000B1DDB" w14:paraId="7C8C0EE6" w14:textId="77777777" w:rsidTr="006C15C2">
        <w:trPr>
          <w:trHeight w:val="255"/>
          <w:jc w:val="center"/>
        </w:trPr>
        <w:tc>
          <w:tcPr>
            <w:tcW w:w="2694" w:type="dxa"/>
            <w:shd w:val="clear" w:color="auto" w:fill="auto"/>
            <w:noWrap/>
            <w:vAlign w:val="bottom"/>
            <w:hideMark/>
          </w:tcPr>
          <w:p w14:paraId="0F9CCCE2" w14:textId="77777777" w:rsidR="00B75205" w:rsidRPr="000B1DDB" w:rsidRDefault="00B75205" w:rsidP="006C15C2">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NC + </w:t>
            </w:r>
            <w:r w:rsidRPr="00E7161A">
              <w:rPr>
                <w:rFonts w:eastAsia="Times New Roman" w:cs="Arial"/>
                <w:sz w:val="24"/>
                <w:szCs w:val="24"/>
                <w:lang w:eastAsia="en-IE"/>
              </w:rPr>
              <w:t>W</w:t>
            </w:r>
          </w:p>
        </w:tc>
        <w:tc>
          <w:tcPr>
            <w:tcW w:w="1842" w:type="dxa"/>
            <w:shd w:val="clear" w:color="auto" w:fill="auto"/>
            <w:noWrap/>
            <w:vAlign w:val="bottom"/>
            <w:hideMark/>
          </w:tcPr>
          <w:p w14:paraId="0D6CB346"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-2039.81</w:t>
            </w:r>
          </w:p>
        </w:tc>
        <w:tc>
          <w:tcPr>
            <w:tcW w:w="1134" w:type="dxa"/>
            <w:shd w:val="clear" w:color="auto" w:fill="auto"/>
            <w:noWrap/>
            <w:vAlign w:val="bottom"/>
            <w:hideMark/>
          </w:tcPr>
          <w:p w14:paraId="1E264E9C"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19</w:t>
            </w:r>
          </w:p>
        </w:tc>
        <w:tc>
          <w:tcPr>
            <w:tcW w:w="1276" w:type="dxa"/>
            <w:shd w:val="clear" w:color="auto" w:fill="auto"/>
            <w:noWrap/>
            <w:vAlign w:val="bottom"/>
            <w:hideMark/>
          </w:tcPr>
          <w:p w14:paraId="3EA289C5"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4117.62</w:t>
            </w:r>
          </w:p>
        </w:tc>
      </w:tr>
      <w:tr w:rsidR="00B75205" w:rsidRPr="000B1DDB" w14:paraId="152D576B" w14:textId="77777777" w:rsidTr="006C15C2">
        <w:trPr>
          <w:trHeight w:val="255"/>
          <w:jc w:val="center"/>
        </w:trPr>
        <w:tc>
          <w:tcPr>
            <w:tcW w:w="2694" w:type="dxa"/>
            <w:shd w:val="clear" w:color="auto" w:fill="auto"/>
            <w:noWrap/>
            <w:vAlign w:val="bottom"/>
            <w:hideMark/>
          </w:tcPr>
          <w:p w14:paraId="24248092" w14:textId="77777777" w:rsidR="00B75205" w:rsidRPr="000B1DDB" w:rsidRDefault="00B75205" w:rsidP="006C15C2">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NC + </w:t>
            </w:r>
            <w:r w:rsidRPr="00E7161A">
              <w:rPr>
                <w:rFonts w:eastAsia="Times New Roman" w:cs="Arial"/>
                <w:sz w:val="24"/>
                <w:szCs w:val="24"/>
                <w:lang w:eastAsia="en-IE"/>
              </w:rPr>
              <w:t>W</w:t>
            </w:r>
          </w:p>
        </w:tc>
        <w:tc>
          <w:tcPr>
            <w:tcW w:w="1842" w:type="dxa"/>
            <w:shd w:val="clear" w:color="auto" w:fill="auto"/>
            <w:noWrap/>
            <w:vAlign w:val="bottom"/>
            <w:hideMark/>
          </w:tcPr>
          <w:p w14:paraId="276533FD"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-2017.17</w:t>
            </w:r>
          </w:p>
        </w:tc>
        <w:tc>
          <w:tcPr>
            <w:tcW w:w="1134" w:type="dxa"/>
            <w:shd w:val="clear" w:color="auto" w:fill="auto"/>
            <w:noWrap/>
            <w:vAlign w:val="bottom"/>
            <w:hideMark/>
          </w:tcPr>
          <w:p w14:paraId="7088274E"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22</w:t>
            </w:r>
          </w:p>
        </w:tc>
        <w:tc>
          <w:tcPr>
            <w:tcW w:w="1276" w:type="dxa"/>
            <w:shd w:val="clear" w:color="auto" w:fill="auto"/>
            <w:noWrap/>
            <w:vAlign w:val="bottom"/>
            <w:hideMark/>
          </w:tcPr>
          <w:p w14:paraId="3258D698"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4078.34</w:t>
            </w:r>
          </w:p>
        </w:tc>
      </w:tr>
      <w:tr w:rsidR="00B75205" w:rsidRPr="000B1DDB" w14:paraId="5C9F5182" w14:textId="77777777" w:rsidTr="006C15C2">
        <w:trPr>
          <w:trHeight w:val="255"/>
          <w:jc w:val="center"/>
        </w:trPr>
        <w:tc>
          <w:tcPr>
            <w:tcW w:w="2694" w:type="dxa"/>
            <w:shd w:val="clear" w:color="auto" w:fill="auto"/>
            <w:noWrap/>
            <w:vAlign w:val="bottom"/>
            <w:hideMark/>
          </w:tcPr>
          <w:p w14:paraId="077F6151"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CL + CL</w:t>
            </w:r>
            <w:r w:rsidRPr="00E7161A">
              <w:rPr>
                <w:rFonts w:eastAsia="Times New Roman" w:cs="Arial"/>
                <w:sz w:val="24"/>
                <w:szCs w:val="24"/>
                <w:vertAlign w:val="superscript"/>
                <w:lang w:eastAsia="en-IE"/>
              </w:rPr>
              <w:t>2</w:t>
            </w:r>
            <w:r w:rsidRPr="00E7161A">
              <w:rPr>
                <w:rFonts w:eastAsia="Times New Roman" w:cs="Arial"/>
                <w:sz w:val="24"/>
                <w:szCs w:val="24"/>
                <w:lang w:eastAsia="en-IE"/>
              </w:rPr>
              <w:t xml:space="preserve"> + NC + W</w:t>
            </w:r>
          </w:p>
        </w:tc>
        <w:tc>
          <w:tcPr>
            <w:tcW w:w="1842" w:type="dxa"/>
            <w:shd w:val="clear" w:color="auto" w:fill="auto"/>
            <w:noWrap/>
            <w:vAlign w:val="bottom"/>
            <w:hideMark/>
          </w:tcPr>
          <w:p w14:paraId="3CC511CE"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-2016.79</w:t>
            </w:r>
          </w:p>
        </w:tc>
        <w:tc>
          <w:tcPr>
            <w:tcW w:w="1134" w:type="dxa"/>
            <w:shd w:val="clear" w:color="auto" w:fill="auto"/>
            <w:noWrap/>
            <w:vAlign w:val="bottom"/>
            <w:hideMark/>
          </w:tcPr>
          <w:p w14:paraId="6F48DA35"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25</w:t>
            </w:r>
          </w:p>
        </w:tc>
        <w:tc>
          <w:tcPr>
            <w:tcW w:w="1276" w:type="dxa"/>
            <w:shd w:val="clear" w:color="auto" w:fill="auto"/>
            <w:noWrap/>
            <w:vAlign w:val="bottom"/>
            <w:hideMark/>
          </w:tcPr>
          <w:p w14:paraId="58E8234E"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4083.58</w:t>
            </w:r>
          </w:p>
        </w:tc>
      </w:tr>
    </w:tbl>
    <w:p w14:paraId="0B861E60" w14:textId="679AFFB7" w:rsidR="00B75205" w:rsidRDefault="00B75205" w:rsidP="00B75205">
      <w:pPr>
        <w:pStyle w:val="Textbody"/>
      </w:pPr>
    </w:p>
    <w:p w14:paraId="3347F5AF" w14:textId="77777777" w:rsidR="00B75205" w:rsidRDefault="00B75205" w:rsidP="00B75205">
      <w:pPr>
        <w:ind w:left="720" w:hanging="720"/>
      </w:pPr>
    </w:p>
    <w:p w14:paraId="6AA905E0" w14:textId="77777777" w:rsidR="00B75205" w:rsidRDefault="00B75205" w:rsidP="00B75205">
      <w:pPr>
        <w:keepNext/>
        <w:ind w:left="720" w:hanging="720"/>
      </w:pPr>
      <w:r>
        <w:rPr>
          <w:noProof/>
          <w:lang w:eastAsia="en-IE"/>
        </w:rPr>
        <w:drawing>
          <wp:inline distT="0" distB="0" distL="0" distR="0" wp14:anchorId="1573821F" wp14:editId="0B53AACB">
            <wp:extent cx="5731510" cy="501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_gum_plot_overall_v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71535144" w14:textId="77777777" w:rsidR="00B75205" w:rsidRDefault="00B75205" w:rsidP="00B75205">
      <w:pPr>
        <w:pStyle w:val="Caption"/>
        <w:rPr>
          <w:i w:val="0"/>
          <w:sz w:val="24"/>
          <w:szCs w:val="24"/>
        </w:rPr>
      </w:pPr>
      <w:r w:rsidRPr="0053320B">
        <w:rPr>
          <w:i w:val="0"/>
          <w:sz w:val="24"/>
          <w:szCs w:val="24"/>
        </w:rPr>
        <w:t xml:space="preserve">Figure </w:t>
      </w:r>
      <w:r w:rsidRPr="0053320B">
        <w:rPr>
          <w:i w:val="0"/>
          <w:sz w:val="24"/>
          <w:szCs w:val="24"/>
        </w:rPr>
        <w:fldChar w:fldCharType="begin"/>
      </w:r>
      <w:r w:rsidRPr="0053320B">
        <w:rPr>
          <w:i w:val="0"/>
          <w:sz w:val="24"/>
          <w:szCs w:val="24"/>
        </w:rPr>
        <w:instrText xml:space="preserve"> SEQ Figure \* ARABIC </w:instrText>
      </w:r>
      <w:r w:rsidRPr="0053320B">
        <w:rPr>
          <w:i w:val="0"/>
          <w:sz w:val="24"/>
          <w:szCs w:val="24"/>
        </w:rPr>
        <w:fldChar w:fldCharType="separate"/>
      </w:r>
      <w:r>
        <w:rPr>
          <w:i w:val="0"/>
          <w:noProof/>
          <w:sz w:val="24"/>
          <w:szCs w:val="24"/>
        </w:rPr>
        <w:t>1</w:t>
      </w:r>
      <w:r w:rsidRPr="0053320B">
        <w:rPr>
          <w:i w:val="0"/>
          <w:sz w:val="24"/>
          <w:szCs w:val="24"/>
        </w:rPr>
        <w:fldChar w:fldCharType="end"/>
      </w:r>
      <w:r>
        <w:rPr>
          <w:i w:val="0"/>
          <w:sz w:val="24"/>
          <w:szCs w:val="24"/>
        </w:rPr>
        <w:t xml:space="preserve">. Multi-rig catch-comparison. </w:t>
      </w:r>
      <w:r w:rsidRPr="0053320B">
        <w:rPr>
          <w:i w:val="0"/>
          <w:sz w:val="24"/>
          <w:szCs w:val="24"/>
        </w:rPr>
        <w:t xml:space="preserve">Proportion of Nephrops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24619750" w14:textId="77777777" w:rsidR="00B75205" w:rsidRDefault="00B75205" w:rsidP="00B75205">
      <w:pPr>
        <w:pStyle w:val="Caption"/>
        <w:rPr>
          <w:i w:val="0"/>
          <w:sz w:val="24"/>
          <w:szCs w:val="24"/>
        </w:rPr>
      </w:pPr>
    </w:p>
    <w:p w14:paraId="4EF6AA68" w14:textId="77777777" w:rsidR="00B75205" w:rsidRDefault="00B75205" w:rsidP="00B75205">
      <w:pPr>
        <w:pStyle w:val="Caption"/>
        <w:keepNext/>
      </w:pPr>
      <w:r>
        <w:rPr>
          <w:i w:val="0"/>
          <w:noProof/>
          <w:sz w:val="24"/>
          <w:szCs w:val="24"/>
          <w:lang w:eastAsia="en-IE"/>
        </w:rPr>
        <w:lastRenderedPageBreak/>
        <w:drawing>
          <wp:inline distT="0" distB="0" distL="0" distR="0" wp14:anchorId="23CBE4D2" wp14:editId="6016132B">
            <wp:extent cx="5731510" cy="491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_random_effects_v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67F44985" w14:textId="77777777" w:rsidR="00B75205" w:rsidRDefault="00B75205" w:rsidP="00B75205">
      <w:pPr>
        <w:pStyle w:val="Caption"/>
        <w:rPr>
          <w:i w:val="0"/>
          <w:sz w:val="24"/>
          <w:szCs w:val="24"/>
        </w:rPr>
      </w:pPr>
      <w:r w:rsidRPr="00475E71">
        <w:rPr>
          <w:i w:val="0"/>
          <w:sz w:val="24"/>
          <w:szCs w:val="24"/>
        </w:rPr>
        <w:t xml:space="preserve">Figure </w:t>
      </w:r>
      <w:r w:rsidRPr="00475E71">
        <w:rPr>
          <w:i w:val="0"/>
          <w:sz w:val="24"/>
          <w:szCs w:val="24"/>
        </w:rPr>
        <w:fldChar w:fldCharType="begin"/>
      </w:r>
      <w:r w:rsidRPr="00475E71">
        <w:rPr>
          <w:i w:val="0"/>
          <w:sz w:val="24"/>
          <w:szCs w:val="24"/>
        </w:rPr>
        <w:instrText xml:space="preserve"> SEQ Figure \* ARABIC </w:instrText>
      </w:r>
      <w:r w:rsidRPr="00475E71">
        <w:rPr>
          <w:i w:val="0"/>
          <w:sz w:val="24"/>
          <w:szCs w:val="24"/>
        </w:rPr>
        <w:fldChar w:fldCharType="separate"/>
      </w:r>
      <w:r>
        <w:rPr>
          <w:i w:val="0"/>
          <w:noProof/>
          <w:sz w:val="24"/>
          <w:szCs w:val="24"/>
        </w:rPr>
        <w:t>2</w:t>
      </w:r>
      <w:r w:rsidRPr="00475E71">
        <w:rPr>
          <w:i w:val="0"/>
          <w:sz w:val="24"/>
          <w:szCs w:val="24"/>
        </w:rPr>
        <w:fldChar w:fldCharType="end"/>
      </w:r>
      <w:r>
        <w:rPr>
          <w:i w:val="0"/>
          <w:sz w:val="24"/>
          <w:szCs w:val="24"/>
        </w:rPr>
        <w:t xml:space="preserve">. Multi-rig catch comparison. Estimated </w:t>
      </w:r>
      <w:proofErr w:type="spellStart"/>
      <w:r>
        <w:rPr>
          <w:i w:val="0"/>
          <w:sz w:val="24"/>
          <w:szCs w:val="24"/>
        </w:rPr>
        <w:t>trivariate</w:t>
      </w:r>
      <w:proofErr w:type="spellEnd"/>
      <w:r>
        <w:rPr>
          <w:i w:val="0"/>
          <w:sz w:val="24"/>
          <w:szCs w:val="24"/>
        </w:rPr>
        <w:t xml:space="preserv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21B5692E" w14:textId="77777777" w:rsidR="00B75205" w:rsidRDefault="00B75205" w:rsidP="00B75205">
      <w:pPr>
        <w:pStyle w:val="Caption"/>
        <w:keepNext/>
        <w:jc w:val="center"/>
      </w:pPr>
      <w:r>
        <w:rPr>
          <w:noProof/>
          <w:lang w:eastAsia="en-IE"/>
        </w:rPr>
        <w:lastRenderedPageBreak/>
        <w:drawing>
          <wp:inline distT="0" distB="0" distL="0" distR="0" wp14:anchorId="49EA5261" wp14:editId="3D673372">
            <wp:extent cx="5544000"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ul_level_predictions_v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4000" cy="7920000"/>
                    </a:xfrm>
                    <a:prstGeom prst="rect">
                      <a:avLst/>
                    </a:prstGeom>
                  </pic:spPr>
                </pic:pic>
              </a:graphicData>
            </a:graphic>
          </wp:inline>
        </w:drawing>
      </w:r>
    </w:p>
    <w:p w14:paraId="4790D8D6" w14:textId="77777777" w:rsidR="00B75205" w:rsidRPr="00813A7E" w:rsidRDefault="00B75205" w:rsidP="00B75205">
      <w:pPr>
        <w:pStyle w:val="Caption"/>
        <w:rPr>
          <w:i w:val="0"/>
          <w:sz w:val="24"/>
          <w:szCs w:val="24"/>
        </w:rPr>
      </w:pPr>
      <w:r w:rsidRPr="00813A7E">
        <w:rPr>
          <w:i w:val="0"/>
          <w:sz w:val="24"/>
          <w:szCs w:val="24"/>
        </w:rPr>
        <w:t xml:space="preserve">Figure </w:t>
      </w:r>
      <w:r w:rsidRPr="00813A7E">
        <w:rPr>
          <w:i w:val="0"/>
          <w:sz w:val="24"/>
          <w:szCs w:val="24"/>
        </w:rPr>
        <w:fldChar w:fldCharType="begin"/>
      </w:r>
      <w:r w:rsidRPr="00813A7E">
        <w:rPr>
          <w:i w:val="0"/>
          <w:sz w:val="24"/>
          <w:szCs w:val="24"/>
        </w:rPr>
        <w:instrText xml:space="preserve"> SEQ Figure \* ARABIC </w:instrText>
      </w:r>
      <w:r w:rsidRPr="00813A7E">
        <w:rPr>
          <w:i w:val="0"/>
          <w:sz w:val="24"/>
          <w:szCs w:val="24"/>
        </w:rPr>
        <w:fldChar w:fldCharType="separate"/>
      </w:r>
      <w:r>
        <w:rPr>
          <w:i w:val="0"/>
          <w:noProof/>
          <w:sz w:val="24"/>
          <w:szCs w:val="24"/>
        </w:rPr>
        <w:t>3</w:t>
      </w:r>
      <w:r w:rsidRPr="00813A7E">
        <w:rPr>
          <w:i w:val="0"/>
          <w:sz w:val="24"/>
          <w:szCs w:val="24"/>
        </w:rPr>
        <w:fldChar w:fldCharType="end"/>
      </w:r>
      <w:r>
        <w:rPr>
          <w:i w:val="0"/>
          <w:sz w:val="24"/>
          <w:szCs w:val="24"/>
        </w:rPr>
        <w:t>. Multi-rig catch comparison. Fitted multinomial mixed effects proportions by haul. Solid and dashed lines represent the predictions from the best fitting model with and without random effects</w:t>
      </w:r>
    </w:p>
    <w:p w14:paraId="1ADB5C64" w14:textId="77777777" w:rsidR="00B75205" w:rsidRDefault="00B75205" w:rsidP="00B75205">
      <w:pPr>
        <w:pStyle w:val="Caption"/>
        <w:keepNext/>
      </w:pPr>
      <w:r>
        <w:rPr>
          <w:i w:val="0"/>
          <w:noProof/>
          <w:sz w:val="24"/>
          <w:szCs w:val="24"/>
          <w:lang w:eastAsia="en-IE"/>
        </w:rPr>
        <w:lastRenderedPageBreak/>
        <w:drawing>
          <wp:inline distT="0" distB="0" distL="0" distR="0" wp14:anchorId="3B2D7EF2" wp14:editId="5B6BDE48">
            <wp:extent cx="573151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gum_plot_overall__with_fit_v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6C742937" w14:textId="77777777" w:rsidR="00B75205" w:rsidRPr="00813A7E" w:rsidRDefault="00B75205" w:rsidP="00B75205">
      <w:pPr>
        <w:pStyle w:val="Caption"/>
        <w:rPr>
          <w:i w:val="0"/>
          <w:sz w:val="24"/>
          <w:szCs w:val="24"/>
        </w:rPr>
      </w:pPr>
      <w:r w:rsidRPr="00813A7E">
        <w:rPr>
          <w:i w:val="0"/>
          <w:sz w:val="24"/>
          <w:szCs w:val="24"/>
        </w:rPr>
        <w:t xml:space="preserve">Figure </w:t>
      </w:r>
      <w:r>
        <w:rPr>
          <w:i w:val="0"/>
          <w:sz w:val="24"/>
          <w:szCs w:val="24"/>
        </w:rPr>
        <w:t>4. Multi-rig catch comparison. Overall predicted proportions at length. Solid and dashed lines represent the mean and 95% confidence intervals on the mean (see text for discussion on confidence intervals in this setting).</w:t>
      </w:r>
    </w:p>
    <w:p w14:paraId="3F5E085C" w14:textId="77777777" w:rsidR="00B75205" w:rsidRPr="00475E71" w:rsidRDefault="00B75205" w:rsidP="00B75205">
      <w:pPr>
        <w:pStyle w:val="Caption"/>
        <w:rPr>
          <w:i w:val="0"/>
          <w:sz w:val="24"/>
          <w:szCs w:val="24"/>
        </w:rPr>
      </w:pPr>
    </w:p>
    <w:p w14:paraId="0381CB32" w14:textId="77777777" w:rsidR="000260E3" w:rsidRDefault="000260E3" w:rsidP="00EC039A">
      <w:pPr>
        <w:jc w:val="both"/>
      </w:pPr>
    </w:p>
    <w:sectPr w:rsidR="000260E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Coilin" w:date="2015-11-13T16:42:00Z" w:initials="C">
    <w:p w14:paraId="7C89755E" w14:textId="5AE9CF32" w:rsidR="003D5A7F" w:rsidRDefault="003D5A7F">
      <w:pPr>
        <w:pStyle w:val="CommentText"/>
        <w:rPr>
          <w:rStyle w:val="CommentReference"/>
        </w:rPr>
      </w:pPr>
      <w:r>
        <w:rPr>
          <w:rStyle w:val="CommentReference"/>
        </w:rPr>
        <w:annotationRef/>
      </w:r>
      <w:r>
        <w:rPr>
          <w:rStyle w:val="CommentReference"/>
        </w:rPr>
        <w:t>To-dos:</w:t>
      </w:r>
    </w:p>
    <w:p w14:paraId="65572315" w14:textId="60A83820" w:rsidR="003D5A7F" w:rsidRDefault="003D5A7F">
      <w:pPr>
        <w:pStyle w:val="CommentText"/>
        <w:rPr>
          <w:rStyle w:val="CommentReference"/>
        </w:rPr>
      </w:pPr>
      <w:r>
        <w:rPr>
          <w:rStyle w:val="CommentReference"/>
        </w:rPr>
        <w:t>Additional paragraphs</w:t>
      </w:r>
    </w:p>
    <w:p w14:paraId="670FB539" w14:textId="713CF8AD" w:rsidR="003D5A7F" w:rsidRDefault="003D5A7F">
      <w:pPr>
        <w:pStyle w:val="CommentText"/>
        <w:rPr>
          <w:rStyle w:val="CommentReference"/>
        </w:rPr>
      </w:pPr>
      <w:r>
        <w:rPr>
          <w:rStyle w:val="CommentReference"/>
        </w:rPr>
        <w:t>References</w:t>
      </w:r>
    </w:p>
    <w:p w14:paraId="307E1D76" w14:textId="3406ED82" w:rsidR="003D5A7F" w:rsidRDefault="003D5A7F">
      <w:pPr>
        <w:pStyle w:val="CommentText"/>
        <w:rPr>
          <w:rStyle w:val="CommentReference"/>
        </w:rPr>
      </w:pPr>
      <w:r>
        <w:rPr>
          <w:rStyle w:val="CommentReference"/>
        </w:rPr>
        <w:t>Figure and Table labels</w:t>
      </w:r>
    </w:p>
    <w:p w14:paraId="4B1D099F" w14:textId="2FFC1101" w:rsidR="003D5A7F" w:rsidRDefault="003D5A7F">
      <w:pPr>
        <w:pStyle w:val="CommentText"/>
        <w:rPr>
          <w:rStyle w:val="CommentReference"/>
        </w:rPr>
      </w:pPr>
      <w:r>
        <w:rPr>
          <w:rStyle w:val="CommentReference"/>
        </w:rPr>
        <w:t>General text clean-up</w:t>
      </w:r>
      <w:r w:rsidR="00DF0BF2">
        <w:rPr>
          <w:rStyle w:val="CommentReference"/>
        </w:rPr>
        <w:t xml:space="preserve"> (accept/reject</w:t>
      </w:r>
      <w:r w:rsidR="00E3241D">
        <w:rPr>
          <w:rStyle w:val="CommentReference"/>
        </w:rPr>
        <w:t xml:space="preserve"> changes</w:t>
      </w:r>
      <w:r w:rsidR="00DF0BF2">
        <w:rPr>
          <w:rStyle w:val="CommentReference"/>
        </w:rPr>
        <w:t>)</w:t>
      </w:r>
    </w:p>
    <w:p w14:paraId="4A35AB44" w14:textId="07F83D07" w:rsidR="0075761B" w:rsidRDefault="0075761B">
      <w:pPr>
        <w:pStyle w:val="CommentText"/>
        <w:rPr>
          <w:rStyle w:val="CommentReference"/>
        </w:rPr>
      </w:pPr>
      <w:r>
        <w:rPr>
          <w:rStyle w:val="CommentReference"/>
        </w:rPr>
        <w:t>Abstract</w:t>
      </w:r>
    </w:p>
    <w:p w14:paraId="56BE8C0D" w14:textId="77777777" w:rsidR="003D5A7F" w:rsidRDefault="003D5A7F">
      <w:pPr>
        <w:pStyle w:val="CommentText"/>
      </w:pPr>
    </w:p>
  </w:comment>
  <w:comment w:id="30" w:author="Coilin" w:date="2015-11-13T10:34:00Z" w:initials="C">
    <w:p w14:paraId="43FD7B4F" w14:textId="77777777" w:rsidR="002A5FEE" w:rsidRDefault="002A5FEE">
      <w:pPr>
        <w:pStyle w:val="CommentText"/>
      </w:pPr>
      <w:r>
        <w:rPr>
          <w:rStyle w:val="CommentReference"/>
        </w:rPr>
        <w:annotationRef/>
      </w:r>
      <w:r>
        <w:t xml:space="preserve">Daragh simplified image from </w:t>
      </w:r>
      <w:proofErr w:type="spellStart"/>
      <w:r>
        <w:t>seafish</w:t>
      </w:r>
      <w:proofErr w:type="spellEnd"/>
      <w:r>
        <w:t>.</w:t>
      </w:r>
    </w:p>
  </w:comment>
  <w:comment w:id="34" w:author="Browne, Daragh" w:date="2015-11-12T22:17:00Z" w:initials="DB">
    <w:p w14:paraId="6E7056C5" w14:textId="77777777" w:rsidR="002A5FEE" w:rsidRDefault="002A5FEE">
      <w:pPr>
        <w:pStyle w:val="CommentText"/>
      </w:pPr>
      <w:r>
        <w:rPr>
          <w:rStyle w:val="CommentReference"/>
        </w:rPr>
        <w:annotationRef/>
      </w:r>
      <w:r>
        <w:t>Reference needed?</w:t>
      </w:r>
    </w:p>
  </w:comment>
  <w:comment w:id="66" w:author="Browne, Daragh" w:date="2015-11-12T22:03:00Z" w:initials="DB">
    <w:p w14:paraId="234661E4" w14:textId="08A50D1E" w:rsidR="002A5FEE" w:rsidRDefault="002A5FEE" w:rsidP="00AB1DCB">
      <w:pPr>
        <w:autoSpaceDE w:val="0"/>
        <w:autoSpaceDN w:val="0"/>
        <w:adjustRightInd w:val="0"/>
        <w:spacing w:after="0" w:line="240" w:lineRule="auto"/>
      </w:pPr>
      <w:r>
        <w:rPr>
          <w:rStyle w:val="CommentReference"/>
        </w:rPr>
        <w:annotationRef/>
      </w:r>
    </w:p>
  </w:comment>
  <w:comment w:id="72" w:author="Browne, Daragh" w:date="2015-11-12T22:04:00Z" w:initials="DB">
    <w:p w14:paraId="5E263E85" w14:textId="77777777" w:rsidR="002A5FEE" w:rsidRDefault="002A5FEE">
      <w:pPr>
        <w:pStyle w:val="CommentText"/>
      </w:pPr>
      <w:r>
        <w:rPr>
          <w:rStyle w:val="CommentReference"/>
        </w:rPr>
        <w:annotationRef/>
      </w:r>
      <w:proofErr w:type="gramStart"/>
      <w:r>
        <w:t>discarding</w:t>
      </w:r>
      <w:proofErr w:type="gramEnd"/>
      <w:r>
        <w:t>. Elephant in the room!</w:t>
      </w:r>
    </w:p>
  </w:comment>
  <w:comment w:id="142" w:author="Coilin" w:date="2015-11-13T11:53:00Z" w:initials="C">
    <w:p w14:paraId="3C2581DB" w14:textId="6785C81A" w:rsidR="002A5FEE" w:rsidRDefault="002A5FEE">
      <w:pPr>
        <w:pStyle w:val="CommentText"/>
      </w:pPr>
      <w:r>
        <w:rPr>
          <w:rStyle w:val="CommentReference"/>
        </w:rPr>
        <w:annotationRef/>
      </w:r>
      <w:r>
        <w:t>Include reference to Our Lass report.</w:t>
      </w:r>
    </w:p>
  </w:comment>
  <w:comment w:id="230" w:author="Browne, Daragh" w:date="2015-11-12T21:40:00Z" w:initials="DB">
    <w:p w14:paraId="3E60FBBA" w14:textId="77777777" w:rsidR="002A5FEE" w:rsidRDefault="002A5FEE">
      <w:pPr>
        <w:pStyle w:val="CommentText"/>
      </w:pPr>
      <w:r>
        <w:rPr>
          <w:rStyle w:val="CommentReference"/>
        </w:rPr>
        <w:annotationRef/>
      </w:r>
      <w:r>
        <w:t>For discussion</w:t>
      </w:r>
    </w:p>
  </w:comment>
  <w:comment w:id="501" w:author="Coilin" w:date="2015-11-11T16:11:00Z" w:initials="C">
    <w:p w14:paraId="5536AD9D" w14:textId="77777777" w:rsidR="002A5FEE" w:rsidRDefault="002A5FEE" w:rsidP="00511BDF">
      <w:pPr>
        <w:pStyle w:val="CommentText"/>
      </w:pPr>
      <w:r>
        <w:rPr>
          <w:rStyle w:val="CommentReference"/>
        </w:rPr>
        <w:annotationRef/>
      </w:r>
      <w:r>
        <w:t xml:space="preserve">Can we include the data as it enters the model (Y of counts and covariates)? This would help others trying to run the models. </w:t>
      </w:r>
    </w:p>
    <w:p w14:paraId="2DAF54A0" w14:textId="77777777" w:rsidR="002A5FEE" w:rsidRDefault="002A5FEE" w:rsidP="00511BDF">
      <w:pPr>
        <w:pStyle w:val="CommentText"/>
      </w:pPr>
      <w:r>
        <w:t xml:space="preserve">Potentially the data could be published (with citeable DOI) to </w:t>
      </w:r>
      <w:hyperlink r:id="rId1" w:history="1">
        <w:r w:rsidRPr="00C93797">
          <w:rPr>
            <w:rStyle w:val="Hyperlink"/>
          </w:rPr>
          <w:t>http://datadryad.org/</w:t>
        </w:r>
      </w:hyperlink>
      <w:r>
        <w:t xml:space="preserve"> and we could read in directly from there in the code.</w:t>
      </w:r>
    </w:p>
  </w:comment>
  <w:comment w:id="637" w:author="Coilin" w:date="2015-11-13T15:53:00Z" w:initials="C">
    <w:p w14:paraId="0B3E9543" w14:textId="29D05FAC" w:rsidR="00750212" w:rsidRDefault="00750212">
      <w:pPr>
        <w:pStyle w:val="CommentText"/>
      </w:pPr>
      <w:r>
        <w:rPr>
          <w:rStyle w:val="CommentReference"/>
        </w:rPr>
        <w:annotationRef/>
      </w:r>
      <w:r>
        <w:t>Need to work on this text – is it duplicated or do we want to say something more specific?</w:t>
      </w:r>
    </w:p>
  </w:comment>
  <w:comment w:id="705" w:author="Browne, Daragh" w:date="2015-11-12T21:39:00Z" w:initials="DB">
    <w:p w14:paraId="29A5F380" w14:textId="77777777" w:rsidR="002A5FEE" w:rsidRDefault="002A5FEE">
      <w:pPr>
        <w:pStyle w:val="CommentText"/>
      </w:pPr>
      <w:r>
        <w:rPr>
          <w:rStyle w:val="CommentReference"/>
        </w:rPr>
        <w:annotationRef/>
      </w:r>
      <w:r>
        <w:t>Need proper citation</w:t>
      </w:r>
    </w:p>
  </w:comment>
  <w:comment w:id="706" w:author="Browne, Daragh" w:date="2015-11-12T21:38:00Z" w:initials="DB">
    <w:p w14:paraId="5E7B42AD" w14:textId="77777777" w:rsidR="002A5FEE" w:rsidRDefault="002A5FEE">
      <w:pPr>
        <w:pStyle w:val="CommentText"/>
      </w:pPr>
      <w:r>
        <w:rPr>
          <w:rStyle w:val="CommentReference"/>
        </w:rPr>
        <w:annotationRef/>
      </w:r>
      <w:r>
        <w:t xml:space="preserve">Need a reference </w:t>
      </w:r>
    </w:p>
  </w:comment>
  <w:comment w:id="710" w:author="Browne, Daragh" w:date="2015-11-12T21:36:00Z" w:initials="DB">
    <w:p w14:paraId="39B9C422" w14:textId="77777777" w:rsidR="002A5FEE" w:rsidRDefault="002A5FEE">
      <w:pPr>
        <w:pStyle w:val="CommentText"/>
      </w:pPr>
      <w:r>
        <w:rPr>
          <w:rStyle w:val="CommentReference"/>
        </w:rPr>
        <w:annotationRef/>
      </w:r>
      <w:r>
        <w:t>For discussion</w:t>
      </w:r>
    </w:p>
  </w:comment>
  <w:comment w:id="711" w:author="Browne, Daragh" w:date="2015-11-12T21:38:00Z" w:initials="DB">
    <w:p w14:paraId="26A62BAA" w14:textId="77777777" w:rsidR="002A5FEE" w:rsidRDefault="002A5FEE">
      <w:pPr>
        <w:pStyle w:val="CommentText"/>
      </w:pPr>
      <w:r>
        <w:rPr>
          <w:rStyle w:val="CommentReference"/>
        </w:rPr>
        <w:annotationRef/>
      </w:r>
      <w:r>
        <w:t>For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E8C0D" w15:done="0"/>
  <w15:commentEx w15:paraId="43FD7B4F" w15:done="0"/>
  <w15:commentEx w15:paraId="6E7056C5" w15:done="0"/>
  <w15:commentEx w15:paraId="234661E4" w15:done="0"/>
  <w15:commentEx w15:paraId="5E263E85" w15:done="0"/>
  <w15:commentEx w15:paraId="3C2581DB" w15:done="0"/>
  <w15:commentEx w15:paraId="3E60FBBA" w15:done="0"/>
  <w15:commentEx w15:paraId="2DAF54A0" w15:done="0"/>
  <w15:commentEx w15:paraId="0B3E9543" w15:done="0"/>
  <w15:commentEx w15:paraId="29A5F380" w15:done="0"/>
  <w15:commentEx w15:paraId="5E7B42AD" w15:done="0"/>
  <w15:commentEx w15:paraId="39B9C422" w15:done="0"/>
  <w15:commentEx w15:paraId="26A62B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ax5v99p909t04eax0qpx5zu9ddad5erz5fw&quot;&gt;My EndNote Library Copy&lt;record-ids&gt;&lt;item&gt;66&lt;/item&gt;&lt;item&gt;250&lt;/item&gt;&lt;item&gt;545&lt;/item&gt;&lt;item&gt;594&lt;/item&gt;&lt;item&gt;606&lt;/item&gt;&lt;item&gt;612&lt;/item&gt;&lt;item&gt;620&lt;/item&gt;&lt;item&gt;621&lt;/item&gt;&lt;item&gt;623&lt;/item&gt;&lt;item&gt;624&lt;/item&gt;&lt;item&gt;627&lt;/item&gt;&lt;item&gt;628&lt;/item&gt;&lt;item&gt;629&lt;/item&gt;&lt;item&gt;630&lt;/item&gt;&lt;item&gt;631&lt;/item&gt;&lt;item&gt;635&lt;/item&gt;&lt;item&gt;638&lt;/item&gt;&lt;item&gt;639&lt;/item&gt;&lt;item&gt;640&lt;/item&gt;&lt;item&gt;643&lt;/item&gt;&lt;/record-ids&gt;&lt;/item&gt;&lt;/Libraries&gt;"/>
  </w:docVars>
  <w:rsids>
    <w:rsidRoot w:val="00A17811"/>
    <w:rsid w:val="00021415"/>
    <w:rsid w:val="00025128"/>
    <w:rsid w:val="000260E3"/>
    <w:rsid w:val="000462F5"/>
    <w:rsid w:val="00067490"/>
    <w:rsid w:val="0007625E"/>
    <w:rsid w:val="000862DC"/>
    <w:rsid w:val="000955F6"/>
    <w:rsid w:val="000B1643"/>
    <w:rsid w:val="000B64F4"/>
    <w:rsid w:val="000C2545"/>
    <w:rsid w:val="000C3E92"/>
    <w:rsid w:val="000D26E8"/>
    <w:rsid w:val="000E0C9A"/>
    <w:rsid w:val="000E0EBE"/>
    <w:rsid w:val="000F446F"/>
    <w:rsid w:val="000F4B0F"/>
    <w:rsid w:val="000F4CBB"/>
    <w:rsid w:val="00102C2F"/>
    <w:rsid w:val="0012468B"/>
    <w:rsid w:val="0013610D"/>
    <w:rsid w:val="00137416"/>
    <w:rsid w:val="00142E67"/>
    <w:rsid w:val="00152A87"/>
    <w:rsid w:val="001549A7"/>
    <w:rsid w:val="001550E1"/>
    <w:rsid w:val="001738BE"/>
    <w:rsid w:val="0017449E"/>
    <w:rsid w:val="00190D44"/>
    <w:rsid w:val="001A0254"/>
    <w:rsid w:val="001A2262"/>
    <w:rsid w:val="001A232C"/>
    <w:rsid w:val="001A3F94"/>
    <w:rsid w:val="001B15AB"/>
    <w:rsid w:val="001C1A82"/>
    <w:rsid w:val="001C34F8"/>
    <w:rsid w:val="001D00D8"/>
    <w:rsid w:val="001D1C3C"/>
    <w:rsid w:val="001E6418"/>
    <w:rsid w:val="001F355E"/>
    <w:rsid w:val="001F704C"/>
    <w:rsid w:val="001F7AFB"/>
    <w:rsid w:val="002142EC"/>
    <w:rsid w:val="0022121B"/>
    <w:rsid w:val="00235163"/>
    <w:rsid w:val="00246826"/>
    <w:rsid w:val="002632BA"/>
    <w:rsid w:val="002701D3"/>
    <w:rsid w:val="00284F60"/>
    <w:rsid w:val="00285710"/>
    <w:rsid w:val="00292BAC"/>
    <w:rsid w:val="002970B8"/>
    <w:rsid w:val="002A5FEE"/>
    <w:rsid w:val="002C0791"/>
    <w:rsid w:val="002C49DD"/>
    <w:rsid w:val="002E428E"/>
    <w:rsid w:val="002E7418"/>
    <w:rsid w:val="00312DEF"/>
    <w:rsid w:val="003215FE"/>
    <w:rsid w:val="00344C54"/>
    <w:rsid w:val="00350D7F"/>
    <w:rsid w:val="00362188"/>
    <w:rsid w:val="003654AA"/>
    <w:rsid w:val="00370DE5"/>
    <w:rsid w:val="0037486E"/>
    <w:rsid w:val="00381F3B"/>
    <w:rsid w:val="00384C2F"/>
    <w:rsid w:val="00394542"/>
    <w:rsid w:val="00395542"/>
    <w:rsid w:val="003A2145"/>
    <w:rsid w:val="003A5813"/>
    <w:rsid w:val="003A68CB"/>
    <w:rsid w:val="003B0A89"/>
    <w:rsid w:val="003C5C46"/>
    <w:rsid w:val="003C6063"/>
    <w:rsid w:val="003D5A7F"/>
    <w:rsid w:val="003F7F5A"/>
    <w:rsid w:val="004010F0"/>
    <w:rsid w:val="004200B6"/>
    <w:rsid w:val="00455890"/>
    <w:rsid w:val="00457BCB"/>
    <w:rsid w:val="004673C1"/>
    <w:rsid w:val="004763E6"/>
    <w:rsid w:val="00485CFB"/>
    <w:rsid w:val="00495176"/>
    <w:rsid w:val="004A73FF"/>
    <w:rsid w:val="004C7BB0"/>
    <w:rsid w:val="004E2B45"/>
    <w:rsid w:val="004E7006"/>
    <w:rsid w:val="004F0A0D"/>
    <w:rsid w:val="0050337E"/>
    <w:rsid w:val="00511BDF"/>
    <w:rsid w:val="00521548"/>
    <w:rsid w:val="005216D7"/>
    <w:rsid w:val="005367E6"/>
    <w:rsid w:val="0053746D"/>
    <w:rsid w:val="00551208"/>
    <w:rsid w:val="00552208"/>
    <w:rsid w:val="00563871"/>
    <w:rsid w:val="00565FF9"/>
    <w:rsid w:val="005E155C"/>
    <w:rsid w:val="005F65E1"/>
    <w:rsid w:val="006127F0"/>
    <w:rsid w:val="006223F3"/>
    <w:rsid w:val="00642A02"/>
    <w:rsid w:val="00664063"/>
    <w:rsid w:val="00691F52"/>
    <w:rsid w:val="00692FAA"/>
    <w:rsid w:val="00695FC0"/>
    <w:rsid w:val="006D6D1B"/>
    <w:rsid w:val="006E7C39"/>
    <w:rsid w:val="00701A94"/>
    <w:rsid w:val="00701F8E"/>
    <w:rsid w:val="007210E6"/>
    <w:rsid w:val="00722AF4"/>
    <w:rsid w:val="00726DF5"/>
    <w:rsid w:val="007304E1"/>
    <w:rsid w:val="00731E80"/>
    <w:rsid w:val="00740975"/>
    <w:rsid w:val="00750212"/>
    <w:rsid w:val="00753379"/>
    <w:rsid w:val="0075761B"/>
    <w:rsid w:val="00763FE5"/>
    <w:rsid w:val="007734BD"/>
    <w:rsid w:val="00776105"/>
    <w:rsid w:val="00797333"/>
    <w:rsid w:val="007A377E"/>
    <w:rsid w:val="007B6519"/>
    <w:rsid w:val="007C7657"/>
    <w:rsid w:val="007E3AAB"/>
    <w:rsid w:val="007E67F4"/>
    <w:rsid w:val="007E7728"/>
    <w:rsid w:val="007F58CD"/>
    <w:rsid w:val="008005E4"/>
    <w:rsid w:val="00830192"/>
    <w:rsid w:val="008348C2"/>
    <w:rsid w:val="00844AE8"/>
    <w:rsid w:val="00844D2A"/>
    <w:rsid w:val="00847EC6"/>
    <w:rsid w:val="0086185B"/>
    <w:rsid w:val="00866C50"/>
    <w:rsid w:val="00875C0B"/>
    <w:rsid w:val="00892F1C"/>
    <w:rsid w:val="008932CD"/>
    <w:rsid w:val="008B6E60"/>
    <w:rsid w:val="008C66EB"/>
    <w:rsid w:val="008D4AD0"/>
    <w:rsid w:val="008D4C5B"/>
    <w:rsid w:val="008E008C"/>
    <w:rsid w:val="008E324D"/>
    <w:rsid w:val="008E5986"/>
    <w:rsid w:val="008E5ED2"/>
    <w:rsid w:val="008F7A52"/>
    <w:rsid w:val="0092592B"/>
    <w:rsid w:val="009333D1"/>
    <w:rsid w:val="00943260"/>
    <w:rsid w:val="00961962"/>
    <w:rsid w:val="0096336E"/>
    <w:rsid w:val="00973150"/>
    <w:rsid w:val="00985E45"/>
    <w:rsid w:val="00986DC7"/>
    <w:rsid w:val="0099196D"/>
    <w:rsid w:val="009953E9"/>
    <w:rsid w:val="009A13D0"/>
    <w:rsid w:val="009A6467"/>
    <w:rsid w:val="009B21FB"/>
    <w:rsid w:val="009C301C"/>
    <w:rsid w:val="009C57EE"/>
    <w:rsid w:val="009C6A0E"/>
    <w:rsid w:val="009D25D7"/>
    <w:rsid w:val="009E75A8"/>
    <w:rsid w:val="009F02D2"/>
    <w:rsid w:val="009F58B4"/>
    <w:rsid w:val="00A01796"/>
    <w:rsid w:val="00A037BE"/>
    <w:rsid w:val="00A06946"/>
    <w:rsid w:val="00A163B9"/>
    <w:rsid w:val="00A1762B"/>
    <w:rsid w:val="00A17811"/>
    <w:rsid w:val="00A24EE0"/>
    <w:rsid w:val="00A25C25"/>
    <w:rsid w:val="00A36CF1"/>
    <w:rsid w:val="00A3763A"/>
    <w:rsid w:val="00A41EBF"/>
    <w:rsid w:val="00A4241A"/>
    <w:rsid w:val="00A42BDD"/>
    <w:rsid w:val="00A45CFD"/>
    <w:rsid w:val="00A549CD"/>
    <w:rsid w:val="00A7631D"/>
    <w:rsid w:val="00A82628"/>
    <w:rsid w:val="00A8502C"/>
    <w:rsid w:val="00A90700"/>
    <w:rsid w:val="00AB1DCB"/>
    <w:rsid w:val="00AC1BBC"/>
    <w:rsid w:val="00AF6EBD"/>
    <w:rsid w:val="00AF7DAD"/>
    <w:rsid w:val="00B10B42"/>
    <w:rsid w:val="00B24BE3"/>
    <w:rsid w:val="00B2682A"/>
    <w:rsid w:val="00B26BB3"/>
    <w:rsid w:val="00B357AB"/>
    <w:rsid w:val="00B478F0"/>
    <w:rsid w:val="00B51B00"/>
    <w:rsid w:val="00B671A9"/>
    <w:rsid w:val="00B733B7"/>
    <w:rsid w:val="00B75205"/>
    <w:rsid w:val="00B8463B"/>
    <w:rsid w:val="00B96FEA"/>
    <w:rsid w:val="00BA0E5F"/>
    <w:rsid w:val="00BA57C5"/>
    <w:rsid w:val="00BB3290"/>
    <w:rsid w:val="00BB55CA"/>
    <w:rsid w:val="00BB7912"/>
    <w:rsid w:val="00BC7D02"/>
    <w:rsid w:val="00BD7987"/>
    <w:rsid w:val="00BE064A"/>
    <w:rsid w:val="00BF37E0"/>
    <w:rsid w:val="00BF77D2"/>
    <w:rsid w:val="00C0318B"/>
    <w:rsid w:val="00C2294A"/>
    <w:rsid w:val="00C35AFE"/>
    <w:rsid w:val="00C41104"/>
    <w:rsid w:val="00C41204"/>
    <w:rsid w:val="00C61C7F"/>
    <w:rsid w:val="00C77001"/>
    <w:rsid w:val="00C80DA6"/>
    <w:rsid w:val="00C83E33"/>
    <w:rsid w:val="00C97855"/>
    <w:rsid w:val="00CA0C99"/>
    <w:rsid w:val="00CA34B4"/>
    <w:rsid w:val="00CB5E59"/>
    <w:rsid w:val="00CC1A31"/>
    <w:rsid w:val="00CF663C"/>
    <w:rsid w:val="00D0048A"/>
    <w:rsid w:val="00D315CE"/>
    <w:rsid w:val="00D32AAD"/>
    <w:rsid w:val="00D36D0A"/>
    <w:rsid w:val="00D433CA"/>
    <w:rsid w:val="00D44925"/>
    <w:rsid w:val="00D54036"/>
    <w:rsid w:val="00D54DB7"/>
    <w:rsid w:val="00D55293"/>
    <w:rsid w:val="00D62A79"/>
    <w:rsid w:val="00D701AC"/>
    <w:rsid w:val="00D702F7"/>
    <w:rsid w:val="00D8663A"/>
    <w:rsid w:val="00D96AD9"/>
    <w:rsid w:val="00D97EBA"/>
    <w:rsid w:val="00DA14FC"/>
    <w:rsid w:val="00DA3936"/>
    <w:rsid w:val="00DA5BD4"/>
    <w:rsid w:val="00DB4A9E"/>
    <w:rsid w:val="00DE51FE"/>
    <w:rsid w:val="00DF0BF2"/>
    <w:rsid w:val="00DF7876"/>
    <w:rsid w:val="00E00FCE"/>
    <w:rsid w:val="00E04822"/>
    <w:rsid w:val="00E16279"/>
    <w:rsid w:val="00E24840"/>
    <w:rsid w:val="00E3241D"/>
    <w:rsid w:val="00E33F43"/>
    <w:rsid w:val="00E42B56"/>
    <w:rsid w:val="00E451A6"/>
    <w:rsid w:val="00E73857"/>
    <w:rsid w:val="00E807D4"/>
    <w:rsid w:val="00EA2C01"/>
    <w:rsid w:val="00EA453A"/>
    <w:rsid w:val="00EA5EFC"/>
    <w:rsid w:val="00EA618F"/>
    <w:rsid w:val="00EC039A"/>
    <w:rsid w:val="00EC5F88"/>
    <w:rsid w:val="00ED2772"/>
    <w:rsid w:val="00ED3A80"/>
    <w:rsid w:val="00ED4B0D"/>
    <w:rsid w:val="00EE53FF"/>
    <w:rsid w:val="00F02106"/>
    <w:rsid w:val="00F10AA7"/>
    <w:rsid w:val="00F1127E"/>
    <w:rsid w:val="00F144AB"/>
    <w:rsid w:val="00F17124"/>
    <w:rsid w:val="00F17992"/>
    <w:rsid w:val="00F35F6F"/>
    <w:rsid w:val="00F377A1"/>
    <w:rsid w:val="00F46725"/>
    <w:rsid w:val="00F479A2"/>
    <w:rsid w:val="00F54154"/>
    <w:rsid w:val="00F55F06"/>
    <w:rsid w:val="00F562D1"/>
    <w:rsid w:val="00F6317D"/>
    <w:rsid w:val="00F72B9E"/>
    <w:rsid w:val="00F72C22"/>
    <w:rsid w:val="00F91BAE"/>
    <w:rsid w:val="00FB6449"/>
    <w:rsid w:val="00FC3644"/>
    <w:rsid w:val="00FD6D8A"/>
    <w:rsid w:val="00FE2FEE"/>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215D"/>
  <w15:docId w15:val="{DCC71557-38BB-4F6B-89DA-24362FB4C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datadryad.org/"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www.fao.org/fishery/statistics/software/fishstatj/en" TargetMode="Externa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R-project.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D8B9E-DF56-4A6C-8E0C-3FCB46A0D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17</Pages>
  <Words>7932</Words>
  <Characters>45216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Browne, Daragh</dc:creator>
  <cp:lastModifiedBy>Coilin</cp:lastModifiedBy>
  <cp:revision>146</cp:revision>
  <cp:lastPrinted>2015-11-13T08:10:00Z</cp:lastPrinted>
  <dcterms:created xsi:type="dcterms:W3CDTF">2015-11-13T10:37:00Z</dcterms:created>
  <dcterms:modified xsi:type="dcterms:W3CDTF">2015-11-13T16:45:00Z</dcterms:modified>
</cp:coreProperties>
</file>