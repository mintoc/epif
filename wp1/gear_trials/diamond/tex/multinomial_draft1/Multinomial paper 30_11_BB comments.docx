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9A01AA" w14:textId="399E3B38" w:rsidR="00BF77D2" w:rsidRDefault="00BF77D2" w:rsidP="00EC039A">
      <w:pPr>
        <w:jc w:val="both"/>
        <w:rPr>
          <w:b/>
          <w:i/>
        </w:rPr>
      </w:pPr>
    </w:p>
    <w:p w14:paraId="7D00C733" w14:textId="792F07E3" w:rsidR="00973150" w:rsidRDefault="00973150" w:rsidP="00365F5D">
      <w:pPr>
        <w:pStyle w:val="Heading1"/>
        <w:jc w:val="center"/>
        <w:rPr>
          <w:i/>
        </w:rPr>
      </w:pPr>
      <w:r>
        <w:t>A general catch comparison method for multi-gear trials</w:t>
      </w:r>
      <w:r w:rsidR="001F355E">
        <w:t>:</w:t>
      </w:r>
      <w:r>
        <w:t xml:space="preserve"> application to </w:t>
      </w:r>
      <w:r w:rsidR="00142E67">
        <w:t xml:space="preserve">a </w:t>
      </w:r>
      <w:r>
        <w:t>quad-rig trawl</w:t>
      </w:r>
      <w:r w:rsidR="00F74BDF">
        <w:t>ing</w:t>
      </w:r>
      <w:r>
        <w:t xml:space="preserve"> </w:t>
      </w:r>
      <w:r w:rsidR="00142E67">
        <w:t xml:space="preserve">fishery for </w:t>
      </w:r>
      <w:r w:rsidR="00FD5F42" w:rsidRPr="00FD5F42">
        <w:rPr>
          <w:i/>
        </w:rPr>
        <w:t>Nephrops</w:t>
      </w:r>
      <w:r w:rsidR="003D5A7F">
        <w:rPr>
          <w:rStyle w:val="CommentReference"/>
          <w:rFonts w:asciiTheme="minorHAnsi" w:eastAsiaTheme="minorHAnsi" w:hAnsiTheme="minorHAnsi" w:cstheme="minorBidi"/>
          <w:color w:val="auto"/>
        </w:rPr>
        <w:commentReference w:id="0"/>
      </w:r>
    </w:p>
    <w:p w14:paraId="6BE0129D" w14:textId="77777777" w:rsidR="0075311F" w:rsidRPr="0075311F" w:rsidRDefault="0075311F" w:rsidP="00AD5DC7"/>
    <w:p w14:paraId="3C56D1FC" w14:textId="77777777" w:rsidR="0075311F" w:rsidRDefault="0075311F" w:rsidP="0075311F">
      <w:pPr>
        <w:jc w:val="both"/>
      </w:pPr>
      <w:r>
        <w:t>Browne, D</w:t>
      </w:r>
      <w:r w:rsidRPr="0021282F">
        <w:rPr>
          <w:vertAlign w:val="superscript"/>
        </w:rPr>
        <w:t>1</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McDonald, D.</w:t>
      </w:r>
      <w:r w:rsidRPr="0021282F">
        <w:rPr>
          <w:vertAlign w:val="superscript"/>
        </w:rPr>
        <w:t xml:space="preserve"> 1</w:t>
      </w:r>
      <w:r>
        <w:t>, Officer, R.</w:t>
      </w:r>
      <w:r w:rsidRPr="0021282F">
        <w:rPr>
          <w:vertAlign w:val="superscript"/>
        </w:rPr>
        <w:t xml:space="preserve"> </w:t>
      </w:r>
      <w:r>
        <w:rPr>
          <w:vertAlign w:val="superscript"/>
        </w:rPr>
        <w:t>2</w:t>
      </w:r>
      <w:r>
        <w:t>, and Keatinge, M</w:t>
      </w:r>
      <w:r w:rsidRPr="0021282F">
        <w:rPr>
          <w:vertAlign w:val="superscript"/>
        </w:rPr>
        <w:t>1</w:t>
      </w:r>
      <w:r>
        <w:t>.</w:t>
      </w:r>
    </w:p>
    <w:p w14:paraId="69C28178" w14:textId="77777777" w:rsidR="0075311F" w:rsidRDefault="0075311F" w:rsidP="0075311F">
      <w:pPr>
        <w:jc w:val="both"/>
      </w:pPr>
      <w:r w:rsidRPr="0021282F">
        <w:rPr>
          <w:vertAlign w:val="superscript"/>
        </w:rPr>
        <w:t>1</w:t>
      </w:r>
      <w:r>
        <w:rPr>
          <w:vertAlign w:val="superscript"/>
        </w:rPr>
        <w:t xml:space="preserve"> </w:t>
      </w:r>
      <w:r>
        <w:t>Irish Sea Fisheries Board (BIM), New Dock Road, Galway, Ireland.</w:t>
      </w:r>
    </w:p>
    <w:p w14:paraId="65EDB906" w14:textId="77777777" w:rsidR="0075311F" w:rsidRPr="005B14C3" w:rsidRDefault="0075311F" w:rsidP="0075311F">
      <w:pPr>
        <w:jc w:val="both"/>
      </w:pPr>
      <w:r>
        <w:rPr>
          <w:vertAlign w:val="superscript"/>
        </w:rPr>
        <w:t xml:space="preserve">2 </w:t>
      </w:r>
      <w:r>
        <w:t>Marine and Freshwater Research Centre, Galway Mayo Institute of Technology (GMIT), Dublin Road, Galway, Ireland.</w:t>
      </w:r>
    </w:p>
    <w:p w14:paraId="3DC69298" w14:textId="77777777" w:rsidR="00E267F5" w:rsidRPr="00365F5D" w:rsidRDefault="00E267F5" w:rsidP="00EC039A">
      <w:pPr>
        <w:jc w:val="both"/>
      </w:pPr>
    </w:p>
    <w:p w14:paraId="3A64D336" w14:textId="5CE7C5DE" w:rsidR="008348C2" w:rsidRDefault="008348C2" w:rsidP="00365F5D">
      <w:pPr>
        <w:pStyle w:val="Heading2"/>
        <w:jc w:val="center"/>
        <w:rPr>
          <w:i/>
        </w:rPr>
      </w:pPr>
      <w:r>
        <w:t>Abstract</w:t>
      </w:r>
    </w:p>
    <w:p w14:paraId="5A3AFB09" w14:textId="32EFA18E" w:rsidR="00235A0C" w:rsidRDefault="00990DAD" w:rsidP="00EC039A">
      <w:pPr>
        <w:jc w:val="both"/>
      </w:pPr>
      <w:r>
        <w:t xml:space="preserve">Expeditious uptake of quad-rig </w:t>
      </w:r>
      <w:r w:rsidR="00F74BDF">
        <w:t xml:space="preserve">trawling </w:t>
      </w:r>
      <w:r>
        <w:t xml:space="preserve">in the economically important Irish </w:t>
      </w:r>
      <w:r w:rsidR="0021282F">
        <w:t>fishery for</w:t>
      </w:r>
      <w:r w:rsidR="0021282F" w:rsidRPr="00FD5F42">
        <w:rPr>
          <w:i/>
        </w:rPr>
        <w:t xml:space="preserve"> </w:t>
      </w:r>
      <w:r w:rsidR="00FD5F42" w:rsidRPr="00FD5F42">
        <w:rPr>
          <w:i/>
        </w:rPr>
        <w:t>Nephrops</w:t>
      </w:r>
      <w:r>
        <w:rPr>
          <w:i/>
        </w:rPr>
        <w:t xml:space="preserve"> </w:t>
      </w:r>
      <w:r w:rsidR="0021282F">
        <w:rPr>
          <w:i/>
        </w:rPr>
        <w:t xml:space="preserve">Norvegicus </w:t>
      </w:r>
      <w:r w:rsidR="00697C57">
        <w:t>outpaced understanding of the catch implications of this new gear technology</w:t>
      </w:r>
      <w:r>
        <w:t xml:space="preserve">. </w:t>
      </w:r>
      <w:r w:rsidR="0021282F">
        <w:t xml:space="preserve">The main driver for increased use of </w:t>
      </w:r>
      <w:r w:rsidR="00F74BDF">
        <w:t>this gear</w:t>
      </w:r>
      <w:r w:rsidR="0021282F">
        <w:t xml:space="preserve"> is increased catch rates of </w:t>
      </w:r>
      <w:r w:rsidR="0021282F" w:rsidRPr="0021282F">
        <w:rPr>
          <w:i/>
        </w:rPr>
        <w:t>Nephrops</w:t>
      </w:r>
      <w:r w:rsidR="0021282F">
        <w:t xml:space="preserve">. </w:t>
      </w:r>
      <w:r w:rsidR="00395CA7">
        <w:t>However, discarding of demersal spec</w:t>
      </w:r>
      <w:r w:rsidR="0021282F">
        <w:t>i</w:t>
      </w:r>
      <w:r w:rsidR="00395CA7">
        <w:t>e</w:t>
      </w:r>
      <w:r w:rsidR="0021282F">
        <w:t xml:space="preserve">s </w:t>
      </w:r>
      <w:r w:rsidR="00395CA7">
        <w:t xml:space="preserve">is likely to have negative impacts on the economics of quad-rig </w:t>
      </w:r>
      <w:r w:rsidR="005822D4">
        <w:t>trawl</w:t>
      </w:r>
      <w:r w:rsidR="00F74BDF">
        <w:t>ing for</w:t>
      </w:r>
      <w:r w:rsidR="005822D4">
        <w:t xml:space="preserve"> </w:t>
      </w:r>
      <w:r w:rsidR="00395CA7" w:rsidRPr="00FD5F42">
        <w:rPr>
          <w:i/>
        </w:rPr>
        <w:t>Nephrops</w:t>
      </w:r>
      <w:r w:rsidR="00395CA7">
        <w:t xml:space="preserve"> unless species and size-selectivity can be improved. </w:t>
      </w:r>
      <w:r w:rsidR="0075311F">
        <w:t>C</w:t>
      </w:r>
      <w:r w:rsidR="00395CA7">
        <w:t>atch comparison method</w:t>
      </w:r>
      <w:r w:rsidR="0075311F">
        <w:t>s</w:t>
      </w:r>
      <w:r w:rsidR="00395CA7">
        <w:t xml:space="preserve"> </w:t>
      </w:r>
      <w:r w:rsidR="00990A21">
        <w:t>are suitable for assess</w:t>
      </w:r>
      <w:r w:rsidR="0075311F">
        <w:t>ing the performance</w:t>
      </w:r>
      <w:r w:rsidR="00395CA7">
        <w:t xml:space="preserve"> of fishing gear modifications to reduce fisherie</w:t>
      </w:r>
      <w:r w:rsidR="00AD5DC7">
        <w:t>s bycatch. Utilising a quad-rig</w:t>
      </w:r>
      <w:r w:rsidR="00395CA7">
        <w:t xml:space="preserve"> potentially increases the number of gears that can be included in a catch comparison study to four</w:t>
      </w:r>
      <w:r w:rsidR="005822D4">
        <w:t xml:space="preserve"> but</w:t>
      </w:r>
      <w:r w:rsidR="00395CA7">
        <w:t xml:space="preserve"> </w:t>
      </w:r>
      <w:r w:rsidR="005822D4">
        <w:t xml:space="preserve">current modeling methods which include error measurements are limited to two gears. </w:t>
      </w:r>
      <w:r>
        <w:t>Our study provides a robust statistical framework tha</w:t>
      </w:r>
      <w:r w:rsidR="00664FB0">
        <w:t>t</w:t>
      </w:r>
      <w:r>
        <w:t xml:space="preserve"> </w:t>
      </w:r>
      <w:r w:rsidR="00664FB0">
        <w:t>can be applied to two or more gears</w:t>
      </w:r>
      <w:r>
        <w:t xml:space="preserve">, elucidates how covariates may influence </w:t>
      </w:r>
      <w:r w:rsidR="00664FB0">
        <w:t>catch composition</w:t>
      </w:r>
      <w:r>
        <w:t>, and facilitates discussion on gear specific management measures</w:t>
      </w:r>
      <w:r w:rsidR="0021282F">
        <w:t>.</w:t>
      </w:r>
      <w:r w:rsidR="005822D4">
        <w:t xml:space="preserve"> We provide a new general multinomial modeling framework which enables fitting of multivariate normal random effects models in addition to a multivariate response. </w:t>
      </w:r>
      <w:r w:rsidR="00235A0C">
        <w:t>Modeling of catches from four quad-rig cod-ends with four different mesh sizes revealed significant effects of n</w:t>
      </w:r>
      <w:r w:rsidR="005822D4">
        <w:t xml:space="preserve">et position, total cod-end weight and carapace length </w:t>
      </w:r>
      <w:r w:rsidR="00235A0C">
        <w:t xml:space="preserve">on the numbers of </w:t>
      </w:r>
      <w:r w:rsidR="00235A0C" w:rsidRPr="00990A21">
        <w:rPr>
          <w:i/>
        </w:rPr>
        <w:t>Nephrops</w:t>
      </w:r>
      <w:r w:rsidR="00235A0C">
        <w:t xml:space="preserve"> retained in each cod-end. Results suggest that management measu</w:t>
      </w:r>
      <w:r w:rsidR="00036647">
        <w:t>res which specifically address different catch profiles associated with</w:t>
      </w:r>
      <w:r w:rsidR="00235A0C">
        <w:t xml:space="preserve"> different numbers of trawl</w:t>
      </w:r>
      <w:r w:rsidR="00F74BDF">
        <w:t xml:space="preserve">ing </w:t>
      </w:r>
      <w:r w:rsidR="00235A0C">
        <w:t>rigs are required to optimise bycatch reduction in</w:t>
      </w:r>
      <w:r w:rsidR="00C235B0">
        <w:t xml:space="preserve"> </w:t>
      </w:r>
      <w:r w:rsidR="00C235B0" w:rsidRPr="00DE75D1">
        <w:rPr>
          <w:i/>
        </w:rPr>
        <w:t>Nephrops</w:t>
      </w:r>
      <w:r w:rsidR="00C235B0">
        <w:t xml:space="preserve"> fisheries</w:t>
      </w:r>
      <w:r w:rsidR="00664FB0">
        <w:t>.</w:t>
      </w:r>
    </w:p>
    <w:p w14:paraId="1F82792A" w14:textId="23BD5D9D" w:rsidR="00BF77D2" w:rsidRDefault="001F355E" w:rsidP="00EC039A">
      <w:pPr>
        <w:jc w:val="both"/>
        <w:rPr>
          <w:i/>
        </w:rPr>
      </w:pPr>
      <w:r w:rsidRPr="00365F5D">
        <w:rPr>
          <w:i/>
        </w:rPr>
        <w:t>Keywords</w:t>
      </w:r>
    </w:p>
    <w:p w14:paraId="2775445C" w14:textId="1B87BADF" w:rsidR="00C235B0" w:rsidRDefault="0075311F" w:rsidP="00AD5DC7">
      <w:pPr>
        <w:pStyle w:val="Heading2"/>
        <w:numPr>
          <w:ilvl w:val="0"/>
          <w:numId w:val="0"/>
        </w:numPr>
      </w:pPr>
      <w:r>
        <w:rPr>
          <w:i/>
        </w:rPr>
        <w:t xml:space="preserve">Catch comparison; gear </w:t>
      </w:r>
      <w:commentRangeStart w:id="1"/>
      <w:r>
        <w:rPr>
          <w:i/>
        </w:rPr>
        <w:t>technology</w:t>
      </w:r>
      <w:commentRangeEnd w:id="1"/>
      <w:r w:rsidR="005744A2">
        <w:rPr>
          <w:rStyle w:val="CommentReference"/>
        </w:rPr>
        <w:commentReference w:id="1"/>
      </w:r>
      <w:r>
        <w:rPr>
          <w:i/>
        </w:rPr>
        <w:t>;</w:t>
      </w:r>
      <w:r w:rsidR="00C235B0">
        <w:br w:type="page"/>
      </w:r>
    </w:p>
    <w:p w14:paraId="060E9A47" w14:textId="4FE1E0AE" w:rsidR="00AF7DAD" w:rsidRPr="00365F5D" w:rsidRDefault="00AF7DAD" w:rsidP="00365F5D">
      <w:pPr>
        <w:pStyle w:val="Heading2"/>
      </w:pPr>
      <w:r>
        <w:lastRenderedPageBreak/>
        <w:t>Introduction</w:t>
      </w:r>
    </w:p>
    <w:p w14:paraId="60F9EA4E" w14:textId="37CD61A4" w:rsidR="007304E1" w:rsidRDefault="00FD5F42" w:rsidP="007304E1">
      <w:pPr>
        <w:jc w:val="both"/>
      </w:pPr>
      <w:r w:rsidRPr="00FD5F42">
        <w:rPr>
          <w:i/>
        </w:rPr>
        <w:t>Nephrops</w:t>
      </w:r>
      <w:r w:rsidR="007304E1">
        <w:rPr>
          <w:i/>
        </w:rPr>
        <w:t xml:space="preserve"> Norvegicus</w:t>
      </w:r>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AD5DC7">
        <w:instrText xml:space="preserve"> ADDIN EN.CITE &lt;EndNote&gt;&lt;Cite&gt;&lt;Author&gt;FAO&lt;/Author&gt;&lt;Year&gt;2010&lt;/Year&gt;&lt;RecNum&gt;621&lt;/RecNum&gt;&lt;DisplayText&gt;(FAO, 2010)&lt;/DisplayText&gt;&lt;record&gt;&lt;rec-number&gt;621&lt;/rec-number&gt;&lt;foreign-keys&gt;&lt;key app="EN" db-id="xax5v99p909t04eax0qpx5zu9ddad5erz5fw" timestamp="1445354477"&gt;621&lt;/key&gt;&lt;/foreign-keys&gt;&lt;ref-type name="Journal Article"&gt;17&lt;/ref-type&gt;&lt;contributors&gt;&lt;authors&gt;&lt;author&gt;FAO&lt;/author&gt;&lt;/authors&gt;&lt;/contributors&gt;&lt;titles&gt;&lt;title&gt;&lt;style face="normal" font="default" size="100%"&gt;Landing data for &lt;/style&gt;&lt;style face="italic" font="default" size="100%"&gt;Nephrops norvegicus&lt;/style&gt;&lt;style face="normal" font="default" size="100%"&gt; in 1955–2010 using FAO programme and database FishStatJ. http://www.fao.org/fishery/statistics/software/fishstatj/en.&lt;/style&gt;&lt;/title&gt;&lt;/titles&gt;&lt;dates&gt;&lt;year&gt;2010&lt;/year&gt;&lt;/dates&gt;&lt;urls&gt;&lt;/urls&gt;&lt;/record&gt;&lt;/Cite&gt;&lt;/EndNote&gt;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AD5DC7">
        <w:instrText xml:space="preserve"> ADDIN EN.CITE &lt;EndNote&gt;&lt;Cite&gt;&lt;Author&gt;Ungfors&lt;/Author&gt;&lt;Year&gt;2013&lt;/Year&gt;&lt;RecNum&gt;628&lt;/RecNum&gt;&lt;DisplayText&gt;(Ungfors&lt;style face="italic"&gt; et al.&lt;/style&gt;, 2013)&lt;/DisplayText&gt;&lt;record&gt;&lt;rec-number&gt;628&lt;/rec-number&gt;&lt;foreign-keys&gt;&lt;key app="EN" db-id="xax5v99p909t04eax0qpx5zu9ddad5erz5fw" timestamp="1445354700"&gt;628&lt;/key&gt;&lt;/foreign-keys&gt;&lt;ref-type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Johnson&lt;/author&gt;&lt;/secondary-authors&gt;&lt;/contributors&gt;&lt;titles&gt;&lt;title&gt;&lt;style face="normal" font="default" size="100%"&gt;Chapter Seven - &lt;/style&gt;&lt;style face="italic" font="default" size="100%"&gt;Nephrops&lt;/style&gt;&lt;style face="normal" font="default" size="100%"&gt; Fisheries in European Waters&lt;/style&gt;&lt;/title&gt;&lt;secondary-title&gt;Advances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7304E1">
        <w:rPr>
          <w:noProof/>
        </w:rPr>
        <w:t>(Ungfors</w:t>
      </w:r>
      <w:r w:rsidR="007304E1">
        <w:rPr>
          <w:i/>
          <w:noProof/>
        </w:rPr>
        <w:t xml:space="preserve"> et al.</w:t>
      </w:r>
      <w:r w:rsidR="007304E1">
        <w:rPr>
          <w:noProof/>
        </w:rPr>
        <w:t>, 2013)</w:t>
      </w:r>
      <w:r w:rsidR="007304E1">
        <w:fldChar w:fldCharType="end"/>
      </w:r>
      <w:r w:rsidR="007304E1">
        <w:t xml:space="preserve">. </w:t>
      </w:r>
      <w:r w:rsidR="00C419CE">
        <w:t xml:space="preserve">The high value of Irish </w:t>
      </w:r>
      <w:r w:rsidR="00C419CE" w:rsidRPr="00FD5F42">
        <w:rPr>
          <w:i/>
        </w:rPr>
        <w:t>Nephrops</w:t>
      </w:r>
      <w:r w:rsidR="00C419CE">
        <w:t xml:space="preserve"> landings at the first point of sale (estimated at €44.5M in 2014) make it the most commercially important </w:t>
      </w:r>
      <w:r w:rsidR="00C419CE" w:rsidRPr="00AD5DC7">
        <w:t xml:space="preserve">demersal species in Ireland </w:t>
      </w:r>
      <w:r w:rsidR="00C419CE" w:rsidRPr="00AD5DC7">
        <w:fldChar w:fldCharType="begin"/>
      </w:r>
      <w:r w:rsidR="00C419CE" w:rsidRPr="00AD5DC7">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C419CE" w:rsidRPr="00AD5DC7">
        <w:fldChar w:fldCharType="separate"/>
      </w:r>
      <w:r w:rsidR="00C419CE" w:rsidRPr="00AD5DC7">
        <w:rPr>
          <w:noProof/>
        </w:rPr>
        <w:t>(Cosgrove</w:t>
      </w:r>
      <w:r w:rsidR="00C419CE" w:rsidRPr="00AD5DC7">
        <w:rPr>
          <w:i/>
          <w:noProof/>
        </w:rPr>
        <w:t xml:space="preserve"> et al.</w:t>
      </w:r>
      <w:r w:rsidR="00C419CE" w:rsidRPr="00AD5DC7">
        <w:rPr>
          <w:noProof/>
        </w:rPr>
        <w:t>, 2015)</w:t>
      </w:r>
      <w:r w:rsidR="00C419CE" w:rsidRPr="00AD5DC7">
        <w:fldChar w:fldCharType="end"/>
      </w:r>
      <w:r w:rsidR="002D20D9" w:rsidRPr="00AD5DC7">
        <w:t xml:space="preserve">. </w:t>
      </w:r>
      <w:r w:rsidR="00036647" w:rsidRPr="00AD5DC7">
        <w:t xml:space="preserve">The use of four </w:t>
      </w:r>
      <w:r w:rsidR="007304E1" w:rsidRPr="00AD5DC7">
        <w:t>rigs known as quad-rig</w:t>
      </w:r>
      <w:r w:rsidR="003E631A" w:rsidRPr="00AD5DC7">
        <w:t xml:space="preserve"> trawling (Figure 1) </w:t>
      </w:r>
      <w:r w:rsidR="007304E1" w:rsidRPr="00AD5DC7">
        <w:t>commenced in October 2012</w:t>
      </w:r>
      <w:r w:rsidR="00521548" w:rsidRPr="00AD5DC7">
        <w:t>. B</w:t>
      </w:r>
      <w:r w:rsidR="007304E1" w:rsidRPr="00AD5DC7">
        <w:t>y the end of 2014</w:t>
      </w:r>
      <w:r w:rsidR="00FF7272" w:rsidRPr="00AD5DC7">
        <w:t xml:space="preserve"> quad-rigs</w:t>
      </w:r>
      <w:r w:rsidR="007304E1" w:rsidRPr="00AD5DC7">
        <w:t xml:space="preserve"> accounted for ~ 80% of </w:t>
      </w:r>
      <w:r w:rsidRPr="00AD5DC7">
        <w:rPr>
          <w:i/>
        </w:rPr>
        <w:t>Nephrops</w:t>
      </w:r>
      <w:r w:rsidR="007304E1">
        <w:t xml:space="preserve"> landings by the Irish fleet</w:t>
      </w:r>
      <w:r w:rsidR="00344C54">
        <w:t xml:space="preserve"> </w:t>
      </w:r>
      <w:r w:rsidR="00365F5D">
        <w:t>(unpublished data, Marine Institute</w:t>
      </w:r>
      <w:r w:rsidR="002D20D9">
        <w:t>).</w:t>
      </w:r>
      <w:r w:rsidR="00365F5D">
        <w:t xml:space="preserve"> </w:t>
      </w:r>
    </w:p>
    <w:p w14:paraId="6E9EAABE" w14:textId="13BFA0AB" w:rsidR="00292BAC" w:rsidRDefault="007304E1" w:rsidP="007304E1">
      <w:pPr>
        <w:jc w:val="both"/>
      </w:pPr>
      <w:r>
        <w:t xml:space="preserve">The main driver for </w:t>
      </w:r>
      <w:r w:rsidR="00FC3644">
        <w:t>increased uptake of</w:t>
      </w:r>
      <w:r>
        <w:t xml:space="preserve"> </w:t>
      </w:r>
      <w:r w:rsidR="00FC3644">
        <w:t xml:space="preserve">the </w:t>
      </w:r>
      <w:r>
        <w:t xml:space="preserve">quad-rig </w:t>
      </w:r>
      <w:r w:rsidR="000610A6">
        <w:t xml:space="preserve">trawling </w:t>
      </w:r>
      <w:r>
        <w:t>is increased catch</w:t>
      </w:r>
      <w:r w:rsidR="002D20D9">
        <w:t xml:space="preserve"> rates of </w:t>
      </w:r>
      <w:r w:rsidR="00FD5F42" w:rsidRPr="00FD5F42">
        <w:rPr>
          <w:i/>
        </w:rPr>
        <w:t>Nephrops</w:t>
      </w:r>
      <w:r w:rsidR="002D20D9">
        <w:t xml:space="preserve"> </w:t>
      </w:r>
      <w:r w:rsidR="00F74BDF">
        <w:t xml:space="preserve">which are likely to result from a </w:t>
      </w:r>
      <w:r w:rsidR="00F74BDF" w:rsidRPr="000D26E8">
        <w:t xml:space="preserve">wider </w:t>
      </w:r>
      <w:r w:rsidR="00F74BDF">
        <w:t xml:space="preserve">swept </w:t>
      </w:r>
      <w:r w:rsidR="00F74BDF" w:rsidRPr="000D26E8">
        <w:t>area of seabed</w:t>
      </w:r>
      <w:r w:rsidR="00F74BDF">
        <w:t xml:space="preserve"> </w:t>
      </w:r>
      <w:r w:rsidR="00F74BDF" w:rsidRPr="000D26E8">
        <w:t>without increasing the drag of the gear</w:t>
      </w:r>
      <w:r w:rsidR="00F74BDF">
        <w:t xml:space="preserve"> </w:t>
      </w:r>
      <w:r w:rsidR="002D20D9">
        <w:t>compared with the more traditional single or twin-rig</w:t>
      </w:r>
      <w:r w:rsidR="000610A6">
        <w:t xml:space="preserve"> trawling</w:t>
      </w:r>
      <w:r w:rsidR="00F74BDF">
        <w:t>,</w:t>
      </w:r>
      <w:r w:rsidR="003E631A">
        <w:t xml:space="preserve"> </w:t>
      </w:r>
      <w:r w:rsidR="003E631A">
        <w:fldChar w:fldCharType="begin"/>
      </w:r>
      <w:r w:rsidR="003E631A">
        <w:instrText xml:space="preserve"> ADDIN EN.CITE &lt;EndNote&gt;&lt;Cite&gt;&lt;Author&gt;Montgomerie&lt;/Author&gt;&lt;Year&gt;2015&lt;/Year&gt;&lt;RecNum&gt;657&lt;/RecNum&gt;&lt;DisplayText&gt;(Montgomerie, 2015)&lt;/DisplayText&gt;&lt;record&gt;&lt;rec-number&gt;657&lt;/rec-number&gt;&lt;foreign-keys&gt;&lt;key app="EN" db-id="xax5v99p909t04eax0qpx5zu9ddad5erz5fw" timestamp="1448884249"&gt;657&lt;/key&gt;&lt;/foreign-keys&gt;&lt;ref-type name="Journal Article"&gt;17&lt;/ref-type&gt;&lt;contributors&gt;&lt;authors&gt;&lt;author&gt;Montgomerie, M&lt;/author&gt;&lt;/authors&gt;&lt;/contributors&gt;&lt;titles&gt;&lt;title&gt;Basic fishing methods, a comprehensive guide to commercial fishing methods&lt;/title&gt;&lt;/titles&gt;&lt;pages&gt;106&lt;/pages&gt;&lt;dates&gt;&lt;year&gt;2015&lt;/year&gt;&lt;/dates&gt;&lt;urls&gt;&lt;/urls&gt;&lt;/record&gt;&lt;/Cite&gt;&lt;/EndNote&gt;</w:instrText>
      </w:r>
      <w:r w:rsidR="003E631A">
        <w:fldChar w:fldCharType="separate"/>
      </w:r>
      <w:r w:rsidR="003E631A">
        <w:rPr>
          <w:noProof/>
        </w:rPr>
        <w:t>(Montgomerie, 2015)</w:t>
      </w:r>
      <w:r w:rsidR="003E631A">
        <w:fldChar w:fldCharType="end"/>
      </w:r>
      <w:r w:rsidR="000D26E8" w:rsidRPr="000D26E8">
        <w:t>.</w:t>
      </w:r>
      <w:r>
        <w:t xml:space="preserve"> </w:t>
      </w:r>
      <w:r w:rsidR="00FD5F42" w:rsidRPr="00FD5F42">
        <w:rPr>
          <w:i/>
        </w:rPr>
        <w:t>Nephrops</w:t>
      </w:r>
      <w:r>
        <w:t xml:space="preserve"> catch weights were observed to increase by </w:t>
      </w:r>
      <w:r w:rsidR="00E00FCE">
        <w:t xml:space="preserve">at least 50% </w:t>
      </w:r>
      <w:r>
        <w:t>in the North Sea and Celtic Sea in studies comparing quad with twin-rig trawl</w:t>
      </w:r>
      <w:r w:rsidR="000610A6">
        <w:t>ing</w:t>
      </w:r>
      <w:r>
        <w:t xml:space="preserve"> </w:t>
      </w:r>
      <w:r>
        <w:fldChar w:fldCharType="begin"/>
      </w:r>
      <w:r>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Pr>
          <w:noProof/>
        </w:rPr>
        <w:t>(BIM, 2014; Revill</w:t>
      </w:r>
      <w:r>
        <w:rPr>
          <w:i/>
          <w:noProof/>
        </w:rPr>
        <w:t xml:space="preserve"> et al.</w:t>
      </w:r>
      <w:r>
        <w:rPr>
          <w:noProof/>
        </w:rPr>
        <w:t>, 2009)</w:t>
      </w:r>
      <w:r>
        <w:fldChar w:fldCharType="end"/>
      </w:r>
      <w:r>
        <w:t xml:space="preserve">. Such increases in </w:t>
      </w:r>
      <w:r w:rsidR="00844AE8">
        <w:t xml:space="preserve">catching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2A2524">
        <w:instrText xml:space="preserve"> ADDIN EN.CITE &lt;EndNote&gt;&lt;Cite&gt;&lt;Author&gt;MI&lt;/Author&gt;&lt;Year&gt;2014&lt;/Year&gt;&lt;RecNum&gt;627&lt;/RecNum&gt;&lt;DisplayText&gt;(MI, 2014)&lt;/DisplayText&gt;&lt;record&gt;&lt;rec-number&gt;627&lt;/rec-number&gt;&lt;foreign-keys&gt;&lt;key app="EN" db-id="xax5v99p909t04eax0qpx5zu9ddad5erz5fw" timestamp="1445354478"&gt;627&lt;/key&gt;&lt;/foreign-keys&gt;&lt;ref-type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b25kYXJ5LWF1dGhvcnM+PC9jb250cmlidXRvcnM+PHRpdGxlcz48dGl0bGU+PHN0eWxlIGZhY2U9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</w:fldData>
        </w:fldChar>
      </w:r>
      <w:r w:rsidR="00AD5DC7">
        <w:instrText xml:space="preserve"> ADDIN EN.CITE </w:instrText>
      </w:r>
      <w:r w:rsidR="00AD5DC7">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b25kYXJ5LWF1dGhvcnM+PC9jb250cmlidXRvcnM+PHRpdGxlcz48dGl0bGU+PHN0eWxlIGZhY2U9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</w:fldData>
        </w:fldChar>
      </w:r>
      <w:r w:rsidR="00AD5DC7">
        <w:instrText xml:space="preserve"> ADDIN EN.CITE.DATA </w:instrText>
      </w:r>
      <w:r w:rsidR="00AD5DC7">
        <w:fldChar w:fldCharType="end"/>
      </w:r>
      <w:r w:rsidR="00292BAC">
        <w:fldChar w:fldCharType="separate"/>
      </w:r>
      <w:r w:rsidR="00292BAC">
        <w:rPr>
          <w:noProof/>
        </w:rPr>
        <w:t>(e.g. Catchpole</w:t>
      </w:r>
      <w:r w:rsidR="00292BAC" w:rsidRPr="00292BAC">
        <w:rPr>
          <w:i/>
          <w:noProof/>
        </w:rPr>
        <w:t xml:space="preserve"> et al.</w:t>
      </w:r>
      <w:r w:rsidR="00292BAC">
        <w:rPr>
          <w:noProof/>
        </w:rPr>
        <w:t>, 2005; Catchpole and Revill, 2008; Nikolic</w:t>
      </w:r>
      <w:r w:rsidR="00292BAC" w:rsidRPr="00292BAC">
        <w:rPr>
          <w:i/>
          <w:noProof/>
        </w:rPr>
        <w:t xml:space="preserve"> et al.</w:t>
      </w:r>
      <w:r w:rsidR="00292BAC">
        <w:rPr>
          <w:noProof/>
        </w:rPr>
        <w:t>, 2015; Ungfors</w:t>
      </w:r>
      <w:r w:rsidR="00292BAC" w:rsidRPr="00292BAC">
        <w:rPr>
          <w:i/>
          <w:noProof/>
        </w:rPr>
        <w:t xml:space="preserve"> et al.</w:t>
      </w:r>
      <w:r w:rsidR="00292BAC">
        <w:rPr>
          <w:noProof/>
        </w:rPr>
        <w:t>, 2013)</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6316583D" w14:textId="0EBE93AC" w:rsidR="00214984" w:rsidRDefault="004200B6" w:rsidP="00F55F06">
      <w:pPr>
        <w:jc w:val="both"/>
      </w:pPr>
      <w:r>
        <w:t xml:space="preserve">Gear modifications to reduce </w:t>
      </w:r>
      <w:commentRangeStart w:id="2"/>
      <w:proofErr w:type="spellStart"/>
      <w:r>
        <w:t>bycatch</w:t>
      </w:r>
      <w:commentRangeEnd w:id="2"/>
      <w:proofErr w:type="spellEnd"/>
      <w:r w:rsidR="00AD38AA">
        <w:rPr>
          <w:rStyle w:val="CommentReference"/>
        </w:rPr>
        <w:commentReference w:id="2"/>
      </w:r>
      <w:r w:rsidR="00D36D0A">
        <w:t xml:space="preserve"> are generally assessed using either selectivity </w:t>
      </w:r>
      <w:r w:rsidR="00551802">
        <w:fldChar w:fldCharType="begin">
          <w:fldData xml:space="preserve">PEVuZE5vdGU+PENpdGU+PEF1dGhvcj5NaWxsYXI8L0F1dGhvcj48WWVhcj4xOTkyPC9ZZWFyPjxS
ZWNOdW0+NjMyPC9SZWNOdW0+PFByZWZpeD5lLmcuIDwvUHJlZml4PjxEaXNwbGF5VGV4dD4oZS5n
LiBNY0NsYW5haGFuIGFuZCBNYW5naSwgMjAwNDsgTWlsbGFyLCAxOTkyOyBNaWxsYXIgYW5kIEZy
eWVyLCAxOTk5OyBNaWxsYXIgYW5kIFdhbHNoLCAxOTkyKTwvRGlzcGxheVRleHQ+PHJlY29yZD48
cmVjLW51bWJlcj42MzI8L3JlYy1udW1iZXI+PGZvcmVpZ24ta2V5cz48a2V5IGFwcD0iRU4iIGRi
LWlkPSJ4YXg1djk5cDkwOXQwNGVheDBxcHg1enU5ZGRhZDVlcno1ZnciIHRpbWVzdGFtcD0iMTQ0
NTUxMTAwOCI+NjMyPC9rZXk+PC9mb3JlaWduLWtleXM+PHJlZi10eXBlIG5hbWU9IkpvdXJuYWwg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PFllYXI+MTk5OTwvWWVhcj48UmVjTnVtPjY0NDwvUmVjTnVtPjxyZWNvcmQ+PHJlYy1udW1iZXI+
NjQ0PC9yZWMtbnVtYmVyPjxmb3JlaWduLWtleXM+PGtleSBhcHA9IkVOIiBkYi1pZD0ieGF4NXY5
OXA5MDl0MDRlYXgwcXB4NXp1OWRkYWQ1ZXJ6NWZ3IiB0aW1lc3RhbXA9IjE0NDc4MzcxNzAiPjY0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L1dPUzowMDAwODA3MTAwMDAwMDQ8L3VybD48L3JlbGF0ZWQtdXJscz48L3VybHM+PGVsZWN0cm9u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</w:fldData>
        </w:fldChar>
      </w:r>
      <w:r w:rsidR="00551802">
        <w:instrText xml:space="preserve"> ADDIN EN.CITE </w:instrText>
      </w:r>
      <w:r w:rsidR="00551802">
        <w:fldChar w:fldCharType="begin">
          <w:fldData xml:space="preserve">PEVuZE5vdGU+PENpdGU+PEF1dGhvcj5NaWxsYXI8L0F1dGhvcj48WWVhcj4xOTkyPC9ZZWFyPjxS
ZWNOdW0+NjMyPC9SZWNOdW0+PFByZWZpeD5lLmcuIDwvUHJlZml4PjxEaXNwbGF5VGV4dD4oZS5n
LiBNY0NsYW5haGFuIGFuZCBNYW5naSwgMjAwNDsgTWlsbGFyLCAxOTkyOyBNaWxsYXIgYW5kIEZy
eWVyLCAxOTk5OyBNaWxsYXIgYW5kIFdhbHNoLCAxOTkyKTwvRGlzcGxheVRleHQ+PHJlY29yZD48
cmVjLW51bWJlcj42MzI8L3JlYy1udW1iZXI+PGZvcmVpZ24ta2V5cz48a2V5IGFwcD0iRU4iIGRi
LWlkPSJ4YXg1djk5cDkwOXQwNGVheDBxcHg1enU5ZGRhZDVlcno1ZnciIHRpbWVzdGFtcD0iMTQ0
NTUxMTAwOCI+NjMyPC9rZXk+PC9mb3JlaWduLWtleXM+PHJlZi10eXBlIG5hbWU9IkpvdXJuYWwg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PFllYXI+MTk5OTwvWWVhcj48UmVjTnVtPjY0NDwvUmVjTnVtPjxyZWNvcmQ+PHJlYy1udW1iZXI+
NjQ0PC9yZWMtbnVtYmVyPjxmb3JlaWduLWtleXM+PGtleSBhcHA9IkVOIiBkYi1pZD0ieGF4NXY5
OXA5MDl0MDRlYXgwcXB4NXp1OWRkYWQ1ZXJ6NWZ3IiB0aW1lc3RhbXA9IjE0NDc4MzcxNzAiPjY0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L1dPUzowMDAwODA3MTAwMDAwMDQ8L3VybD48L3JlbGF0ZWQtdXJscz48L3VybHM+PGVsZWN0cm9u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</w:fldData>
        </w:fldChar>
      </w:r>
      <w:r w:rsidR="00551802">
        <w:instrText xml:space="preserve"> ADDIN EN.CITE.DATA </w:instrText>
      </w:r>
      <w:r w:rsidR="00551802">
        <w:fldChar w:fldCharType="end"/>
      </w:r>
      <w:r w:rsidR="00551802">
        <w:fldChar w:fldCharType="separate"/>
      </w:r>
      <w:r w:rsidR="00551802">
        <w:rPr>
          <w:noProof/>
        </w:rPr>
        <w:t>(e.g. McClanahan and Mangi, 2004; Millar, 1992; Millar and Fryer, 1999; Millar and Walsh, 1992)</w:t>
      </w:r>
      <w:r w:rsidR="00551802">
        <w:fldChar w:fldCharType="end"/>
      </w:r>
      <w:r w:rsidR="00551802">
        <w:t xml:space="preserve"> or catch comparison </w:t>
      </w:r>
      <w:r w:rsidR="00551802">
        <w:fldChar w:fldCharType="begin">
          <w:fldData xml:space="preserve">PEVuZE5vdGU+PENpdGU+PEF1dGhvcj5Ib2xzdDwvQXV0aG9yPjxZZWFyPjIwMDk8L1llYXI+PFJl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</w:fldData>
        </w:fldChar>
      </w:r>
      <w:r w:rsidR="000E75A5">
        <w:instrText xml:space="preserve"> ADDIN EN.CITE </w:instrText>
      </w:r>
      <w:r w:rsidR="000E75A5">
        <w:fldChar w:fldCharType="begin">
          <w:fldData xml:space="preserve">PEVuZE5vdGU+PENpdGU+PEF1dGhvcj5Ib2xzdDwvQXV0aG9yPjxZZWFyPjIwMDk8L1llYXI+PFJl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</w:fldData>
        </w:fldChar>
      </w:r>
      <w:r w:rsidR="000E75A5">
        <w:instrText xml:space="preserve"> ADDIN EN.CITE.DATA </w:instrText>
      </w:r>
      <w:r w:rsidR="000E75A5">
        <w:fldChar w:fldCharType="end"/>
      </w:r>
      <w:r w:rsidR="00551802">
        <w:fldChar w:fldCharType="separate"/>
      </w:r>
      <w:r w:rsidR="000E75A5">
        <w:rPr>
          <w:noProof/>
        </w:rPr>
        <w:t>(e.g. Holst and Revill, 2009; Krag</w:t>
      </w:r>
      <w:r w:rsidR="000E75A5" w:rsidRPr="000E75A5">
        <w:rPr>
          <w:i/>
          <w:noProof/>
        </w:rPr>
        <w:t xml:space="preserve"> et al.</w:t>
      </w:r>
      <w:r w:rsidR="000E75A5">
        <w:rPr>
          <w:noProof/>
        </w:rPr>
        <w:t>, 2014; Sangster and Breen, 1998; van Marlen</w:t>
      </w:r>
      <w:r w:rsidR="000E75A5" w:rsidRPr="000E75A5">
        <w:rPr>
          <w:i/>
          <w:noProof/>
        </w:rPr>
        <w:t xml:space="preserve"> et al.</w:t>
      </w:r>
      <w:r w:rsidR="000E75A5">
        <w:rPr>
          <w:noProof/>
        </w:rPr>
        <w:t>, 2014)</w:t>
      </w:r>
      <w:r w:rsidR="00551802">
        <w:fldChar w:fldCharType="end"/>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0E75A5">
        <w:instrText xml:space="preserve"> ADDIN EN.CITE &lt;EndNote&gt;&lt;Cite&gt;&lt;Author&gt;Holst&lt;/Author&gt;&lt;Year&gt;2009&lt;/Year&gt;&lt;RecNum&gt;667&lt;/RecNum&gt;&lt;DisplayText&gt;(Holst and Revill, 2009)&lt;/DisplayText&gt;&lt;record&gt;&lt;rec-number&gt;667&lt;/rec-number&gt;&lt;foreign-keys&gt;&lt;key app="EN" db-id="xax5v99p909t04eax0qpx5zu9ddad5erz5fw" timestamp="1448895824"&gt;667&lt;/key&gt;&lt;/foreign-keys&gt;&lt;ref-type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D36D0A">
        <w:fldChar w:fldCharType="separate"/>
      </w:r>
      <w:r w:rsidR="000E75A5">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D36D0A">
        <w:instrText xml:space="preserve"> ADDIN EN.CITE &lt;EndNote&gt;&lt;Cite&gt;&lt;Author&gt;Frandsen&lt;/Author&gt;&lt;Year&gt;2010&lt;/Year&gt;&lt;RecNum&gt;620&lt;/RecNum&gt;&lt;DisplayText&gt;(Frandsen, 2010)&lt;/DisplayText&gt;&lt;record&gt;&lt;rec-number&gt;620&lt;/rec-number&gt;&lt;foreign-keys&gt;&lt;key app="EN" db-id="xax5v99p909t04eax0qpx5zu9ddad5erz5fw" timestamp="1445353888"&gt;620&lt;/key&gt;&lt;/foreign-keys&gt;&lt;ref-type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increases </w:t>
      </w:r>
      <w:r w:rsidR="00E33F43">
        <w:t xml:space="preserve">the number of gears that can be </w:t>
      </w:r>
      <w:r w:rsidR="00C419CE">
        <w:t xml:space="preserve">evaluated in the experiment to four. This potentially allows assessment of more concurrent experimental settings and provides substantially more information than twin or single-rig catch </w:t>
      </w:r>
      <w:r w:rsidR="00990A21">
        <w:t>comparisons. Development</w:t>
      </w:r>
      <w:r w:rsidR="008C66EB">
        <w:t xml:space="preserve"> of a Generalized Linear Mixed Model (GLMM) approach </w:t>
      </w:r>
      <w:r w:rsidR="00D816BD">
        <w:t xml:space="preserve">to catch comparison </w:t>
      </w:r>
      <w:r w:rsidR="008C66EB">
        <w:t xml:space="preserve">provides a statistical and graphical comparison of fish </w:t>
      </w:r>
      <w:r w:rsidR="004C0DF1">
        <w:t xml:space="preserve">catch at length </w:t>
      </w:r>
      <w:r w:rsidR="008C66EB">
        <w:t xml:space="preserve">by </w:t>
      </w:r>
      <w:r w:rsidR="00756F34">
        <w:t xml:space="preserve">two </w:t>
      </w:r>
      <w:r w:rsidR="008C66EB">
        <w:t xml:space="preserve">fishing gears with associated error </w:t>
      </w:r>
      <w:r w:rsidR="004C0DF1">
        <w:t xml:space="preserve">measurements,  </w:t>
      </w:r>
      <w:r w:rsidR="008C66EB">
        <w:t>improv</w:t>
      </w:r>
      <w:r w:rsidR="004C0DF1">
        <w:t>ing</w:t>
      </w:r>
      <w:r w:rsidR="008C66EB">
        <w:t xml:space="preserve"> the power of catch comparison analys</w:t>
      </w:r>
      <w:r w:rsidR="004C0DF1">
        <w:t>e</w:t>
      </w:r>
      <w:r w:rsidR="008C66EB">
        <w:t>s</w:t>
      </w:r>
      <w:r w:rsidR="004C0DF1">
        <w:t xml:space="preserve"> </w:t>
      </w:r>
      <w:r w:rsidR="004C0DF1">
        <w:fldChar w:fldCharType="begin"/>
      </w:r>
      <w:r w:rsidR="000E75A5">
        <w:instrText xml:space="preserve"> ADDIN EN.CITE &lt;EndNote&gt;&lt;Cite&gt;&lt;Author&gt;Holst&lt;/Author&gt;&lt;Year&gt;2009&lt;/Year&gt;&lt;RecNum&gt;667&lt;/RecNum&gt;&lt;DisplayText&gt;(Holst and Revill, 2009)&lt;/DisplayText&gt;&lt;record&gt;&lt;rec-number&gt;667&lt;/rec-number&gt;&lt;foreign-keys&gt;&lt;key app="EN" db-id="xax5v99p909t04eax0qpx5zu9ddad5erz5fw" timestamp="1448895824"&gt;667&lt;/key&gt;&lt;/foreign-keys&gt;&lt;ref-type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4C0DF1">
        <w:fldChar w:fldCharType="separate"/>
      </w:r>
      <w:r w:rsidR="000E75A5">
        <w:rPr>
          <w:noProof/>
        </w:rPr>
        <w:t>(Holst and Revill, 2009)</w:t>
      </w:r>
      <w:r w:rsidR="004C0DF1">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756F34">
        <w:instrText xml:space="preserve"> ADDIN EN.CITE &lt;EndNote&gt;&lt;Cite&gt;&lt;Author&gt;McCullagh&lt;/Author&gt;&lt;Year&gt;1989&lt;/Year&gt;&lt;RecNum&gt;66&lt;/RecNum&gt;&lt;DisplayText&gt;(McCullagh and Nelder, 1989)&lt;/DisplayText&gt;&lt;record&gt;&lt;rec-number&gt;66&lt;/rec-number&gt;&lt;foreign-keys&gt;&lt;key app="EN" db-id="xax5v99p909t04eax0qpx5zu9ddad5erz5fw" timestamp="0"&gt;66&lt;/key&gt;&lt;/foreign-keys&gt;&lt;ref-type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418488EC" w:rsidR="003716A1" w:rsidRDefault="008C66EB" w:rsidP="00F55F06">
      <w:pPr>
        <w:jc w:val="both"/>
        <w:rPr>
          <w:noProof/>
        </w:rPr>
      </w:pPr>
      <w:r>
        <w:t xml:space="preserve">Here, we test the potential benefits of applying a multinomial modelling approach to a comparison of </w:t>
      </w:r>
      <w:r w:rsidR="00FD5F42" w:rsidRPr="00FD5F42">
        <w:rPr>
          <w:i/>
        </w:rPr>
        <w:t>Nephrops</w:t>
      </w:r>
      <w:r>
        <w:t xml:space="preserve"> catches in a trawl </w:t>
      </w:r>
      <w:r w:rsidR="000610A6">
        <w:t xml:space="preserve">fishery </w:t>
      </w:r>
      <w:r>
        <w:t>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 xml:space="preserve">provide a robust statistical framework that incorporates the multivariate response, elucidates how </w:t>
      </w:r>
      <w:r w:rsidR="003716A1">
        <w:lastRenderedPageBreak/>
        <w:t xml:space="preserve">covariates may influence </w:t>
      </w:r>
      <w:r w:rsidR="00664FB0">
        <w:t>catch composition</w:t>
      </w:r>
      <w:r w:rsidR="003716A1">
        <w:t>, and facilitates discussion on gear specific management measures.</w:t>
      </w:r>
    </w:p>
    <w:p w14:paraId="5243C8A4" w14:textId="77777777" w:rsidR="007734BD" w:rsidRDefault="007734BD" w:rsidP="00F24DAD">
      <w:pPr>
        <w:jc w:val="both"/>
      </w:pPr>
    </w:p>
    <w:p w14:paraId="0D750A55" w14:textId="57B05904" w:rsidR="00844D2A" w:rsidRPr="00844D2A" w:rsidRDefault="006223F3" w:rsidP="00214984">
      <w:pPr>
        <w:pStyle w:val="Heading2"/>
        <w:rPr>
          <w:b/>
        </w:rPr>
      </w:pPr>
      <w:r>
        <w:rPr>
          <w:b/>
        </w:rPr>
        <w:t xml:space="preserve">Materials and </w:t>
      </w:r>
      <w:r w:rsidR="00844D2A" w:rsidRPr="00844D2A">
        <w:rPr>
          <w:b/>
        </w:rPr>
        <w:t>Method</w:t>
      </w:r>
      <w:r>
        <w:rPr>
          <w:b/>
        </w:rPr>
        <w:t>s</w:t>
      </w:r>
    </w:p>
    <w:p w14:paraId="22EEA032" w14:textId="03BC23D0" w:rsidR="00F24DAD" w:rsidRDefault="00F24DAD" w:rsidP="0007625E">
      <w:pPr>
        <w:jc w:val="both"/>
        <w:rPr>
          <w:noProof/>
        </w:rPr>
      </w:pPr>
    </w:p>
    <w:p w14:paraId="5E03C94C" w14:textId="37847289" w:rsidR="00F24DAD" w:rsidRDefault="00F24DAD" w:rsidP="0007625E">
      <w:pPr>
        <w:jc w:val="both"/>
        <w:rPr>
          <w:noProof/>
        </w:rPr>
      </w:pPr>
      <w:r>
        <w:rPr>
          <w:noProof/>
        </w:rPr>
        <w:t xml:space="preserve">Addressing the particular requirements of catch comparison in quad-rig trials required a modified trial design and modelling framework.  </w:t>
      </w:r>
    </w:p>
    <w:p w14:paraId="5E1A0EAF" w14:textId="6F2AB979" w:rsidR="00844D2A" w:rsidRPr="00844D2A" w:rsidRDefault="00AF7DAD" w:rsidP="00F24DAD">
      <w:pPr>
        <w:pStyle w:val="Heading3"/>
      </w:pPr>
      <w:r w:rsidRPr="00F24DAD">
        <w:rPr>
          <w:rStyle w:val="Heading4Char"/>
        </w:rPr>
        <w:t>Trial design</w:t>
      </w:r>
    </w:p>
    <w:p w14:paraId="26E06A0D" w14:textId="159D1930" w:rsidR="00EA453A" w:rsidRDefault="00F24DAD" w:rsidP="00A82628">
      <w:pPr>
        <w:jc w:val="both"/>
      </w:pPr>
      <w:r>
        <w:t>D</w:t>
      </w:r>
      <w:r w:rsidR="0022121B">
        <w:t xml:space="preserve">ata </w:t>
      </w:r>
      <w:r>
        <w:t xml:space="preserve">were </w:t>
      </w:r>
      <w:r w:rsidR="0022121B">
        <w:t xml:space="preserve">collected from a catch comparison </w:t>
      </w:r>
      <w:r w:rsidR="0053746D">
        <w:t>experiment</w:t>
      </w:r>
      <w:r w:rsidR="0022121B">
        <w:t xml:space="preserve"> </w:t>
      </w:r>
      <w:r w:rsidR="00C419CE">
        <w:t>conducted</w:t>
      </w:r>
      <w:r w:rsidR="0022121B">
        <w:t xml:space="preserve"> in the</w:t>
      </w:r>
      <w:r w:rsidR="00190D44">
        <w:t xml:space="preserve"> western Irish Sea, ICES sub-area VIIa, between 18</w:t>
      </w:r>
      <w:r w:rsidR="0017449E">
        <w:t xml:space="preserve"> </w:t>
      </w:r>
      <w:r w:rsidR="00190D44">
        <w:t>-2</w:t>
      </w:r>
      <w:r w:rsidR="00AC1BBC">
        <w:t>1</w:t>
      </w:r>
      <w:r w:rsidR="0017449E">
        <w:t xml:space="preserve"> </w:t>
      </w:r>
      <w:r w:rsidR="00190D44">
        <w:t>July</w:t>
      </w:r>
      <w:r w:rsidR="0022121B">
        <w:t xml:space="preserve"> 20</w:t>
      </w:r>
      <w:r w:rsidR="00190D44">
        <w:t>15</w:t>
      </w:r>
      <w:r w:rsidR="0022121B">
        <w:t xml:space="preserve">. </w:t>
      </w:r>
      <w:r w:rsidR="00A11B8F">
        <w:t xml:space="preserve">The trial vessel </w:t>
      </w:r>
      <w:r w:rsidR="006037AB">
        <w:t>carried out</w:t>
      </w:r>
      <w:r w:rsidR="00773C40">
        <w:t xml:space="preserve"> </w:t>
      </w:r>
      <w:r w:rsidR="00190D44">
        <w:t xml:space="preserve">multi-rig </w:t>
      </w:r>
      <w:r w:rsidR="006037AB">
        <w:t xml:space="preserve">trawling using a triple warp and centre clump arrangement with </w:t>
      </w:r>
      <w:r w:rsidR="000610A6">
        <w:t xml:space="preserve"> </w:t>
      </w:r>
      <w:r w:rsidR="00190D44">
        <w:t xml:space="preserve">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311691">
        <w:t xml:space="preserve"> (Table 1)</w:t>
      </w:r>
      <w:r w:rsidR="0053746D">
        <w:t xml:space="preserve">. </w:t>
      </w:r>
      <w:r w:rsidR="00A34184">
        <w:t>Cod-ends were c</w:t>
      </w:r>
      <w:r w:rsidR="00A11B8F">
        <w:t xml:space="preserve">onstructed with single 6 mm, polyethylene twine, </w:t>
      </w:r>
      <w:r w:rsidR="00214984">
        <w:t xml:space="preserve">with </w:t>
      </w:r>
      <w:r w:rsidR="00A11B8F">
        <w:t xml:space="preserve">mean omega mesh gauge measurements of 70.8, 80.8, 92.6 and 103.0 mm.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r w:rsidR="00F105AF">
        <w:t>Corresponding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 xml:space="preserve">Net positions </w:t>
      </w:r>
      <w:r w:rsidR="00311691">
        <w:t xml:space="preserve">in relation to the vessel </w:t>
      </w:r>
      <w:r w:rsidR="00EF30A7">
        <w:t xml:space="preserve">were fixed </w:t>
      </w:r>
      <w:r w:rsidR="00311691">
        <w:t>while</w:t>
      </w:r>
      <w:r w:rsidR="00EF30A7">
        <w:t xml:space="preserve"> cod</w:t>
      </w:r>
      <w:r w:rsidR="002C22A8">
        <w:t>-end positions were rotated daily to account for potential differences in fishing power without confounding cod-end mesh and net position effect</w:t>
      </w:r>
      <w:r w:rsidR="006037AB">
        <w:t>s</w:t>
      </w:r>
      <w:r w:rsidR="00311691">
        <w:t xml:space="preserve"> (Figure 1)</w:t>
      </w:r>
      <w:r w:rsidR="006037AB">
        <w:t xml:space="preserve">. </w:t>
      </w:r>
      <w:r w:rsidR="00EF30A7">
        <w:t xml:space="preserve">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6037AB">
        <w:t>Further information on the vessel and gear used in the trial is presented in Table 1.</w:t>
      </w:r>
      <w:r w:rsidR="002B7B8F">
        <w:t xml:space="preserve"> </w:t>
      </w:r>
      <w:r w:rsidR="00A11B8F">
        <w:t xml:space="preserve">Operations approximating normal commercial fishing practice were carried out with haul duration, towing speed and depth of ground fished averaging: 04:47 h, 3.1 knots and 48 m respectively.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B52DDD">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B52DDD">
        <w:rPr>
          <w:noProof/>
        </w:rPr>
        <w:t>(Cosgrove</w:t>
      </w:r>
      <w:r w:rsidR="00B52DDD" w:rsidRPr="00B52DDD">
        <w:rPr>
          <w:i/>
          <w:noProof/>
        </w:rPr>
        <w:t xml:space="preserve"> et al.</w:t>
      </w:r>
      <w:r w:rsidR="00B52DDD">
        <w:rPr>
          <w:noProof/>
        </w:rPr>
        <w:t>, 2015)</w:t>
      </w:r>
      <w:r w:rsidR="00B52DDD">
        <w:fldChar w:fldCharType="end"/>
      </w:r>
      <w:r w:rsidR="0053746D">
        <w:t xml:space="preserve">. </w:t>
      </w:r>
    </w:p>
    <w:p w14:paraId="0A513EAE" w14:textId="52D64849" w:rsidR="00EA453A" w:rsidRDefault="00EA453A" w:rsidP="00A82628">
      <w:pPr>
        <w:jc w:val="both"/>
      </w:pPr>
    </w:p>
    <w:p w14:paraId="10F90D7A" w14:textId="0ECFF23F" w:rsidR="00511BDF" w:rsidRPr="00986DC7" w:rsidRDefault="00986DC7" w:rsidP="00C22FB2">
      <w:pPr>
        <w:pStyle w:val="Heading3"/>
        <w:jc w:val="both"/>
      </w:pPr>
      <w:r w:rsidRPr="006421F8">
        <w:t>Model development</w:t>
      </w:r>
    </w:p>
    <w:p w14:paraId="767089A5" w14:textId="0C257632" w:rsidR="00511BDF" w:rsidRDefault="00511BDF" w:rsidP="00C22FB2">
      <w:pPr>
        <w:jc w:val="both"/>
      </w:pPr>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sidR="00FD5F42" w:rsidRPr="00FD5F42">
        <w:rPr>
          <w:i/>
          <w:lang w:val="en-US"/>
        </w:rPr>
        <w:t>Nephrops</w:t>
      </w:r>
      <w:r>
        <w:rPr>
          <w:i/>
          <w:lang w:val="en-US"/>
        </w:rPr>
        <w:t xml:space="preserve">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haul </w:t>
      </w:r>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2B491F56" w:rsidR="00511BDF" w:rsidRDefault="00511BDF" w:rsidP="00C22FB2">
      <w:pPr>
        <w:jc w:val="both"/>
      </w:pPr>
      <w:r>
        <w:rPr>
          <w:lang w:val="en-US"/>
        </w:rPr>
        <w:t xml:space="preserve">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category (cod-end), a starting distribution is the multinomial </w:t>
      </w:r>
      <w:r w:rsidR="00A316F7">
        <w:rPr>
          <w:lang w:val="en-US"/>
        </w:rPr>
        <w:fldChar w:fldCharType="begin"/>
      </w:r>
      <w:r w:rsidR="00A316F7">
        <w:rPr>
          <w:lang w:val="en-US"/>
        </w:rPr>
        <w:instrText xml:space="preserve"> ADDIN EN.CITE &lt;EndNote&gt;&lt;Cite&gt;&lt;Author&gt;Agresti&lt;/Author&gt;&lt;Year&gt;2002&lt;/Year&gt;&lt;RecNum&gt;660&lt;/RecNum&gt;&lt;DisplayText&gt;(Agresti, 2002)&lt;/DisplayText&gt;&lt;record&gt;&lt;rec-number&gt;660&lt;/rec-number&gt;&lt;foreign-keys&gt;&lt;key app="EN" db-id="xax5v99p909t04eax0qpx5zu9ddad5erz5fw" timestamp="1448895824"&gt;660&lt;/key&gt;&lt;/foreign-keys&gt;&lt;ref-type name="Book"&gt;6&lt;/ref-type&gt;&lt;contributors&gt;&lt;authors&gt;&lt;author&gt;Agresti, A.&lt;/author&gt;&lt;/authors&gt;&lt;/contributors&gt;&lt;titles&gt;&lt;title&gt;Categorical Data Analysis&lt;/title&gt;&lt;short-title&gt;Categorical Data Analysis&lt;/short-title&gt;&lt;/titles&gt;&lt;edition&gt;2nd Edition&lt;/edition&gt;&lt;dates&gt;&lt;year&gt;2002&lt;/year&gt;&lt;/dates&gt;&lt;pub-location&gt;Hoboken, New Jersey&lt;/pub-location&gt;&lt;publisher&gt;John Wiley &amp;amp; Sons, Inc.&lt;/publisher&gt;&lt;urls&gt;&lt;/urls&gt;&lt;/record&gt;&lt;/Cite&gt;&lt;/EndNote&gt;</w:instrText>
      </w:r>
      <w:r w:rsidR="00A316F7">
        <w:rPr>
          <w:lang w:val="en-US"/>
        </w:rPr>
        <w:fldChar w:fldCharType="separate"/>
      </w:r>
      <w:r w:rsidR="00A316F7">
        <w:rPr>
          <w:noProof/>
          <w:lang w:val="en-US"/>
        </w:rPr>
        <w:t>(Agresti, 2002)</w:t>
      </w:r>
      <w:r w:rsidR="00A316F7">
        <w:rPr>
          <w:lang w:val="en-US"/>
        </w:rPr>
        <w:fldChar w:fldCharType="end"/>
      </w:r>
      <w:r w:rsidR="00A316F7">
        <w:rPr>
          <w:lang w:val="en-US"/>
        </w:rPr>
        <w:t xml:space="preserve"> </w:t>
      </w:r>
      <w:r>
        <w:rPr>
          <w:lang w:val="en-US"/>
        </w:rPr>
        <w:t>with probability mass function</w:t>
      </w:r>
    </w:p>
    <w:p w14:paraId="5BA722FA" w14:textId="77777777" w:rsidR="00511BDF" w:rsidRDefault="00511BDF" w:rsidP="00511BDF">
      <w:pPr>
        <w:jc w:val="center"/>
      </w:pP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5F5C1F7" w14:textId="77777777" w:rsidR="00511BDF" w:rsidRDefault="00511BDF" w:rsidP="00511BDF">
      <w:pPr>
        <w:rPr>
          <w:lang w:val="en-US"/>
        </w:rPr>
      </w:pPr>
      <w:r>
        <w:rPr>
          <w:lang w:val="en-US"/>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xml:space="preserve">, implying 3 parameters in the basic model. </w:t>
      </w:r>
    </w:p>
    <w:p w14:paraId="301EDED9" w14:textId="77777777" w:rsidR="00511BDF" w:rsidRPr="00194132" w:rsidRDefault="00511BDF" w:rsidP="00C22FB2">
      <w:pPr>
        <w:pStyle w:val="Heading4"/>
        <w:jc w:val="both"/>
        <w:rPr>
          <w:lang w:val="en-US"/>
        </w:rPr>
      </w:pPr>
      <w:r w:rsidRPr="00194132">
        <w:rPr>
          <w:lang w:val="en-US"/>
        </w:rPr>
        <w:t>Covariates</w:t>
      </w:r>
    </w:p>
    <w:p w14:paraId="2B57F490" w14:textId="77777777" w:rsidR="00511BDF" w:rsidRDefault="00511BDF" w:rsidP="00C22FB2">
      <w:pPr>
        <w:jc w:val="both"/>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r>
        <w:rPr>
          <w:vertAlign w:val="superscript"/>
          <w:lang w:val="en-US"/>
        </w:rPr>
        <w:t>th</w:t>
      </w:r>
      <w:r>
        <w:rPr>
          <w:lang w:val="en-US"/>
        </w:rPr>
        <w:t xml:space="preserve"> observation (row):</w:t>
      </w:r>
    </w:p>
    <w:p w14:paraId="684E07F6" w14:textId="77777777" w:rsidR="00511BDF" w:rsidRDefault="00511BDF" w:rsidP="00511BDF"/>
    <w:p w14:paraId="1494456E" w14:textId="77777777" w:rsidR="00511BDF" w:rsidRDefault="00F70752"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sup>
                    </m:sSup>
                  </m:e>
                </m:nary>
              </m:e>
            </m:d>
          </m:den>
        </m:f>
      </m:oMath>
      <w:r w:rsidR="00511BDF">
        <w:rPr>
          <w:lang w:val="en-US"/>
        </w:rPr>
        <w:t>,</w:t>
      </w:r>
      <w:r w:rsidR="00511BDF">
        <w:rPr>
          <w:lang w:val="en-US"/>
        </w:rPr>
        <w:tab/>
      </w:r>
      <w:r w:rsidR="00511BDF">
        <w:rPr>
          <w:lang w:val="en-US"/>
        </w:rPr>
        <w:tab/>
        <w:t>(2)</w:t>
      </w:r>
    </w:p>
    <w:p w14:paraId="1738575E" w14:textId="2845312C" w:rsidR="00511BDF" w:rsidRDefault="00511BDF" w:rsidP="00C22FB2">
      <w:pPr>
        <w:jc w:val="both"/>
        <w:rPr>
          <w:lang w:val="en-US"/>
        </w:rPr>
      </w:pPr>
      <w:r>
        <w:rPr>
          <w:lang w:val="en-US"/>
        </w:rPr>
        <w:t xml:space="preserve">where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case/row-specific 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 xml:space="preserve">so that the first cod-end is set to the baseline, assuring that the probabilities sum to unity across the categories </w:t>
      </w:r>
      <w:r w:rsidR="000E75A5">
        <w:rPr>
          <w:lang w:val="en-US"/>
        </w:rPr>
        <w:fldChar w:fldCharType="begin"/>
      </w:r>
      <w:r w:rsidR="000E75A5">
        <w:rPr>
          <w:lang w:val="en-US"/>
        </w:rPr>
        <w:instrText xml:space="preserve"> ADDIN EN.CITE &lt;EndNote&gt;&lt;Cite&gt;&lt;Author&gt;Greene&lt;/Author&gt;&lt;Year&gt;2000&lt;/Year&gt;&lt;RecNum&gt;664&lt;/RecNum&gt;&lt;DisplayText&gt;(Greene, 2000)&lt;/DisplayText&gt;&lt;record&gt;&lt;rec-number&gt;664&lt;/rec-number&gt;&lt;foreign-keys&gt;&lt;key app="EN" db-id="xax5v99p909t04eax0qpx5zu9ddad5erz5fw" timestamp="1448895824"&gt;664&lt;/key&gt;&lt;/foreign-keys&gt;&lt;ref-type name="Book"&gt;6&lt;/ref-type&gt;&lt;contributors&gt;&lt;authors&gt;&lt;author&gt;Greene, W.H.&lt;/author&gt;&lt;/authors&gt;&lt;/contributors&gt;&lt;titles&gt;&lt;title&gt;Econometric Analysis&lt;/title&gt;&lt;short-title&gt;Econometric Analysis&lt;/short-title&gt;&lt;/titles&gt;&lt;edition&gt;4th edition&lt;/edition&gt;&lt;dates&gt;&lt;year&gt;2000&lt;/year&gt;&lt;/dates&gt;&lt;pub-location&gt;Prentice Hall, Upper Saddle River, New Jersey&lt;/pub-location&gt;&lt;urls&gt;&lt;/urls&gt;&lt;/record&gt;&lt;/Cite&gt;&lt;/EndNote&gt;</w:instrText>
      </w:r>
      <w:r w:rsidR="000E75A5">
        <w:rPr>
          <w:lang w:val="en-US"/>
        </w:rPr>
        <w:fldChar w:fldCharType="separate"/>
      </w:r>
      <w:r w:rsidR="000E75A5">
        <w:rPr>
          <w:noProof/>
          <w:lang w:val="en-US"/>
        </w:rPr>
        <w:t>(Greene, 2000)</w:t>
      </w:r>
      <w:r w:rsidR="000E75A5">
        <w:rPr>
          <w:lang w:val="en-US"/>
        </w:rPr>
        <w:fldChar w:fldCharType="end"/>
      </w:r>
      <w:r w:rsidR="00DC2B5E">
        <w:rPr>
          <w:lang w:val="en-US"/>
        </w:rPr>
        <w:t>. The explanatory variables</w:t>
      </w:r>
      <w:r>
        <w:rPr>
          <w:lang w:val="en-US"/>
        </w:rPr>
        <w:t xml:space="preserve"> included were: carapace length, net configuration (the cod-end positions were changed each night to account for position effects thus 4 net configurations were tested) and total weight per cod-end. The total weight per cod-end covariate deserves special attention as it requires different treatment to the case-specific variables such as carapace length. Cod-end bulk weights vary by cod-end </w:t>
      </w:r>
      <m:oMath>
        <m:sSub>
          <m:sSubPr>
            <m:ctrlPr>
              <w:rPr>
                <w:rFonts w:ascii="Cambria Math" w:hAnsi="Cambria Math"/>
              </w:rPr>
            </m:ctrlPr>
          </m:sSubPr>
          <m:e>
            <m:r>
              <w:rPr>
                <w:rFonts w:ascii="Cambria Math" w:hAnsi="Cambria Math"/>
              </w:rPr>
              <m:t>W</m:t>
            </m:r>
          </m:e>
          <m:sub>
            <m:r>
              <w:rPr>
                <w:rFonts w:ascii="Cambria Math" w:hAnsi="Cambria Math"/>
              </w:rPr>
              <m:t>i,k</m:t>
            </m:r>
          </m:sub>
        </m:sSub>
        <m:r>
          <w:rPr>
            <w:rFonts w:ascii="Cambria Math" w:hAnsi="Cambria Math"/>
          </w:rPr>
          <m:t xml:space="preserve"> </m:t>
        </m:r>
      </m:oMath>
      <w:r>
        <w:rPr>
          <w:lang w:val="en-US"/>
        </w:rPr>
        <w:t>and can thus be considered a choice-specific attributes. Choice-specific variables in a multinomial setting are typically modelled as conditional logit models</w:t>
      </w:r>
      <w:r w:rsidR="000E75A5">
        <w:rPr>
          <w:lang w:val="en-US"/>
        </w:rPr>
        <w:t xml:space="preserve"> </w:t>
      </w:r>
      <w:r w:rsidR="000E75A5">
        <w:rPr>
          <w:lang w:val="en-US"/>
        </w:rPr>
        <w:fldChar w:fldCharType="begin"/>
      </w:r>
      <w:r w:rsidR="000E75A5">
        <w:rPr>
          <w:lang w:val="en-US"/>
        </w:rPr>
        <w:instrText xml:space="preserve"> ADDIN EN.CITE &lt;EndNote&gt;&lt;Cite&gt;&lt;Author&gt;McFadden&lt;/Author&gt;&lt;Year&gt;1973&lt;/Year&gt;&lt;RecNum&gt;669&lt;/RecNum&gt;&lt;DisplayText&gt;(McFadden, 1973)&lt;/DisplayText&gt;&lt;record&gt;&lt;rec-number&gt;669&lt;/rec-number&gt;&lt;foreign-keys&gt;&lt;key app="EN" db-id="xax5v99p909t04eax0qpx5zu9ddad5erz5fw" timestamp="1448895824"&gt;669&lt;/key&gt;&lt;/foreign-keys&gt;&lt;ref-type name="Book Section"&gt;5&lt;/ref-type&gt;&lt;contributors&gt;&lt;authors&gt;&lt;author&gt;McFadden, D.&lt;/author&gt;&lt;/authors&gt;&lt;/contributors&gt;&lt;titles&gt;&lt;title&gt;Conditional logit analysis of qualitative choice behavior&lt;/title&gt;&lt;secondary-title&gt;Frontiers in Econometrics&lt;/secondary-title&gt;&lt;short-title&gt;Conditional logit analysis of qualitative choice behavior&lt;/short-title&gt;&lt;/titles&gt;&lt;pages&gt;624&lt;/pages&gt;&lt;section&gt;4&lt;/section&gt;&lt;dates&gt;&lt;year&gt;1973&lt;/year&gt;&lt;/dates&gt;&lt;pub-location&gt;New York&lt;/pub-location&gt;&lt;publisher&gt;Academic Press&lt;/publisher&gt;&lt;urls&gt;&lt;/urls&gt;&lt;/record&gt;&lt;/Cite&gt;&lt;/EndNote&gt;</w:instrText>
      </w:r>
      <w:r w:rsidR="000E75A5">
        <w:rPr>
          <w:lang w:val="en-US"/>
        </w:rPr>
        <w:fldChar w:fldCharType="separate"/>
      </w:r>
      <w:r w:rsidR="000E75A5">
        <w:rPr>
          <w:noProof/>
          <w:lang w:val="en-US"/>
        </w:rPr>
        <w:t>(McFadden, 1973)</w:t>
      </w:r>
      <w:r w:rsidR="000E75A5">
        <w:rPr>
          <w:lang w:val="en-US"/>
        </w:rPr>
        <w:fldChar w:fldCharType="end"/>
      </w:r>
      <w:r>
        <w:rPr>
          <w:lang w:val="en-US"/>
        </w:rPr>
        <w:t xml:space="preserve">, which remove the subscript </w:t>
      </w:r>
      <w:r>
        <w:rPr>
          <w:i/>
          <w:lang w:val="en-US"/>
        </w:rPr>
        <w:t>k</w:t>
      </w:r>
      <w:r>
        <w:rPr>
          <w:lang w:val="en-US"/>
        </w:rPr>
        <w:t xml:space="preserve"> from the parameter for that covariate, thus for weight the effect is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oMath>
      <w:r>
        <w:t xml:space="preserve"> so at equal weights in the cod-end the effect is cancelled. We thus use a mixture of case-specific and choice-specific covariates leading to the fixed effects model </w:t>
      </w:r>
    </w:p>
    <w:p w14:paraId="677C72C9" w14:textId="77777777" w:rsidR="00511BDF" w:rsidRPr="00194132" w:rsidRDefault="00F70752" w:rsidP="00511BDF">
      <w:pPr>
        <w:jc w:val="center"/>
        <w:rPr>
          <w:lang w:val="en-US"/>
        </w:rP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e>
                </m:nary>
              </m:e>
            </m:d>
          </m:den>
        </m:f>
      </m:oMath>
      <w:r w:rsidR="00511BDF">
        <w:t xml:space="preserve"> </w:t>
      </w:r>
      <w:r w:rsidR="00511BDF">
        <w:tab/>
        <w:t>(3)</w:t>
      </w:r>
    </w:p>
    <w:p w14:paraId="2C4C675B" w14:textId="77777777" w:rsidR="00511BDF" w:rsidRPr="00FF6A92" w:rsidRDefault="00511BDF" w:rsidP="00C22FB2">
      <w:pPr>
        <w:pStyle w:val="Heading4"/>
        <w:jc w:val="both"/>
        <w:rPr>
          <w:lang w:val="en-US"/>
        </w:rPr>
      </w:pPr>
      <w:r w:rsidRPr="00FF6A92">
        <w:rPr>
          <w:lang w:val="en-US"/>
        </w:rPr>
        <w:t>Subsampling offset</w:t>
      </w:r>
    </w:p>
    <w:p w14:paraId="0A25DBD6" w14:textId="4D7046E2" w:rsidR="00511BDF" w:rsidRDefault="00511BDF" w:rsidP="00C22FB2">
      <w:pPr>
        <w:jc w:val="both"/>
      </w:pPr>
      <w:r>
        <w:rPr>
          <w:lang w:val="en-US"/>
        </w:rPr>
        <w:t>As the counts are sub-sampled, it is also necessary to include an offset for the proportion of the catch in each cod-end sampled</w:t>
      </w:r>
      <w:r w:rsidR="000E75A5">
        <w:rPr>
          <w:lang w:val="en-US"/>
        </w:rPr>
        <w:t xml:space="preserve"> </w:t>
      </w:r>
      <w:r>
        <w:rPr>
          <w:lang w:val="en-US"/>
        </w:rPr>
        <w:t xml:space="preserve">.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w:t>
      </w:r>
      <w:r w:rsidR="000E75A5">
        <w:rPr>
          <w:lang w:val="en-US"/>
        </w:rPr>
        <w:fldChar w:fldCharType="begin"/>
      </w:r>
      <w:r w:rsidR="000E75A5">
        <w:rPr>
          <w:lang w:val="en-US"/>
        </w:rPr>
        <w:instrText xml:space="preserve"> ADDIN EN.CITE &lt;EndNote&gt;&lt;Cite&gt;&lt;Author&gt;Holst&lt;/Author&gt;&lt;Year&gt;2009&lt;/Year&gt;&lt;RecNum&gt;667&lt;/RecNum&gt;&lt;DisplayText&gt;(Holst and Revill, 2009)&lt;/DisplayText&gt;&lt;record&gt;&lt;rec-number&gt;667&lt;/rec-number&gt;&lt;foreign-keys&gt;&lt;key app="EN" db-id="xax5v99p909t04eax0qpx5zu9ddad5erz5fw" timestamp="1448895824"&gt;667&lt;/key&gt;&lt;/foreign-keys&gt;&lt;ref-type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0E75A5">
        <w:rPr>
          <w:lang w:val="en-US"/>
        </w:rPr>
        <w:fldChar w:fldCharType="separate"/>
      </w:r>
      <w:r w:rsidR="000E75A5">
        <w:rPr>
          <w:noProof/>
          <w:lang w:val="en-US"/>
        </w:rPr>
        <w:t>(Holst and Revill, 2009)</w:t>
      </w:r>
      <w:r w:rsidR="000E75A5">
        <w:rPr>
          <w:lang w:val="en-US"/>
        </w:rPr>
        <w:fldChar w:fldCharType="end"/>
      </w:r>
      <w:r w:rsidR="000E75A5">
        <w:rPr>
          <w:lang w:val="en-US"/>
        </w:rPr>
        <w:t>.</w:t>
      </w:r>
      <w:r>
        <w:rPr>
          <w:lang w:val="en-US"/>
        </w:rPr>
        <w:t xml:space="preserve">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net in the </w:t>
      </w:r>
      <m:oMath>
        <m:r>
          <w:rPr>
            <w:rFonts w:ascii="Cambria Math" w:hAnsi="Cambria Math"/>
          </w:rPr>
          <m:t>i</m:t>
        </m:r>
      </m:oMath>
      <w:r>
        <w:rPr>
          <w:vertAlign w:val="superscript"/>
          <w:lang w:val="en-US"/>
        </w:rPr>
        <w:t>th</w:t>
      </w:r>
      <w:r>
        <w:rPr>
          <w:lang w:val="en-US"/>
        </w:rPr>
        <w:t xml:space="preserve"> observation sampled, the vector of offsets for </w:t>
      </w:r>
      <w:commentRangeStart w:id="3"/>
      <w:r>
        <w:rPr>
          <w:lang w:val="en-US"/>
        </w:rPr>
        <w:t>th</w:t>
      </w:r>
      <w:ins w:id="4" w:author="Windows User" w:date="2015-11-30T17:16:00Z">
        <w:r w:rsidR="00AD38AA">
          <w:rPr>
            <w:lang w:val="en-US"/>
          </w:rPr>
          <w:t>is</w:t>
        </w:r>
      </w:ins>
      <w:del w:id="5" w:author="Windows User" w:date="2015-11-30T17:16:00Z">
        <w:r w:rsidDel="00AD38AA">
          <w:rPr>
            <w:lang w:val="en-US"/>
          </w:rPr>
          <w:delText>e</w:delText>
        </w:r>
      </w:del>
      <w:commentRangeEnd w:id="3"/>
      <w:r w:rsidR="00AD38AA">
        <w:rPr>
          <w:rStyle w:val="CommentReference"/>
        </w:rPr>
        <w:commentReference w:id="3"/>
      </w:r>
      <w:r>
        <w:rPr>
          <w:lang w:val="en-US"/>
        </w:rPr>
        <w:t xml:space="preserve"> is given by </w:t>
      </w:r>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A numerical illustration of the offset terms is provided in the Appendix. The offset is incorporated as</w:t>
      </w:r>
    </w:p>
    <w:p w14:paraId="696F690C" w14:textId="77777777" w:rsidR="00511BDF" w:rsidRDefault="00F70752"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nary>
              </m:e>
            </m:d>
          </m:den>
        </m:f>
      </m:oMath>
      <w:r w:rsidR="00511BDF">
        <w:rPr>
          <w:lang w:val="en-US"/>
        </w:rPr>
        <w:t>,</w:t>
      </w:r>
      <w:r w:rsidR="00511BDF">
        <w:rPr>
          <w:lang w:val="en-US"/>
        </w:rPr>
        <w:tab/>
      </w:r>
      <w:r w:rsidR="00511BDF">
        <w:rPr>
          <w:lang w:val="en-US"/>
        </w:rPr>
        <w:tab/>
        <w:t xml:space="preserve">(4) </w:t>
      </w:r>
    </w:p>
    <w:p w14:paraId="721DD60F" w14:textId="77777777" w:rsidR="00511BDF" w:rsidRDefault="00511BDF" w:rsidP="00511BDF"/>
    <w:p w14:paraId="7DAA0272" w14:textId="652D725D" w:rsidR="00511BDF" w:rsidRDefault="00457BCB" w:rsidP="00C22FB2">
      <w:pPr>
        <w:jc w:val="both"/>
      </w:pPr>
      <w:commentRangeStart w:id="6"/>
      <w:r>
        <w:rPr>
          <w:i/>
          <w:lang w:val="en-US"/>
        </w:rPr>
        <w:t>Multinomial random effects</w:t>
      </w:r>
      <w:commentRangeEnd w:id="6"/>
      <w:r w:rsidR="00AD38AA">
        <w:rPr>
          <w:rStyle w:val="CommentReference"/>
        </w:rPr>
        <w:commentReference w:id="6"/>
      </w:r>
    </w:p>
    <w:p w14:paraId="7E2CB922" w14:textId="11CDA602" w:rsidR="00511BDF" w:rsidRDefault="00511BDF" w:rsidP="00C22FB2">
      <w:pPr>
        <w:jc w:val="both"/>
      </w:pPr>
      <w:r>
        <w:rPr>
          <w:lang w:val="en-US"/>
        </w:rPr>
        <w:t xml:space="preserve">Counts for category  </w:t>
      </w:r>
      <m:oMath>
        <m:r>
          <w:rPr>
            <w:rFonts w:ascii="Cambria Math" w:hAnsi="Cambria Math"/>
          </w:rPr>
          <m:t>k</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however, there is often more variability in the counts than the mean-</w:t>
      </w:r>
      <w:r>
        <w:rPr>
          <w:lang w:val="en-US"/>
        </w:rPr>
        <w:lastRenderedPageBreak/>
        <w:t>variance (and covariance) allows for, which is termed overdispersion</w:t>
      </w:r>
      <w:r w:rsidR="000E75A5">
        <w:rPr>
          <w:lang w:val="en-US"/>
        </w:rPr>
        <w:t xml:space="preserve"> </w:t>
      </w:r>
      <w:r w:rsidR="000E75A5">
        <w:rPr>
          <w:lang w:val="en-US"/>
        </w:rPr>
        <w:fldChar w:fldCharType="begin"/>
      </w:r>
      <w:r w:rsidR="000E75A5">
        <w:rPr>
          <w:lang w:val="en-US"/>
        </w:rPr>
        <w:instrText xml:space="preserve"> ADDIN EN.CITE &lt;EndNote&gt;&lt;Cite&gt;&lt;Author&gt;Hinde&lt;/Author&gt;&lt;Year&gt;1998&lt;/Year&gt;&lt;RecNum&gt;666&lt;/RecNum&gt;&lt;DisplayText&gt;(Hinde and Demétrio, 1998)&lt;/DisplayText&gt;&lt;record&gt;&lt;rec-number&gt;666&lt;/rec-number&gt;&lt;foreign-keys&gt;&lt;key app="EN" db-id="xax5v99p909t04eax0qpx5zu9ddad5erz5fw" timestamp="1448895824"&gt;666&lt;/key&gt;&lt;/foreign-keys&gt;&lt;ref-type name="Journal Article"&gt;17&lt;/ref-type&gt;&lt;contributors&gt;&lt;authors&gt;&lt;author&gt;Hinde, John&lt;/author&gt;&lt;author&gt;Demétrio, Clarice G. B.&lt;/author&gt;&lt;/authors&gt;&lt;/contributors&gt;&lt;titles&gt;&lt;title&gt;Overdispersion: Models and estimation&lt;/title&gt;&lt;secondary-title&gt;Computational Statistics &amp;amp; Data Analysis&lt;/secondary-title&gt;&lt;short-title&gt;Overdispersion: Models and estimation&lt;/short-title&gt;&lt;/titles&gt;&lt;periodical&gt;&lt;full-title&gt;Computational Statistics &amp;amp; Data Analysis&lt;/full-title&gt;&lt;/periodical&gt;&lt;pages&gt;151-170&lt;/pages&gt;&lt;volume&gt;27&lt;/volume&gt;&lt;number&gt;2&lt;/number&gt;&lt;keywords&gt;&lt;keyword&gt;Generalized linear models&lt;/keyword&gt;&lt;keyword&gt;Overdispersion&lt;/keyword&gt;&lt;keyword&gt;Binomial&lt;/keyword&gt;&lt;keyword&gt;Beta-binomial&lt;/keyword&gt;&lt;keyword&gt;Poisson&lt;/keyword&gt;&lt;keyword&gt;Negative binomial&lt;/keyword&gt;&lt;/keywords&gt;&lt;dates&gt;&lt;year&gt;1998&lt;/year&gt;&lt;/dates&gt;&lt;isbn&gt;0167-9473&lt;/isbn&gt;&lt;urls&gt;&lt;related-urls&gt;&lt;url&gt;http://www.sciencedirect.com/science/article/pii/S0167947398000073&lt;/url&gt;&lt;/related-urls&gt;&lt;/urls&gt;&lt;electronic-resource-num&gt;http://dx.doi.org/10.1016/S0167-9473(98)00007-3&lt;/electronic-resource-num&gt;&lt;/record&gt;&lt;/Cite&gt;&lt;/EndNote&gt;</w:instrText>
      </w:r>
      <w:r w:rsidR="000E75A5">
        <w:rPr>
          <w:lang w:val="en-US"/>
        </w:rPr>
        <w:fldChar w:fldCharType="separate"/>
      </w:r>
      <w:r w:rsidR="000E75A5">
        <w:rPr>
          <w:noProof/>
          <w:lang w:val="en-US"/>
        </w:rPr>
        <w:t>(Hinde and Demétrio, 1998)</w:t>
      </w:r>
      <w:r w:rsidR="000E75A5">
        <w:rPr>
          <w:lang w:val="en-US"/>
        </w:rPr>
        <w:fldChar w:fldCharType="end"/>
      </w:r>
      <w:r>
        <w:rPr>
          <w:lang w:val="en-US"/>
        </w:rPr>
        <w:t xml:space="preserve">. This may reflect uncaptured variability or clustering, in particular haul-level variability not accounted for when the observations are treated as independent multinomials. Overdispersion was tested for in the best fitting multinomial model by testing the residual deviance on a chi-squared distribution with the residual degrees of freedom (Paul et al. 1989). </w:t>
      </w:r>
    </w:p>
    <w:p w14:paraId="14C758F2" w14:textId="2046D660" w:rsidR="00511BDF" w:rsidRDefault="00511BDF" w:rsidP="00C22FB2">
      <w:pPr>
        <w:jc w:val="both"/>
      </w:pPr>
      <w:r>
        <w:rPr>
          <w:lang w:val="en-US"/>
        </w:rPr>
        <w:t>Given that the observations are clustered by hauls, the approach we focus on for accounting for extra-multinomial variability is to include random effects in the model</w:t>
      </w:r>
      <w:r w:rsidR="000E75A5">
        <w:rPr>
          <w:lang w:val="en-US"/>
        </w:rPr>
        <w:t xml:space="preserve"> </w:t>
      </w:r>
      <w:r>
        <w:rPr>
          <w:lang w:val="en-US"/>
        </w:rPr>
        <w:t xml:space="preserve">. Multinomial random effects include the baseline category logit random effects model </w:t>
      </w:r>
      <w:r w:rsidR="000E75A5">
        <w:rPr>
          <w:lang w:val="en-US"/>
        </w:rPr>
        <w:fldChar w:fldCharType="begin"/>
      </w:r>
      <w:r w:rsidR="000E75A5">
        <w:rPr>
          <w:lang w:val="en-US"/>
        </w:rPr>
        <w:instrText xml:space="preserve"> ADDIN EN.CITE &lt;EndNote&gt;&lt;Cite&gt;&lt;Author&gt;Hartzel&lt;/Author&gt;&lt;Year&gt;2001&lt;/Year&gt;&lt;RecNum&gt;665&lt;/RecNum&gt;&lt;DisplayText&gt;(Hartzel&lt;style face="italic"&gt; et al.&lt;/style&gt;, 2001)&lt;/DisplayText&gt;&lt;record&gt;&lt;rec-number&gt;665&lt;/rec-number&gt;&lt;foreign-keys&gt;&lt;key app="EN" db-id="xax5v99p909t04eax0qpx5zu9ddad5erz5fw" timestamp="1448895824"&gt;665&lt;/key&gt;&lt;/foreign-keys&gt;&lt;ref-type name="Journal Article"&gt;17&lt;/ref-type&gt;&lt;contributors&gt;&lt;authors&gt;&lt;author&gt;Hartzel, J.&lt;/author&gt;&lt;author&gt;Agresti, A.&lt;/author&gt;&lt;author&gt;Caffo, B.&lt;/author&gt;&lt;/authors&gt;&lt;/contributors&gt;&lt;titles&gt;&lt;title&gt;Multinomial logit random effects models&lt;/title&gt;&lt;secondary-title&gt;Statistical Modelling: An International Journal&lt;/secondary-title&gt;&lt;short-title&gt;Multinomial logit random effects models&lt;/short-title&gt;&lt;/titles&gt;&lt;periodical&gt;&lt;full-title&gt;Statistical Modelling: An International Journal&lt;/full-title&gt;&lt;/periodical&gt;&lt;pages&gt;81-102&lt;/pages&gt;&lt;volume&gt;1&lt;/volume&gt;&lt;number&gt;2&lt;/number&gt;&lt;keywords&gt;&lt;keyword&gt;LOGITS&lt;/keyword&gt;&lt;keyword&gt;MULTIVARIATE analysis&lt;/keyword&gt;&lt;keyword&gt;adjacent-categories logit&lt;/keyword&gt;&lt;keyword&gt;baseline-category logit&lt;/keyword&gt;&lt;keyword&gt;generalized linear mixed model&lt;/keyword&gt;&lt;keyword&gt;nominal variable&lt;/keyword&gt;&lt;keyword&gt;Non-parametric maximum likelihood&lt;/keyword&gt;&lt;keyword&gt;ordinal variable&lt;/keyword&gt;&lt;keyword&gt;quasi symmetry&lt;/keyword&gt;&lt;/keywords&gt;&lt;dates&gt;&lt;year&gt;2001&lt;/year&gt;&lt;/dates&gt;&lt;isbn&gt;1471082X&lt;/isbn&gt;&lt;accession-num&gt;5802623&lt;/accession-num&gt;&lt;work-type&gt;Article&lt;/work-type&gt;&lt;urls&gt;&lt;related-urls&gt;&lt;url&gt;http://search.ebscohost.com/login.aspx?direct=true&amp;amp;db=a9h&amp;amp;AN=5802623&amp;amp;site=ehost-live&lt;/url&gt;&lt;/related-urls&gt;&lt;/urls&gt;&lt;electronic-resource-num&gt;10.1191/147108201128104&lt;/electronic-resource-num&gt;&lt;remote-database-name&gt;a9h&lt;/remote-database-name&gt;&lt;remote-database-provider&gt;EBSCOhost&lt;/remote-database-provider&gt;&lt;/record&gt;&lt;/Cite&gt;&lt;/EndNote&gt;</w:instrText>
      </w:r>
      <w:r w:rsidR="000E75A5">
        <w:rPr>
          <w:lang w:val="en-US"/>
        </w:rPr>
        <w:fldChar w:fldCharType="separate"/>
      </w:r>
      <w:r w:rsidR="000E75A5">
        <w:rPr>
          <w:noProof/>
          <w:lang w:val="en-US"/>
        </w:rPr>
        <w:t>(Hartzel</w:t>
      </w:r>
      <w:r w:rsidR="000E75A5" w:rsidRPr="000E75A5">
        <w:rPr>
          <w:i/>
          <w:noProof/>
          <w:lang w:val="en-US"/>
        </w:rPr>
        <w:t xml:space="preserve"> et al.</w:t>
      </w:r>
      <w:r w:rsidR="000E75A5">
        <w:rPr>
          <w:noProof/>
          <w:lang w:val="en-US"/>
        </w:rPr>
        <w:t>, 2001)</w:t>
      </w:r>
      <w:r w:rsidR="000E75A5">
        <w:rPr>
          <w:lang w:val="en-US"/>
        </w:rPr>
        <w:fldChar w:fldCharType="end"/>
      </w:r>
      <w:r>
        <w:rPr>
          <w:lang w:val="en-US"/>
        </w:rPr>
        <w:t>. This model has a multinomial response distribution with the addition of random effects that more explicitly capture the variability attributable to hauls, as opposed to the more general additional variability unattributed to specific grouping but included in, for example, the Dirichlet-multinomial model. The random effects multinomial model we test is an extension of Equation (4) given by</w:t>
      </w:r>
    </w:p>
    <w:p w14:paraId="3EABFEAD" w14:textId="456268DD" w:rsidR="00511BDF" w:rsidRDefault="00F70752"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d>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nary>
              </m:e>
            </m:d>
          </m:den>
        </m:f>
      </m:oMath>
      <w:r w:rsidR="00511BDF">
        <w:rPr>
          <w:lang w:val="en-US"/>
        </w:rPr>
        <w:t>,</w:t>
      </w:r>
      <w:r w:rsidR="00511BDF">
        <w:rPr>
          <w:lang w:val="en-US"/>
        </w:rPr>
        <w:tab/>
      </w:r>
      <w:r w:rsidR="00511BDF">
        <w:rPr>
          <w:lang w:val="en-US"/>
        </w:rPr>
        <w:tab/>
        <w:t xml:space="preserve">(7) </w:t>
      </w:r>
    </w:p>
    <w:p w14:paraId="6756069E" w14:textId="77777777" w:rsidR="00511BDF" w:rsidRDefault="00511BDF" w:rsidP="00C22FB2">
      <w:pPr>
        <w:jc w:val="both"/>
        <w:rPr>
          <w:lang w:val="en-US"/>
        </w:rPr>
      </w:pPr>
      <w:r>
        <w:rPr>
          <w:lang w:val="en-US"/>
        </w:rPr>
        <w:t xml:space="preserve">where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for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Hartzel et al. (2001) was implemented. </w:t>
      </w:r>
    </w:p>
    <w:p w14:paraId="6A48B815" w14:textId="77777777" w:rsidR="00511BDF" w:rsidRDefault="00511BDF" w:rsidP="00C22FB2">
      <w:pPr>
        <w:pStyle w:val="Heading4"/>
        <w:jc w:val="both"/>
        <w:rPr>
          <w:lang w:val="en-US"/>
        </w:rPr>
      </w:pPr>
      <w:r w:rsidRPr="009C245A">
        <w:rPr>
          <w:lang w:val="en-US"/>
        </w:rPr>
        <w:t>Inference</w:t>
      </w:r>
    </w:p>
    <w:p w14:paraId="02CAF1EC" w14:textId="436218E4" w:rsidR="00511BDF" w:rsidRPr="009C245A" w:rsidRDefault="00511BDF" w:rsidP="00C22FB2">
      <w:pPr>
        <w:jc w:val="both"/>
        <w:rPr>
          <w:lang w:val="en-US"/>
        </w:rPr>
      </w:pPr>
      <w:r>
        <w:rPr>
          <w:lang w:val="en-US"/>
        </w:rPr>
        <w:t xml:space="preserve">We use likelihood ratio tests of nested models to test the significance of each of the fixed effects. As the models are estimated via maximum likelihood we also report Akaike’s Information Criterion for each model. Overall predictions in the presence of a categorical variable (net configuration) were obtained by setting the net configuration values in the predicted model matrix to 1/3 </w:t>
      </w:r>
      <w:r w:rsidR="000E75A5">
        <w:rPr>
          <w:lang w:val="en-US"/>
        </w:rPr>
        <w:fldChar w:fldCharType="begin"/>
      </w:r>
      <w:r w:rsidR="000E75A5">
        <w:rPr>
          <w:lang w:val="en-US"/>
        </w:rPr>
        <w:instrText xml:space="preserve"> ADDIN EN.CITE &lt;EndNote&gt;&lt;Cite&gt;&lt;Author&gt;Fox&lt;/Author&gt;&lt;Year&gt;2003&lt;/Year&gt;&lt;RecNum&gt;663&lt;/RecNum&gt;&lt;DisplayText&gt;(Fox and John, 2003)&lt;/DisplayText&gt;&lt;record&gt;&lt;rec-number&gt;663&lt;/rec-number&gt;&lt;foreign-keys&gt;&lt;key app="EN" db-id="xax5v99p909t04eax0qpx5zu9ddad5erz5fw" timestamp="1448895824"&gt;663&lt;/key&gt;&lt;/foreign-keys&gt;&lt;ref-type name="Journal Article"&gt;17&lt;/ref-type&gt;&lt;contributors&gt;&lt;authors&gt;&lt;author&gt;Fox, John&lt;/author&gt;&lt;author&gt;John, Fox&lt;/author&gt;&lt;/authors&gt;&lt;/contributors&gt;&lt;titles&gt;&lt;title&gt;Effect Displays in R for Generalised Linear Models&lt;/title&gt;&lt;secondary-title&gt;Journal of statistical software&lt;/secondary-title&gt;&lt;short-title&gt;Effect Displays in R for Generalised Linear Models&lt;/short-title&gt;&lt;/titles&gt;&lt;periodical&gt;&lt;full-title&gt;Journal of statistical software&lt;/full-title&gt;&lt;/periodical&gt;&lt;pages&gt;1-27&lt;/pages&gt;&lt;volume&gt;8&lt;/volume&gt;&lt;number&gt;1&lt;/number&gt;&lt;dates&gt;&lt;year&gt;2003&lt;/year&gt;&lt;pub-dates&gt;&lt;date&gt;07/01&lt;/date&gt;&lt;/pub-dates&gt;&lt;/dates&gt;&lt;isbn&gt;1548-7660&lt;/isbn&gt;&lt;urls&gt;&lt;/urls&gt;&lt;/record&gt;&lt;/Cite&gt;&lt;/EndNote&gt;</w:instrText>
      </w:r>
      <w:r w:rsidR="000E75A5">
        <w:rPr>
          <w:lang w:val="en-US"/>
        </w:rPr>
        <w:fldChar w:fldCharType="separate"/>
      </w:r>
      <w:r w:rsidR="000E75A5">
        <w:rPr>
          <w:noProof/>
          <w:lang w:val="en-US"/>
        </w:rPr>
        <w:t>(Fox and John, 2003)</w:t>
      </w:r>
      <w:r w:rsidR="000E75A5">
        <w:rPr>
          <w:lang w:val="en-US"/>
        </w:rPr>
        <w:fldChar w:fldCharType="end"/>
      </w:r>
      <w:r>
        <w:rPr>
          <w:lang w:val="en-US"/>
        </w:rPr>
        <w:t xml:space="preserve">. </w:t>
      </w:r>
    </w:p>
    <w:p w14:paraId="3EAF9A9D" w14:textId="77777777" w:rsidR="00511BDF" w:rsidRPr="009C245A" w:rsidRDefault="00511BDF" w:rsidP="001C5EB6">
      <w:pPr>
        <w:pStyle w:val="Heading4"/>
      </w:pPr>
      <w:r w:rsidRPr="009C245A">
        <w:rPr>
          <w:lang w:val="en-US"/>
        </w:rPr>
        <w:t>Estimation</w:t>
      </w:r>
    </w:p>
    <w:p w14:paraId="71CB557F" w14:textId="0E0EA3D6" w:rsidR="00511BDF" w:rsidRPr="00AD5DC7" w:rsidRDefault="00511BDF" w:rsidP="00C22FB2">
      <w:pPr>
        <w:jc w:val="both"/>
      </w:pPr>
      <w:r>
        <w:rPr>
          <w:lang w:val="en-US"/>
        </w:rPr>
        <w:t>Estimation of the multinomial random effects model necessitates integrating over the random effects to estimate the marginal likelihood. We did not find readily available software to fit Equation (7) we therefore wrote an estimation routines in AD Model Builder (ADMB)</w:t>
      </w:r>
      <w:r w:rsidR="00A316F7">
        <w:rPr>
          <w:lang w:val="en-US"/>
        </w:rPr>
        <w:t xml:space="preserve"> </w:t>
      </w:r>
      <w:r w:rsidR="00A316F7">
        <w:rPr>
          <w:lang w:val="en-US"/>
        </w:rPr>
        <w:fldChar w:fldCharType="begin">
          <w:fldData xml:space="preserve">PEVuZE5vdGU+PENpdGU+PEF1dGhvcj5Gb3VybmllcjwvQXV0aG9yPjxZZWFyPjIwMTI8L1llYXI+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</w:fldData>
        </w:fldChar>
      </w:r>
      <w:r w:rsidR="00A316F7">
        <w:rPr>
          <w:lang w:val="en-US"/>
        </w:rPr>
        <w:instrText xml:space="preserve"> ADDIN EN.CITE </w:instrText>
      </w:r>
      <w:r w:rsidR="00A316F7">
        <w:rPr>
          <w:lang w:val="en-US"/>
        </w:rPr>
        <w:fldChar w:fldCharType="begin">
          <w:fldData xml:space="preserve">PEVuZE5vdGU+PENpdGU+PEF1dGhvcj5Gb3VybmllcjwvQXV0aG9yPjxZZWFyPjIwMTI8L1llYXI+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</w:fldData>
        </w:fldChar>
      </w:r>
      <w:r w:rsidR="00A316F7">
        <w:rPr>
          <w:lang w:val="en-US"/>
        </w:rPr>
        <w:instrText xml:space="preserve"> ADDIN EN.CITE.DATA </w:instrText>
      </w:r>
      <w:r w:rsidR="00A316F7">
        <w:rPr>
          <w:lang w:val="en-US"/>
        </w:rPr>
      </w:r>
      <w:r w:rsidR="00A316F7">
        <w:rPr>
          <w:lang w:val="en-US"/>
        </w:rPr>
        <w:fldChar w:fldCharType="end"/>
      </w:r>
      <w:r w:rsidR="00A316F7">
        <w:rPr>
          <w:lang w:val="en-US"/>
        </w:rPr>
      </w:r>
      <w:r w:rsidR="00A316F7">
        <w:rPr>
          <w:lang w:val="en-US"/>
        </w:rPr>
        <w:fldChar w:fldCharType="separate"/>
      </w:r>
      <w:r w:rsidR="00A316F7">
        <w:rPr>
          <w:noProof/>
          <w:lang w:val="en-US"/>
        </w:rPr>
        <w:t>(Fournier</w:t>
      </w:r>
      <w:r w:rsidR="00A316F7" w:rsidRPr="00A316F7">
        <w:rPr>
          <w:i/>
          <w:noProof/>
          <w:lang w:val="en-US"/>
        </w:rPr>
        <w:t xml:space="preserve"> et al.</w:t>
      </w:r>
      <w:r w:rsidR="00A316F7">
        <w:rPr>
          <w:noProof/>
          <w:lang w:val="en-US"/>
        </w:rPr>
        <w:t>, 2012)</w:t>
      </w:r>
      <w:r w:rsidR="00A316F7">
        <w:rPr>
          <w:lang w:val="en-US"/>
        </w:rPr>
        <w:fldChar w:fldCharType="end"/>
      </w:r>
      <w:r>
        <w:rPr>
          <w:lang w:val="en-US"/>
        </w:rPr>
        <w:t xml:space="preserve">. The ADMB-RE module </w:t>
      </w:r>
      <w:r w:rsidR="005744A2">
        <w:rPr>
          <w:lang w:val="en-US"/>
        </w:rPr>
        <w:fldChar w:fldCharType="begin"/>
      </w:r>
      <w:r w:rsidR="005744A2">
        <w:rPr>
          <w:lang w:val="en-US"/>
        </w:rPr>
        <w:instrText xml:space="preserve"> ADDIN EN.CITE &lt;EndNote&gt;&lt;Cite&gt;&lt;Author&gt;Skaug&lt;/Author&gt;&lt;Year&gt;2006&lt;/Year&gt;&lt;RecNum&gt;673&lt;/RecNum&gt;&lt;DisplayText&gt;(Skaug and Fournier, 2006)&lt;/DisplayText&gt;&lt;record&gt;&lt;rec-number&gt;673&lt;/rec-number&gt;&lt;foreign-keys&gt;&lt;key app="EN" db-id="xax5v99p909t04eax0qpx5zu9ddad5erz5fw" timestamp="1448895824"&gt;673&lt;/key&gt;&lt;/foreign-keys&gt;&lt;ref-type name="Journal Article"&gt;17&lt;/ref-type&gt;&lt;contributors&gt;&lt;authors&gt;&lt;author&gt;Skaug, Hans J.&lt;/author&gt;&lt;author&gt;Fournier, David A.&lt;/author&gt;&lt;/authors&gt;&lt;/contributors&gt;&lt;titles&gt;&lt;title&gt;Automatic approximation of the marginal likelihood in non-Gaussian hierarchical models&lt;/title&gt;&lt;secondary-title&gt;Computational Statistics &amp;amp; Data Analysis&lt;/secondary-title&gt;&lt;short-title&gt;Automatic approximation of the marginal likelihood in non-Gaussian hierarchical models&lt;/short-title&gt;&lt;/titles&gt;&lt;periodical&gt;&lt;full-title&gt;Computational Statistics &amp;amp; Data Analysis&lt;/full-title&gt;&lt;/periodical&gt;&lt;pages&gt;699-709&lt;/pages&gt;&lt;volume&gt;51&lt;/volume&gt;&lt;number&gt;2&lt;/number&gt;&lt;keywords&gt;&lt;keyword&gt;AD Model Builder&lt;/keyword&gt;&lt;keyword&gt;Automatic differentiation&lt;/keyword&gt;&lt;keyword&gt;Importance sampling&lt;/keyword&gt;&lt;keyword&gt;Laplace approximation&lt;/keyword&gt;&lt;keyword&gt;Mixed models&lt;/keyword&gt;&lt;keyword&gt;Random effects&lt;/keyword&gt;&lt;/keywords&gt;&lt;dates&gt;&lt;year&gt;2006&lt;/year&gt;&lt;/dates&gt;&lt;isbn&gt;0167-9473&lt;/isbn&gt;&lt;urls&gt;&lt;related-urls&gt;&lt;url&gt;http://www.sciencedirect.com/science/article/pii/S0167947306000764&lt;/url&gt;&lt;/related-urls&gt;&lt;/urls&gt;&lt;electronic-resource-num&gt;http://dx.doi.org/10.1016/j.csda.2006.03.005&lt;/electronic-resource-num&gt;&lt;/record&gt;&lt;/Cite&gt;&lt;/EndNote&gt;</w:instrText>
      </w:r>
      <w:r w:rsidR="005744A2">
        <w:rPr>
          <w:lang w:val="en-US"/>
        </w:rPr>
        <w:fldChar w:fldCharType="separate"/>
      </w:r>
      <w:r w:rsidR="005744A2">
        <w:rPr>
          <w:noProof/>
          <w:lang w:val="en-US"/>
        </w:rPr>
        <w:t>(Skaug and Fournier, 2006)</w:t>
      </w:r>
      <w:r w:rsidR="005744A2">
        <w:rPr>
          <w:lang w:val="en-US"/>
        </w:rPr>
        <w:fldChar w:fldCharType="end"/>
      </w:r>
      <w:r>
        <w:rPr>
          <w:lang w:val="en-US"/>
        </w:rPr>
        <w:t xml:space="preserve">was used to estimate the multinomial mixed conditional and logit random effects model with the variance-covariance matrix specified via a Cholesky-decomposition. ADMB also allows for estimates of uncertainty on the linear predictor scale via the delta-method approximation. All pre- and post-processing code was run in R 3.2.0 </w:t>
      </w:r>
      <w:r w:rsidR="005744A2" w:rsidRPr="00AD5DC7">
        <w:rPr>
          <w:lang w:val="en-US"/>
        </w:rPr>
        <w:fldChar w:fldCharType="begin"/>
      </w:r>
      <w:r w:rsidR="005744A2" w:rsidRPr="00AD5DC7">
        <w:rPr>
          <w:lang w:val="en-US"/>
        </w:rPr>
        <w:instrText xml:space="preserve"> ADDIN EN.CITE &lt;EndNote&gt;&lt;Cite&gt;&lt;Author&gt;R_Core_Team&lt;/Author&gt;&lt;Year&gt;2015&lt;/Year&gt;&lt;RecNum&gt;251&lt;/RecNum&gt;&lt;DisplayText&gt;(R_Core_Team, 2015)&lt;/DisplayText&gt;&lt;record&gt;&lt;rec-number&gt;251&lt;/rec-number&gt;&lt;foreign-keys&gt;&lt;key app="EN" db-id="xax5v99p909t04eax0qpx5zu9ddad5erz5fw" timestamp="0"&gt;251&lt;/key&gt;&lt;/foreign-keys&gt;&lt;ref-type name="Journal Article"&gt;17&lt;/ref-type&gt;&lt;contributors&gt;&lt;authors&gt;&lt;author&gt;R_Core_Team&lt;/author&gt;&lt;/authors&gt;&lt;/contributors&gt;&lt;titles&gt;&lt;title&gt;R: A language and environment for statistical computing. R Foundation for Statistical Computing, Vienna, Austria. URL http://www.R-project.org/&lt;/title&gt;&lt;/titles&gt;&lt;dates&gt;&lt;year&gt;2015&lt;/year&gt;&lt;/dates&gt;&lt;urls&gt;&lt;/urls&gt;&lt;/record&gt;&lt;/Cite&gt;&lt;/EndNote&gt;</w:instrText>
      </w:r>
      <w:r w:rsidR="005744A2" w:rsidRPr="00AD5DC7">
        <w:rPr>
          <w:lang w:val="en-US"/>
        </w:rPr>
        <w:fldChar w:fldCharType="separate"/>
      </w:r>
      <w:r w:rsidR="005744A2" w:rsidRPr="00AD5DC7">
        <w:rPr>
          <w:noProof/>
          <w:lang w:val="en-US"/>
        </w:rPr>
        <w:t>(R_Core_Team, 2015)</w:t>
      </w:r>
      <w:r w:rsidR="005744A2" w:rsidRPr="00AD5DC7">
        <w:rPr>
          <w:lang w:val="en-US"/>
        </w:rPr>
        <w:fldChar w:fldCharType="end"/>
      </w:r>
      <w:r w:rsidRPr="00AD5DC7">
        <w:rPr>
          <w:lang w:val="en-US"/>
        </w:rPr>
        <w:t xml:space="preserve">. </w:t>
      </w:r>
      <w:r w:rsidR="001C5EB6" w:rsidRPr="00AD5DC7">
        <w:rPr>
          <w:lang w:val="en-US"/>
        </w:rPr>
        <w:t xml:space="preserve">ADMB code </w:t>
      </w:r>
      <w:r w:rsidRPr="00AD5DC7">
        <w:rPr>
          <w:lang w:val="en-US"/>
        </w:rPr>
        <w:t>for running th</w:t>
      </w:r>
      <w:r w:rsidR="001C5EB6" w:rsidRPr="00AD5DC7">
        <w:rPr>
          <w:lang w:val="en-US"/>
        </w:rPr>
        <w:t xml:space="preserve">e multinomial random effects model </w:t>
      </w:r>
      <w:r w:rsidRPr="00AD5DC7">
        <w:rPr>
          <w:lang w:val="en-US"/>
        </w:rPr>
        <w:t xml:space="preserve">is stored at </w:t>
      </w:r>
      <w:r w:rsidR="002B7B8F" w:rsidRPr="002B7B8F">
        <w:rPr>
          <w:lang w:val="en-US"/>
        </w:rPr>
        <w:t>(http://www.github.com/mintoc/epif/multinomial).</w:t>
      </w:r>
    </w:p>
    <w:p w14:paraId="209BDF87" w14:textId="77777777" w:rsidR="00511BDF" w:rsidRPr="00AD5DC7" w:rsidRDefault="00511BDF" w:rsidP="00C22FB2">
      <w:pPr>
        <w:pStyle w:val="Heading2"/>
        <w:jc w:val="both"/>
      </w:pPr>
      <w:r w:rsidRPr="00AD5DC7">
        <w:t xml:space="preserve">Results </w:t>
      </w:r>
    </w:p>
    <w:p w14:paraId="16DAF139" w14:textId="14340DEB" w:rsidR="00511BDF" w:rsidRDefault="00511BDF" w:rsidP="00C22FB2">
      <w:pPr>
        <w:jc w:val="both"/>
        <w:rPr>
          <w:lang w:val="en-US"/>
        </w:rPr>
      </w:pPr>
      <w:r w:rsidRPr="00AD5DC7">
        <w:rPr>
          <w:lang w:val="en-US"/>
        </w:rPr>
        <w:t xml:space="preserve">A total of 15,443 </w:t>
      </w:r>
      <w:r w:rsidR="00FD5F42" w:rsidRPr="00AD5DC7">
        <w:rPr>
          <w:i/>
          <w:lang w:val="en-US"/>
        </w:rPr>
        <w:t>Nephrops</w:t>
      </w:r>
      <w:r w:rsidRPr="00AD5DC7">
        <w:rPr>
          <w:lang w:val="en-US"/>
        </w:rPr>
        <w:t xml:space="preserve"> were measured d</w:t>
      </w:r>
      <w:r w:rsidR="00FE2FEE" w:rsidRPr="00AD5DC7">
        <w:rPr>
          <w:lang w:val="en-US"/>
        </w:rPr>
        <w:t xml:space="preserve">uring the 12 hauls of the trial. </w:t>
      </w:r>
      <w:r w:rsidRPr="00AD5DC7">
        <w:rPr>
          <w:lang w:val="en-US"/>
        </w:rPr>
        <w:t xml:space="preserve">Most of the carapace length measurements were in the range of 20-45mm (Figure </w:t>
      </w:r>
      <w:r w:rsidR="00383FA8" w:rsidRPr="00AD5DC7">
        <w:rPr>
          <w:lang w:val="en-US"/>
        </w:rPr>
        <w:t>2</w:t>
      </w:r>
      <w:r w:rsidRPr="00AD5DC7">
        <w:rPr>
          <w:lang w:val="en-US"/>
        </w:rPr>
        <w:t xml:space="preserve">). Considerable between-haul variability was observed in the proportions retained at length with some hauls displaying consistently lower or higher retention across carapace lengths (Figure </w:t>
      </w:r>
      <w:r w:rsidR="00383FA8" w:rsidRPr="00AD5DC7">
        <w:rPr>
          <w:lang w:val="en-US"/>
        </w:rPr>
        <w:t>2</w:t>
      </w:r>
      <w:r w:rsidRPr="00AD5DC7">
        <w:rPr>
          <w:lang w:val="en-US"/>
        </w:rPr>
        <w:t xml:space="preserve">). The observed proportions at the extremes of the length distribution were more variable </w:t>
      </w:r>
      <w:commentRangeStart w:id="7"/>
      <w:r w:rsidRPr="00AD5DC7">
        <w:rPr>
          <w:lang w:val="en-US"/>
        </w:rPr>
        <w:t>but</w:t>
      </w:r>
      <w:commentRangeEnd w:id="7"/>
      <w:r w:rsidR="00AD38AA">
        <w:rPr>
          <w:rStyle w:val="CommentReference"/>
        </w:rPr>
        <w:commentReference w:id="7"/>
      </w:r>
      <w:r w:rsidRPr="00AD5DC7">
        <w:rPr>
          <w:lang w:val="en-US"/>
        </w:rPr>
        <w:t xml:space="preserve"> derived from fewer observations (e.g., zero or unity proportions in Figure </w:t>
      </w:r>
      <w:r w:rsidR="00383FA8" w:rsidRPr="00AD5DC7">
        <w:rPr>
          <w:lang w:val="en-US"/>
        </w:rPr>
        <w:t>2</w:t>
      </w:r>
      <w:r w:rsidRPr="00AD5DC7">
        <w:rPr>
          <w:lang w:val="en-US"/>
        </w:rPr>
        <w:t>).</w:t>
      </w:r>
    </w:p>
    <w:p w14:paraId="6864CD81" w14:textId="64D08060" w:rsidR="00511BDF" w:rsidRDefault="00511BDF" w:rsidP="00C22FB2">
      <w:pPr>
        <w:jc w:val="both"/>
        <w:rPr>
          <w:lang w:val="en-US"/>
        </w:rPr>
      </w:pPr>
      <w:r>
        <w:rPr>
          <w:lang w:val="en-US"/>
        </w:rPr>
        <w:lastRenderedPageBreak/>
        <w:t xml:space="preserve">Separate inclusion of each of the main effects (carapace length, net </w:t>
      </w:r>
      <w:r w:rsidRPr="00AD5DC7">
        <w:rPr>
          <w:lang w:val="en-US"/>
        </w:rPr>
        <w:t xml:space="preserve">configuration and bulk weight) resulted in large decreases in the AIC relative to a model with fixed proportions (Table </w:t>
      </w:r>
      <w:r w:rsidR="00EF30A7" w:rsidRPr="00AD5DC7">
        <w:rPr>
          <w:lang w:val="en-US"/>
        </w:rPr>
        <w:t>2</w:t>
      </w:r>
      <w:r w:rsidRPr="00AD5DC7">
        <w:rPr>
          <w:lang w:val="en-US"/>
        </w:rPr>
        <w:t xml:space="preserve">). </w:t>
      </w:r>
      <w:r w:rsidRPr="00AD5DC7">
        <w:t>Net configuration was important with inner port position typically fishing worst, and the outer starboard or port fishing better. These likely reflect differences</w:t>
      </w:r>
      <w:r w:rsidR="009217D0" w:rsidRPr="00AD5DC7">
        <w:t xml:space="preserve"> in fishing power of the nets</w:t>
      </w:r>
      <w:r w:rsidRPr="00AD5DC7">
        <w:t xml:space="preserve">. Higher-order carapace length effects </w:t>
      </w:r>
      <w:r w:rsidR="009217D0" w:rsidRPr="00AD5DC7">
        <w:t xml:space="preserve">(allowing more curvature in the proportions over length) </w:t>
      </w:r>
      <w:r w:rsidRPr="00AD5DC7">
        <w:t xml:space="preserve">did not improve the AIC </w:t>
      </w:r>
      <w:r w:rsidR="009217D0" w:rsidRPr="00AD5DC7">
        <w:rPr>
          <w:lang w:val="en-US"/>
        </w:rPr>
        <w:t>(Table 2)</w:t>
      </w:r>
      <w:r w:rsidRPr="00AD5DC7">
        <w:t>.</w:t>
      </w:r>
      <w:r w:rsidR="009217D0" w:rsidRPr="00AD5DC7">
        <w:t xml:space="preserve"> </w:t>
      </w:r>
      <w:r w:rsidRPr="00AD5DC7">
        <w:rPr>
          <w:lang w:val="en-US"/>
        </w:rPr>
        <w:t xml:space="preserve">Combining carapace length and total cod-end weight or net configuration resulted in further decreases in the AIC and the model including the three main effects fit best overall (Table </w:t>
      </w:r>
      <w:r w:rsidR="00EF30A7" w:rsidRPr="00AD5DC7">
        <w:rPr>
          <w:lang w:val="en-US"/>
        </w:rPr>
        <w:t>2</w:t>
      </w:r>
      <w:r w:rsidRPr="00AD5DC7">
        <w:rPr>
          <w:lang w:val="en-US"/>
        </w:rPr>
        <w:t xml:space="preserve">). ).  Note that higher-order interactions </w:t>
      </w:r>
      <w:r w:rsidR="009217D0" w:rsidRPr="00AD5DC7">
        <w:rPr>
          <w:lang w:val="en-US"/>
        </w:rPr>
        <w:t xml:space="preserve">of the explanatory variables </w:t>
      </w:r>
      <w:r w:rsidRPr="00AD5DC7">
        <w:rPr>
          <w:lang w:val="en-US"/>
        </w:rPr>
        <w:t xml:space="preserve">were not included in the models, as with 12 hauls and 4 </w:t>
      </w:r>
      <w:r w:rsidR="009217D0" w:rsidRPr="00AD5DC7">
        <w:rPr>
          <w:lang w:val="en-US"/>
        </w:rPr>
        <w:t xml:space="preserve">test gears </w:t>
      </w:r>
      <w:r w:rsidRPr="00AD5DC7">
        <w:rPr>
          <w:lang w:val="en-US"/>
        </w:rPr>
        <w:t>there are 36 independent cells from which to</w:t>
      </w:r>
      <w:r>
        <w:rPr>
          <w:lang w:val="en-US"/>
        </w:rPr>
        <w:t xml:space="preserve"> estimate the parameters and the models can quickly become </w:t>
      </w:r>
      <w:commentRangeStart w:id="8"/>
      <w:proofErr w:type="spellStart"/>
      <w:r>
        <w:rPr>
          <w:lang w:val="en-US"/>
        </w:rPr>
        <w:t>overfit</w:t>
      </w:r>
      <w:commentRangeEnd w:id="8"/>
      <w:proofErr w:type="spellEnd"/>
      <w:r w:rsidR="00AD38AA">
        <w:rPr>
          <w:rStyle w:val="CommentReference"/>
        </w:rPr>
        <w:commentReference w:id="8"/>
      </w:r>
      <w:r>
        <w:rPr>
          <w:lang w:val="en-US"/>
        </w:rPr>
        <w:t>.</w:t>
      </w:r>
    </w:p>
    <w:p w14:paraId="7E2CB7BC" w14:textId="77777777" w:rsidR="00511BDF" w:rsidRDefault="00511BDF" w:rsidP="00C22FB2">
      <w:pPr>
        <w:jc w:val="both"/>
        <w:rPr>
          <w:lang w:val="en-US"/>
        </w:rPr>
      </w:pPr>
      <w:r>
        <w:rPr>
          <w:lang w:val="en-US"/>
        </w:rPr>
        <w:t>From the best fitting model the estimated covariance and correlation matrices of the random effects were:</w:t>
      </w:r>
    </w:p>
    <w:p w14:paraId="14919A64" w14:textId="77777777" w:rsidR="00511BDF" w:rsidRDefault="00511BDF" w:rsidP="00C22FB2">
      <w:pPr>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0.064</m:t>
                  </m:r>
                </m:e>
                <m:e>
                  <m:r>
                    <w:rPr>
                      <w:rFonts w:ascii="Cambria Math" w:hAnsi="Cambria Math"/>
                      <w:lang w:val="en-US"/>
                    </w:rPr>
                    <m:t>0.053</m:t>
                  </m:r>
                </m:e>
                <m:e>
                  <m:r>
                    <w:rPr>
                      <w:rFonts w:ascii="Cambria Math" w:hAnsi="Cambria Math"/>
                      <w:lang w:val="en-US"/>
                    </w:rPr>
                    <m:t>0.061</m:t>
                  </m:r>
                </m:e>
              </m:mr>
              <m:mr>
                <m:e>
                  <m:r>
                    <w:rPr>
                      <w:rFonts w:ascii="Cambria Math" w:hAnsi="Cambria Math"/>
                      <w:lang w:val="en-US"/>
                    </w:rPr>
                    <m:t>0.053</m:t>
                  </m:r>
                </m:e>
                <m:e>
                  <m:r>
                    <w:rPr>
                      <w:rFonts w:ascii="Cambria Math" w:hAnsi="Cambria Math"/>
                      <w:lang w:val="en-US"/>
                    </w:rPr>
                    <m:t>0.065</m:t>
                  </m:r>
                </m:e>
                <m:e>
                  <m:r>
                    <w:rPr>
                      <w:rFonts w:ascii="Cambria Math" w:hAnsi="Cambria Math"/>
                      <w:lang w:val="en-US"/>
                    </w:rPr>
                    <m:t>0.047</m:t>
                  </m:r>
                </m:e>
              </m:mr>
              <m:mr>
                <m:e>
                  <m:r>
                    <w:rPr>
                      <w:rFonts w:ascii="Cambria Math" w:hAnsi="Cambria Math"/>
                      <w:lang w:val="en-US"/>
                    </w:rPr>
                    <m:t>0.061</m:t>
                  </m:r>
                </m:e>
                <m:e>
                  <m:r>
                    <w:rPr>
                      <w:rFonts w:ascii="Cambria Math" w:hAnsi="Cambria Math"/>
                      <w:lang w:val="en-US"/>
                    </w:rPr>
                    <m:t>0.047</m:t>
                  </m:r>
                </m:e>
                <m:e>
                  <m:r>
                    <w:rPr>
                      <w:rFonts w:ascii="Cambria Math" w:hAnsi="Cambria Math"/>
                      <w:lang w:val="en-US"/>
                    </w:rPr>
                    <m:t>0.069</m:t>
                  </m:r>
                </m:e>
              </m:mr>
            </m:m>
          </m:e>
        </m:d>
      </m:oMath>
      <w:r>
        <w:rPr>
          <w:lang w:val="en-US"/>
        </w:rPr>
        <w:t xml:space="preserve">  and </w:t>
      </w:r>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p>
    <w:p w14:paraId="30DCA1CE" w14:textId="41B624BE" w:rsidR="00511BDF" w:rsidRPr="00AD5DC7" w:rsidRDefault="00511BDF" w:rsidP="00C22FB2">
      <w:pPr>
        <w:jc w:val="both"/>
        <w:rPr>
          <w:lang w:val="en-US"/>
        </w:rPr>
      </w:pPr>
      <w:r>
        <w:rPr>
          <w:lang w:val="en-US"/>
        </w:rPr>
        <w:t xml:space="preserve">Note that the variance </w:t>
      </w:r>
      <w:r w:rsidRPr="00AD5DC7">
        <w:rPr>
          <w:lang w:val="en-US"/>
        </w:rPr>
        <w:t xml:space="preserve">of the random effects was similar across the three log-odds ratios (diagonal of </w:t>
      </w:r>
      <m:oMath>
        <m:acc>
          <m:accPr>
            <m:ctrlPr>
              <w:rPr>
                <w:rFonts w:ascii="Cambria Math" w:hAnsi="Cambria Math"/>
                <w:lang w:val="en-US"/>
              </w:rPr>
            </m:ctrlPr>
          </m:accPr>
          <m:e>
            <m:r>
              <m:rPr>
                <m:sty m:val="b"/>
              </m:rPr>
              <w:rPr>
                <w:rFonts w:ascii="Cambria Math" w:hAnsi="Cambria Math"/>
                <w:lang w:val="en-US"/>
              </w:rPr>
              <m:t>Σ</m:t>
            </m:r>
          </m:e>
        </m:acc>
      </m:oMath>
      <w:r w:rsidRPr="00AD5DC7">
        <w:rPr>
          <w:lang w:val="en-US"/>
        </w:rPr>
        <w:t xml:space="preserve">) and strong correlation exists between the random effects (Figure </w:t>
      </w:r>
      <w:r w:rsidR="003B207A" w:rsidRPr="00AD5DC7">
        <w:rPr>
          <w:lang w:val="en-US"/>
        </w:rPr>
        <w:t>3</w:t>
      </w:r>
      <w:r w:rsidRPr="00AD5DC7">
        <w:rPr>
          <w:lang w:val="en-US"/>
        </w:rPr>
        <w:t xml:space="preserve">). 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sidRPr="00AD5DC7">
        <w:rPr>
          <w:lang w:val="en-US"/>
        </w:rPr>
        <w:t xml:space="preserve">) implies that having accounted for the fixed effects of carapace length, net configuration and total cod-end weight (Table </w:t>
      </w:r>
      <w:r w:rsidR="003B207A" w:rsidRPr="00AD5DC7">
        <w:rPr>
          <w:lang w:val="en-US"/>
        </w:rPr>
        <w:t>2</w:t>
      </w:r>
      <w:r w:rsidRPr="00AD5DC7">
        <w:rPr>
          <w:lang w:val="en-US"/>
        </w:rPr>
        <w:t xml:space="preserve">), the expected proportions vary in extremes by +/- 12% by haul (inverse logit of 95% intervals -0.5, +0.5). Typically the variability will be lower than this (Figure </w:t>
      </w:r>
      <w:r w:rsidR="003B207A" w:rsidRPr="00AD5DC7">
        <w:rPr>
          <w:lang w:val="en-US"/>
        </w:rPr>
        <w:t>3</w:t>
      </w:r>
      <w:r w:rsidRPr="00AD5DC7">
        <w:rPr>
          <w:lang w:val="en-US"/>
        </w:rPr>
        <w:t xml:space="preserve">). The relatively low inter-haul variability estimated together with the model comparisons (Table </w:t>
      </w:r>
      <w:r w:rsidR="003B207A" w:rsidRPr="00AD5DC7">
        <w:rPr>
          <w:lang w:val="en-US"/>
        </w:rPr>
        <w:t>2</w:t>
      </w:r>
      <w:r w:rsidRPr="00AD5DC7">
        <w:rPr>
          <w:lang w:val="en-US"/>
        </w:rPr>
        <w:t xml:space="preserve">) highlight that a considerable amount of between-haul variability is captured by the fixed effects of net configuration and bulk weight though some inter-haul variability remains, </w:t>
      </w:r>
      <w:commentRangeStart w:id="9"/>
      <w:r w:rsidRPr="00AD5DC7">
        <w:rPr>
          <w:lang w:val="en-US"/>
        </w:rPr>
        <w:t>as</w:t>
      </w:r>
      <w:commentRangeEnd w:id="9"/>
      <w:r w:rsidR="00AD38AA">
        <w:rPr>
          <w:rStyle w:val="CommentReference"/>
        </w:rPr>
        <w:commentReference w:id="9"/>
      </w:r>
      <w:r w:rsidRPr="00AD5DC7">
        <w:rPr>
          <w:lang w:val="en-US"/>
        </w:rPr>
        <w:t xml:space="preserve"> captured by the random effects (Figures </w:t>
      </w:r>
      <w:r w:rsidR="003B207A" w:rsidRPr="00AD5DC7">
        <w:rPr>
          <w:lang w:val="en-US"/>
        </w:rPr>
        <w:t>3</w:t>
      </w:r>
      <w:r w:rsidRPr="00AD5DC7">
        <w:rPr>
          <w:lang w:val="en-US"/>
        </w:rPr>
        <w:t xml:space="preserve"> and </w:t>
      </w:r>
      <w:r w:rsidR="003B207A" w:rsidRPr="00AD5DC7">
        <w:rPr>
          <w:lang w:val="en-US"/>
        </w:rPr>
        <w:t>4</w:t>
      </w:r>
      <w:r w:rsidRPr="00AD5DC7">
        <w:rPr>
          <w:lang w:val="en-US"/>
        </w:rPr>
        <w:t>).</w:t>
      </w:r>
    </w:p>
    <w:p w14:paraId="274B645A" w14:textId="2FBA7524" w:rsidR="003B207A" w:rsidRDefault="00511BDF" w:rsidP="00C22FB2">
      <w:pPr>
        <w:jc w:val="both"/>
        <w:rPr>
          <w:lang w:val="en-US"/>
        </w:rPr>
      </w:pPr>
      <w:r w:rsidRPr="00AD5DC7">
        <w:rPr>
          <w:lang w:val="en-US"/>
        </w:rPr>
        <w:t xml:space="preserve">The by-haul predictions fit the data well in both the fixed effects and random effects models (Figure </w:t>
      </w:r>
      <w:r w:rsidR="003B207A" w:rsidRPr="00AD5DC7">
        <w:rPr>
          <w:lang w:val="en-US"/>
        </w:rPr>
        <w:t>4</w:t>
      </w:r>
      <w:r w:rsidRPr="00AD5DC7">
        <w:rPr>
          <w:lang w:val="en-US"/>
        </w:rPr>
        <w:t>)</w:t>
      </w:r>
      <w:r w:rsidR="00B635FE" w:rsidRPr="00AD5DC7">
        <w:rPr>
          <w:lang w:val="en-US"/>
        </w:rPr>
        <w:t>,</w:t>
      </w:r>
      <w:r w:rsidRPr="00AD5DC7">
        <w:rPr>
          <w:lang w:val="en-US"/>
        </w:rPr>
        <w:t xml:space="preserve"> though the random effects models expectedly fit some haul and</w:t>
      </w:r>
      <w:r>
        <w:rPr>
          <w:lang w:val="en-US"/>
        </w:rPr>
        <w:t xml:space="preserve">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r w:rsidR="003B207A">
        <w:rPr>
          <w:lang w:val="en-US"/>
        </w:rPr>
        <w:t>5</w:t>
      </w:r>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r w:rsidR="00CF12CD">
        <w:rPr>
          <w:lang w:val="en-US"/>
        </w:rPr>
        <w:t>5</w:t>
      </w:r>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5).</w:t>
      </w:r>
    </w:p>
    <w:p w14:paraId="69DE5766" w14:textId="6231A10B" w:rsidR="00844D2A" w:rsidRDefault="00511BDF" w:rsidP="00C22FB2">
      <w:pPr>
        <w:jc w:val="both"/>
      </w:pPr>
      <w:r>
        <w:rPr>
          <w:lang w:val="en-US"/>
        </w:rPr>
        <w:t xml:space="preserve">The estimated confidence intervals on the mean proportions are </w:t>
      </w:r>
      <w:r w:rsidR="00EC3F9F">
        <w:rPr>
          <w:lang w:val="en-US"/>
        </w:rPr>
        <w:t xml:space="preserve">narrow </w:t>
      </w:r>
      <w:r>
        <w:rPr>
          <w:lang w:val="en-US"/>
        </w:rPr>
        <w:t xml:space="preserve">reflecting the number of observations contributing to the </w:t>
      </w:r>
      <w:r w:rsidRPr="00AD5DC7">
        <w:rPr>
          <w:lang w:val="en-US"/>
        </w:rPr>
        <w:t xml:space="preserve">mean with the considerable between-haul variability accounted for via the fixed and random effects (Figure </w:t>
      </w:r>
      <w:r w:rsidR="003B207A" w:rsidRPr="00AD5DC7">
        <w:rPr>
          <w:lang w:val="en-US"/>
        </w:rPr>
        <w:t>4</w:t>
      </w:r>
      <w:r w:rsidRPr="00AD5DC7">
        <w:rPr>
          <w:lang w:val="en-US"/>
        </w:rPr>
        <w:t>). Note that confidence intervals on proportions cannot be interpreted separately as the proportions necessarily</w:t>
      </w:r>
      <w:r>
        <w:rPr>
          <w:lang w:val="en-US"/>
        </w:rPr>
        <w:t xml:space="preserve"> sum to </w:t>
      </w:r>
      <w:r w:rsidR="00EC3F9F">
        <w:rPr>
          <w:lang w:val="en-US"/>
        </w:rPr>
        <w:t>one</w:t>
      </w:r>
      <w:r>
        <w:rPr>
          <w:lang w:val="en-US"/>
        </w:rPr>
        <w:t xml:space="preserve">. </w:t>
      </w:r>
      <w:r w:rsidR="00844D2A">
        <w:br w:type="page"/>
      </w:r>
    </w:p>
    <w:p w14:paraId="11CBDB1E" w14:textId="77777777" w:rsidR="00844D2A" w:rsidRDefault="00844D2A" w:rsidP="00C22FB2">
      <w:pPr>
        <w:pStyle w:val="Heading2"/>
        <w:jc w:val="both"/>
      </w:pPr>
      <w:r>
        <w:lastRenderedPageBreak/>
        <w:t>Discussion</w:t>
      </w:r>
    </w:p>
    <w:p w14:paraId="4DD8BB23" w14:textId="6C618162" w:rsidR="00EC3F9F" w:rsidRDefault="00EC3F9F" w:rsidP="00C22FB2">
      <w:pPr>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trawl</w:t>
      </w:r>
      <w:r w:rsidR="000610A6">
        <w:rPr>
          <w:noProof/>
        </w:rPr>
        <w:t>ing</w:t>
      </w:r>
      <w:r w:rsidR="0015275C">
        <w:rPr>
          <w:noProof/>
        </w:rPr>
        <w:t xml:space="preserve">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C22FB2">
      <w:pPr>
        <w:jc w:val="both"/>
        <w:rPr>
          <w:rStyle w:val="Heading3Char"/>
        </w:rPr>
      </w:pPr>
      <w:r>
        <w:rPr>
          <w:rStyle w:val="Heading3Char"/>
        </w:rPr>
        <w:t>Model developments</w:t>
      </w:r>
    </w:p>
    <w:p w14:paraId="59405CCB" w14:textId="7CA7ECFA" w:rsidR="00B40ED0" w:rsidRDefault="00B40ED0" w:rsidP="00C22FB2">
      <w:pPr>
        <w:jc w:val="both"/>
      </w:pPr>
      <w:r>
        <w:t xml:space="preserve">Examples of the application of multinomial models to fisheries include analysis of egg stages </w: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 </w:instrTex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EN.CITE.DATA </w:instrText>
      </w:r>
      <w:r>
        <w:fldChar w:fldCharType="end"/>
      </w:r>
      <w:r>
        <w:fldChar w:fldCharType="separate"/>
      </w:r>
      <w:r>
        <w:rPr>
          <w:noProof/>
        </w:rPr>
        <w:t>(Ibaibarriaga</w:t>
      </w:r>
      <w:r w:rsidRPr="00025128">
        <w:rPr>
          <w:i/>
          <w:noProof/>
        </w:rPr>
        <w:t xml:space="preserve"> et al.</w:t>
      </w:r>
      <w:r>
        <w:rPr>
          <w:noProof/>
        </w:rPr>
        <w:t>, 2007; Stratoudakis</w:t>
      </w:r>
      <w:r w:rsidRPr="00025128">
        <w:rPr>
          <w:i/>
          <w:noProof/>
        </w:rPr>
        <w:t xml:space="preserve"> et al.</w:t>
      </w:r>
      <w:r>
        <w:rPr>
          <w:noProof/>
        </w:rPr>
        <w:t>, 2006)</w:t>
      </w:r>
      <w:r>
        <w:fldChar w:fldCharType="end"/>
      </w:r>
      <w:r>
        <w:t xml:space="preserve">, comparisons of age-length keys </w:t>
      </w:r>
      <w:r>
        <w:fldChar w:fldCharType="begin"/>
      </w:r>
      <w:r>
        <w:instrText xml:space="preserve"> ADDIN EN.CITE &lt;EndNote&gt;&lt;Cite&gt;&lt;Author&gt;Gerritsen&lt;/Author&gt;&lt;Year&gt;2006&lt;/Year&gt;&lt;RecNum&gt;631&lt;/RecNum&gt;&lt;DisplayText&gt;(Gerritsen&lt;style face="italic"&gt; et al.&lt;/style&gt;, 2006)&lt;/DisplayText&gt;&lt;record&gt;&lt;rec-number&gt;631&lt;/rec-number&gt;&lt;foreign-keys&gt;&lt;key app="EN" db-id="xax5v99p909t04eax0qpx5zu9ddad5erz5fw" timestamp="1445510660"&gt;631&lt;/key&gt;&lt;/foreign-keys&gt;&lt;ref-type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Pr>
          <w:noProof/>
        </w:rPr>
        <w:t>(Gerritsen</w:t>
      </w:r>
      <w:r w:rsidRPr="008932CD">
        <w:rPr>
          <w:i/>
          <w:noProof/>
        </w:rPr>
        <w:t xml:space="preserve"> et al.</w:t>
      </w:r>
      <w:r>
        <w:rPr>
          <w:noProof/>
        </w:rPr>
        <w:t>, 2006)</w:t>
      </w:r>
      <w:r>
        <w:fldChar w:fldCharType="end"/>
      </w:r>
      <w:r>
        <w:t xml:space="preserve">, fleet behaviour </w:t>
      </w:r>
      <w:r>
        <w:fldChar w:fldCharType="begin"/>
      </w:r>
      <w:r w:rsidR="00E86E24">
        <w:instrText xml:space="preserve"> ADDIN EN.CITE &lt;EndNote&gt;&lt;Cite&gt;&lt;Author&gt;Ward&lt;/Author&gt;&lt;Year&gt;1994&lt;/Year&gt;&lt;RecNum&gt;640&lt;/RecNum&gt;&lt;DisplayText&gt;(Ward and Sutinen, 1994)&lt;/DisplayText&gt;&lt;record&gt;&lt;rec-number&gt;640&lt;/rec-number&gt;&lt;foreign-keys&gt;&lt;key app="EN" db-id="xax5v99p909t04eax0qpx5zu9ddad5erz5fw" timestamp="1445593879"&gt;640&lt;/key&gt;&lt;/foreign-keys&gt;&lt;ref-type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instrText xml:space="preserve"> ADDIN EN.CITE &lt;EndNote&gt;&lt;Cite&gt;&lt;Author&gt;Benoit&lt;/Author&gt;&lt;Year&gt;2010&lt;/Year&gt;&lt;RecNum&gt;635&lt;/RecNum&gt;&lt;DisplayText&gt;(Benoit&lt;style face="italic"&gt; et al.&lt;/style&gt;,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Pr>
          <w:noProof/>
        </w:rPr>
        <w:t>(Benoit</w:t>
      </w:r>
      <w:r w:rsidRPr="00025128">
        <w:rPr>
          <w:i/>
          <w:noProof/>
        </w:rPr>
        <w:t xml:space="preserve"> et al.</w:t>
      </w:r>
      <w:r>
        <w:rPr>
          <w:noProof/>
        </w:rPr>
        <w:t>, 2010)</w:t>
      </w:r>
      <w:r>
        <w:fldChar w:fldCharType="end"/>
      </w:r>
      <w:r>
        <w:t xml:space="preserve">. We extended the traditional multinomial logit model to include the specific requirements of a catch-comparison trial such as choice-specific covariates (e.g., cod-end total catch weight) 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effects we have developed a general multinomial modelling framework with applications beyond the field of fisheries science. Hartzel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The use of ADMB-RE enables fitting of multivariate normal random effects models in addition to a multivariate response. </w:t>
      </w:r>
    </w:p>
    <w:p w14:paraId="5131F89E" w14:textId="6E77A9FE" w:rsidR="00A47B19" w:rsidRDefault="007D67DE" w:rsidP="00C22FB2">
      <w:pPr>
        <w:jc w:val="both"/>
      </w:pPr>
      <w:r>
        <w:t>Using a</w:t>
      </w:r>
      <w:r w:rsidR="00CD6DFA">
        <w:t xml:space="preserve"> </w:t>
      </w:r>
      <w:proofErr w:type="spellStart"/>
      <w:r w:rsidR="00CD6DFA">
        <w:t>Dirichlet</w:t>
      </w:r>
      <w:proofErr w:type="spellEnd"/>
      <w:r w:rsidR="00CD6DFA">
        <w:t xml:space="preserve">-multinomial </w:t>
      </w:r>
      <w:commentRangeStart w:id="10"/>
      <w:r w:rsidR="00CD6DFA">
        <w:t>distribution</w:t>
      </w:r>
      <w:commentRangeEnd w:id="10"/>
      <w:r>
        <w:rPr>
          <w:rStyle w:val="CommentReference"/>
        </w:rPr>
        <w:commentReference w:id="10"/>
      </w:r>
      <w:r w:rsidR="00CD6DFA">
        <w:t xml:space="preserve"> </w:t>
      </w:r>
      <w:commentRangeStart w:id="11"/>
      <w:ins w:id="12" w:author="Windows User" w:date="2015-11-30T17:18:00Z">
        <w:r w:rsidR="00AD38AA">
          <w:t>(</w:t>
        </w:r>
        <w:proofErr w:type="spellStart"/>
        <w:r w:rsidR="00AD38AA">
          <w:t>Thorsén</w:t>
        </w:r>
        <w:proofErr w:type="spellEnd"/>
        <w:r w:rsidR="00AD38AA">
          <w:t>, 2014)</w:t>
        </w:r>
        <w:r w:rsidR="00AD38AA">
          <w:t xml:space="preserve"> </w:t>
        </w:r>
      </w:ins>
      <w:commentRangeEnd w:id="11"/>
      <w:ins w:id="13" w:author="Windows User" w:date="2015-11-30T17:21:00Z">
        <w:r w:rsidR="00A24C87">
          <w:rPr>
            <w:rStyle w:val="CommentReference"/>
          </w:rPr>
          <w:commentReference w:id="11"/>
        </w:r>
      </w:ins>
      <w:r>
        <w:t>offers a</w:t>
      </w:r>
      <w:r w:rsidR="0042588B">
        <w:t>n</w:t>
      </w:r>
      <w:r w:rsidR="00E34A8F">
        <w:t xml:space="preserve"> a</w:t>
      </w:r>
      <w:r w:rsidR="00A47B19">
        <w:t xml:space="preserve">lternative method for </w:t>
      </w:r>
      <w:r w:rsidR="0042588B">
        <w:t xml:space="preserve">modelling </w:t>
      </w:r>
      <w:r w:rsidR="00A47B19">
        <w:t xml:space="preserve">count data with </w:t>
      </w:r>
      <w:r w:rsidR="0042588B">
        <w:t>a response with two</w:t>
      </w:r>
      <w:r w:rsidR="00A47B19">
        <w:t xml:space="preserve"> or more categories</w:t>
      </w:r>
      <w:r w:rsidR="0042588B">
        <w:t>.</w:t>
      </w:r>
      <w:r w:rsidR="00A47B19">
        <w:t xml:space="preserve"> </w:t>
      </w:r>
      <w:r w:rsidR="00E90F4F">
        <w:t xml:space="preserve">The Dirichlet-multinomial model </w:t>
      </w:r>
      <w:r w:rsidR="00A47B19">
        <w:t xml:space="preserve">is a multivariate extension of the beta-binomial distribution and </w:t>
      </w:r>
      <w:bookmarkStart w:id="14" w:name="_GoBack"/>
      <w:bookmarkEnd w:id="14"/>
      <w:r w:rsidR="00E90F4F">
        <w:t xml:space="preserve">is used in </w:t>
      </w:r>
      <w:r w:rsidR="00A47B19">
        <w:t xml:space="preserve">cases where data exhibits variance greater than expected in a </w:t>
      </w:r>
      <w:r w:rsidR="00E90F4F">
        <w:t>multinomial,</w:t>
      </w:r>
      <w:r w:rsidR="00A47B19">
        <w:t xml:space="preserve"> referred to as over dispersion.</w:t>
      </w:r>
      <w:r w:rsidR="00E90F4F">
        <w:t xml:space="preserve"> Over dispersion in the Dirichlet-multinomial is accounted for by an additional set of parameters per response level, allowing for a</w:t>
      </w:r>
      <w:r w:rsidR="00DC2B5E">
        <w:t>n</w:t>
      </w:r>
      <w:r w:rsidR="00E90F4F">
        <w:t xml:space="preserve"> additional variability in the response counts (Thorsén, 2014). </w:t>
      </w:r>
      <w:r w:rsidR="00E34A8F">
        <w:t xml:space="preserve">We chose to develop the multinomial random effects model over applying the Dirichlet-multinomial model, as the over-dispersion is likely at the haul-level more than the individual observation level. A combined Dirichlet-multinomial random effects model could be developed in </w:t>
      </w:r>
      <w:r w:rsidR="00C419CE">
        <w:t xml:space="preserve">the </w:t>
      </w:r>
      <w:r w:rsidR="00E34A8F">
        <w:t xml:space="preserve">future. </w:t>
      </w:r>
    </w:p>
    <w:p w14:paraId="64F451F9" w14:textId="77777777" w:rsidR="00E34A8F" w:rsidRDefault="007F58CD" w:rsidP="00C22FB2">
      <w:pPr>
        <w:jc w:val="both"/>
        <w:rPr>
          <w:rStyle w:val="Heading3Char"/>
        </w:rPr>
      </w:pPr>
      <w:r w:rsidRPr="00E34A8F">
        <w:rPr>
          <w:rStyle w:val="Heading3Char"/>
        </w:rPr>
        <w:t>Covariate effects</w:t>
      </w:r>
    </w:p>
    <w:p w14:paraId="62BD520B" w14:textId="77777777" w:rsidR="00440B62" w:rsidRDefault="00F105AF" w:rsidP="00C22FB2">
      <w:pPr>
        <w:jc w:val="both"/>
      </w:pPr>
      <w:r>
        <w:t>N</w:t>
      </w:r>
      <w:r w:rsidR="005367E6">
        <w:t xml:space="preserve">et </w:t>
      </w:r>
      <w:r>
        <w:t xml:space="preserve">position, </w:t>
      </w:r>
      <w:r w:rsidR="005367E6">
        <w:t xml:space="preserve">total cod-end weight </w:t>
      </w:r>
      <w:r>
        <w:t xml:space="preserve">and carapace length </w:t>
      </w:r>
      <w:r w:rsidRPr="00AD5DC7">
        <w:t xml:space="preserve">significantly affected the numbers of </w:t>
      </w:r>
      <w:r w:rsidR="00FD5F42" w:rsidRPr="00AD5DC7">
        <w:rPr>
          <w:i/>
        </w:rPr>
        <w:t>Nephrops</w:t>
      </w:r>
      <w:r w:rsidRPr="00AD5DC7">
        <w:t xml:space="preserve"> retained in the different</w:t>
      </w:r>
      <w:r w:rsidR="005367E6" w:rsidRPr="00AD5DC7">
        <w:t xml:space="preserve"> cod-end</w:t>
      </w:r>
      <w:r w:rsidRPr="00AD5DC7">
        <w:t xml:space="preserve"> mesh sizes</w:t>
      </w:r>
      <w:r w:rsidR="00E34A8F" w:rsidRPr="00AD5DC7">
        <w:t xml:space="preserve"> (Table 2)</w:t>
      </w:r>
      <w:r w:rsidR="005367E6" w:rsidRPr="00AD5DC7">
        <w:t xml:space="preserve">. </w:t>
      </w:r>
      <w:r w:rsidR="002C4DEF" w:rsidRPr="00AD5DC7">
        <w:t xml:space="preserve">Similar to a previous study conducted in the Irish Sea </w:t>
      </w:r>
      <w:r w:rsidR="002C4DEF" w:rsidRPr="00AD5DC7">
        <w:fldChar w:fldCharType="begin"/>
      </w:r>
      <w:r w:rsidR="002C4DEF" w:rsidRPr="00AD5DC7">
        <w:instrText xml:space="preserve"> ADDIN EN.CITE &lt;EndNote&gt;&lt;Cite&gt;&lt;Author&gt;Briggs&lt;/Author&gt;&lt;Year&gt;1999&lt;/Year&gt;&lt;RecNum&gt;625&lt;/RecNum&gt;&lt;DisplayText&gt;(Briggs&lt;style face="italic"&gt; et al.&lt;/style&gt;, 1999)&lt;/DisplayText&gt;&lt;record&gt;&lt;rec-number&gt;625&lt;/rec-number&gt;&lt;foreign-keys&gt;&lt;key app="EN" db-id="xax5v99p909t04eax0qpx5zu9ddad5erz5fw" timestamp="1445354477"&gt;625&lt;/key&gt;&lt;/foreign-keys&gt;&lt;ref-type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urls&gt;&lt;/record&gt;&lt;/Cite&gt;&lt;/EndNote&gt;</w:instrText>
      </w:r>
      <w:r w:rsidR="002C4DEF" w:rsidRPr="00AD5DC7">
        <w:fldChar w:fldCharType="separate"/>
      </w:r>
      <w:r w:rsidR="002C4DEF" w:rsidRPr="00AD5DC7">
        <w:rPr>
          <w:noProof/>
        </w:rPr>
        <w:t>(Briggs</w:t>
      </w:r>
      <w:r w:rsidR="002C4DEF" w:rsidRPr="00AD5DC7">
        <w:rPr>
          <w:i/>
          <w:noProof/>
        </w:rPr>
        <w:t xml:space="preserve"> et al.</w:t>
      </w:r>
      <w:r w:rsidR="002C4DEF" w:rsidRPr="00AD5DC7">
        <w:rPr>
          <w:noProof/>
        </w:rPr>
        <w:t>, 1999)</w:t>
      </w:r>
      <w:r w:rsidR="002C4DEF" w:rsidRPr="00AD5DC7">
        <w:fldChar w:fldCharType="end"/>
      </w:r>
      <w:r w:rsidR="002C4DEF" w:rsidRPr="00AD5DC7">
        <w:t xml:space="preserve"> and a study in the Bay of Biscay </w:t>
      </w:r>
      <w:r w:rsidR="002C4DEF" w:rsidRPr="00AD5DC7">
        <w:fldChar w:fldCharType="begin"/>
      </w:r>
      <w:r w:rsidR="002C4DEF" w:rsidRPr="00AD5DC7">
        <w:instrText xml:space="preserve"> ADDIN EN.CITE &lt;EndNote&gt;&lt;Cite&gt;&lt;Author&gt;Nikolic&lt;/Author&gt;&lt;Year&gt;2015&lt;/Year&gt;&lt;RecNum&gt;624&lt;/RecNum&gt;&lt;DisplayText&gt;(Nikolic&lt;style face="italic"&gt; et al.&lt;/style&gt;, 2015)&lt;/DisplayText&gt;&lt;record&gt;&lt;rec-number&gt;624&lt;/rec-number&gt;&lt;foreign-keys&gt;&lt;key app="EN" db-id="xax5v99p909t04eax0qpx5zu9ddad5erz5fw" timestamp="1445354477"&gt;624&lt;/key&gt;&lt;/foreign-keys&gt;&lt;ref-type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related-urls&gt;&lt;/urls&gt;&lt;electronic-resource-num&gt;10.1093/icesjms/fsv036&lt;/electronic-resource-num&gt;&lt;/record&gt;&lt;/Cite&gt;&lt;/EndNote&gt;</w:instrText>
      </w:r>
      <w:r w:rsidR="002C4DEF" w:rsidRPr="00AD5DC7">
        <w:fldChar w:fldCharType="separate"/>
      </w:r>
      <w:r w:rsidR="002C4DEF" w:rsidRPr="00AD5DC7">
        <w:rPr>
          <w:noProof/>
        </w:rPr>
        <w:t>(Nikolic</w:t>
      </w:r>
      <w:r w:rsidR="002C4DEF" w:rsidRPr="00AD5DC7">
        <w:rPr>
          <w:i/>
          <w:noProof/>
        </w:rPr>
        <w:t xml:space="preserve"> et al.</w:t>
      </w:r>
      <w:r w:rsidR="002C4DEF" w:rsidRPr="00AD5DC7">
        <w:rPr>
          <w:noProof/>
        </w:rPr>
        <w:t>, 2015)</w:t>
      </w:r>
      <w:r w:rsidR="002C4DEF" w:rsidRPr="00AD5DC7">
        <w:fldChar w:fldCharType="end"/>
      </w:r>
      <w:r w:rsidR="002C4DEF" w:rsidRPr="00AD5DC7">
        <w:t>, p</w:t>
      </w:r>
      <w:r w:rsidR="003B548B" w:rsidRPr="00AD5DC7">
        <w:t>rop</w:t>
      </w:r>
      <w:r w:rsidR="00003676" w:rsidRPr="00AD5DC7">
        <w:t>o</w:t>
      </w:r>
      <w:r w:rsidR="003B548B" w:rsidRPr="00AD5DC7">
        <w:t>r</w:t>
      </w:r>
      <w:r w:rsidR="00003676" w:rsidRPr="00AD5DC7">
        <w:t>tionally less smaller</w:t>
      </w:r>
      <w:r w:rsidR="002C4DEF" w:rsidRPr="00AD5DC7">
        <w:t xml:space="preserve"> </w:t>
      </w:r>
      <w:r w:rsidR="00FD5F42" w:rsidRPr="00AD5DC7">
        <w:rPr>
          <w:i/>
        </w:rPr>
        <w:t>Nephrops</w:t>
      </w:r>
      <w:r w:rsidR="00B357AB" w:rsidRPr="00AD5DC7">
        <w:t xml:space="preserve"> </w:t>
      </w:r>
      <w:r w:rsidR="00003676" w:rsidRPr="00AD5DC7">
        <w:t>were retained as mesh size increased</w:t>
      </w:r>
      <w:r w:rsidR="003B548B" w:rsidRPr="00AD5DC7">
        <w:t xml:space="preserve"> (Figures 3 &amp; 4). This</w:t>
      </w:r>
      <w:r w:rsidR="003B548B">
        <w:t xml:space="preserve"> can be explained by the fact that larger</w:t>
      </w:r>
      <w:r w:rsidR="00096B53">
        <w:t xml:space="preserve"> </w:t>
      </w:r>
      <w:r w:rsidR="00A773E0">
        <w:t xml:space="preserve">mesh </w:t>
      </w:r>
      <w:r w:rsidR="00096B53">
        <w:t xml:space="preserve">opening angles are known to </w:t>
      </w:r>
      <w:r w:rsidR="00A773E0">
        <w:t>influence</w:t>
      </w:r>
      <w:r w:rsidR="00096B53">
        <w:t xml:space="preserve"> </w:t>
      </w:r>
      <w:r w:rsidR="00FD5F42" w:rsidRPr="00FD5F42">
        <w:rPr>
          <w:i/>
        </w:rPr>
        <w:t>Nephrops</w:t>
      </w:r>
      <w:r w:rsidR="00096B53">
        <w:t xml:space="preserve"> selectivity </w:t>
      </w:r>
      <w:r w:rsidR="00096B53">
        <w:fldChar w:fldCharType="begin"/>
      </w:r>
      <w:r w:rsidR="00096B53">
        <w:instrText xml:space="preserve"> ADDIN EN.CITE &lt;EndNote&gt;&lt;Cite&gt;&lt;Author&gt;Frandsen&lt;/Author&gt;&lt;Year&gt;2010&lt;/Year&gt;&lt;RecNum&gt;615&lt;/RecNum&gt;&lt;DisplayText&gt;(Frandsen&lt;style face="italic"&gt; et al.&lt;/style&gt;,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instrText>
      </w:r>
      <w:r w:rsidR="00096B53">
        <w:fldChar w:fldCharType="separate"/>
      </w:r>
      <w:r w:rsidR="00096B53">
        <w:rPr>
          <w:noProof/>
        </w:rPr>
        <w:t>(Frandsen</w:t>
      </w:r>
      <w:r w:rsidR="00096B53" w:rsidRPr="00096B53">
        <w:rPr>
          <w:i/>
          <w:noProof/>
        </w:rPr>
        <w:t xml:space="preserve"> et al.</w:t>
      </w:r>
      <w:r w:rsidR="00096B53">
        <w:rPr>
          <w:noProof/>
        </w:rPr>
        <w:t>, 2010)</w:t>
      </w:r>
      <w:r w:rsidR="00096B53">
        <w:fldChar w:fldCharType="end"/>
      </w:r>
      <w:r w:rsidR="003B548B">
        <w:t xml:space="preserve">. </w:t>
      </w:r>
    </w:p>
    <w:p w14:paraId="1576AEFF" w14:textId="77777777" w:rsidR="00440B62" w:rsidRDefault="00147942" w:rsidP="00C22FB2">
      <w:pPr>
        <w:jc w:val="both"/>
        <w:rPr>
          <w:color w:val="2E2E2E"/>
        </w:rPr>
      </w:pPr>
      <w:r>
        <w:t>T</w:t>
      </w:r>
      <w:r w:rsidRPr="00C41204">
        <w:t xml:space="preserve">otal catch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Pr="00C41204">
        <w:instrText xml:space="preserve"> ADDIN EN.CITE </w:instrText>
      </w:r>
      <w:r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Pr="00C41204">
        <w:instrText xml:space="preserve"> ADDIN EN.CITE.DATA </w:instrText>
      </w:r>
      <w:r w:rsidRPr="00C41204">
        <w:fldChar w:fldCharType="end"/>
      </w:r>
      <w:r w:rsidRPr="00C41204">
        <w:fldChar w:fldCharType="separate"/>
      </w:r>
      <w:r w:rsidRPr="00C41204">
        <w:rPr>
          <w:noProof/>
        </w:rPr>
        <w:t>(Campos</w:t>
      </w:r>
      <w:r w:rsidRPr="00C41204">
        <w:rPr>
          <w:i/>
          <w:noProof/>
        </w:rPr>
        <w:t xml:space="preserve"> et al.</w:t>
      </w:r>
      <w:r w:rsidRPr="00C41204">
        <w:rPr>
          <w:noProof/>
        </w:rPr>
        <w:t>,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r w:rsidRPr="00C41204">
        <w:rPr>
          <w:rStyle w:val="Emphasis"/>
          <w:color w:val="2E2E2E"/>
          <w:sz w:val="22"/>
          <w:szCs w:val="22"/>
        </w:rPr>
        <w:t>Aristeus antennatus</w:t>
      </w:r>
      <w:r w:rsidRPr="00C41204">
        <w:rPr>
          <w:color w:val="2E2E2E"/>
        </w:rPr>
        <w:t xml:space="preserve"> </w:t>
      </w:r>
      <w:r w:rsidRPr="00C41204">
        <w:rPr>
          <w:color w:val="2E2E2E"/>
        </w:rPr>
        <w:fldChar w:fldCharType="begin"/>
      </w:r>
      <w:r w:rsidRPr="00C41204">
        <w:rPr>
          <w:color w:val="2E2E2E"/>
        </w:rPr>
        <w:instrText xml:space="preserve"> ADDIN EN.CITE &lt;EndNote&gt;&lt;Cite&gt;&lt;Author&gt;Campos&lt;/Author&gt;&lt;Year&gt;2003&lt;/Year&gt;&lt;RecNum&gt;643&lt;/RecNum&gt;&lt;DisplayText&gt;(Campos&lt;style face="italic"&gt; et al.&lt;/style&gt;, 2003)&lt;/DisplayText&gt;&lt;record&gt;&lt;rec-number&gt;643&lt;/rec-number&gt;&lt;foreign-keys&gt;&lt;key app="EN" db-id="xax5v99p909t04eax0qpx5zu9ddad5erz5fw" timestamp="1447340409"&gt;643&lt;/key&gt;&lt;/foreign-keys&gt;&lt;ref-type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Pr="00C41204">
        <w:rPr>
          <w:noProof/>
          <w:color w:val="2E2E2E"/>
        </w:rPr>
        <w:t>(Campos</w:t>
      </w:r>
      <w:r w:rsidRPr="00C41204">
        <w:rPr>
          <w:i/>
          <w:noProof/>
          <w:color w:val="2E2E2E"/>
        </w:rPr>
        <w:t xml:space="preserve"> et al.</w:t>
      </w:r>
      <w:r w:rsidRPr="00C41204">
        <w:rPr>
          <w:noProof/>
          <w:color w:val="2E2E2E"/>
        </w:rPr>
        <w:t>, 2003)</w:t>
      </w:r>
      <w:r w:rsidRPr="00C41204">
        <w:rPr>
          <w:color w:val="2E2E2E"/>
        </w:rPr>
        <w:fldChar w:fldCharType="end"/>
      </w:r>
      <w:r w:rsidRPr="00C41204">
        <w:rPr>
          <w:color w:val="2E2E2E"/>
        </w:rPr>
        <w:t xml:space="preserve">. The significant effect of total catch weight on the proportion of </w:t>
      </w:r>
      <w:r w:rsidR="00FD5F42" w:rsidRPr="00FD5F42">
        <w:rPr>
          <w:i/>
          <w:color w:val="2E2E2E"/>
        </w:rPr>
        <w:t>Nephrops</w:t>
      </w:r>
      <w:r w:rsidRPr="00C41204">
        <w:rPr>
          <w:color w:val="2E2E2E"/>
        </w:rPr>
        <w:t xml:space="preserve"> caught in the current study confirms the influence of this parameter on an additional crustacean species (</w:t>
      </w:r>
      <w:r w:rsidR="00FD5F42" w:rsidRPr="00FD5F42">
        <w:rPr>
          <w:i/>
          <w:color w:val="2E2E2E"/>
        </w:rPr>
        <w:t>Nephrops</w:t>
      </w:r>
      <w:r w:rsidRPr="00C41204">
        <w:rPr>
          <w:i/>
          <w:color w:val="2E2E2E"/>
        </w:rPr>
        <w:t xml:space="preserve"> </w:t>
      </w:r>
      <w:r>
        <w:rPr>
          <w:i/>
          <w:color w:val="2E2E2E"/>
        </w:rPr>
        <w:t>n</w:t>
      </w:r>
      <w:r w:rsidRPr="00C41204">
        <w:rPr>
          <w:i/>
          <w:color w:val="2E2E2E"/>
        </w:rPr>
        <w:t>orvegicus</w:t>
      </w:r>
      <w:r w:rsidRPr="00C41204">
        <w:rPr>
          <w:color w:val="2E2E2E"/>
        </w:rPr>
        <w:t xml:space="preserve">). </w:t>
      </w:r>
    </w:p>
    <w:p w14:paraId="520B27A0" w14:textId="58A70920" w:rsidR="005367E6" w:rsidRDefault="00B357AB" w:rsidP="00C22FB2">
      <w:pPr>
        <w:jc w:val="both"/>
      </w:pPr>
      <w:r w:rsidRPr="00990A21">
        <w:lastRenderedPageBreak/>
        <w:t xml:space="preserve">Net </w:t>
      </w:r>
      <w:r w:rsidR="00A1157A" w:rsidRPr="00990A21">
        <w:t>position</w:t>
      </w:r>
      <w:r w:rsidRPr="00990A21">
        <w:t xml:space="preserve"> was an important variable explaining a considerable amount of inter-haul variability (Table 2)</w:t>
      </w:r>
      <w:r w:rsidR="00E16279" w:rsidRPr="00990A21">
        <w:t xml:space="preserve">. </w:t>
      </w:r>
      <w:r w:rsidR="003A6CFE" w:rsidRPr="00990A21">
        <w:t xml:space="preserve">Position effects within a quad-rig </w:t>
      </w:r>
      <w:r w:rsidR="0057357A" w:rsidRPr="00990A21">
        <w:t xml:space="preserve">likely </w:t>
      </w:r>
      <w:r w:rsidR="003A6CFE" w:rsidRPr="00990A21">
        <w:t xml:space="preserve">result from differences in fishing power caused by </w:t>
      </w:r>
      <w:r w:rsidR="00840279" w:rsidRPr="00990A21">
        <w:t>variable</w:t>
      </w:r>
      <w:r w:rsidR="00840279">
        <w:t xml:space="preserve"> net geometry associated with </w:t>
      </w:r>
      <w:r w:rsidR="003A6CFE">
        <w:t>asymmetry of warps, sweeps and doors</w:t>
      </w:r>
      <w:r w:rsidR="00840279">
        <w:t xml:space="preserve">. Net geometry is assumed to govern gear performance and fishing mortality </w:t>
      </w:r>
      <w:r w:rsidR="0057357A">
        <w:t xml:space="preserve">for </w:t>
      </w:r>
      <w:r w:rsidR="0057357A" w:rsidRPr="00AD5DC7">
        <w:rPr>
          <w:i/>
        </w:rPr>
        <w:t>Nephrops</w:t>
      </w:r>
      <w:r w:rsidR="0057357A">
        <w:t xml:space="preserve"> </w:t>
      </w:r>
      <w:r w:rsidR="0057357A">
        <w:fldChar w:fldCharType="begin">
          <w:fldData xml:space="preserve">PEVuZE5vdGU+PENpdGU+PEF1dGhvcj5FaWdhYXJkPC9BdXRob3I+PFllYXI+MjAxMTwvWWVhcj48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</w:fldData>
        </w:fldChar>
      </w:r>
      <w:r w:rsidR="0057357A">
        <w:instrText xml:space="preserve"> ADDIN EN.CITE </w:instrText>
      </w:r>
      <w:r w:rsidR="0057357A">
        <w:fldChar w:fldCharType="begin">
          <w:fldData xml:space="preserve">PEVuZE5vdGU+PENpdGU+PEF1dGhvcj5FaWdhYXJkPC9BdXRob3I+PFllYXI+MjAxMTwvWWVhcj48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</w:fldData>
        </w:fldChar>
      </w:r>
      <w:r w:rsidR="0057357A">
        <w:instrText xml:space="preserve"> ADDIN EN.CITE.DATA </w:instrText>
      </w:r>
      <w:r w:rsidR="0057357A">
        <w:fldChar w:fldCharType="end"/>
      </w:r>
      <w:r w:rsidR="0057357A">
        <w:fldChar w:fldCharType="separate"/>
      </w:r>
      <w:r w:rsidR="0057357A">
        <w:rPr>
          <w:noProof/>
        </w:rPr>
        <w:t>(Eigaard</w:t>
      </w:r>
      <w:r w:rsidR="0057357A" w:rsidRPr="0057357A">
        <w:rPr>
          <w:i/>
          <w:noProof/>
        </w:rPr>
        <w:t xml:space="preserve"> et al.</w:t>
      </w:r>
      <w:r w:rsidR="0057357A">
        <w:rPr>
          <w:noProof/>
        </w:rPr>
        <w:t>, 2011; Sangster and Breen, 1998)</w:t>
      </w:r>
      <w:r w:rsidR="0057357A">
        <w:fldChar w:fldCharType="end"/>
      </w:r>
      <w:r w:rsidR="003A6CFE">
        <w:t xml:space="preserve">. </w:t>
      </w:r>
      <w:r w:rsidR="000906F5">
        <w:t>Failure to deal with this issue</w:t>
      </w:r>
      <w:r>
        <w:t xml:space="preserve"> could result in </w:t>
      </w:r>
      <w:r w:rsidR="00350D7F">
        <w:t xml:space="preserve">confounding </w:t>
      </w:r>
      <w:r>
        <w:t xml:space="preserve">mesh effects with position effects. </w:t>
      </w:r>
      <w:r w:rsidR="00F1127E">
        <w:t xml:space="preserve">We found that the simplest way to mitigate for 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r w:rsidR="00AD5847">
        <w:t xml:space="preserve">Further assessment of position effects on quad-rigs using </w:t>
      </w:r>
      <w:r w:rsidR="00144B4A">
        <w:t>data from gear monitoring</w:t>
      </w:r>
      <w:r w:rsidR="00AD5847">
        <w:t xml:space="preserve"> sensors </w:t>
      </w:r>
      <w:r w:rsidR="00AD5847">
        <w:fldChar w:fldCharType="begin"/>
      </w:r>
      <w:r w:rsidR="00AD5847">
        <w:instrText xml:space="preserve"> ADDIN EN.CITE &lt;EndNote&gt;&lt;Cite&gt;&lt;Author&gt;Sangster&lt;/Author&gt;&lt;Year&gt;1998&lt;/Year&gt;&lt;RecNum&gt;649&lt;/RecNum&gt;&lt;DisplayText&gt;(Sangster and Breen, 1998)&lt;/DisplayText&gt;&lt;record&gt;&lt;rec-number&gt;649&lt;/rec-number&gt;&lt;foreign-keys&gt;&lt;key app="EN" db-id="xax5v99p909t04eax0qpx5zu9ddad5erz5fw" timestamp="1447837499"&gt;649&lt;/key&gt;&lt;/foreign-keys&gt;&lt;ref-type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w:t>
      </w:r>
      <w:r w:rsidR="0072230E">
        <w:t xml:space="preserve">side-scan </w:t>
      </w:r>
      <w:r w:rsidR="00AD5847">
        <w:t xml:space="preserve">sonar </w:t>
      </w:r>
      <w:r w:rsidR="0072230E">
        <w:fldChar w:fldCharType="begin"/>
      </w:r>
      <w:r w:rsidR="0072230E">
        <w:instrText xml:space="preserve"> ADDIN EN.CITE &lt;EndNote&gt;&lt;Cite&gt;&lt;Author&gt;Lucchetti&lt;/Author&gt;&lt;Year&gt;2012&lt;/Year&gt;&lt;RecNum&gt;658&lt;/RecNum&gt;&lt;DisplayText&gt;(Lucchetti and Sala, 2012)&lt;/DisplayText&gt;&lt;record&gt;&lt;rec-number&gt;658&lt;/rec-number&gt;&lt;foreign-keys&gt;&lt;key app="EN" db-id="xax5v99p909t04eax0qpx5zu9ddad5erz5fw" timestamp="1448884486"&gt;658&lt;/key&gt;&lt;/foreign-keys&gt;&lt;ref-type name="Journal Article"&gt;17&lt;/ref-type&gt;&lt;contributors&gt;&lt;authors&gt;&lt;author&gt;Lucchetti, Alessandro&lt;/author&gt;&lt;author&gt;Sala, Antonello&lt;/author&gt;&lt;/authors&gt;&lt;/contributors&gt;&lt;titles&gt;&lt;title&gt;Impact and performance of Mediterranean fishing gear by side-scan sonar technology&lt;/title&gt;&lt;secondary-title&gt;Canadian Journal of Fisheries and Aquatic Sciences&lt;/secondary-title&gt;&lt;/titles&gt;&lt;periodical&gt;&lt;full-title&gt;Canadian Journal of Fisheries and Aquatic Sciences&lt;/full-title&gt;&lt;/periodical&gt;&lt;pages&gt;1806-1816&lt;/pages&gt;&lt;volume&gt;69&lt;/volume&gt;&lt;number&gt;11&lt;/number&gt;&lt;dates&gt;&lt;year&gt;2012&lt;/year&gt;&lt;pub-dates&gt;&lt;date&gt;2012/11/01&lt;/date&gt;&lt;/pub-dates&gt;&lt;/dates&gt;&lt;publisher&gt;NRC Research Press&lt;/publisher&gt;&lt;isbn&gt;0706-652X&lt;/isbn&gt;&lt;urls&gt;&lt;related-urls&gt;&lt;url&gt;http://dx.doi.org/10.1139/f2012-107&lt;/url&gt;&lt;/related-urls&gt;&lt;/urls&gt;&lt;electronic-resource-num&gt;10.1139/f2012-107&lt;/electronic-resource-num&gt;&lt;access-date&gt;2015/11/30&lt;/access-date&gt;&lt;/record&gt;&lt;/Cite&gt;&lt;/EndNote&gt;</w:instrText>
      </w:r>
      <w:r w:rsidR="0072230E">
        <w:fldChar w:fldCharType="separate"/>
      </w:r>
      <w:r w:rsidR="0072230E">
        <w:rPr>
          <w:noProof/>
        </w:rPr>
        <w:t>(Lucchetti and Sala, 2012)</w:t>
      </w:r>
      <w:r w:rsidR="0072230E">
        <w:fldChar w:fldCharType="end"/>
      </w:r>
      <w:r w:rsidR="00AD5847">
        <w:t xml:space="preserve"> </w:t>
      </w:r>
      <w:r w:rsidR="0072230E">
        <w:t xml:space="preserve">could </w:t>
      </w:r>
      <w:r w:rsidR="00AD5847">
        <w:t xml:space="preserve">further assist in </w:t>
      </w:r>
      <w:r w:rsidR="00144B4A">
        <w:t>understanding this issue.</w:t>
      </w:r>
    </w:p>
    <w:p w14:paraId="29896485" w14:textId="24BC8757" w:rsidR="0093514A" w:rsidRDefault="0093514A" w:rsidP="00C22FB2">
      <w:pPr>
        <w:jc w:val="both"/>
      </w:pPr>
      <w:r>
        <w:t>The model allows for additional covariates to be included. Variables we did not incorporate in the model include:</w:t>
      </w:r>
      <w:r w:rsidR="00716B04">
        <w:t xml:space="preserve"> haul duration</w:t>
      </w:r>
      <w:r w:rsidR="007D67DE">
        <w:t>,</w:t>
      </w:r>
      <w:r>
        <w:t xml:space="preserve"> depth, time of day, tidal effects</w:t>
      </w:r>
      <w:r w:rsidR="00144B4A">
        <w:t>,</w:t>
      </w:r>
      <w:r w:rsidR="00990A21">
        <w:t xml:space="preserve"> </w:t>
      </w:r>
      <w:r>
        <w:t>weather,</w:t>
      </w:r>
      <w:r w:rsidR="00144B4A" w:rsidRPr="00144B4A">
        <w:t xml:space="preserve"> </w:t>
      </w:r>
      <w:r w:rsidR="00990A21">
        <w:t xml:space="preserve">and </w:t>
      </w:r>
      <w:r w:rsidR="00144B4A">
        <w:t xml:space="preserve">data from gear monitoring sensors, </w:t>
      </w:r>
      <w:r>
        <w:t xml:space="preserve">among others. The </w:t>
      </w:r>
      <w:r w:rsidRPr="00AD5DC7">
        <w:t>effects of these variables will be captured to some extent by the random effects estimated in the model (Figure 4). They could also be included as fixed effects but the number of covariates that can be included is</w:t>
      </w:r>
      <w:r>
        <w:t xml:space="preserve"> limited by the number of tows and meshes in the trial (i.e., available degrees of freedom).</w:t>
      </w:r>
    </w:p>
    <w:p w14:paraId="08FFC426" w14:textId="77777777" w:rsidR="00C61C7F" w:rsidRDefault="00C61C7F" w:rsidP="00FD5F42">
      <w:pPr>
        <w:jc w:val="both"/>
      </w:pPr>
    </w:p>
    <w:p w14:paraId="7143A6FD" w14:textId="1238EADA" w:rsidR="00822C98" w:rsidRDefault="00822C98" w:rsidP="00CD6DFA">
      <w:pPr>
        <w:jc w:val="both"/>
        <w:rPr>
          <w:rStyle w:val="Heading3Char"/>
        </w:rPr>
      </w:pPr>
      <w:r>
        <w:rPr>
          <w:rStyle w:val="Heading3Char"/>
        </w:rPr>
        <w:t>Fishery</w:t>
      </w:r>
      <w:r w:rsidRPr="00E34A8F">
        <w:rPr>
          <w:rStyle w:val="Heading3Char"/>
        </w:rPr>
        <w:t xml:space="preserve"> </w:t>
      </w:r>
      <w:r>
        <w:rPr>
          <w:rStyle w:val="Heading3Char"/>
        </w:rPr>
        <w:t>implications</w:t>
      </w:r>
    </w:p>
    <w:p w14:paraId="73CB7144" w14:textId="739EDF25" w:rsidR="00822C98" w:rsidRDefault="00822C98" w:rsidP="00440B62">
      <w:pPr>
        <w:jc w:val="both"/>
      </w:pPr>
      <w:r>
        <w:rPr>
          <w:color w:val="2E2E2E"/>
        </w:rPr>
        <w:t xml:space="preserve">The finding that total cod-end catch weight 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w:t>
      </w:r>
      <w:r w:rsidR="00B217C3">
        <w:rPr>
          <w:color w:val="2E2E2E"/>
        </w:rPr>
        <w:t xml:space="preserve">in </w:t>
      </w:r>
      <w:r w:rsidR="00C235B0" w:rsidRPr="00AD5DC7">
        <w:rPr>
          <w:i/>
          <w:color w:val="2E2E2E"/>
        </w:rPr>
        <w:t>Nephrops</w:t>
      </w:r>
      <w:r w:rsidR="00C235B0">
        <w:rPr>
          <w:color w:val="2E2E2E"/>
        </w:rPr>
        <w:t xml:space="preserve"> fisher</w:t>
      </w:r>
      <w:r w:rsidR="00B217C3">
        <w:rPr>
          <w:color w:val="2E2E2E"/>
        </w:rPr>
        <w:t>ies</w:t>
      </w:r>
      <w:r w:rsidRPr="00C41204">
        <w:rPr>
          <w:color w:val="2E2E2E"/>
        </w:rPr>
        <w:t xml:space="preserve">.  </w:t>
      </w:r>
      <w:r w:rsidR="00C419CE">
        <w:rPr>
          <w:color w:val="2E2E2E"/>
        </w:rPr>
        <w:t>R</w:t>
      </w:r>
      <w:r w:rsidR="00C419CE" w:rsidRPr="00C41204">
        <w:t xml:space="preserve">eductions </w:t>
      </w:r>
      <w:r w:rsidR="00C419CE">
        <w:t xml:space="preserve">in total catches </w:t>
      </w:r>
      <w:r w:rsidR="00C419CE" w:rsidRPr="00C41204">
        <w:t>of up to 61% of cod, 38% of haddock, and 59% of whiting were observed in trials which compared catches in quad and twin-rig trawls in the Celtic and North Seas</w:t>
      </w:r>
      <w:r w:rsidR="00C419CE">
        <w:t>.</w:t>
      </w:r>
      <w:r w:rsidR="00C419CE" w:rsidRPr="00C41204">
        <w:t xml:space="preserve"> </w:t>
      </w:r>
      <w:r w:rsidR="00C419CE" w:rsidRPr="00C41204">
        <w:rPr>
          <w:color w:val="2E2E2E"/>
        </w:rPr>
        <w:t>Th</w:t>
      </w:r>
      <w:r w:rsidR="00C419CE">
        <w:rPr>
          <w:color w:val="2E2E2E"/>
        </w:rPr>
        <w:t>ese reductions are th</w:t>
      </w:r>
      <w:r w:rsidR="00C419CE" w:rsidRPr="00C41204">
        <w:rPr>
          <w:color w:val="2E2E2E"/>
        </w:rPr>
        <w:t>ough</w:t>
      </w:r>
      <w:r w:rsidR="00C419CE">
        <w:rPr>
          <w:color w:val="2E2E2E"/>
        </w:rPr>
        <w:t>t</w:t>
      </w:r>
      <w:r w:rsidR="00C419CE" w:rsidRPr="00C41204">
        <w:rPr>
          <w:color w:val="2E2E2E"/>
        </w:rPr>
        <w:t xml:space="preserve"> to be associated with lower headline height and altered sweep arrangements</w:t>
      </w:r>
      <w:r w:rsidR="00C419CE" w:rsidRPr="00C41204">
        <w:t xml:space="preserve"> </w:t>
      </w:r>
      <w:r w:rsidR="00C419CE" w:rsidRPr="00C41204">
        <w:fldChar w:fldCharType="begin"/>
      </w:r>
      <w:r w:rsidR="00C419CE" w:rsidRPr="00C41204">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C419CE" w:rsidRPr="00C41204">
        <w:fldChar w:fldCharType="separate"/>
      </w:r>
      <w:r w:rsidR="00C419CE" w:rsidRPr="00C41204">
        <w:rPr>
          <w:noProof/>
        </w:rPr>
        <w:t>(BIM, 2014; Revill</w:t>
      </w:r>
      <w:r w:rsidR="00C419CE" w:rsidRPr="00C41204">
        <w:rPr>
          <w:i/>
          <w:noProof/>
        </w:rPr>
        <w:t xml:space="preserve"> et al.</w:t>
      </w:r>
      <w:r w:rsidR="00C419CE" w:rsidRPr="00C41204">
        <w:rPr>
          <w:noProof/>
        </w:rPr>
        <w:t>, 2009)</w:t>
      </w:r>
      <w:r w:rsidR="00C419CE" w:rsidRPr="00C41204">
        <w:fldChar w:fldCharType="end"/>
      </w:r>
      <w:r w:rsidR="00C419CE">
        <w:t>.</w:t>
      </w:r>
      <w:r w:rsidR="00C419CE">
        <w:rPr>
          <w:color w:val="2E2E2E"/>
        </w:rPr>
        <w:t xml:space="preserve"> </w:t>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5125F0">
        <w:instrText xml:space="preserve"> ADDIN EN.CITE &lt;EndNote&gt;&lt;Cite&gt;&lt;Author&gt;BIM&lt;/Author&gt;&lt;Year&gt;2014&lt;/Year&gt;&lt;RecNum&gt;594&lt;/RecNum&gt;&lt;DisplayText&gt;(BIM, 2014)&lt;/DisplayText&gt;&lt;record&gt;&lt;rec-number&gt;594&lt;/rec-number&gt;&lt;foreign-keys&gt;&lt;key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total catch weights associated with </w:t>
      </w:r>
      <w:r w:rsidR="00212169">
        <w:t xml:space="preserve">reduced fish catches in </w:t>
      </w:r>
      <w:r>
        <w:t>quad-rig trawl</w:t>
      </w:r>
      <w:r w:rsidR="000610A6">
        <w:t>ing</w:t>
      </w:r>
      <w:r>
        <w:t xml:space="preserve"> are likely to reduce cod-end selectivity </w:t>
      </w:r>
      <w:r w:rsidR="00212169">
        <w:t>compared with</w:t>
      </w:r>
      <w:r>
        <w:t xml:space="preserve"> </w:t>
      </w:r>
      <w:r w:rsidR="00212169">
        <w:t xml:space="preserve">single or </w:t>
      </w:r>
      <w:r>
        <w:t>twin-rig trawl</w:t>
      </w:r>
      <w:r w:rsidR="000610A6">
        <w:t>ing</w:t>
      </w:r>
      <w:r>
        <w:t>. Hence</w:t>
      </w:r>
      <w:r w:rsidR="00212169">
        <w:t>,</w:t>
      </w:r>
      <w:r>
        <w:t xml:space="preserve"> </w:t>
      </w:r>
      <w:r w:rsidR="00DE75D1">
        <w:t>management measures which specifically address the different catch</w:t>
      </w:r>
      <w:r>
        <w:t xml:space="preserve"> profiles of different</w:t>
      </w:r>
      <w:r w:rsidR="00DE75D1">
        <w:t xml:space="preserve"> numbers of 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5E68DD53" w:rsidR="00E46813" w:rsidRDefault="00C419CE" w:rsidP="00C22FB2">
      <w:pPr>
        <w:jc w:val="both"/>
      </w:pPr>
      <w:r>
        <w:t xml:space="preserve">An increase in minimum cod-end mesh size would be a </w:t>
      </w:r>
      <w:r w:rsidR="00A316F7">
        <w:t xml:space="preserve">relatively simple, inexpensive and practical </w:t>
      </w:r>
      <w:r>
        <w:t xml:space="preserve"> </w:t>
      </w:r>
      <w:r w:rsidR="00A316F7">
        <w:t xml:space="preserve">new management </w:t>
      </w:r>
      <w:r>
        <w:t xml:space="preserve">measure </w:t>
      </w:r>
      <w:r w:rsidR="00A316F7">
        <w:t xml:space="preserve">in the </w:t>
      </w:r>
      <w:r w:rsidR="00A316F7" w:rsidRPr="00AD5DC7">
        <w:rPr>
          <w:i/>
        </w:rPr>
        <w:t>Nephrops</w:t>
      </w:r>
      <w:r w:rsidR="00A316F7">
        <w:t xml:space="preserve"> fishery.</w:t>
      </w:r>
      <w:r w:rsidR="000E766C">
        <w:t xml:space="preserve">. Although different diamond cod-end mesh sizes do not generally affect the selection range, they do affect the quantities of </w:t>
      </w:r>
      <w:r w:rsidR="000E766C" w:rsidRPr="000E134D">
        <w:rPr>
          <w:i/>
        </w:rPr>
        <w:t>Nephrops</w:t>
      </w:r>
      <w:r w:rsidR="000E766C">
        <w:t xml:space="preserve"> retained </w:t>
      </w:r>
      <w:r w:rsidR="000E766C">
        <w:fldChar w:fldCharType="begin"/>
      </w:r>
      <w:r w:rsidR="000E766C">
        <w: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rsidR="000E766C">
        <w:fldChar w:fldCharType="separate"/>
      </w:r>
      <w:r w:rsidR="000E766C">
        <w:rPr>
          <w:noProof/>
        </w:rPr>
        <w:t>(Catchpole and Revill, 2008)</w:t>
      </w:r>
      <w:r w:rsidR="000E766C">
        <w:fldChar w:fldCharType="end"/>
      </w:r>
      <w:r w:rsidR="000E766C">
        <w:t xml:space="preserve">. Our finding that larger cod-end mesh sizes retained significantly lower proportions of small </w:t>
      </w:r>
      <w:r w:rsidR="000E766C" w:rsidRPr="00FD5F42">
        <w:rPr>
          <w:i/>
        </w:rPr>
        <w:t>Nephrops</w:t>
      </w:r>
      <w:r w:rsidR="000E766C">
        <w:rPr>
          <w:i/>
        </w:rPr>
        <w:t xml:space="preserve"> </w:t>
      </w:r>
      <w:r w:rsidR="000E766C">
        <w:t xml:space="preserve">(Figures 3 and 4) bodes well for the development of a management measure in relation to increased minimum cod-end </w:t>
      </w:r>
      <w:r w:rsidR="00440B62">
        <w:t xml:space="preserve">mesh </w:t>
      </w:r>
      <w:r w:rsidR="000E766C">
        <w:t xml:space="preserve">size. </w:t>
      </w:r>
      <w:r w:rsidR="00440B62">
        <w:t xml:space="preserve">The </w:t>
      </w:r>
      <w:r w:rsidR="00440B62" w:rsidRPr="00AD5DC7">
        <w:t xml:space="preserve">reasons why higher proportions of larger </w:t>
      </w:r>
      <w:r w:rsidR="00440B62" w:rsidRPr="00AD5DC7">
        <w:rPr>
          <w:i/>
        </w:rPr>
        <w:t>Nephrops</w:t>
      </w:r>
      <w:r w:rsidR="00440B62" w:rsidRPr="00AD5DC7">
        <w:t xml:space="preserve"> were retained in the larger cod-end mesh sizes of the quad-rig (Figures 3 &amp; 4) are unknown but may, if confirmed, be an additional potential benefit of increase </w:t>
      </w:r>
      <w:r w:rsidR="00B217C3" w:rsidRPr="00AD5DC7">
        <w:t>in minimum cod</w:t>
      </w:r>
      <w:r w:rsidR="00B217C3">
        <w:t xml:space="preserve">-end </w:t>
      </w:r>
      <w:r w:rsidR="00440B62">
        <w:t>mesh size in the quad-rig trawl</w:t>
      </w:r>
      <w:r w:rsidR="000610A6">
        <w:t>ing</w:t>
      </w:r>
      <w:r w:rsidR="00440B62">
        <w:t xml:space="preserve">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w:t>
      </w:r>
      <w:r w:rsidR="00F72347">
        <w:lastRenderedPageBreak/>
        <w:t xml:space="preserve">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E86E24">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E86E24">
        <w:rPr>
          <w:noProof/>
        </w:rPr>
        <w:t>(Cosgrove</w:t>
      </w:r>
      <w:r w:rsidR="00E86E24" w:rsidRPr="00E86E24">
        <w:rPr>
          <w:i/>
          <w:noProof/>
        </w:rPr>
        <w:t xml:space="preserve"> et al.</w:t>
      </w:r>
      <w:r w:rsidR="00E86E24">
        <w:rPr>
          <w:noProof/>
        </w:rPr>
        <w:t>, 2015)</w:t>
      </w:r>
      <w:r w:rsidR="00E86E24">
        <w:fldChar w:fldCharType="end"/>
      </w:r>
      <w:r w:rsidR="00E86E24">
        <w:t xml:space="preserve">. </w:t>
      </w:r>
      <w:r w:rsidR="00F72347">
        <w:t>Results of the current study suggest that</w:t>
      </w:r>
      <w:r w:rsidR="007B2A11" w:rsidRPr="00AD5DC7">
        <w:rPr>
          <w:i/>
        </w:rPr>
        <w:t>, ceteris parabis</w:t>
      </w:r>
      <w:r w:rsidR="007B2A11">
        <w:t xml:space="preserve">, </w:t>
      </w:r>
      <w:r w:rsidR="00F72347">
        <w:t xml:space="preserve"> a </w:t>
      </w:r>
      <w:r w:rsidR="00145D33">
        <w:t xml:space="preserve">larger increase in minimum cod-end mesh size would be required in quad-rig </w:t>
      </w:r>
      <w:r w:rsidR="000610A6">
        <w:t xml:space="preserve">trawling </w:t>
      </w:r>
      <w:r w:rsidR="00B217C3">
        <w:t xml:space="preserve">compared with </w:t>
      </w:r>
      <w:r w:rsidR="00144B4A">
        <w:t>oper</w:t>
      </w:r>
      <w:r w:rsidR="000610A6">
        <w:t>a</w:t>
      </w:r>
      <w:r w:rsidR="00144B4A">
        <w:t>t</w:t>
      </w:r>
      <w:r w:rsidR="000610A6">
        <w:t xml:space="preserve">ions which employ </w:t>
      </w:r>
      <w:r w:rsidR="00836310">
        <w:t>fewer rigs</w:t>
      </w:r>
      <w:r w:rsidR="00B217C3">
        <w:t xml:space="preserve"> </w:t>
      </w:r>
      <w:r w:rsidR="00E46813">
        <w:t xml:space="preserve">to optimise bycatch reduction in </w:t>
      </w:r>
      <w:r w:rsidR="00B217C3">
        <w:t xml:space="preserve"> </w:t>
      </w:r>
      <w:r w:rsidR="00B217C3" w:rsidRPr="00AD5DC7">
        <w:rPr>
          <w:i/>
        </w:rPr>
        <w:t>Nephrops</w:t>
      </w:r>
      <w:r w:rsidR="00B217C3">
        <w:t xml:space="preserve"> fisheries. </w:t>
      </w:r>
    </w:p>
    <w:p w14:paraId="74BD80D0" w14:textId="3B382657" w:rsidR="00A06946" w:rsidRDefault="00F72347" w:rsidP="00C22FB2">
      <w:pPr>
        <w:jc w:val="both"/>
      </w:pPr>
      <w:r>
        <w:t xml:space="preserve">  </w:t>
      </w:r>
      <w:r w:rsidR="00E86E24">
        <w:t xml:space="preserve"> </w:t>
      </w:r>
    </w:p>
    <w:p w14:paraId="3240265D" w14:textId="7F56C770" w:rsidR="00AD5847" w:rsidRDefault="00AD5847" w:rsidP="00AD5847">
      <w:pPr>
        <w:jc w:val="both"/>
        <w:rPr>
          <w:rStyle w:val="Heading3Char"/>
        </w:rPr>
      </w:pPr>
      <w:r>
        <w:rPr>
          <w:rStyle w:val="Heading3Char"/>
        </w:rPr>
        <w:t>Acknowledgements</w:t>
      </w:r>
    </w:p>
    <w:p w14:paraId="1BEE15F2" w14:textId="0109D106" w:rsidR="001738BE" w:rsidRDefault="001738BE" w:rsidP="00FD5F42">
      <w:pPr>
        <w:jc w:val="both"/>
      </w:pPr>
      <w:r>
        <w:t xml:space="preserve">We are grateful to the owner Ivan Wilde and crew of MFV Our Lass </w:t>
      </w:r>
      <w:r w:rsidR="00384C2F">
        <w:t xml:space="preserve">II </w:t>
      </w:r>
      <w:r>
        <w:t>for the</w:t>
      </w:r>
      <w:r w:rsidR="00692FAA">
        <w:t>ir</w:t>
      </w:r>
      <w:r>
        <w:t xml:space="preserve"> participation during the </w:t>
      </w:r>
      <w:r w:rsidR="00692FAA">
        <w:t>cod</w:t>
      </w:r>
      <w:r w:rsidR="00145D33">
        <w:t>-</w:t>
      </w:r>
      <w:r w:rsidR="00692FAA">
        <w:t xml:space="preserve">end </w:t>
      </w:r>
      <w:r w:rsidR="007D67DE">
        <w:t xml:space="preserve">mesh size gear trial. </w:t>
      </w:r>
      <w:r w:rsidR="00224112">
        <w:t xml:space="preserve">Thanks to </w:t>
      </w:r>
      <w:r w:rsidR="00ED4B0D">
        <w:t xml:space="preserve">Colm Lordan from the Marine Institute for information on </w:t>
      </w:r>
      <w:r w:rsidR="00224112">
        <w:t>q</w:t>
      </w:r>
      <w:r w:rsidR="00ED4B0D">
        <w:t xml:space="preserve">uad-rig activity in Irish waters. </w:t>
      </w:r>
      <w:r>
        <w:t xml:space="preserve">This work was funded by the Irish </w:t>
      </w:r>
      <w:r w:rsidR="00384C2F">
        <w:t xml:space="preserve"> </w:t>
      </w:r>
      <w:r w:rsidR="00692FAA">
        <w:t xml:space="preserve">Government </w:t>
      </w:r>
      <w:r>
        <w:t>and part financed by the EC under the Irish National Development Plan</w:t>
      </w:r>
      <w:r w:rsidR="00692FAA">
        <w:t xml:space="preserve"> </w:t>
      </w:r>
      <w:r>
        <w:t>2007 – 2013 through the BIM Marine Environment Protection Measure.</w:t>
      </w:r>
      <w:r w:rsidR="00ED4B0D">
        <w:t xml:space="preserve"> </w:t>
      </w:r>
    </w:p>
    <w:p w14:paraId="206935B5" w14:textId="77777777" w:rsidR="006D6D1B" w:rsidRDefault="006D6D1B" w:rsidP="00FD6D8A">
      <w:pPr>
        <w:pStyle w:val="EndNoteBibliography"/>
        <w:spacing w:after="0"/>
      </w:pPr>
    </w:p>
    <w:p w14:paraId="7F3E259C" w14:textId="77777777" w:rsidR="00EE53FF" w:rsidRDefault="00EE53FF" w:rsidP="00FD6D8A">
      <w:pPr>
        <w:pStyle w:val="EndNoteBibliography"/>
        <w:spacing w:after="0"/>
      </w:pPr>
    </w:p>
    <w:p w14:paraId="0E35CF1B" w14:textId="77777777" w:rsidR="00844D2A" w:rsidRDefault="00844D2A" w:rsidP="00FD6D8A">
      <w:pPr>
        <w:pStyle w:val="EndNoteBibliography"/>
        <w:spacing w:after="0"/>
      </w:pPr>
      <w:r>
        <w:br w:type="page"/>
      </w:r>
    </w:p>
    <w:p w14:paraId="636ADE45" w14:textId="0FE7B574" w:rsidR="00AD5847" w:rsidRDefault="00AD5847" w:rsidP="00AD5847">
      <w:pPr>
        <w:jc w:val="both"/>
        <w:rPr>
          <w:rStyle w:val="Heading3Char"/>
        </w:rPr>
      </w:pPr>
      <w:r>
        <w:rPr>
          <w:rStyle w:val="Heading3Char"/>
        </w:rPr>
        <w:lastRenderedPageBreak/>
        <w:t>References</w:t>
      </w:r>
    </w:p>
    <w:p w14:paraId="40012789" w14:textId="77777777" w:rsidR="00844D2A" w:rsidRDefault="00844D2A" w:rsidP="00844D2A">
      <w:pPr>
        <w:pStyle w:val="EndNoteBibliography"/>
        <w:spacing w:after="0"/>
        <w:ind w:left="720" w:hanging="720"/>
      </w:pPr>
    </w:p>
    <w:p w14:paraId="6779FB9F" w14:textId="77777777" w:rsidR="00AD5DC7" w:rsidRPr="00AD5DC7" w:rsidRDefault="00D702F7" w:rsidP="00AD5DC7">
      <w:pPr>
        <w:pStyle w:val="EndNoteBibliography"/>
        <w:spacing w:after="0"/>
        <w:ind w:left="720" w:hanging="720"/>
      </w:pPr>
      <w:r>
        <w:fldChar w:fldCharType="begin"/>
      </w:r>
      <w:r>
        <w:instrText xml:space="preserve"> ADDIN EN.REFLIST </w:instrText>
      </w:r>
      <w:r>
        <w:fldChar w:fldCharType="separate"/>
      </w:r>
      <w:r w:rsidR="00AD5DC7" w:rsidRPr="00AD5DC7">
        <w:t>Agresti, A. 2002. Categorical Data Analysis</w:t>
      </w:r>
      <w:r w:rsidR="00AD5DC7" w:rsidRPr="00AD5DC7">
        <w:rPr>
          <w:i/>
        </w:rPr>
        <w:t xml:space="preserve">, </w:t>
      </w:r>
      <w:r w:rsidR="00AD5DC7" w:rsidRPr="00AD5DC7">
        <w:t>John Wiley &amp; Sons, Inc., Hoboken, New Jersey.</w:t>
      </w:r>
    </w:p>
    <w:p w14:paraId="3A9557CC" w14:textId="77777777" w:rsidR="00AD5DC7" w:rsidRPr="00AD5DC7" w:rsidRDefault="00AD5DC7" w:rsidP="00AD5DC7">
      <w:pPr>
        <w:pStyle w:val="EndNoteBibliography"/>
        <w:spacing w:after="0"/>
        <w:ind w:left="720" w:hanging="720"/>
      </w:pPr>
      <w:r w:rsidRPr="00AD5DC7">
        <w:t>Benoit, H. P., Hurlbut, T., and Chasse, J. 2010. Assessing the factors influencing discard mortality of demersal fishes using a semi-quantitative indicator of survival potential. Fisheries research, 106: 436-447.</w:t>
      </w:r>
    </w:p>
    <w:p w14:paraId="167A9CC3" w14:textId="77777777" w:rsidR="00AD5DC7" w:rsidRPr="00AD5DC7" w:rsidRDefault="00AD5DC7" w:rsidP="00AD5DC7">
      <w:pPr>
        <w:pStyle w:val="EndNoteBibliography"/>
        <w:spacing w:after="0"/>
        <w:ind w:left="720" w:hanging="720"/>
      </w:pPr>
      <w:r w:rsidRPr="00AD5DC7">
        <w:t>BIM. 2014. Catch comparison of Quad and Twin-rig trawls in the Celtic Sea Nephrops fishery, BIM Gear Technology Report. 4 pp.</w:t>
      </w:r>
    </w:p>
    <w:p w14:paraId="35518FB9" w14:textId="77777777" w:rsidR="00AD5DC7" w:rsidRPr="00AD5DC7" w:rsidRDefault="00AD5DC7" w:rsidP="00AD5DC7">
      <w:pPr>
        <w:pStyle w:val="EndNoteBibliography"/>
        <w:spacing w:after="0"/>
        <w:ind w:left="720" w:hanging="720"/>
      </w:pPr>
      <w:r w:rsidRPr="00AD5DC7">
        <w:t xml:space="preserve">Briggs, R., Armstrong, M., and Rihan, D. 1999. The consequences of an increase in mesh size in the Irish Sea </w:t>
      </w:r>
      <w:r w:rsidRPr="00AD5DC7">
        <w:rPr>
          <w:i/>
        </w:rPr>
        <w:t>Nephrops</w:t>
      </w:r>
      <w:r w:rsidRPr="00AD5DC7">
        <w:t xml:space="preserve"> fishery: an experimental approach. Fisheries research, 40: 43-53.</w:t>
      </w:r>
    </w:p>
    <w:p w14:paraId="5FE2A27F" w14:textId="77777777" w:rsidR="00AD5DC7" w:rsidRPr="00AD5DC7" w:rsidRDefault="00AD5DC7" w:rsidP="00AD5DC7">
      <w:pPr>
        <w:pStyle w:val="EndNoteBibliography"/>
        <w:spacing w:after="0"/>
        <w:ind w:left="720" w:hanging="720"/>
      </w:pPr>
      <w:r w:rsidRPr="00AD5DC7">
        <w:t>Campos, A., Fonseca, P., and Erzini, K. 2003. Size selectivity of diamond and square mesh cod ends for four by-catch species in the crustacean fishery off the Portuguese south coast. Fisheries research, 60: 79-97.</w:t>
      </w:r>
    </w:p>
    <w:p w14:paraId="298479D2" w14:textId="77777777" w:rsidR="00AD5DC7" w:rsidRPr="00AD5DC7" w:rsidRDefault="00AD5DC7" w:rsidP="00AD5DC7">
      <w:pPr>
        <w:pStyle w:val="EndNoteBibliography"/>
        <w:spacing w:after="0"/>
        <w:ind w:left="720" w:hanging="720"/>
      </w:pPr>
      <w:r w:rsidRPr="00AD5DC7">
        <w:t>Catchpole, T., Frid, C., and Gray, T. 2005. Discards in North Sea fisheries: causes, consequences and solutions. Marine Policy, 29: 421-430.</w:t>
      </w:r>
    </w:p>
    <w:p w14:paraId="1E003729" w14:textId="77777777" w:rsidR="00AD5DC7" w:rsidRPr="00AD5DC7" w:rsidRDefault="00AD5DC7" w:rsidP="00AD5DC7">
      <w:pPr>
        <w:pStyle w:val="EndNoteBibliography"/>
        <w:spacing w:after="0"/>
        <w:ind w:left="720" w:hanging="720"/>
      </w:pPr>
      <w:r w:rsidRPr="00AD5DC7">
        <w:t>Catchpole, T., and Revill, A. 2008. Gear technology in Nephrops trawl fisheries. Reviews in Fish Biology and Fisheries, 18: 17-31.</w:t>
      </w:r>
    </w:p>
    <w:p w14:paraId="0267964D" w14:textId="77777777" w:rsidR="00AD5DC7" w:rsidRPr="00AD5DC7" w:rsidRDefault="00AD5DC7" w:rsidP="00AD5DC7">
      <w:pPr>
        <w:pStyle w:val="EndNoteBibliography"/>
        <w:spacing w:after="0"/>
        <w:ind w:left="720" w:hanging="720"/>
      </w:pPr>
      <w:r w:rsidRPr="00AD5DC7">
        <w:t xml:space="preserve">Cosgrove, R., Browne, D., McDonald, D., Curtin, R., and Keatinge, M., 2015. Assessment of an increase in cod-end mesh size in the Irish Sea </w:t>
      </w:r>
      <w:r w:rsidRPr="00AD5DC7">
        <w:rPr>
          <w:i/>
        </w:rPr>
        <w:t>Nephrops</w:t>
      </w:r>
      <w:r w:rsidRPr="00AD5DC7">
        <w:t xml:space="preserve"> fishery. Irish Sea Fisheries Board (BIM), Marine Technial report, 16 pp.</w:t>
      </w:r>
    </w:p>
    <w:p w14:paraId="08B28746" w14:textId="77777777" w:rsidR="00AD5DC7" w:rsidRPr="00AD5DC7" w:rsidRDefault="00AD5DC7" w:rsidP="00AD5DC7">
      <w:pPr>
        <w:pStyle w:val="EndNoteBibliography"/>
        <w:spacing w:after="0"/>
        <w:ind w:left="720" w:hanging="720"/>
      </w:pPr>
      <w:r w:rsidRPr="00AD5DC7">
        <w:t>Eigaard, O. R., Rihan, D., Graham, N., Sala, A., and Zachariassen, K. 2011. Improving fishing effort descriptors: Modelling engine power and gear-size relations of five European trawl fleets. Fisheries research, 110: 39-46.</w:t>
      </w:r>
    </w:p>
    <w:p w14:paraId="3C59DE8F" w14:textId="029CBD35" w:rsidR="00AD5DC7" w:rsidRPr="00AD5DC7" w:rsidRDefault="00AD5DC7" w:rsidP="00AD5DC7">
      <w:pPr>
        <w:pStyle w:val="EndNoteBibliography"/>
        <w:spacing w:after="0"/>
        <w:ind w:left="720" w:hanging="720"/>
      </w:pPr>
      <w:r w:rsidRPr="00AD5DC7">
        <w:t xml:space="preserve">FAO 2010. Landing data for </w:t>
      </w:r>
      <w:r w:rsidRPr="00AD5DC7">
        <w:rPr>
          <w:i/>
        </w:rPr>
        <w:t>Nephrops norvegicus</w:t>
      </w:r>
      <w:r w:rsidRPr="00AD5DC7">
        <w:t xml:space="preserve"> in 1955–2010 using FAO programme and database FishStatJ. </w:t>
      </w:r>
      <w:hyperlink r:id="rId10" w:history="1">
        <w:r w:rsidRPr="00AD5DC7">
          <w:rPr>
            <w:rStyle w:val="Hyperlink"/>
          </w:rPr>
          <w:t>http://www.fao.org/fishery/statistics/software/fishstatj/en</w:t>
        </w:r>
      </w:hyperlink>
      <w:r w:rsidRPr="00AD5DC7">
        <w:t>.</w:t>
      </w:r>
    </w:p>
    <w:p w14:paraId="2DF4FC0B" w14:textId="77777777" w:rsidR="00AD5DC7" w:rsidRPr="00AD5DC7" w:rsidRDefault="00AD5DC7" w:rsidP="00AD5DC7">
      <w:pPr>
        <w:pStyle w:val="EndNoteBibliography"/>
        <w:spacing w:after="0"/>
        <w:ind w:left="720" w:hanging="720"/>
      </w:pPr>
      <w:r w:rsidRPr="00AD5DC7">
        <w:t>Fournier, D. A., Skaug, H. J., Ancheta, J., Ianelli, J., Magnusson, A., Maunder, M. N., Nielsen, A.</w:t>
      </w:r>
      <w:r w:rsidRPr="00AD5DC7">
        <w:rPr>
          <w:i/>
        </w:rPr>
        <w:t>, et al.</w:t>
      </w:r>
      <w:r w:rsidRPr="00AD5DC7">
        <w:t xml:space="preserve"> 2012. AD Model Builder: using automatic differentiation for statistical inference of highly parameterized complex nonlinear models. Optimization Methods &amp; Software, 27: 233-249.</w:t>
      </w:r>
    </w:p>
    <w:p w14:paraId="40445A8E" w14:textId="77777777" w:rsidR="00AD5DC7" w:rsidRPr="00AD5DC7" w:rsidRDefault="00AD5DC7" w:rsidP="00AD5DC7">
      <w:pPr>
        <w:pStyle w:val="EndNoteBibliography"/>
        <w:spacing w:after="0"/>
        <w:ind w:left="720" w:hanging="720"/>
      </w:pPr>
      <w:r w:rsidRPr="00AD5DC7">
        <w:t>Fox, J., and John, F. 2003. Effect Displays in R for Generalised Linear Models. Journal of statistical software, 8: 1-27.</w:t>
      </w:r>
    </w:p>
    <w:p w14:paraId="0C6480B0" w14:textId="77777777" w:rsidR="00AD5DC7" w:rsidRPr="00AD5DC7" w:rsidRDefault="00AD5DC7" w:rsidP="00AD5DC7">
      <w:pPr>
        <w:pStyle w:val="EndNoteBibliography"/>
        <w:spacing w:after="0"/>
        <w:ind w:left="720" w:hanging="720"/>
      </w:pPr>
      <w:r w:rsidRPr="00AD5DC7">
        <w:t>Frandsen, R. P., 2010. Reduction of discards in the Danish Nephrops (</w:t>
      </w:r>
      <w:r w:rsidRPr="00AD5DC7">
        <w:rPr>
          <w:i/>
        </w:rPr>
        <w:t>Nephrops norvegicus</w:t>
      </w:r>
      <w:r w:rsidRPr="00AD5DC7">
        <w:t>) directed trawl fisheries in Kattegat and Skagerrak. Aalborg University, The Faculty of Engineering and Science, Department of Biotechnology, Chemistry and Environmental Engineering. Ph.D., 135 pp.</w:t>
      </w:r>
    </w:p>
    <w:p w14:paraId="317D6339" w14:textId="77777777" w:rsidR="00AD5DC7" w:rsidRPr="00AD5DC7" w:rsidRDefault="00AD5DC7" w:rsidP="00AD5DC7">
      <w:pPr>
        <w:pStyle w:val="EndNoteBibliography"/>
        <w:spacing w:after="0"/>
        <w:ind w:left="720" w:hanging="720"/>
      </w:pPr>
      <w:r w:rsidRPr="00AD5DC7">
        <w:t xml:space="preserve">Frandsen, R. P., Herrmann, B., and Madsen, N. 2010. A simulation-based attempt to quantify the morphological component of size selection of </w:t>
      </w:r>
      <w:r w:rsidRPr="00AD5DC7">
        <w:rPr>
          <w:i/>
        </w:rPr>
        <w:t xml:space="preserve">Nephrops norvegicus </w:t>
      </w:r>
      <w:r w:rsidRPr="00AD5DC7">
        <w:t>in trawl codends. Fisheries research, 101: 156-167.</w:t>
      </w:r>
    </w:p>
    <w:p w14:paraId="5648A360" w14:textId="77777777" w:rsidR="00AD5DC7" w:rsidRPr="00AD5DC7" w:rsidRDefault="00AD5DC7" w:rsidP="00AD5DC7">
      <w:pPr>
        <w:pStyle w:val="EndNoteBibliography"/>
        <w:spacing w:after="0"/>
        <w:ind w:left="720" w:hanging="720"/>
      </w:pPr>
      <w:r w:rsidRPr="00AD5DC7">
        <w:t>Gerritsen, H. D., McGrath, D., and Lordan, C. 2006. A simple method for comparing age–length keys reveals significant regional differences within a single stock of haddock (Melanogrammus aeglefinus). ICES Journal of Marine Science: Journal du Conseil, 63: 1096-1100.</w:t>
      </w:r>
    </w:p>
    <w:p w14:paraId="7DE92767" w14:textId="77777777" w:rsidR="00AD5DC7" w:rsidRPr="00AD5DC7" w:rsidRDefault="00AD5DC7" w:rsidP="00AD5DC7">
      <w:pPr>
        <w:pStyle w:val="EndNoteBibliography"/>
        <w:spacing w:after="0"/>
        <w:ind w:left="720" w:hanging="720"/>
      </w:pPr>
      <w:r w:rsidRPr="00AD5DC7">
        <w:t>Greene, W. H. 2000. Econometric Analysis, Prentice Hall, Upper Saddle River, New Jersey.</w:t>
      </w:r>
    </w:p>
    <w:p w14:paraId="48D5C6EA" w14:textId="77777777" w:rsidR="00AD5DC7" w:rsidRPr="00AD5DC7" w:rsidRDefault="00AD5DC7" w:rsidP="00AD5DC7">
      <w:pPr>
        <w:pStyle w:val="EndNoteBibliography"/>
        <w:spacing w:after="0"/>
        <w:ind w:left="720" w:hanging="720"/>
      </w:pPr>
      <w:r w:rsidRPr="00AD5DC7">
        <w:t>Hartzel, J., Agresti, A., and Caffo, B. 2001. Multinomial logit random effects models. Statistical Modelling: An International Journal, 1: 81-102.</w:t>
      </w:r>
    </w:p>
    <w:p w14:paraId="565D62BC" w14:textId="77777777" w:rsidR="00AD5DC7" w:rsidRPr="00AD5DC7" w:rsidRDefault="00AD5DC7" w:rsidP="00AD5DC7">
      <w:pPr>
        <w:pStyle w:val="EndNoteBibliography"/>
        <w:spacing w:after="0"/>
        <w:ind w:left="720" w:hanging="720"/>
      </w:pPr>
      <w:r w:rsidRPr="00AD5DC7">
        <w:t>Herrmann, B., and O’Neill, F. G. 2005. Theoretical study of the between-haul variation of haddock selectivity in a diamond mesh cod-end. Fisheries research, 74: 243-252.</w:t>
      </w:r>
    </w:p>
    <w:p w14:paraId="140D3571" w14:textId="77777777" w:rsidR="00AD5DC7" w:rsidRPr="00AD5DC7" w:rsidRDefault="00AD5DC7" w:rsidP="00AD5DC7">
      <w:pPr>
        <w:pStyle w:val="EndNoteBibliography"/>
        <w:spacing w:after="0"/>
        <w:ind w:left="720" w:hanging="720"/>
      </w:pPr>
      <w:r w:rsidRPr="00AD5DC7">
        <w:t>Hinde, J., and Demétrio, C. G. B. 1998. Overdispersion: Models and estimation. Computational Statistics &amp; Data Analysis, 27: 151-170.</w:t>
      </w:r>
    </w:p>
    <w:p w14:paraId="6311D37E" w14:textId="77777777" w:rsidR="00AD5DC7" w:rsidRPr="00AD5DC7" w:rsidRDefault="00AD5DC7" w:rsidP="00AD5DC7">
      <w:pPr>
        <w:pStyle w:val="EndNoteBibliography"/>
        <w:spacing w:after="0"/>
        <w:ind w:left="720" w:hanging="720"/>
      </w:pPr>
      <w:r w:rsidRPr="00AD5DC7">
        <w:t>Holst, R., and Revill, A. 2009. A simple statistical method for catch comparison studies. Fisheries research, 95: 254-259.</w:t>
      </w:r>
    </w:p>
    <w:p w14:paraId="3286DA67" w14:textId="77777777" w:rsidR="00AD5DC7" w:rsidRPr="00AD5DC7" w:rsidRDefault="00AD5DC7" w:rsidP="00AD5DC7">
      <w:pPr>
        <w:pStyle w:val="EndNoteBibliography"/>
        <w:spacing w:after="0"/>
        <w:ind w:left="720" w:hanging="720"/>
      </w:pPr>
      <w:r w:rsidRPr="00AD5DC7">
        <w:lastRenderedPageBreak/>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636440FD" w14:textId="77777777" w:rsidR="00AD5DC7" w:rsidRPr="00AD5DC7" w:rsidRDefault="00AD5DC7" w:rsidP="00AD5DC7">
      <w:pPr>
        <w:pStyle w:val="EndNoteBibliography"/>
        <w:spacing w:after="0"/>
        <w:ind w:left="720" w:hanging="720"/>
      </w:pPr>
      <w:r w:rsidRPr="00AD5DC7">
        <w:t>Krag, L. A., Herrmann, B., and Karlsen, J. D. 2014. Inferring fish escape behaviour in trawls based on catch comparison data: Model development and evaluation based on data from Skagerrak, Denmark. Plos One, 9: e88819.</w:t>
      </w:r>
    </w:p>
    <w:p w14:paraId="57485775" w14:textId="77777777" w:rsidR="00AD5DC7" w:rsidRPr="00AD5DC7" w:rsidRDefault="00AD5DC7" w:rsidP="00AD5DC7">
      <w:pPr>
        <w:pStyle w:val="EndNoteBibliography"/>
        <w:spacing w:after="0"/>
        <w:ind w:left="720" w:hanging="720"/>
      </w:pPr>
      <w:r w:rsidRPr="00AD5DC7">
        <w:t>Lucchetti, A., and Sala, A. 2012. Impact and performance of Mediterranean fishing gear by side-scan sonar technology. Canadian Journal of Fisheries and Aquatic Sciences, 69: 1806-1816.</w:t>
      </w:r>
    </w:p>
    <w:p w14:paraId="3D5D2A45" w14:textId="77777777" w:rsidR="00AD5DC7" w:rsidRPr="00AD5DC7" w:rsidRDefault="00AD5DC7" w:rsidP="00AD5DC7">
      <w:pPr>
        <w:pStyle w:val="EndNoteBibliography"/>
        <w:spacing w:after="0"/>
        <w:ind w:left="720" w:hanging="720"/>
      </w:pPr>
      <w:r w:rsidRPr="00AD5DC7">
        <w:t>McClanahan, T. R., and Mangi, S. C. 2004. Gear-based management of a tropical artisanal fishery based on species selectivity and capture size. Fisheries Management and Ecology, 11: 51-60.</w:t>
      </w:r>
    </w:p>
    <w:p w14:paraId="5494D079" w14:textId="77777777" w:rsidR="00AD5DC7" w:rsidRPr="00AD5DC7" w:rsidRDefault="00AD5DC7" w:rsidP="00AD5DC7">
      <w:pPr>
        <w:pStyle w:val="EndNoteBibliography"/>
        <w:spacing w:after="0"/>
        <w:ind w:left="720" w:hanging="720"/>
      </w:pPr>
      <w:r w:rsidRPr="00AD5DC7">
        <w:t>McCullagh, P., and Nelder, J. A. 1989. Generalized Linear Models. 2nd edition</w:t>
      </w:r>
      <w:r w:rsidRPr="00AD5DC7">
        <w:rPr>
          <w:i/>
        </w:rPr>
        <w:t xml:space="preserve">, </w:t>
      </w:r>
      <w:r w:rsidRPr="00AD5DC7">
        <w:t>Chapman and Hall, London, UK. 512 pp.</w:t>
      </w:r>
    </w:p>
    <w:p w14:paraId="08269F7B" w14:textId="77777777" w:rsidR="00AD5DC7" w:rsidRPr="00AD5DC7" w:rsidRDefault="00AD5DC7" w:rsidP="00AD5DC7">
      <w:pPr>
        <w:pStyle w:val="EndNoteBibliography"/>
        <w:spacing w:after="0"/>
        <w:ind w:left="720" w:hanging="720"/>
      </w:pPr>
      <w:r w:rsidRPr="00AD5DC7">
        <w:t xml:space="preserve">McFadden, D. 1973. Conditional logit analysis of qualitative choice behavior. </w:t>
      </w:r>
      <w:r w:rsidRPr="00AD5DC7">
        <w:rPr>
          <w:i/>
        </w:rPr>
        <w:t>In</w:t>
      </w:r>
      <w:r w:rsidRPr="00AD5DC7">
        <w:t xml:space="preserve"> Frontiers in Econometrics, p. 624. Academic Press, New York.</w:t>
      </w:r>
    </w:p>
    <w:p w14:paraId="31BF99DF" w14:textId="77777777" w:rsidR="00AD5DC7" w:rsidRPr="00AD5DC7" w:rsidRDefault="00AD5DC7" w:rsidP="00AD5DC7">
      <w:pPr>
        <w:pStyle w:val="EndNoteBibliography"/>
        <w:spacing w:after="0"/>
        <w:ind w:left="720" w:hanging="720"/>
      </w:pPr>
      <w:r w:rsidRPr="00AD5DC7">
        <w:t>MI. 2014. The Stock Book 2014 : Annual Review of Fish Stocks in 2014 with Management Advice for 2015. Galway, Ireland, 624 pp.</w:t>
      </w:r>
    </w:p>
    <w:p w14:paraId="039230B5" w14:textId="77777777" w:rsidR="00AD5DC7" w:rsidRPr="00AD5DC7" w:rsidRDefault="00AD5DC7" w:rsidP="00AD5DC7">
      <w:pPr>
        <w:pStyle w:val="EndNoteBibliography"/>
        <w:spacing w:after="0"/>
        <w:ind w:left="720" w:hanging="720"/>
      </w:pPr>
      <w:r w:rsidRPr="00AD5DC7">
        <w:t>Millar, R. B. 1992. Estimating the size-selectivity of fishing gear by conditioning on the total catch. Journal of the American Statistical Association, 87: 962-968.</w:t>
      </w:r>
    </w:p>
    <w:p w14:paraId="637271FE" w14:textId="77777777" w:rsidR="00AD5DC7" w:rsidRPr="00AD5DC7" w:rsidRDefault="00AD5DC7" w:rsidP="00AD5DC7">
      <w:pPr>
        <w:pStyle w:val="EndNoteBibliography"/>
        <w:spacing w:after="0"/>
        <w:ind w:left="720" w:hanging="720"/>
      </w:pPr>
      <w:r w:rsidRPr="00AD5DC7">
        <w:t>Millar, R. B., and Fryer, R. J. 1999. Estimating the size-selection curves of towed gears, traps, nets and hooks. Reviews in Fish Biology and Fisheries, 9: 89-116.</w:t>
      </w:r>
    </w:p>
    <w:p w14:paraId="71342FEC" w14:textId="77777777" w:rsidR="00AD5DC7" w:rsidRPr="00AD5DC7" w:rsidRDefault="00AD5DC7" w:rsidP="00AD5DC7">
      <w:pPr>
        <w:pStyle w:val="EndNoteBibliography"/>
        <w:spacing w:after="0"/>
        <w:ind w:left="720" w:hanging="720"/>
      </w:pPr>
      <w:r w:rsidRPr="00AD5DC7">
        <w:t>Millar, R. B., and Walsh, S. J. 1992. Analysis of trawl selectivity studies with an application to trouser trawls. Fisheries research, 13: 205-220.</w:t>
      </w:r>
    </w:p>
    <w:p w14:paraId="70033458" w14:textId="77777777" w:rsidR="00AD5DC7" w:rsidRPr="00AD5DC7" w:rsidRDefault="00AD5DC7" w:rsidP="00AD5DC7">
      <w:pPr>
        <w:pStyle w:val="EndNoteBibliography"/>
        <w:spacing w:after="0"/>
        <w:ind w:left="720" w:hanging="720"/>
      </w:pPr>
      <w:r w:rsidRPr="00AD5DC7">
        <w:t>Montgomerie, M. 2015. Basic fishing methods, a comprehensive guide to commercial fishing methods. 106.</w:t>
      </w:r>
    </w:p>
    <w:p w14:paraId="3954D9AD" w14:textId="77777777" w:rsidR="00AD5DC7" w:rsidRPr="00AD5DC7" w:rsidRDefault="00AD5DC7" w:rsidP="00AD5DC7">
      <w:pPr>
        <w:pStyle w:val="EndNoteBibliography"/>
        <w:spacing w:after="0"/>
        <w:ind w:left="720" w:hanging="720"/>
      </w:pPr>
      <w:r w:rsidRPr="00AD5DC7">
        <w:t xml:space="preserve">Nikolic, N., Diméet, J., Fifas, S., Salaün, M., Ravard, D., Fauconnet, L., and Rochet, M.-J. 2015. Efficacy of selective devices in reducing discards in the </w:t>
      </w:r>
      <w:r w:rsidRPr="00AD5DC7">
        <w:rPr>
          <w:i/>
        </w:rPr>
        <w:t>Nephrops</w:t>
      </w:r>
      <w:r w:rsidRPr="00AD5DC7">
        <w:t xml:space="preserve"> trawl fishery in the Bay of Biscay. ICES Journal of Marine Science.</w:t>
      </w:r>
    </w:p>
    <w:p w14:paraId="47664CC4" w14:textId="55334CD4" w:rsidR="00AD5DC7" w:rsidRPr="00AD5DC7" w:rsidRDefault="00AD5DC7" w:rsidP="00AD5DC7">
      <w:pPr>
        <w:pStyle w:val="EndNoteBibliography"/>
        <w:spacing w:after="0"/>
        <w:ind w:left="720" w:hanging="720"/>
      </w:pPr>
      <w:r w:rsidRPr="00AD5DC7">
        <w:t xml:space="preserve">R_Core_Team 2015. R: A language and environment for statistical computing. R Foundation for Statistical Computing, Vienna, Austria. URL </w:t>
      </w:r>
      <w:hyperlink r:id="rId11" w:history="1">
        <w:r w:rsidRPr="00AD5DC7">
          <w:rPr>
            <w:rStyle w:val="Hyperlink"/>
          </w:rPr>
          <w:t>http://www.R-project.org/</w:t>
        </w:r>
      </w:hyperlink>
      <w:r w:rsidRPr="00AD5DC7">
        <w:t>.</w:t>
      </w:r>
    </w:p>
    <w:p w14:paraId="04C724B4" w14:textId="77777777" w:rsidR="00AD5DC7" w:rsidRPr="00AD5DC7" w:rsidRDefault="00AD5DC7" w:rsidP="00AD5DC7">
      <w:pPr>
        <w:pStyle w:val="EndNoteBibliography"/>
        <w:spacing w:after="0"/>
        <w:ind w:left="720" w:hanging="720"/>
      </w:pPr>
      <w:r w:rsidRPr="00AD5DC7">
        <w:t>Revill, A., Course, G., and Pasco, G., 2009. More prawns and fewer cod caught in trials with multi-rig prawn trawl, CEFAS. 3 pp.</w:t>
      </w:r>
    </w:p>
    <w:p w14:paraId="1A21C413" w14:textId="77777777" w:rsidR="00AD5DC7" w:rsidRPr="00AD5DC7" w:rsidRDefault="00AD5DC7" w:rsidP="00AD5DC7">
      <w:pPr>
        <w:pStyle w:val="EndNoteBibliography"/>
        <w:spacing w:after="0"/>
        <w:ind w:left="720" w:hanging="720"/>
      </w:pPr>
      <w:r w:rsidRPr="00AD5DC7">
        <w:t>Sangster, G. I., and Breen, M. 1998. Gear performance and catch comparison trials between a single trawl and a twin rigged gear. Fisheries research, 36: 15-26.</w:t>
      </w:r>
    </w:p>
    <w:p w14:paraId="6EA8C4EC" w14:textId="77777777" w:rsidR="00AD5DC7" w:rsidRPr="00AD5DC7" w:rsidRDefault="00AD5DC7" w:rsidP="00AD5DC7">
      <w:pPr>
        <w:pStyle w:val="EndNoteBibliography"/>
        <w:spacing w:after="0"/>
        <w:ind w:left="720" w:hanging="720"/>
      </w:pPr>
      <w:r w:rsidRPr="00AD5DC7">
        <w:t>Seafish. 2010. Research &amp; Development Catching sector Fact Sheet. 8 pp.</w:t>
      </w:r>
    </w:p>
    <w:p w14:paraId="6A25497D" w14:textId="77777777" w:rsidR="00AD5DC7" w:rsidRPr="00AD5DC7" w:rsidRDefault="00AD5DC7" w:rsidP="00AD5DC7">
      <w:pPr>
        <w:pStyle w:val="EndNoteBibliography"/>
        <w:spacing w:after="0"/>
        <w:ind w:left="720" w:hanging="720"/>
      </w:pPr>
      <w:r w:rsidRPr="00AD5DC7">
        <w:t>Skaug, H. J., and Fournier, D. A. 2006. Automatic approximation of the marginal likelihood in non-Gaussian hierarchical models. Computational Statistics &amp; Data Analysis, 51: 699-709.</w:t>
      </w:r>
    </w:p>
    <w:p w14:paraId="7C208C2D" w14:textId="77777777" w:rsidR="00AD5DC7" w:rsidRPr="00AD5DC7" w:rsidRDefault="00AD5DC7" w:rsidP="00AD5DC7">
      <w:pPr>
        <w:pStyle w:val="EndNoteBibliography"/>
        <w:spacing w:after="0"/>
        <w:ind w:left="720" w:hanging="720"/>
      </w:pPr>
      <w:r w:rsidRPr="00AD5DC7">
        <w:t>Stratoudakis, Y., Bernal, M., Ganias, K., and Uriarte, A. 2006. The daily egg production method: recent advances, current applications and future challenges. Fish and Fisheries, 7: 35-57.</w:t>
      </w:r>
    </w:p>
    <w:p w14:paraId="79ED44E1" w14:textId="77777777" w:rsidR="00AD5DC7" w:rsidRPr="00AD5DC7" w:rsidRDefault="00AD5DC7" w:rsidP="00AD5DC7">
      <w:pPr>
        <w:pStyle w:val="EndNoteBibliography"/>
        <w:spacing w:after="0"/>
        <w:ind w:left="720" w:hanging="720"/>
      </w:pPr>
      <w:r w:rsidRPr="00AD5DC7">
        <w:t xml:space="preserve">Ungfors, A., Bell, E., Johnson, M. L., Cowing, D., Dobson, N. C., Bublitz, R., and Sandell, J. 2013. Chapter Seven - </w:t>
      </w:r>
      <w:r w:rsidRPr="00AD5DC7">
        <w:rPr>
          <w:i/>
        </w:rPr>
        <w:t>Nephrops</w:t>
      </w:r>
      <w:r w:rsidRPr="00AD5DC7">
        <w:t xml:space="preserve"> Fisheries in European Waters. </w:t>
      </w:r>
      <w:r w:rsidRPr="00AD5DC7">
        <w:rPr>
          <w:i/>
        </w:rPr>
        <w:t>In</w:t>
      </w:r>
      <w:r w:rsidRPr="00AD5DC7">
        <w:t xml:space="preserve"> Advances in Marine Biology, pp. 247-314. Ed. by L. J. Magnus, and P. J. Mark. Academic Press.</w:t>
      </w:r>
    </w:p>
    <w:p w14:paraId="3E3FCD21" w14:textId="77777777" w:rsidR="00AD5DC7" w:rsidRPr="00AD5DC7" w:rsidRDefault="00AD5DC7" w:rsidP="00AD5DC7">
      <w:pPr>
        <w:pStyle w:val="EndNoteBibliography"/>
        <w:spacing w:after="0"/>
        <w:ind w:left="720" w:hanging="720"/>
      </w:pPr>
      <w:r w:rsidRPr="00AD5DC7">
        <w:t>van Marlen, B., Wiegerinck, J. A. M., van Os-Koomen, E., and van Barneveld, E. 2014. Catch comparison of flatfish pulse trawls and a tickler chain beam trawl. Fisheries research, 151: 57-69.</w:t>
      </w:r>
    </w:p>
    <w:p w14:paraId="250FF615" w14:textId="77777777" w:rsidR="00AD5DC7" w:rsidRPr="00AD5DC7" w:rsidRDefault="00AD5DC7" w:rsidP="00AD5DC7">
      <w:pPr>
        <w:pStyle w:val="EndNoteBibliography"/>
        <w:ind w:left="720" w:hanging="720"/>
      </w:pPr>
      <w:r w:rsidRPr="00AD5DC7">
        <w:t>Ward, J. M., and Sutinen, J. G. 1994. Vessel entry-exit behaviour in the gulf of Mexico shrimp fishery. American Journal of Agricultural Economics, 76: 916-923.</w:t>
      </w:r>
    </w:p>
    <w:p w14:paraId="0689B6BC" w14:textId="02C0447C" w:rsidR="000955F6" w:rsidRDefault="00D702F7" w:rsidP="00EC039A">
      <w:pPr>
        <w:jc w:val="both"/>
      </w:pPr>
      <w:r>
        <w:fldChar w:fldCharType="end"/>
      </w:r>
    </w:p>
    <w:p w14:paraId="3E81DE95" w14:textId="5AA92694" w:rsidR="00B75205" w:rsidRPr="00990A21" w:rsidRDefault="005744A2" w:rsidP="00B75205">
      <w:pPr>
        <w:pStyle w:val="Heading2"/>
        <w:rPr>
          <w:lang w:val="en-US"/>
        </w:rPr>
      </w:pPr>
      <w:r>
        <w:rPr>
          <w:lang w:val="en-US"/>
        </w:rPr>
        <w:br w:type="page"/>
      </w:r>
    </w:p>
    <w:p w14:paraId="39B390CC" w14:textId="3E76865B" w:rsidR="00B75205" w:rsidRDefault="00B75205" w:rsidP="00AD5847">
      <w:pPr>
        <w:spacing w:after="0" w:line="240" w:lineRule="auto"/>
        <w:jc w:val="both"/>
      </w:pPr>
      <w:r>
        <w:lastRenderedPageBreak/>
        <w:t>Table 1</w:t>
      </w:r>
      <w:r w:rsidR="007E4DA3">
        <w:t xml:space="preserve">. </w:t>
      </w:r>
      <w:r w:rsidR="00311691">
        <w:t>Details of fishing v</w:t>
      </w:r>
      <w:r>
        <w:t>essel and gear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A266BF">
            <w:pPr>
              <w:jc w:val="both"/>
            </w:pPr>
            <w:r>
              <w:t>Vessel</w:t>
            </w:r>
          </w:p>
        </w:tc>
        <w:tc>
          <w:tcPr>
            <w:tcW w:w="0" w:type="auto"/>
            <w:tcBorders>
              <w:top w:val="single" w:sz="4" w:space="0" w:color="auto"/>
            </w:tcBorders>
          </w:tcPr>
          <w:p w14:paraId="3C757BD2" w14:textId="77777777" w:rsidR="00B75205" w:rsidRDefault="00B75205" w:rsidP="00A266BF">
            <w:pPr>
              <w:jc w:val="both"/>
            </w:pPr>
            <w:r>
              <w:t>Our Lass II (DA261)</w:t>
            </w:r>
          </w:p>
        </w:tc>
      </w:tr>
      <w:tr w:rsidR="00B75205" w14:paraId="68451404" w14:textId="77777777" w:rsidTr="00C22FB2">
        <w:tc>
          <w:tcPr>
            <w:tcW w:w="0" w:type="auto"/>
          </w:tcPr>
          <w:p w14:paraId="040E6713" w14:textId="47236B1C" w:rsidR="00B75205" w:rsidRDefault="00B75205" w:rsidP="00A266BF">
            <w:pPr>
              <w:jc w:val="both"/>
            </w:pPr>
            <w:r>
              <w:t xml:space="preserve">Vessel Length Overall </w:t>
            </w:r>
            <w:r w:rsidR="00410BDB">
              <w:t>(m)</w:t>
            </w:r>
          </w:p>
        </w:tc>
        <w:tc>
          <w:tcPr>
            <w:tcW w:w="0" w:type="auto"/>
          </w:tcPr>
          <w:p w14:paraId="3794F343" w14:textId="55A6F7B6" w:rsidR="00B75205" w:rsidRDefault="00B75205" w:rsidP="00A266BF">
            <w:pPr>
              <w:jc w:val="both"/>
            </w:pPr>
            <w:r>
              <w:t>21.7</w:t>
            </w:r>
          </w:p>
        </w:tc>
      </w:tr>
      <w:tr w:rsidR="00B75205" w14:paraId="334C431C" w14:textId="77777777" w:rsidTr="00C22FB2">
        <w:tc>
          <w:tcPr>
            <w:tcW w:w="0" w:type="auto"/>
          </w:tcPr>
          <w:p w14:paraId="3D1DC155" w14:textId="34D0E697" w:rsidR="00B75205" w:rsidRDefault="00B75205" w:rsidP="00A266BF">
            <w:pPr>
              <w:jc w:val="both"/>
            </w:pPr>
            <w:r>
              <w:t>Engine power</w:t>
            </w:r>
            <w:r w:rsidR="00410BDB">
              <w:t xml:space="preserve"> (kW)</w:t>
            </w:r>
          </w:p>
        </w:tc>
        <w:tc>
          <w:tcPr>
            <w:tcW w:w="0" w:type="auto"/>
          </w:tcPr>
          <w:p w14:paraId="398EB897" w14:textId="0179ED65" w:rsidR="00B75205" w:rsidRDefault="00B75205" w:rsidP="00A266BF">
            <w:pPr>
              <w:jc w:val="both"/>
            </w:pPr>
            <w:r>
              <w:t>484</w:t>
            </w:r>
          </w:p>
        </w:tc>
      </w:tr>
      <w:tr w:rsidR="00B75205" w14:paraId="49FABEE7" w14:textId="77777777" w:rsidTr="00C22FB2">
        <w:tc>
          <w:tcPr>
            <w:tcW w:w="0" w:type="auto"/>
          </w:tcPr>
          <w:p w14:paraId="0FB7633D" w14:textId="77777777" w:rsidR="00B75205" w:rsidRDefault="00B75205" w:rsidP="00A266BF">
            <w:pPr>
              <w:jc w:val="both"/>
            </w:pPr>
            <w:r>
              <w:t>Home port</w:t>
            </w:r>
          </w:p>
        </w:tc>
        <w:tc>
          <w:tcPr>
            <w:tcW w:w="0" w:type="auto"/>
          </w:tcPr>
          <w:p w14:paraId="0966DB61" w14:textId="77777777" w:rsidR="00B75205" w:rsidRDefault="00B75205" w:rsidP="00A266BF">
            <w:pPr>
              <w:jc w:val="both"/>
            </w:pPr>
            <w:r>
              <w:t>Howth, Ireland</w:t>
            </w:r>
          </w:p>
        </w:tc>
      </w:tr>
      <w:tr w:rsidR="00B75205" w14:paraId="7F159B7F" w14:textId="77777777" w:rsidTr="00C22FB2">
        <w:tc>
          <w:tcPr>
            <w:tcW w:w="0" w:type="auto"/>
          </w:tcPr>
          <w:p w14:paraId="337A7345" w14:textId="77777777" w:rsidR="00B75205" w:rsidRDefault="00B75205" w:rsidP="00A266BF">
            <w:pPr>
              <w:jc w:val="both"/>
            </w:pPr>
            <w:r>
              <w:t>Trawl type</w:t>
            </w:r>
          </w:p>
        </w:tc>
        <w:tc>
          <w:tcPr>
            <w:tcW w:w="0" w:type="auto"/>
          </w:tcPr>
          <w:p w14:paraId="7BA4DF40" w14:textId="61EFFED2" w:rsidR="00B75205" w:rsidRDefault="00B75205" w:rsidP="00A266BF">
            <w:pPr>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A266BF">
            <w:pPr>
              <w:jc w:val="both"/>
            </w:pPr>
            <w:r>
              <w:t>Trawl manufacturer</w:t>
            </w:r>
          </w:p>
        </w:tc>
        <w:tc>
          <w:tcPr>
            <w:tcW w:w="0" w:type="auto"/>
          </w:tcPr>
          <w:p w14:paraId="193B205F" w14:textId="77777777" w:rsidR="00B75205" w:rsidRDefault="00B75205" w:rsidP="00A266BF">
            <w:pPr>
              <w:jc w:val="both"/>
            </w:pPr>
            <w:r>
              <w:t>Pepe Trawls Ltd., Ireland</w:t>
            </w:r>
          </w:p>
        </w:tc>
      </w:tr>
      <w:tr w:rsidR="00B75205" w14:paraId="5E274A36" w14:textId="77777777" w:rsidTr="00C22FB2">
        <w:tc>
          <w:tcPr>
            <w:tcW w:w="0" w:type="auto"/>
          </w:tcPr>
          <w:p w14:paraId="48FD7488" w14:textId="77777777" w:rsidR="00B75205" w:rsidRDefault="00B75205" w:rsidP="00A266BF">
            <w:pPr>
              <w:jc w:val="both"/>
            </w:pPr>
            <w:r>
              <w:t>Otter board manufacturer/ type</w:t>
            </w:r>
          </w:p>
        </w:tc>
        <w:tc>
          <w:tcPr>
            <w:tcW w:w="0" w:type="auto"/>
          </w:tcPr>
          <w:p w14:paraId="3E6C5C8C" w14:textId="77777777" w:rsidR="00B75205" w:rsidRDefault="00B75205" w:rsidP="00A266BF">
            <w:pPr>
              <w:jc w:val="both"/>
            </w:pPr>
            <w:r>
              <w:t>Dunbar 7’6”</w:t>
            </w:r>
          </w:p>
        </w:tc>
      </w:tr>
      <w:tr w:rsidR="00410BDB" w14:paraId="0A5D01C3" w14:textId="77777777" w:rsidTr="00C22FB2">
        <w:tc>
          <w:tcPr>
            <w:tcW w:w="0" w:type="auto"/>
          </w:tcPr>
          <w:p w14:paraId="0EEC675F" w14:textId="5092EBCB" w:rsidR="00410BDB" w:rsidRDefault="00410BDB" w:rsidP="00410BDB">
            <w:pPr>
              <w:jc w:val="both"/>
            </w:pPr>
            <w:r>
              <w:t>Fishing circle (m)</w:t>
            </w:r>
          </w:p>
        </w:tc>
        <w:tc>
          <w:tcPr>
            <w:tcW w:w="0" w:type="auto"/>
          </w:tcPr>
          <w:p w14:paraId="1E464F4D" w14:textId="1E9366B3" w:rsidR="00410BDB" w:rsidRDefault="00410BDB" w:rsidP="00A266BF">
            <w:pPr>
              <w:jc w:val="both"/>
            </w:pPr>
            <w:r>
              <w:t>380 x 80</w:t>
            </w:r>
          </w:p>
        </w:tc>
      </w:tr>
      <w:tr w:rsidR="00B75205" w14:paraId="31E220D9" w14:textId="77777777" w:rsidTr="00C22FB2">
        <w:tc>
          <w:tcPr>
            <w:tcW w:w="0" w:type="auto"/>
          </w:tcPr>
          <w:p w14:paraId="2456F447" w14:textId="0760E1AF" w:rsidR="00B75205" w:rsidRDefault="00B75205" w:rsidP="00A266BF">
            <w:pPr>
              <w:jc w:val="both"/>
            </w:pPr>
            <w:r>
              <w:t>Door weight</w:t>
            </w:r>
            <w:r w:rsidR="00410BDB">
              <w:t xml:space="preserve"> (kg)</w:t>
            </w:r>
          </w:p>
        </w:tc>
        <w:tc>
          <w:tcPr>
            <w:tcW w:w="0" w:type="auto"/>
          </w:tcPr>
          <w:p w14:paraId="36E60888" w14:textId="3D94DADD" w:rsidR="00B75205" w:rsidRDefault="00B75205" w:rsidP="00A266BF">
            <w:pPr>
              <w:jc w:val="both"/>
            </w:pPr>
            <w:r>
              <w:t>492</w:t>
            </w:r>
          </w:p>
        </w:tc>
      </w:tr>
      <w:tr w:rsidR="00B75205" w14:paraId="12841D58" w14:textId="77777777" w:rsidTr="00C22FB2">
        <w:tc>
          <w:tcPr>
            <w:tcW w:w="0" w:type="auto"/>
          </w:tcPr>
          <w:p w14:paraId="4B12FDB2" w14:textId="2ABEAEB2" w:rsidR="00B75205" w:rsidRDefault="00B75205" w:rsidP="00A266BF">
            <w:pPr>
              <w:jc w:val="both"/>
            </w:pPr>
            <w:r>
              <w:t>Clump weight type/ weight</w:t>
            </w:r>
            <w:r w:rsidR="00410BDB">
              <w:t xml:space="preserve"> (kg)</w:t>
            </w:r>
          </w:p>
        </w:tc>
        <w:tc>
          <w:tcPr>
            <w:tcW w:w="0" w:type="auto"/>
          </w:tcPr>
          <w:p w14:paraId="329B7FD7" w14:textId="129D1958" w:rsidR="00B75205" w:rsidRDefault="00B75205" w:rsidP="00A266BF">
            <w:pPr>
              <w:jc w:val="both"/>
            </w:pPr>
            <w:r>
              <w:t>Roller/ 680</w:t>
            </w:r>
          </w:p>
        </w:tc>
      </w:tr>
      <w:tr w:rsidR="00B75205" w14:paraId="68AEA49A" w14:textId="77777777" w:rsidTr="00C22FB2">
        <w:tc>
          <w:tcPr>
            <w:tcW w:w="0" w:type="auto"/>
          </w:tcPr>
          <w:p w14:paraId="71668252" w14:textId="0D4F64B5" w:rsidR="00B75205" w:rsidRDefault="007E4DA3" w:rsidP="00A266BF">
            <w:pPr>
              <w:jc w:val="both"/>
            </w:pPr>
            <w:r>
              <w:t>Average d</w:t>
            </w:r>
            <w:r w:rsidR="00B75205">
              <w:t>oor to clump spread (</w:t>
            </w:r>
            <w:r>
              <w:t>m</w:t>
            </w:r>
            <w:r w:rsidR="00B75205">
              <w:t>)</w:t>
            </w:r>
          </w:p>
        </w:tc>
        <w:tc>
          <w:tcPr>
            <w:tcW w:w="0" w:type="auto"/>
          </w:tcPr>
          <w:p w14:paraId="04A27D54" w14:textId="39D72A14" w:rsidR="00B75205" w:rsidRDefault="00B75205" w:rsidP="00A266BF">
            <w:pPr>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A266BF">
            <w:pPr>
              <w:jc w:val="both"/>
            </w:pPr>
            <w:r>
              <w:t xml:space="preserve">Sweep length </w:t>
            </w:r>
            <w:r w:rsidR="00410BDB">
              <w:t>(m)</w:t>
            </w:r>
          </w:p>
        </w:tc>
        <w:tc>
          <w:tcPr>
            <w:tcW w:w="0" w:type="auto"/>
            <w:tcBorders>
              <w:bottom w:val="single" w:sz="4" w:space="0" w:color="auto"/>
            </w:tcBorders>
          </w:tcPr>
          <w:p w14:paraId="4DD7314C" w14:textId="0E760F32" w:rsidR="00B75205" w:rsidRDefault="00B75205" w:rsidP="00A266BF">
            <w:pPr>
              <w:jc w:val="both"/>
            </w:pPr>
            <w:r>
              <w:t>50 + 20</w:t>
            </w:r>
          </w:p>
        </w:tc>
      </w:tr>
    </w:tbl>
    <w:p w14:paraId="0CB6F9D7" w14:textId="77777777" w:rsidR="00B75205" w:rsidRDefault="00B75205" w:rsidP="00B75205">
      <w:pPr>
        <w:pStyle w:val="Caption"/>
        <w:keepNext/>
        <w:rPr>
          <w:i w:val="0"/>
          <w:sz w:val="24"/>
          <w:szCs w:val="24"/>
        </w:rPr>
      </w:pPr>
    </w:p>
    <w:p w14:paraId="629B5856" w14:textId="77777777" w:rsidR="00B75205" w:rsidRDefault="00B75205" w:rsidP="00B75205">
      <w:pPr>
        <w:pStyle w:val="Caption"/>
        <w:keepNext/>
        <w:rPr>
          <w:i w:val="0"/>
          <w:sz w:val="24"/>
          <w:szCs w:val="24"/>
        </w:rPr>
      </w:pPr>
    </w:p>
    <w:p w14:paraId="18E40FFC" w14:textId="77777777" w:rsidR="00AD5847" w:rsidRDefault="00AD5847" w:rsidP="00B75205">
      <w:pPr>
        <w:pStyle w:val="Caption"/>
        <w:keepNext/>
        <w:rPr>
          <w:i w:val="0"/>
          <w:sz w:val="24"/>
          <w:szCs w:val="24"/>
        </w:rPr>
      </w:pPr>
    </w:p>
    <w:p w14:paraId="38828CD2" w14:textId="77777777" w:rsidR="00E46813" w:rsidRDefault="00E46813" w:rsidP="00B75205">
      <w:pPr>
        <w:pStyle w:val="Caption"/>
        <w:keepNext/>
        <w:rPr>
          <w:i w:val="0"/>
          <w:sz w:val="24"/>
          <w:szCs w:val="24"/>
        </w:rPr>
      </w:pPr>
      <w:r>
        <w:rPr>
          <w:i w:val="0"/>
          <w:sz w:val="24"/>
          <w:szCs w:val="24"/>
        </w:rPr>
        <w:br w:type="page"/>
      </w:r>
    </w:p>
    <w:p w14:paraId="7C98D406" w14:textId="4470DAB1" w:rsidR="00B75205" w:rsidRPr="00E7161A" w:rsidRDefault="00B75205" w:rsidP="00B75205">
      <w:pPr>
        <w:pStyle w:val="Caption"/>
        <w:keepNext/>
        <w:rPr>
          <w:i w:val="0"/>
          <w:sz w:val="24"/>
          <w:szCs w:val="24"/>
        </w:rPr>
      </w:pPr>
      <w:r w:rsidRPr="00E7161A">
        <w:rPr>
          <w:i w:val="0"/>
          <w:sz w:val="24"/>
          <w:szCs w:val="24"/>
        </w:rPr>
        <w:lastRenderedPageBreak/>
        <w:t xml:space="preserve">Table </w:t>
      </w:r>
      <w:r w:rsidR="00AD5847">
        <w:rPr>
          <w:i w:val="0"/>
          <w:sz w:val="24"/>
          <w:szCs w:val="24"/>
        </w:rPr>
        <w:t>2</w:t>
      </w:r>
      <w:r>
        <w:rPr>
          <w:i w:val="0"/>
          <w:sz w:val="24"/>
          <w:szCs w:val="24"/>
        </w:rPr>
        <w:t xml:space="preserve">. Multi-rig catch comparison. Multinomial random effects model fit summary. Explanatory variables are abbreviated: carapace length (CL), net configuration (NC) and cod-end total weight (W). The model degrees of freedom (df) includes 6 parameters parameterising the trivariate covariance matrix of the random effects. </w:t>
      </w:r>
    </w:p>
    <w:tbl>
      <w:tblPr>
        <w:tblW w:w="6946" w:type="dxa"/>
        <w:jc w:val="center"/>
        <w:tblBorders>
          <w:top w:val="single" w:sz="4" w:space="0" w:color="auto"/>
          <w:bottom w:val="single" w:sz="4" w:space="0" w:color="auto"/>
        </w:tblBorders>
        <w:tblLook w:val="04A0" w:firstRow="1" w:lastRow="0" w:firstColumn="1" w:lastColumn="0" w:noHBand="0" w:noVBand="1"/>
      </w:tblPr>
      <w:tblGrid>
        <w:gridCol w:w="2694"/>
        <w:gridCol w:w="1842"/>
        <w:gridCol w:w="1134"/>
        <w:gridCol w:w="1276"/>
      </w:tblGrid>
      <w:tr w:rsidR="00B75205" w:rsidRPr="000B1DDB" w14:paraId="15434603" w14:textId="77777777" w:rsidTr="00A266BF">
        <w:trPr>
          <w:trHeight w:val="255"/>
          <w:jc w:val="center"/>
        </w:trPr>
        <w:tc>
          <w:tcPr>
            <w:tcW w:w="2694" w:type="dxa"/>
            <w:tcBorders>
              <w:top w:val="single" w:sz="4" w:space="0" w:color="auto"/>
              <w:bottom w:val="single" w:sz="4" w:space="0" w:color="auto"/>
            </w:tcBorders>
            <w:shd w:val="clear" w:color="auto" w:fill="auto"/>
            <w:noWrap/>
            <w:vAlign w:val="bottom"/>
            <w:hideMark/>
          </w:tcPr>
          <w:p w14:paraId="0E0AE2E4" w14:textId="77777777" w:rsidR="00B75205" w:rsidRPr="000B1DDB" w:rsidRDefault="00B75205" w:rsidP="00A266BF">
            <w:pPr>
              <w:spacing w:after="0" w:line="240" w:lineRule="auto"/>
              <w:rPr>
                <w:rFonts w:eastAsia="Times New Roman" w:cs="Arial"/>
                <w:bCs/>
                <w:sz w:val="24"/>
                <w:szCs w:val="24"/>
                <w:lang w:eastAsia="en-IE"/>
              </w:rPr>
            </w:pPr>
            <w:r w:rsidRPr="00E7161A">
              <w:rPr>
                <w:rFonts w:eastAsia="Times New Roman" w:cs="Arial"/>
                <w:bCs/>
                <w:sz w:val="24"/>
                <w:szCs w:val="24"/>
                <w:lang w:eastAsia="en-IE"/>
              </w:rPr>
              <w:t>Explanatory variables</w:t>
            </w:r>
          </w:p>
        </w:tc>
        <w:tc>
          <w:tcPr>
            <w:tcW w:w="1842" w:type="dxa"/>
            <w:tcBorders>
              <w:top w:val="single" w:sz="4" w:space="0" w:color="auto"/>
              <w:bottom w:val="single" w:sz="4" w:space="0" w:color="auto"/>
            </w:tcBorders>
            <w:shd w:val="clear" w:color="auto" w:fill="auto"/>
            <w:noWrap/>
            <w:vAlign w:val="bottom"/>
            <w:hideMark/>
          </w:tcPr>
          <w:p w14:paraId="52AF1048"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Log-likelihood</w:t>
            </w:r>
          </w:p>
        </w:tc>
        <w:tc>
          <w:tcPr>
            <w:tcW w:w="1134" w:type="dxa"/>
            <w:tcBorders>
              <w:top w:val="single" w:sz="4" w:space="0" w:color="auto"/>
              <w:bottom w:val="single" w:sz="4" w:space="0" w:color="auto"/>
            </w:tcBorders>
            <w:shd w:val="clear" w:color="auto" w:fill="auto"/>
            <w:noWrap/>
            <w:vAlign w:val="bottom"/>
            <w:hideMark/>
          </w:tcPr>
          <w:p w14:paraId="211070A0"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Model df</w:t>
            </w:r>
          </w:p>
        </w:tc>
        <w:tc>
          <w:tcPr>
            <w:tcW w:w="1276" w:type="dxa"/>
            <w:tcBorders>
              <w:top w:val="single" w:sz="4" w:space="0" w:color="auto"/>
              <w:bottom w:val="single" w:sz="4" w:space="0" w:color="auto"/>
            </w:tcBorders>
            <w:shd w:val="clear" w:color="auto" w:fill="auto"/>
            <w:noWrap/>
            <w:vAlign w:val="bottom"/>
            <w:hideMark/>
          </w:tcPr>
          <w:p w14:paraId="0EBD7522"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AIC</w:t>
            </w:r>
          </w:p>
        </w:tc>
      </w:tr>
      <w:tr w:rsidR="00B75205" w:rsidRPr="000B1DDB" w14:paraId="48D6DCBB" w14:textId="77777777" w:rsidTr="00A266BF">
        <w:trPr>
          <w:trHeight w:val="255"/>
          <w:jc w:val="center"/>
        </w:trPr>
        <w:tc>
          <w:tcPr>
            <w:tcW w:w="2694" w:type="dxa"/>
            <w:tcBorders>
              <w:top w:val="single" w:sz="4" w:space="0" w:color="auto"/>
            </w:tcBorders>
            <w:shd w:val="clear" w:color="auto" w:fill="auto"/>
            <w:noWrap/>
            <w:vAlign w:val="bottom"/>
            <w:hideMark/>
          </w:tcPr>
          <w:p w14:paraId="50E19E75"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None</w:t>
            </w:r>
          </w:p>
        </w:tc>
        <w:tc>
          <w:tcPr>
            <w:tcW w:w="1842" w:type="dxa"/>
            <w:tcBorders>
              <w:top w:val="single" w:sz="4" w:space="0" w:color="auto"/>
            </w:tcBorders>
            <w:shd w:val="clear" w:color="auto" w:fill="auto"/>
            <w:noWrap/>
            <w:vAlign w:val="bottom"/>
            <w:hideMark/>
          </w:tcPr>
          <w:p w14:paraId="7A88BF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-2084.79</w:t>
            </w:r>
          </w:p>
        </w:tc>
        <w:tc>
          <w:tcPr>
            <w:tcW w:w="1134" w:type="dxa"/>
            <w:tcBorders>
              <w:top w:val="single" w:sz="4" w:space="0" w:color="auto"/>
            </w:tcBorders>
            <w:shd w:val="clear" w:color="auto" w:fill="auto"/>
            <w:noWrap/>
            <w:vAlign w:val="bottom"/>
            <w:hideMark/>
          </w:tcPr>
          <w:p w14:paraId="6B1ED949"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9</w:t>
            </w:r>
          </w:p>
        </w:tc>
        <w:tc>
          <w:tcPr>
            <w:tcW w:w="1276" w:type="dxa"/>
            <w:tcBorders>
              <w:top w:val="single" w:sz="4" w:space="0" w:color="auto"/>
            </w:tcBorders>
            <w:shd w:val="clear" w:color="auto" w:fill="auto"/>
            <w:noWrap/>
            <w:vAlign w:val="bottom"/>
            <w:hideMark/>
          </w:tcPr>
          <w:p w14:paraId="1982C5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4187.58</w:t>
            </w:r>
          </w:p>
        </w:tc>
      </w:tr>
      <w:tr w:rsidR="00B75205" w:rsidRPr="000B1DDB" w14:paraId="638EB30D" w14:textId="77777777" w:rsidTr="00A266BF">
        <w:trPr>
          <w:trHeight w:val="255"/>
          <w:jc w:val="center"/>
        </w:trPr>
        <w:tc>
          <w:tcPr>
            <w:tcW w:w="2694" w:type="dxa"/>
            <w:shd w:val="clear" w:color="auto" w:fill="auto"/>
            <w:noWrap/>
            <w:vAlign w:val="bottom"/>
            <w:hideMark/>
          </w:tcPr>
          <w:p w14:paraId="75DEC4A7"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CL</w:t>
            </w:r>
          </w:p>
        </w:tc>
        <w:tc>
          <w:tcPr>
            <w:tcW w:w="1842" w:type="dxa"/>
            <w:shd w:val="clear" w:color="auto" w:fill="auto"/>
            <w:noWrap/>
            <w:vAlign w:val="bottom"/>
            <w:hideMark/>
          </w:tcPr>
          <w:p w14:paraId="7E2B28E2"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-2062.56</w:t>
            </w:r>
          </w:p>
        </w:tc>
        <w:tc>
          <w:tcPr>
            <w:tcW w:w="1134" w:type="dxa"/>
            <w:shd w:val="clear" w:color="auto" w:fill="auto"/>
            <w:noWrap/>
            <w:vAlign w:val="bottom"/>
            <w:hideMark/>
          </w:tcPr>
          <w:p w14:paraId="58CC6DCC"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12</w:t>
            </w:r>
          </w:p>
        </w:tc>
        <w:tc>
          <w:tcPr>
            <w:tcW w:w="1276" w:type="dxa"/>
            <w:shd w:val="clear" w:color="auto" w:fill="auto"/>
            <w:noWrap/>
            <w:vAlign w:val="bottom"/>
            <w:hideMark/>
          </w:tcPr>
          <w:p w14:paraId="359D0327"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4149.12</w:t>
            </w:r>
          </w:p>
        </w:tc>
      </w:tr>
      <w:tr w:rsidR="00B75205" w:rsidRPr="000B1DDB" w14:paraId="287AF045" w14:textId="77777777" w:rsidTr="00A266BF">
        <w:trPr>
          <w:trHeight w:val="255"/>
          <w:jc w:val="center"/>
        </w:trPr>
        <w:tc>
          <w:tcPr>
            <w:tcW w:w="2694" w:type="dxa"/>
            <w:shd w:val="clear" w:color="auto" w:fill="auto"/>
            <w:noWrap/>
            <w:vAlign w:val="bottom"/>
            <w:hideMark/>
          </w:tcPr>
          <w:p w14:paraId="7477E94A"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NC</w:t>
            </w:r>
          </w:p>
        </w:tc>
        <w:tc>
          <w:tcPr>
            <w:tcW w:w="1842" w:type="dxa"/>
            <w:shd w:val="clear" w:color="auto" w:fill="auto"/>
            <w:noWrap/>
            <w:vAlign w:val="bottom"/>
            <w:hideMark/>
          </w:tcPr>
          <w:p w14:paraId="373DA77B"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-2049.41</w:t>
            </w:r>
          </w:p>
        </w:tc>
        <w:tc>
          <w:tcPr>
            <w:tcW w:w="1134" w:type="dxa"/>
            <w:shd w:val="clear" w:color="auto" w:fill="auto"/>
            <w:noWrap/>
            <w:vAlign w:val="bottom"/>
            <w:hideMark/>
          </w:tcPr>
          <w:p w14:paraId="534EED3A"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18</w:t>
            </w:r>
          </w:p>
        </w:tc>
        <w:tc>
          <w:tcPr>
            <w:tcW w:w="1276" w:type="dxa"/>
            <w:shd w:val="clear" w:color="auto" w:fill="auto"/>
            <w:noWrap/>
            <w:vAlign w:val="bottom"/>
            <w:hideMark/>
          </w:tcPr>
          <w:p w14:paraId="15EFB838"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4134.82</w:t>
            </w:r>
          </w:p>
        </w:tc>
      </w:tr>
      <w:tr w:rsidR="00B75205" w:rsidRPr="000B1DDB" w14:paraId="2471839A" w14:textId="77777777" w:rsidTr="00A266BF">
        <w:trPr>
          <w:trHeight w:val="255"/>
          <w:jc w:val="center"/>
        </w:trPr>
        <w:tc>
          <w:tcPr>
            <w:tcW w:w="2694" w:type="dxa"/>
            <w:shd w:val="clear" w:color="auto" w:fill="auto"/>
            <w:noWrap/>
            <w:vAlign w:val="bottom"/>
            <w:hideMark/>
          </w:tcPr>
          <w:p w14:paraId="0F605C30"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W</w:t>
            </w:r>
          </w:p>
        </w:tc>
        <w:tc>
          <w:tcPr>
            <w:tcW w:w="1842" w:type="dxa"/>
            <w:shd w:val="clear" w:color="auto" w:fill="auto"/>
            <w:noWrap/>
            <w:vAlign w:val="bottom"/>
            <w:hideMark/>
          </w:tcPr>
          <w:p w14:paraId="7EBD5E19"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-2058.52</w:t>
            </w:r>
          </w:p>
        </w:tc>
        <w:tc>
          <w:tcPr>
            <w:tcW w:w="1134" w:type="dxa"/>
            <w:shd w:val="clear" w:color="auto" w:fill="auto"/>
            <w:noWrap/>
            <w:vAlign w:val="bottom"/>
            <w:hideMark/>
          </w:tcPr>
          <w:p w14:paraId="41CFDBEB"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10</w:t>
            </w:r>
          </w:p>
        </w:tc>
        <w:tc>
          <w:tcPr>
            <w:tcW w:w="1276" w:type="dxa"/>
            <w:shd w:val="clear" w:color="auto" w:fill="auto"/>
            <w:noWrap/>
            <w:vAlign w:val="bottom"/>
            <w:hideMark/>
          </w:tcPr>
          <w:p w14:paraId="5E34A381"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4137.04</w:t>
            </w:r>
          </w:p>
        </w:tc>
      </w:tr>
      <w:tr w:rsidR="00B75205" w:rsidRPr="000B1DDB" w14:paraId="0CC47430" w14:textId="77777777" w:rsidTr="00A266BF">
        <w:trPr>
          <w:trHeight w:val="255"/>
          <w:jc w:val="center"/>
        </w:trPr>
        <w:tc>
          <w:tcPr>
            <w:tcW w:w="2694" w:type="dxa"/>
            <w:shd w:val="clear" w:color="auto" w:fill="auto"/>
            <w:noWrap/>
            <w:vAlign w:val="bottom"/>
            <w:hideMark/>
          </w:tcPr>
          <w:p w14:paraId="31D26876"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CL + NC</w:t>
            </w:r>
          </w:p>
        </w:tc>
        <w:tc>
          <w:tcPr>
            <w:tcW w:w="1842" w:type="dxa"/>
            <w:shd w:val="clear" w:color="auto" w:fill="auto"/>
            <w:noWrap/>
            <w:vAlign w:val="bottom"/>
            <w:hideMark/>
          </w:tcPr>
          <w:p w14:paraId="6FFE5593"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-2027.31</w:t>
            </w:r>
          </w:p>
        </w:tc>
        <w:tc>
          <w:tcPr>
            <w:tcW w:w="1134" w:type="dxa"/>
            <w:shd w:val="clear" w:color="auto" w:fill="auto"/>
            <w:noWrap/>
            <w:vAlign w:val="bottom"/>
            <w:hideMark/>
          </w:tcPr>
          <w:p w14:paraId="0B25D90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21</w:t>
            </w:r>
          </w:p>
        </w:tc>
        <w:tc>
          <w:tcPr>
            <w:tcW w:w="1276" w:type="dxa"/>
            <w:shd w:val="clear" w:color="auto" w:fill="auto"/>
            <w:noWrap/>
            <w:vAlign w:val="bottom"/>
            <w:hideMark/>
          </w:tcPr>
          <w:p w14:paraId="46036EF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4096.62</w:t>
            </w:r>
          </w:p>
        </w:tc>
      </w:tr>
      <w:tr w:rsidR="00B75205" w:rsidRPr="000B1DDB" w14:paraId="15AC5746" w14:textId="77777777" w:rsidTr="00A266BF">
        <w:trPr>
          <w:trHeight w:val="255"/>
          <w:jc w:val="center"/>
        </w:trPr>
        <w:tc>
          <w:tcPr>
            <w:tcW w:w="2694" w:type="dxa"/>
            <w:shd w:val="clear" w:color="auto" w:fill="auto"/>
            <w:noWrap/>
            <w:vAlign w:val="bottom"/>
            <w:hideMark/>
          </w:tcPr>
          <w:p w14:paraId="67AA1E57"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w:t>
            </w:r>
            <w:r w:rsidRPr="00E7161A">
              <w:rPr>
                <w:rFonts w:eastAsia="Times New Roman" w:cs="Arial"/>
                <w:sz w:val="24"/>
                <w:szCs w:val="24"/>
                <w:lang w:eastAsia="en-IE"/>
              </w:rPr>
              <w:t>W</w:t>
            </w:r>
          </w:p>
        </w:tc>
        <w:tc>
          <w:tcPr>
            <w:tcW w:w="1842" w:type="dxa"/>
            <w:shd w:val="clear" w:color="auto" w:fill="auto"/>
            <w:noWrap/>
            <w:vAlign w:val="bottom"/>
            <w:hideMark/>
          </w:tcPr>
          <w:p w14:paraId="045AE5B2"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-2036.2</w:t>
            </w:r>
          </w:p>
        </w:tc>
        <w:tc>
          <w:tcPr>
            <w:tcW w:w="1134" w:type="dxa"/>
            <w:shd w:val="clear" w:color="auto" w:fill="auto"/>
            <w:noWrap/>
            <w:vAlign w:val="bottom"/>
            <w:hideMark/>
          </w:tcPr>
          <w:p w14:paraId="2E2A9B5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13</w:t>
            </w:r>
          </w:p>
        </w:tc>
        <w:tc>
          <w:tcPr>
            <w:tcW w:w="1276" w:type="dxa"/>
            <w:shd w:val="clear" w:color="auto" w:fill="auto"/>
            <w:noWrap/>
            <w:vAlign w:val="bottom"/>
            <w:hideMark/>
          </w:tcPr>
          <w:p w14:paraId="3395D22A"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4098.4</w:t>
            </w:r>
          </w:p>
        </w:tc>
      </w:tr>
      <w:tr w:rsidR="00B75205" w:rsidRPr="000B1DDB" w14:paraId="7C8C0EE6" w14:textId="77777777" w:rsidTr="00A266BF">
        <w:trPr>
          <w:trHeight w:val="255"/>
          <w:jc w:val="center"/>
        </w:trPr>
        <w:tc>
          <w:tcPr>
            <w:tcW w:w="2694" w:type="dxa"/>
            <w:shd w:val="clear" w:color="auto" w:fill="auto"/>
            <w:noWrap/>
            <w:vAlign w:val="bottom"/>
            <w:hideMark/>
          </w:tcPr>
          <w:p w14:paraId="0F9CCCE2"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NC + </w:t>
            </w:r>
            <w:r w:rsidRPr="00E7161A">
              <w:rPr>
                <w:rFonts w:eastAsia="Times New Roman" w:cs="Arial"/>
                <w:sz w:val="24"/>
                <w:szCs w:val="24"/>
                <w:lang w:eastAsia="en-IE"/>
              </w:rPr>
              <w:t>W</w:t>
            </w:r>
          </w:p>
        </w:tc>
        <w:tc>
          <w:tcPr>
            <w:tcW w:w="1842" w:type="dxa"/>
            <w:shd w:val="clear" w:color="auto" w:fill="auto"/>
            <w:noWrap/>
            <w:vAlign w:val="bottom"/>
            <w:hideMark/>
          </w:tcPr>
          <w:p w14:paraId="0D6CB3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-2039.81</w:t>
            </w:r>
          </w:p>
        </w:tc>
        <w:tc>
          <w:tcPr>
            <w:tcW w:w="1134" w:type="dxa"/>
            <w:shd w:val="clear" w:color="auto" w:fill="auto"/>
            <w:noWrap/>
            <w:vAlign w:val="bottom"/>
            <w:hideMark/>
          </w:tcPr>
          <w:p w14:paraId="1E264E9C"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19</w:t>
            </w:r>
          </w:p>
        </w:tc>
        <w:tc>
          <w:tcPr>
            <w:tcW w:w="1276" w:type="dxa"/>
            <w:shd w:val="clear" w:color="auto" w:fill="auto"/>
            <w:noWrap/>
            <w:vAlign w:val="bottom"/>
            <w:hideMark/>
          </w:tcPr>
          <w:p w14:paraId="3EA289C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4117.62</w:t>
            </w:r>
          </w:p>
        </w:tc>
      </w:tr>
      <w:tr w:rsidR="00B75205" w:rsidRPr="000B1DDB" w14:paraId="152D576B" w14:textId="77777777" w:rsidTr="00A266BF">
        <w:trPr>
          <w:trHeight w:val="255"/>
          <w:jc w:val="center"/>
        </w:trPr>
        <w:tc>
          <w:tcPr>
            <w:tcW w:w="2694" w:type="dxa"/>
            <w:shd w:val="clear" w:color="auto" w:fill="auto"/>
            <w:noWrap/>
            <w:vAlign w:val="bottom"/>
            <w:hideMark/>
          </w:tcPr>
          <w:p w14:paraId="24248092"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NC + </w:t>
            </w:r>
            <w:r w:rsidRPr="00E7161A">
              <w:rPr>
                <w:rFonts w:eastAsia="Times New Roman" w:cs="Arial"/>
                <w:sz w:val="24"/>
                <w:szCs w:val="24"/>
                <w:lang w:eastAsia="en-IE"/>
              </w:rPr>
              <w:t>W</w:t>
            </w:r>
          </w:p>
        </w:tc>
        <w:tc>
          <w:tcPr>
            <w:tcW w:w="1842" w:type="dxa"/>
            <w:shd w:val="clear" w:color="auto" w:fill="auto"/>
            <w:noWrap/>
            <w:vAlign w:val="bottom"/>
            <w:hideMark/>
          </w:tcPr>
          <w:p w14:paraId="276533FD"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-2017.17</w:t>
            </w:r>
          </w:p>
        </w:tc>
        <w:tc>
          <w:tcPr>
            <w:tcW w:w="1134" w:type="dxa"/>
            <w:shd w:val="clear" w:color="auto" w:fill="auto"/>
            <w:noWrap/>
            <w:vAlign w:val="bottom"/>
            <w:hideMark/>
          </w:tcPr>
          <w:p w14:paraId="7088274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22</w:t>
            </w:r>
          </w:p>
        </w:tc>
        <w:tc>
          <w:tcPr>
            <w:tcW w:w="1276" w:type="dxa"/>
            <w:shd w:val="clear" w:color="auto" w:fill="auto"/>
            <w:noWrap/>
            <w:vAlign w:val="bottom"/>
            <w:hideMark/>
          </w:tcPr>
          <w:p w14:paraId="3258D698"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4078.34</w:t>
            </w:r>
          </w:p>
        </w:tc>
      </w:tr>
      <w:tr w:rsidR="00B75205" w:rsidRPr="000B1DDB" w14:paraId="5C9F5182" w14:textId="77777777" w:rsidTr="00A266BF">
        <w:trPr>
          <w:trHeight w:val="255"/>
          <w:jc w:val="center"/>
        </w:trPr>
        <w:tc>
          <w:tcPr>
            <w:tcW w:w="2694" w:type="dxa"/>
            <w:shd w:val="clear" w:color="auto" w:fill="auto"/>
            <w:noWrap/>
            <w:vAlign w:val="bottom"/>
            <w:hideMark/>
          </w:tcPr>
          <w:p w14:paraId="077F6151"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CL + CL</w:t>
            </w:r>
            <w:r w:rsidRPr="00E7161A">
              <w:rPr>
                <w:rFonts w:eastAsia="Times New Roman" w:cs="Arial"/>
                <w:sz w:val="24"/>
                <w:szCs w:val="24"/>
                <w:vertAlign w:val="superscript"/>
                <w:lang w:eastAsia="en-IE"/>
              </w:rPr>
              <w:t>2</w:t>
            </w:r>
            <w:r w:rsidRPr="00E7161A">
              <w:rPr>
                <w:rFonts w:eastAsia="Times New Roman" w:cs="Arial"/>
                <w:sz w:val="24"/>
                <w:szCs w:val="24"/>
                <w:lang w:eastAsia="en-IE"/>
              </w:rPr>
              <w:t xml:space="preserve"> + NC + W</w:t>
            </w:r>
          </w:p>
        </w:tc>
        <w:tc>
          <w:tcPr>
            <w:tcW w:w="1842" w:type="dxa"/>
            <w:shd w:val="clear" w:color="auto" w:fill="auto"/>
            <w:noWrap/>
            <w:vAlign w:val="bottom"/>
            <w:hideMark/>
          </w:tcPr>
          <w:p w14:paraId="3CC511C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-2016.79</w:t>
            </w:r>
          </w:p>
        </w:tc>
        <w:tc>
          <w:tcPr>
            <w:tcW w:w="1134" w:type="dxa"/>
            <w:shd w:val="clear" w:color="auto" w:fill="auto"/>
            <w:noWrap/>
            <w:vAlign w:val="bottom"/>
            <w:hideMark/>
          </w:tcPr>
          <w:p w14:paraId="6F48DA3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25</w:t>
            </w:r>
          </w:p>
        </w:tc>
        <w:tc>
          <w:tcPr>
            <w:tcW w:w="1276" w:type="dxa"/>
            <w:shd w:val="clear" w:color="auto" w:fill="auto"/>
            <w:noWrap/>
            <w:vAlign w:val="bottom"/>
            <w:hideMark/>
          </w:tcPr>
          <w:p w14:paraId="58E8234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4083.58</w:t>
            </w:r>
          </w:p>
        </w:tc>
      </w:tr>
    </w:tbl>
    <w:p w14:paraId="0B861E60" w14:textId="34943C88" w:rsidR="00F356FF" w:rsidRDefault="00F356FF" w:rsidP="00B75205">
      <w:pPr>
        <w:pStyle w:val="Textbody"/>
      </w:pPr>
      <w:r>
        <w:br w:type="page"/>
      </w:r>
    </w:p>
    <w:p w14:paraId="35E2F5F0" w14:textId="77777777" w:rsidR="00B75205" w:rsidRDefault="00B75205" w:rsidP="00B75205">
      <w:pPr>
        <w:pStyle w:val="Textbody"/>
      </w:pPr>
    </w:p>
    <w:p w14:paraId="5A8F68A7" w14:textId="1B6B18CA" w:rsidR="00F356FF" w:rsidRDefault="00F356FF" w:rsidP="004248B6">
      <w:pPr>
        <w:ind w:left="720" w:hanging="720"/>
        <w:jc w:val="center"/>
      </w:pPr>
      <w:r>
        <w:rPr>
          <w:noProof/>
          <w:lang w:eastAsia="en-IE"/>
        </w:rPr>
        <w:drawing>
          <wp:inline distT="0" distB="0" distL="0" distR="0" wp14:anchorId="29C306B2" wp14:editId="300AE74E">
            <wp:extent cx="5731510" cy="3696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rig.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96335"/>
                    </a:xfrm>
                    <a:prstGeom prst="rect">
                      <a:avLst/>
                    </a:prstGeom>
                  </pic:spPr>
                </pic:pic>
              </a:graphicData>
            </a:graphic>
          </wp:inline>
        </w:drawing>
      </w:r>
    </w:p>
    <w:p w14:paraId="4AAEB206" w14:textId="148C6A5E" w:rsidR="00F356FF" w:rsidRDefault="00036647" w:rsidP="00B75205">
      <w:pPr>
        <w:ind w:left="720" w:hanging="720"/>
      </w:pPr>
      <w:r>
        <w:t xml:space="preserve">Figure 1. </w:t>
      </w:r>
      <w:r w:rsidR="00311691">
        <w:t xml:space="preserve">Outline of quad-rig gear including net position in relation to the vessel. Reproduced </w:t>
      </w:r>
      <w:r w:rsidR="00441981">
        <w:t xml:space="preserve">and </w:t>
      </w:r>
      <w:r w:rsidR="00990A21">
        <w:t>edited</w:t>
      </w:r>
      <w:r w:rsidR="00441981">
        <w:t xml:space="preserve"> </w:t>
      </w:r>
      <w:r w:rsidR="003312FB">
        <w:t xml:space="preserve">from </w:t>
      </w:r>
      <w:r w:rsidR="003312FB">
        <w:fldChar w:fldCharType="begin"/>
      </w:r>
      <w:r w:rsidR="003312FB">
        <w:instrText xml:space="preserve"> ADDIN EN.CITE &lt;EndNote&gt;&lt;Cite AuthorYear="1"&gt;&lt;Author&gt;Seafish&lt;/Author&gt;&lt;Year&gt;2010&lt;/Year&gt;&lt;RecNum&gt;656&lt;/RecNum&gt;&lt;DisplayText&gt;Seafish (2010)&lt;/DisplayText&gt;&lt;record&gt;&lt;rec-number&gt;656&lt;/rec-number&gt;&lt;foreign-keys&gt;&lt;key app="EN" db-id="xax5v99p909t04eax0qpx5zu9ddad5erz5fw" timestamp="1448883948"&gt;656&lt;/key&gt;&lt;/foreign-keys&gt;&lt;ref-type name="Report"&gt;27&lt;/ref-type&gt;&lt;contributors&gt;&lt;authors&gt;&lt;author&gt;Seafish&lt;/author&gt;&lt;/authors&gt;&lt;/contributors&gt;&lt;titles&gt;&lt;title&gt;Research &amp;amp; Development Catching sector Fact Sheet&lt;/title&gt;&lt;/titles&gt;&lt;pages&gt;8&lt;/pages&gt;&lt;dates&gt;&lt;year&gt;2010&lt;/year&gt;&lt;/dates&gt;&lt;urls&gt;&lt;/urls&gt;&lt;/record&gt;&lt;/Cite&gt;&lt;/EndNote&gt;</w:instrText>
      </w:r>
      <w:r w:rsidR="003312FB">
        <w:fldChar w:fldCharType="separate"/>
      </w:r>
      <w:r w:rsidR="003312FB">
        <w:rPr>
          <w:noProof/>
        </w:rPr>
        <w:t>Seafish (2010)</w:t>
      </w:r>
      <w:r w:rsidR="003312FB">
        <w:fldChar w:fldCharType="end"/>
      </w:r>
      <w:r w:rsidR="003312FB">
        <w:t xml:space="preserve"> with permission from Seafish</w:t>
      </w:r>
      <w:r w:rsidR="00031BD0">
        <w:t>.</w:t>
      </w:r>
      <w:r w:rsidR="006037AB">
        <w:t xml:space="preserve"> </w:t>
      </w:r>
    </w:p>
    <w:p w14:paraId="2AF0647A" w14:textId="77777777" w:rsidR="00F356FF" w:rsidRDefault="00F356FF" w:rsidP="00B75205">
      <w:pPr>
        <w:ind w:left="720" w:hanging="720"/>
      </w:pPr>
    </w:p>
    <w:p w14:paraId="3347F5AF" w14:textId="5FCD294D" w:rsidR="00F356FF" w:rsidRDefault="00F356FF" w:rsidP="00B75205">
      <w:pPr>
        <w:ind w:left="720" w:hanging="720"/>
      </w:pPr>
      <w:r>
        <w:br w:type="page"/>
      </w:r>
    </w:p>
    <w:p w14:paraId="5CB6595F" w14:textId="77777777" w:rsidR="00B75205" w:rsidRDefault="00B75205" w:rsidP="00B75205">
      <w:pPr>
        <w:ind w:left="720" w:hanging="720"/>
      </w:pPr>
    </w:p>
    <w:p w14:paraId="6AA905E0" w14:textId="77777777" w:rsidR="00B75205" w:rsidRDefault="00B75205" w:rsidP="00B75205">
      <w:pPr>
        <w:keepNext/>
        <w:ind w:left="720" w:hanging="720"/>
      </w:pPr>
      <w:r>
        <w:rPr>
          <w:noProof/>
          <w:lang w:eastAsia="en-IE"/>
        </w:rPr>
        <w:drawing>
          <wp:inline distT="0" distB="0" distL="0" distR="0" wp14:anchorId="1573821F" wp14:editId="0B53AACB">
            <wp:extent cx="5731510" cy="501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_gum_plot_overall_v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71535144" w14:textId="0D6CDF97" w:rsidR="00B75205" w:rsidRDefault="00B75205" w:rsidP="00B75205">
      <w:pPr>
        <w:pStyle w:val="Caption"/>
        <w:rPr>
          <w:i w:val="0"/>
          <w:sz w:val="24"/>
          <w:szCs w:val="24"/>
        </w:rPr>
      </w:pPr>
      <w:r w:rsidRPr="0053320B">
        <w:rPr>
          <w:i w:val="0"/>
          <w:sz w:val="24"/>
          <w:szCs w:val="24"/>
        </w:rPr>
        <w:t xml:space="preserve">Figure </w:t>
      </w:r>
      <w:r w:rsidR="00036647">
        <w:rPr>
          <w:i w:val="0"/>
          <w:sz w:val="24"/>
          <w:szCs w:val="24"/>
        </w:rPr>
        <w:t>2</w:t>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24619750" w14:textId="77777777" w:rsidR="00B75205" w:rsidRDefault="00B75205" w:rsidP="00B75205">
      <w:pPr>
        <w:pStyle w:val="Caption"/>
        <w:rPr>
          <w:i w:val="0"/>
          <w:sz w:val="24"/>
          <w:szCs w:val="24"/>
        </w:rPr>
      </w:pPr>
    </w:p>
    <w:p w14:paraId="4EF6AA68" w14:textId="77777777" w:rsidR="00B75205" w:rsidRDefault="00B75205" w:rsidP="00B75205">
      <w:pPr>
        <w:pStyle w:val="Caption"/>
        <w:keepNext/>
      </w:pPr>
      <w:r>
        <w:rPr>
          <w:i w:val="0"/>
          <w:noProof/>
          <w:sz w:val="24"/>
          <w:szCs w:val="24"/>
          <w:lang w:eastAsia="en-IE"/>
        </w:rPr>
        <w:lastRenderedPageBreak/>
        <w:drawing>
          <wp:inline distT="0" distB="0" distL="0" distR="0" wp14:anchorId="23CBE4D2" wp14:editId="6016132B">
            <wp:extent cx="5731510" cy="491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_random_effects_v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67F44985" w14:textId="047C076A" w:rsidR="00B75205" w:rsidRDefault="00B75205" w:rsidP="00B75205">
      <w:pPr>
        <w:pStyle w:val="Caption"/>
        <w:rPr>
          <w:i w:val="0"/>
          <w:sz w:val="24"/>
          <w:szCs w:val="24"/>
        </w:rPr>
      </w:pPr>
      <w:r w:rsidRPr="00475E71">
        <w:rPr>
          <w:i w:val="0"/>
          <w:sz w:val="24"/>
          <w:szCs w:val="24"/>
        </w:rPr>
        <w:t xml:space="preserve">Figure </w:t>
      </w:r>
      <w:r w:rsidR="00036647">
        <w:rPr>
          <w:i w:val="0"/>
          <w:sz w:val="24"/>
          <w:szCs w:val="24"/>
        </w:rPr>
        <w:t>3</w:t>
      </w:r>
      <w:r>
        <w:rPr>
          <w:i w:val="0"/>
          <w:sz w:val="24"/>
          <w:szCs w:val="24"/>
        </w:rPr>
        <w:t xml:space="preserve">. Multi-rig catch comparison. Estimated trivariate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21B5692E" w14:textId="77777777" w:rsidR="00B75205" w:rsidRDefault="00B75205" w:rsidP="00B75205">
      <w:pPr>
        <w:pStyle w:val="Caption"/>
        <w:keepNext/>
        <w:jc w:val="center"/>
      </w:pPr>
      <w:r>
        <w:rPr>
          <w:noProof/>
          <w:lang w:eastAsia="en-IE"/>
        </w:rPr>
        <w:lastRenderedPageBreak/>
        <w:drawing>
          <wp:inline distT="0" distB="0" distL="0" distR="0" wp14:anchorId="49EA5261" wp14:editId="3D673372">
            <wp:extent cx="5544000"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ul_level_predictions_v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000" cy="7920000"/>
                    </a:xfrm>
                    <a:prstGeom prst="rect">
                      <a:avLst/>
                    </a:prstGeom>
                  </pic:spPr>
                </pic:pic>
              </a:graphicData>
            </a:graphic>
          </wp:inline>
        </w:drawing>
      </w:r>
    </w:p>
    <w:p w14:paraId="4790D8D6" w14:textId="001D0DCB" w:rsidR="00B75205" w:rsidRPr="00813A7E" w:rsidRDefault="00B75205" w:rsidP="00B75205">
      <w:pPr>
        <w:pStyle w:val="Caption"/>
        <w:rPr>
          <w:i w:val="0"/>
          <w:sz w:val="24"/>
          <w:szCs w:val="24"/>
        </w:rPr>
      </w:pPr>
      <w:r w:rsidRPr="00813A7E">
        <w:rPr>
          <w:i w:val="0"/>
          <w:sz w:val="24"/>
          <w:szCs w:val="24"/>
        </w:rPr>
        <w:t xml:space="preserve">Figure </w:t>
      </w:r>
      <w:r w:rsidR="00036647">
        <w:rPr>
          <w:i w:val="0"/>
          <w:sz w:val="24"/>
          <w:szCs w:val="24"/>
        </w:rPr>
        <w:t>4</w:t>
      </w:r>
      <w:r>
        <w:rPr>
          <w:i w:val="0"/>
          <w:sz w:val="24"/>
          <w:szCs w:val="24"/>
        </w:rPr>
        <w:t>. Multi-rig catch comparison. Fitted multinomial mixed effects proportions by haul. Solid and dashed lines represent the predictions from the best fitting model with and without random effects</w:t>
      </w:r>
    </w:p>
    <w:p w14:paraId="1ADB5C64" w14:textId="77777777" w:rsidR="00B75205" w:rsidRDefault="00B75205" w:rsidP="00B75205">
      <w:pPr>
        <w:pStyle w:val="Caption"/>
        <w:keepNext/>
      </w:pPr>
      <w:r>
        <w:rPr>
          <w:i w:val="0"/>
          <w:noProof/>
          <w:sz w:val="24"/>
          <w:szCs w:val="24"/>
          <w:lang w:eastAsia="en-IE"/>
        </w:rPr>
        <w:lastRenderedPageBreak/>
        <w:drawing>
          <wp:inline distT="0" distB="0" distL="0" distR="0" wp14:anchorId="3B2D7EF2" wp14:editId="5B6BDE48">
            <wp:extent cx="573151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gum_plot_overall__with_fit_v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6C742937" w14:textId="1F0C3A00" w:rsidR="00B75205" w:rsidRPr="00813A7E" w:rsidRDefault="00B75205" w:rsidP="00B75205">
      <w:pPr>
        <w:pStyle w:val="Caption"/>
        <w:rPr>
          <w:i w:val="0"/>
          <w:sz w:val="24"/>
          <w:szCs w:val="24"/>
        </w:rPr>
      </w:pPr>
      <w:r w:rsidRPr="00813A7E">
        <w:rPr>
          <w:i w:val="0"/>
          <w:sz w:val="24"/>
          <w:szCs w:val="24"/>
        </w:rPr>
        <w:t xml:space="preserve">Figure </w:t>
      </w:r>
      <w:r w:rsidR="00036647">
        <w:rPr>
          <w:i w:val="0"/>
          <w:sz w:val="24"/>
          <w:szCs w:val="24"/>
        </w:rPr>
        <w:t>5</w:t>
      </w:r>
      <w:r>
        <w:rPr>
          <w:i w:val="0"/>
          <w:sz w:val="24"/>
          <w:szCs w:val="24"/>
        </w:rPr>
        <w:t>. Multi-rig catch comparison. Overall predicted proportions at length. Solid and dashed lines represent the mean and 95% confidence intervals on the mean (see text for discussion on confidence intervals in this setting).</w:t>
      </w:r>
    </w:p>
    <w:p w14:paraId="3F5E085C" w14:textId="77777777" w:rsidR="00B75205" w:rsidRPr="00475E71" w:rsidRDefault="00B75205" w:rsidP="00B75205">
      <w:pPr>
        <w:pStyle w:val="Caption"/>
        <w:rPr>
          <w:i w:val="0"/>
          <w:sz w:val="24"/>
          <w:szCs w:val="24"/>
        </w:rPr>
      </w:pPr>
    </w:p>
    <w:p w14:paraId="0381CB32" w14:textId="705C2D04" w:rsidR="000260E3" w:rsidRDefault="000260E3" w:rsidP="00EC039A">
      <w:pPr>
        <w:jc w:val="both"/>
      </w:pPr>
    </w:p>
    <w:sectPr w:rsidR="000260E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oilin" w:date="2015-11-30T17:21:00Z" w:initials="C">
    <w:p w14:paraId="65572315" w14:textId="5CB6045D" w:rsidR="00C741C4" w:rsidRDefault="00C741C4">
      <w:pPr>
        <w:pStyle w:val="CommentText"/>
        <w:rPr>
          <w:rStyle w:val="CommentReference"/>
        </w:rPr>
      </w:pPr>
      <w:r>
        <w:rPr>
          <w:rStyle w:val="CommentReference"/>
        </w:rPr>
        <w:annotationRef/>
      </w:r>
      <w:r>
        <w:rPr>
          <w:rStyle w:val="CommentReference"/>
        </w:rPr>
        <w:t>To-dos:</w:t>
      </w:r>
    </w:p>
    <w:p w14:paraId="3DC33744" w14:textId="4A5E7D51" w:rsidR="00C741C4" w:rsidRDefault="00C741C4">
      <w:pPr>
        <w:pStyle w:val="CommentText"/>
        <w:rPr>
          <w:rStyle w:val="CommentReference"/>
        </w:rPr>
      </w:pPr>
      <w:r>
        <w:rPr>
          <w:rStyle w:val="CommentReference"/>
        </w:rPr>
        <w:t>Discussion clean-up and Fishery Implications paragraphs – Done RC</w:t>
      </w:r>
    </w:p>
    <w:p w14:paraId="670FB539" w14:textId="51761C71" w:rsidR="00C741C4" w:rsidRDefault="00C741C4">
      <w:pPr>
        <w:pStyle w:val="CommentText"/>
        <w:rPr>
          <w:rStyle w:val="CommentReference"/>
        </w:rPr>
      </w:pPr>
      <w:r>
        <w:rPr>
          <w:rStyle w:val="CommentReference"/>
        </w:rPr>
        <w:t xml:space="preserve">References (modelling ones into endnote) </w:t>
      </w:r>
      <w:r w:rsidR="00990A21">
        <w:rPr>
          <w:rStyle w:val="CommentReference"/>
        </w:rPr>
        <w:t>Done RC</w:t>
      </w:r>
    </w:p>
    <w:p w14:paraId="307E1D76" w14:textId="4FCFC725" w:rsidR="00C741C4" w:rsidRDefault="00C741C4">
      <w:pPr>
        <w:pStyle w:val="CommentText"/>
        <w:rPr>
          <w:rStyle w:val="CommentReference"/>
        </w:rPr>
      </w:pPr>
      <w:r>
        <w:rPr>
          <w:rStyle w:val="CommentReference"/>
        </w:rPr>
        <w:t xml:space="preserve">Figure and Table labels (check) – </w:t>
      </w:r>
      <w:r w:rsidR="00990A21">
        <w:rPr>
          <w:rStyle w:val="CommentReference"/>
        </w:rPr>
        <w:t>Done Daragh double check when formatting for ICES</w:t>
      </w:r>
    </w:p>
    <w:p w14:paraId="4B1D099F" w14:textId="7392C77C" w:rsidR="00C741C4" w:rsidRDefault="00C741C4">
      <w:pPr>
        <w:pStyle w:val="CommentText"/>
        <w:rPr>
          <w:rStyle w:val="CommentReference"/>
        </w:rPr>
      </w:pPr>
      <w:r>
        <w:rPr>
          <w:rStyle w:val="CommentReference"/>
        </w:rPr>
        <w:t>General text clean-up (accept/reject changes) Done RC</w:t>
      </w:r>
    </w:p>
    <w:p w14:paraId="12ED64E7" w14:textId="60FBE2DF" w:rsidR="00C741C4" w:rsidRDefault="00C741C4">
      <w:pPr>
        <w:pStyle w:val="CommentText"/>
        <w:rPr>
          <w:rStyle w:val="CommentReference"/>
        </w:rPr>
      </w:pPr>
      <w:r>
        <w:rPr>
          <w:rStyle w:val="CommentReference"/>
        </w:rPr>
        <w:t>Abstract Done RC</w:t>
      </w:r>
    </w:p>
    <w:p w14:paraId="56BE8C0D" w14:textId="77777777" w:rsidR="00C741C4" w:rsidRDefault="00C741C4">
      <w:pPr>
        <w:pStyle w:val="CommentText"/>
      </w:pPr>
    </w:p>
  </w:comment>
  <w:comment w:id="1" w:author="Cosgrove, Ronan" w:date="2015-11-30T17:21:00Z" w:initials="CR">
    <w:p w14:paraId="5B48A419" w14:textId="0F2953D1" w:rsidR="005744A2" w:rsidRDefault="005744A2">
      <w:pPr>
        <w:pStyle w:val="CommentText"/>
      </w:pPr>
      <w:r>
        <w:rPr>
          <w:rStyle w:val="CommentReference"/>
        </w:rPr>
        <w:annotationRef/>
      </w:r>
      <w:r>
        <w:t xml:space="preserve">Coilin you may want to add a couple here </w:t>
      </w:r>
    </w:p>
  </w:comment>
  <w:comment w:id="2" w:author="Windows User" w:date="2015-11-30T17:21:00Z" w:initials="WU">
    <w:p w14:paraId="7FC15F98" w14:textId="0AC43508" w:rsidR="00AD38AA" w:rsidRDefault="00AD38AA">
      <w:pPr>
        <w:pStyle w:val="CommentText"/>
      </w:pPr>
      <w:r>
        <w:rPr>
          <w:rStyle w:val="CommentReference"/>
        </w:rPr>
        <w:annotationRef/>
      </w:r>
      <w:r>
        <w:t xml:space="preserve">Is it </w:t>
      </w:r>
      <w:proofErr w:type="spellStart"/>
      <w:r>
        <w:t>bycatch</w:t>
      </w:r>
      <w:proofErr w:type="spellEnd"/>
      <w:r>
        <w:t xml:space="preserve"> or by-catch… because we use different spelling in different parts of the paper </w:t>
      </w:r>
    </w:p>
  </w:comment>
  <w:comment w:id="3" w:author="Windows User" w:date="2015-11-30T17:21:00Z" w:initials="WU">
    <w:p w14:paraId="675C2BDC" w14:textId="7BF602B8" w:rsidR="00AD38AA" w:rsidRDefault="00AD38AA">
      <w:pPr>
        <w:pStyle w:val="CommentText"/>
      </w:pPr>
      <w:r>
        <w:rPr>
          <w:rStyle w:val="CommentReference"/>
        </w:rPr>
        <w:annotationRef/>
      </w:r>
      <w:r>
        <w:t>I’m assuming the “the” should have been “this”</w:t>
      </w:r>
    </w:p>
  </w:comment>
  <w:comment w:id="6" w:author="Windows User" w:date="2015-11-30T17:21:00Z" w:initials="WU">
    <w:p w14:paraId="27D34BB3" w14:textId="6B9EDEC0" w:rsidR="00AD38AA" w:rsidRDefault="00AD38AA">
      <w:pPr>
        <w:pStyle w:val="CommentText"/>
      </w:pPr>
      <w:r>
        <w:rPr>
          <w:rStyle w:val="CommentReference"/>
        </w:rPr>
        <w:annotationRef/>
      </w:r>
      <w:r w:rsidR="00CA4EE0">
        <w:t>Is</w:t>
      </w:r>
      <w:r>
        <w:t xml:space="preserve"> this supposed to be a title? (Not sure what title type)</w:t>
      </w:r>
    </w:p>
  </w:comment>
  <w:comment w:id="7" w:author="Windows User" w:date="2015-11-30T17:21:00Z" w:initials="WU">
    <w:p w14:paraId="702DF687" w14:textId="57CC41EC" w:rsidR="00AD38AA" w:rsidRDefault="00AD38AA">
      <w:pPr>
        <w:pStyle w:val="CommentText"/>
      </w:pPr>
      <w:r>
        <w:rPr>
          <w:rStyle w:val="CommentReference"/>
        </w:rPr>
        <w:annotationRef/>
      </w:r>
      <w:r w:rsidR="00A24C87">
        <w:t xml:space="preserve">Could we replace “but” with </w:t>
      </w:r>
      <w:r>
        <w:t>“as they were”?</w:t>
      </w:r>
    </w:p>
  </w:comment>
  <w:comment w:id="8" w:author="Windows User" w:date="2015-11-30T17:21:00Z" w:initials="WU">
    <w:p w14:paraId="3E2B2B05" w14:textId="2EA01956" w:rsidR="00AD38AA" w:rsidRDefault="00AD38AA">
      <w:pPr>
        <w:pStyle w:val="CommentText"/>
      </w:pPr>
      <w:r>
        <w:rPr>
          <w:rStyle w:val="CommentReference"/>
        </w:rPr>
        <w:annotationRef/>
      </w:r>
      <w:r>
        <w:t>Should we define “</w:t>
      </w:r>
      <w:proofErr w:type="spellStart"/>
      <w:r>
        <w:t>overfit</w:t>
      </w:r>
      <w:proofErr w:type="spellEnd"/>
      <w:r>
        <w:t>”?</w:t>
      </w:r>
    </w:p>
  </w:comment>
  <w:comment w:id="9" w:author="Windows User" w:date="2015-11-30T17:21:00Z" w:initials="WU">
    <w:p w14:paraId="3D775EB5" w14:textId="6D47D5AE" w:rsidR="00AD38AA" w:rsidRDefault="00AD38AA">
      <w:pPr>
        <w:pStyle w:val="CommentText"/>
      </w:pPr>
      <w:r>
        <w:rPr>
          <w:rStyle w:val="CommentReference"/>
        </w:rPr>
        <w:annotationRef/>
      </w:r>
      <w:r>
        <w:t>Replace “as” with “which are”?</w:t>
      </w:r>
    </w:p>
  </w:comment>
  <w:comment w:id="10" w:author="Cosgrove, Ronan" w:date="2015-11-30T17:21:00Z" w:initials="CR">
    <w:p w14:paraId="267BA0F0" w14:textId="10544AD6" w:rsidR="00C741C4" w:rsidRDefault="00C741C4">
      <w:pPr>
        <w:pStyle w:val="CommentText"/>
      </w:pPr>
      <w:r>
        <w:rPr>
          <w:rStyle w:val="CommentReference"/>
        </w:rPr>
        <w:annotationRef/>
      </w:r>
      <w:r>
        <w:t>Ref needed</w:t>
      </w:r>
    </w:p>
  </w:comment>
  <w:comment w:id="11" w:author="Windows User" w:date="2015-11-30T17:21:00Z" w:initials="WU">
    <w:p w14:paraId="5209E714" w14:textId="601A2649" w:rsidR="00A24C87" w:rsidRDefault="00A24C87">
      <w:pPr>
        <w:pStyle w:val="CommentText"/>
      </w:pPr>
      <w:r>
        <w:rPr>
          <w:rStyle w:val="CommentReference"/>
        </w:rPr>
        <w:annotationRef/>
      </w:r>
      <w:r>
        <w:t>Ref added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E8C0D" w15:done="0"/>
  <w15:commentEx w15:paraId="43FD7B4F" w15:done="0"/>
  <w15:commentEx w15:paraId="6E7056C5" w15:done="0"/>
  <w15:commentEx w15:paraId="21CDA3FB" w15:done="0"/>
  <w15:commentEx w15:paraId="234661E4" w15:done="0"/>
  <w15:commentEx w15:paraId="7AE52D75" w15:done="0"/>
  <w15:commentEx w15:paraId="2D1B0BA7" w15:done="0"/>
  <w15:commentEx w15:paraId="29A5F380" w15:done="0"/>
  <w15:commentEx w15:paraId="5E7B42AD" w15:done="0"/>
  <w15:commentEx w15:paraId="39B9C422" w15:done="0"/>
  <w15:commentEx w15:paraId="26A62BAA" w15:done="0"/>
  <w15:commentEx w15:paraId="7EB10A8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99623" w14:textId="77777777" w:rsidR="00F70752" w:rsidRDefault="00F70752" w:rsidP="00DA7263">
      <w:pPr>
        <w:spacing w:after="0" w:line="240" w:lineRule="auto"/>
      </w:pPr>
      <w:r>
        <w:separator/>
      </w:r>
    </w:p>
  </w:endnote>
  <w:endnote w:type="continuationSeparator" w:id="0">
    <w:p w14:paraId="09C6DEA6" w14:textId="77777777" w:rsidR="00F70752" w:rsidRDefault="00F70752"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C5BD57" w14:textId="77777777" w:rsidR="00F70752" w:rsidRDefault="00F70752" w:rsidP="00DA7263">
      <w:pPr>
        <w:spacing w:after="0" w:line="240" w:lineRule="auto"/>
      </w:pPr>
      <w:r>
        <w:separator/>
      </w:r>
    </w:p>
  </w:footnote>
  <w:footnote w:type="continuationSeparator" w:id="0">
    <w:p w14:paraId="5A76C44F" w14:textId="77777777" w:rsidR="00F70752" w:rsidRDefault="00F70752" w:rsidP="00DA72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ax5v99p909t04eax0qpx5zu9ddad5erz5fw&quot;&gt;My EndNote Library Copy&lt;record-ids&gt;&lt;item&gt;66&lt;/item&gt;&lt;item&gt;251&lt;/item&gt;&lt;item&gt;252&lt;/item&gt;&lt;item&gt;321&lt;/item&gt;&lt;item&gt;545&lt;/item&gt;&lt;item&gt;594&lt;/item&gt;&lt;item&gt;606&lt;/item&gt;&lt;item&gt;612&lt;/item&gt;&lt;item&gt;615&lt;/item&gt;&lt;item&gt;620&lt;/item&gt;&lt;item&gt;621&lt;/item&gt;&lt;item&gt;623&lt;/item&gt;&lt;item&gt;624&lt;/item&gt;&lt;item&gt;625&lt;/item&gt;&lt;item&gt;627&lt;/item&gt;&lt;item&gt;628&lt;/item&gt;&lt;item&gt;631&lt;/item&gt;&lt;item&gt;632&lt;/item&gt;&lt;item&gt;635&lt;/item&gt;&lt;item&gt;638&lt;/item&gt;&lt;item&gt;639&lt;/item&gt;&lt;item&gt;640&lt;/item&gt;&lt;item&gt;643&lt;/item&gt;&lt;item&gt;644&lt;/item&gt;&lt;item&gt;646&lt;/item&gt;&lt;item&gt;647&lt;/item&gt;&lt;item&gt;649&lt;/item&gt;&lt;item&gt;650&lt;/item&gt;&lt;item&gt;652&lt;/item&gt;&lt;item&gt;656&lt;/item&gt;&lt;item&gt;657&lt;/item&gt;&lt;item&gt;658&lt;/item&gt;&lt;item&gt;659&lt;/item&gt;&lt;item&gt;660&lt;/item&gt;&lt;item&gt;662&lt;/item&gt;&lt;item&gt;663&lt;/item&gt;&lt;item&gt;664&lt;/item&gt;&lt;item&gt;665&lt;/item&gt;&lt;item&gt;666&lt;/item&gt;&lt;item&gt;667&lt;/item&gt;&lt;item&gt;669&lt;/item&gt;&lt;item&gt;673&lt;/item&gt;&lt;/record-ids&gt;&lt;/item&gt;&lt;/Libraries&gt;"/>
  </w:docVars>
  <w:rsids>
    <w:rsidRoot w:val="00A17811"/>
    <w:rsid w:val="00003676"/>
    <w:rsid w:val="00004590"/>
    <w:rsid w:val="00021415"/>
    <w:rsid w:val="00025128"/>
    <w:rsid w:val="000260E3"/>
    <w:rsid w:val="00031BD0"/>
    <w:rsid w:val="00036647"/>
    <w:rsid w:val="000462F5"/>
    <w:rsid w:val="000610A6"/>
    <w:rsid w:val="00067490"/>
    <w:rsid w:val="0007625E"/>
    <w:rsid w:val="000862DC"/>
    <w:rsid w:val="000906F5"/>
    <w:rsid w:val="000955F6"/>
    <w:rsid w:val="00096B53"/>
    <w:rsid w:val="000A7565"/>
    <w:rsid w:val="000B1643"/>
    <w:rsid w:val="000B5EC1"/>
    <w:rsid w:val="000B64F4"/>
    <w:rsid w:val="000C2545"/>
    <w:rsid w:val="000C3E92"/>
    <w:rsid w:val="000D26E8"/>
    <w:rsid w:val="000E0C9A"/>
    <w:rsid w:val="000E0EBE"/>
    <w:rsid w:val="000E75A5"/>
    <w:rsid w:val="000E766C"/>
    <w:rsid w:val="000F3F57"/>
    <w:rsid w:val="000F446F"/>
    <w:rsid w:val="000F4B0F"/>
    <w:rsid w:val="000F4CBB"/>
    <w:rsid w:val="00102C2F"/>
    <w:rsid w:val="00115B76"/>
    <w:rsid w:val="0012468B"/>
    <w:rsid w:val="001314DF"/>
    <w:rsid w:val="0013610D"/>
    <w:rsid w:val="00137416"/>
    <w:rsid w:val="00142E67"/>
    <w:rsid w:val="00144B4A"/>
    <w:rsid w:val="00145D33"/>
    <w:rsid w:val="00147942"/>
    <w:rsid w:val="001521E7"/>
    <w:rsid w:val="0015275C"/>
    <w:rsid w:val="00152A87"/>
    <w:rsid w:val="001549A7"/>
    <w:rsid w:val="001550E1"/>
    <w:rsid w:val="001738BE"/>
    <w:rsid w:val="0017449E"/>
    <w:rsid w:val="0018347F"/>
    <w:rsid w:val="00190D44"/>
    <w:rsid w:val="001A0254"/>
    <w:rsid w:val="001A2262"/>
    <w:rsid w:val="001A232C"/>
    <w:rsid w:val="001A3F94"/>
    <w:rsid w:val="001B15AB"/>
    <w:rsid w:val="001C1A82"/>
    <w:rsid w:val="001C34F8"/>
    <w:rsid w:val="001C5EB6"/>
    <w:rsid w:val="001D00D8"/>
    <w:rsid w:val="001D1C3C"/>
    <w:rsid w:val="001E6418"/>
    <w:rsid w:val="001E79AB"/>
    <w:rsid w:val="001F355E"/>
    <w:rsid w:val="001F704C"/>
    <w:rsid w:val="001F7AFB"/>
    <w:rsid w:val="00212169"/>
    <w:rsid w:val="0021282F"/>
    <w:rsid w:val="002142EC"/>
    <w:rsid w:val="00214984"/>
    <w:rsid w:val="0022121B"/>
    <w:rsid w:val="00224112"/>
    <w:rsid w:val="00235163"/>
    <w:rsid w:val="00235A0C"/>
    <w:rsid w:val="00246826"/>
    <w:rsid w:val="002632BA"/>
    <w:rsid w:val="002701D3"/>
    <w:rsid w:val="00283A26"/>
    <w:rsid w:val="00283BBA"/>
    <w:rsid w:val="00284F60"/>
    <w:rsid w:val="00285710"/>
    <w:rsid w:val="00292BAC"/>
    <w:rsid w:val="002970B8"/>
    <w:rsid w:val="002A2524"/>
    <w:rsid w:val="002A5FEE"/>
    <w:rsid w:val="002B0E5F"/>
    <w:rsid w:val="002B7B8F"/>
    <w:rsid w:val="002C0791"/>
    <w:rsid w:val="002C22A8"/>
    <w:rsid w:val="002C49DD"/>
    <w:rsid w:val="002C4DEF"/>
    <w:rsid w:val="002D20D9"/>
    <w:rsid w:val="002E428E"/>
    <w:rsid w:val="002E7418"/>
    <w:rsid w:val="00311691"/>
    <w:rsid w:val="00312DEF"/>
    <w:rsid w:val="003215FE"/>
    <w:rsid w:val="003219AD"/>
    <w:rsid w:val="00324DD1"/>
    <w:rsid w:val="003312FB"/>
    <w:rsid w:val="00344C54"/>
    <w:rsid w:val="00350D7F"/>
    <w:rsid w:val="00362188"/>
    <w:rsid w:val="003654AA"/>
    <w:rsid w:val="00365F5D"/>
    <w:rsid w:val="00370DE5"/>
    <w:rsid w:val="003716A1"/>
    <w:rsid w:val="0037486E"/>
    <w:rsid w:val="003758FF"/>
    <w:rsid w:val="00376EE6"/>
    <w:rsid w:val="00381F3B"/>
    <w:rsid w:val="00383FA8"/>
    <w:rsid w:val="00384C2F"/>
    <w:rsid w:val="00394542"/>
    <w:rsid w:val="00395542"/>
    <w:rsid w:val="00395CA7"/>
    <w:rsid w:val="003A2145"/>
    <w:rsid w:val="003A5813"/>
    <w:rsid w:val="003A68CB"/>
    <w:rsid w:val="003A6CFE"/>
    <w:rsid w:val="003B0A89"/>
    <w:rsid w:val="003B207A"/>
    <w:rsid w:val="003B548B"/>
    <w:rsid w:val="003C5C46"/>
    <w:rsid w:val="003C6063"/>
    <w:rsid w:val="003D5A7F"/>
    <w:rsid w:val="003E3F5A"/>
    <w:rsid w:val="003E53D1"/>
    <w:rsid w:val="003E631A"/>
    <w:rsid w:val="003F29C4"/>
    <w:rsid w:val="003F2E1C"/>
    <w:rsid w:val="003F7F5A"/>
    <w:rsid w:val="004010F0"/>
    <w:rsid w:val="00410BDB"/>
    <w:rsid w:val="004200B6"/>
    <w:rsid w:val="004248B6"/>
    <w:rsid w:val="0042588B"/>
    <w:rsid w:val="00440B62"/>
    <w:rsid w:val="00441981"/>
    <w:rsid w:val="00455890"/>
    <w:rsid w:val="00457BCB"/>
    <w:rsid w:val="004673C1"/>
    <w:rsid w:val="004763E6"/>
    <w:rsid w:val="00485CFB"/>
    <w:rsid w:val="00495176"/>
    <w:rsid w:val="0049679A"/>
    <w:rsid w:val="004A73FF"/>
    <w:rsid w:val="004C0DF1"/>
    <w:rsid w:val="004C7BB0"/>
    <w:rsid w:val="004E2B45"/>
    <w:rsid w:val="004E7006"/>
    <w:rsid w:val="004F0A0D"/>
    <w:rsid w:val="0050337E"/>
    <w:rsid w:val="00511BDF"/>
    <w:rsid w:val="005125F0"/>
    <w:rsid w:val="00512C03"/>
    <w:rsid w:val="00521548"/>
    <w:rsid w:val="005216D7"/>
    <w:rsid w:val="005367E6"/>
    <w:rsid w:val="0053746D"/>
    <w:rsid w:val="005414D4"/>
    <w:rsid w:val="00551208"/>
    <w:rsid w:val="00551802"/>
    <w:rsid w:val="00552208"/>
    <w:rsid w:val="00555EE9"/>
    <w:rsid w:val="00563871"/>
    <w:rsid w:val="00565FF9"/>
    <w:rsid w:val="00566790"/>
    <w:rsid w:val="0057357A"/>
    <w:rsid w:val="005744A2"/>
    <w:rsid w:val="005822D4"/>
    <w:rsid w:val="00597EA4"/>
    <w:rsid w:val="005B14C3"/>
    <w:rsid w:val="005E155C"/>
    <w:rsid w:val="005F65E1"/>
    <w:rsid w:val="006037AB"/>
    <w:rsid w:val="006127F0"/>
    <w:rsid w:val="006223F3"/>
    <w:rsid w:val="006421F8"/>
    <w:rsid w:val="00642A02"/>
    <w:rsid w:val="00664063"/>
    <w:rsid w:val="00664FB0"/>
    <w:rsid w:val="00671214"/>
    <w:rsid w:val="00691F52"/>
    <w:rsid w:val="00692FAA"/>
    <w:rsid w:val="00695FC0"/>
    <w:rsid w:val="00697C57"/>
    <w:rsid w:val="006B1997"/>
    <w:rsid w:val="006D6D1B"/>
    <w:rsid w:val="006E7C39"/>
    <w:rsid w:val="00701A94"/>
    <w:rsid w:val="00701F8E"/>
    <w:rsid w:val="00716B04"/>
    <w:rsid w:val="007210E6"/>
    <w:rsid w:val="0072230E"/>
    <w:rsid w:val="00722AF4"/>
    <w:rsid w:val="00726DF5"/>
    <w:rsid w:val="007304E1"/>
    <w:rsid w:val="00731430"/>
    <w:rsid w:val="00731E80"/>
    <w:rsid w:val="00740975"/>
    <w:rsid w:val="00750212"/>
    <w:rsid w:val="0075311F"/>
    <w:rsid w:val="00753379"/>
    <w:rsid w:val="00756F34"/>
    <w:rsid w:val="0075761B"/>
    <w:rsid w:val="00763FE5"/>
    <w:rsid w:val="00765877"/>
    <w:rsid w:val="007725E9"/>
    <w:rsid w:val="007734BD"/>
    <w:rsid w:val="00773C40"/>
    <w:rsid w:val="00776105"/>
    <w:rsid w:val="00797333"/>
    <w:rsid w:val="007A377E"/>
    <w:rsid w:val="007B2A11"/>
    <w:rsid w:val="007B6519"/>
    <w:rsid w:val="007C7657"/>
    <w:rsid w:val="007D67DE"/>
    <w:rsid w:val="007E3AAB"/>
    <w:rsid w:val="007E4DA3"/>
    <w:rsid w:val="007E67F4"/>
    <w:rsid w:val="007E7728"/>
    <w:rsid w:val="007F58CD"/>
    <w:rsid w:val="008005E4"/>
    <w:rsid w:val="00801D68"/>
    <w:rsid w:val="00822C98"/>
    <w:rsid w:val="00830192"/>
    <w:rsid w:val="00834150"/>
    <w:rsid w:val="008348C2"/>
    <w:rsid w:val="00836310"/>
    <w:rsid w:val="00840279"/>
    <w:rsid w:val="00844AE8"/>
    <w:rsid w:val="00844D2A"/>
    <w:rsid w:val="00847EC6"/>
    <w:rsid w:val="0086185B"/>
    <w:rsid w:val="00866C50"/>
    <w:rsid w:val="00875C0B"/>
    <w:rsid w:val="008846D3"/>
    <w:rsid w:val="00892F1C"/>
    <w:rsid w:val="008932CD"/>
    <w:rsid w:val="008B6E60"/>
    <w:rsid w:val="008C66EB"/>
    <w:rsid w:val="008D1D58"/>
    <w:rsid w:val="008D4AD0"/>
    <w:rsid w:val="008D4C5B"/>
    <w:rsid w:val="008E008C"/>
    <w:rsid w:val="008E324D"/>
    <w:rsid w:val="008E5986"/>
    <w:rsid w:val="008E5ED2"/>
    <w:rsid w:val="008F68F4"/>
    <w:rsid w:val="008F7A52"/>
    <w:rsid w:val="0091329A"/>
    <w:rsid w:val="00920ED2"/>
    <w:rsid w:val="009217D0"/>
    <w:rsid w:val="0092592B"/>
    <w:rsid w:val="009333D1"/>
    <w:rsid w:val="0093514A"/>
    <w:rsid w:val="00943260"/>
    <w:rsid w:val="00952C74"/>
    <w:rsid w:val="00961962"/>
    <w:rsid w:val="0096336E"/>
    <w:rsid w:val="00973150"/>
    <w:rsid w:val="00985E45"/>
    <w:rsid w:val="00986BFE"/>
    <w:rsid w:val="00986DC7"/>
    <w:rsid w:val="00990914"/>
    <w:rsid w:val="00990A21"/>
    <w:rsid w:val="00990DAD"/>
    <w:rsid w:val="0099196D"/>
    <w:rsid w:val="009953E9"/>
    <w:rsid w:val="009A13D0"/>
    <w:rsid w:val="009A6467"/>
    <w:rsid w:val="009B21FB"/>
    <w:rsid w:val="009C301C"/>
    <w:rsid w:val="009C57EE"/>
    <w:rsid w:val="009C6A0E"/>
    <w:rsid w:val="009D25D7"/>
    <w:rsid w:val="009E75A8"/>
    <w:rsid w:val="009F02D2"/>
    <w:rsid w:val="009F58B4"/>
    <w:rsid w:val="00A01796"/>
    <w:rsid w:val="00A037BE"/>
    <w:rsid w:val="00A06946"/>
    <w:rsid w:val="00A1157A"/>
    <w:rsid w:val="00A11B8F"/>
    <w:rsid w:val="00A163B9"/>
    <w:rsid w:val="00A1762B"/>
    <w:rsid w:val="00A17811"/>
    <w:rsid w:val="00A204B3"/>
    <w:rsid w:val="00A208B6"/>
    <w:rsid w:val="00A24C87"/>
    <w:rsid w:val="00A24EE0"/>
    <w:rsid w:val="00A25C25"/>
    <w:rsid w:val="00A266BF"/>
    <w:rsid w:val="00A316F7"/>
    <w:rsid w:val="00A34184"/>
    <w:rsid w:val="00A36CF1"/>
    <w:rsid w:val="00A3763A"/>
    <w:rsid w:val="00A41EBF"/>
    <w:rsid w:val="00A4241A"/>
    <w:rsid w:val="00A42BA1"/>
    <w:rsid w:val="00A42BDD"/>
    <w:rsid w:val="00A45CFD"/>
    <w:rsid w:val="00A47B19"/>
    <w:rsid w:val="00A549CD"/>
    <w:rsid w:val="00A7631D"/>
    <w:rsid w:val="00A773E0"/>
    <w:rsid w:val="00A82628"/>
    <w:rsid w:val="00A8502C"/>
    <w:rsid w:val="00A90700"/>
    <w:rsid w:val="00A97962"/>
    <w:rsid w:val="00AB1DCB"/>
    <w:rsid w:val="00AC1BBC"/>
    <w:rsid w:val="00AD38AA"/>
    <w:rsid w:val="00AD55CC"/>
    <w:rsid w:val="00AD5847"/>
    <w:rsid w:val="00AD5DC7"/>
    <w:rsid w:val="00AE0589"/>
    <w:rsid w:val="00AF6EBD"/>
    <w:rsid w:val="00AF7DAD"/>
    <w:rsid w:val="00B10B42"/>
    <w:rsid w:val="00B217C3"/>
    <w:rsid w:val="00B22827"/>
    <w:rsid w:val="00B24BE3"/>
    <w:rsid w:val="00B2682A"/>
    <w:rsid w:val="00B26BB3"/>
    <w:rsid w:val="00B357AB"/>
    <w:rsid w:val="00B40ED0"/>
    <w:rsid w:val="00B45012"/>
    <w:rsid w:val="00B46A48"/>
    <w:rsid w:val="00B478F0"/>
    <w:rsid w:val="00B5126B"/>
    <w:rsid w:val="00B51B00"/>
    <w:rsid w:val="00B52DDD"/>
    <w:rsid w:val="00B635FE"/>
    <w:rsid w:val="00B671A9"/>
    <w:rsid w:val="00B721B9"/>
    <w:rsid w:val="00B733B7"/>
    <w:rsid w:val="00B74C5F"/>
    <w:rsid w:val="00B75205"/>
    <w:rsid w:val="00B8463B"/>
    <w:rsid w:val="00B96FEA"/>
    <w:rsid w:val="00BA0E5F"/>
    <w:rsid w:val="00BA57C5"/>
    <w:rsid w:val="00BB3290"/>
    <w:rsid w:val="00BB55CA"/>
    <w:rsid w:val="00BB7912"/>
    <w:rsid w:val="00BC7D02"/>
    <w:rsid w:val="00BD7987"/>
    <w:rsid w:val="00BE064A"/>
    <w:rsid w:val="00BF37E0"/>
    <w:rsid w:val="00BF77D2"/>
    <w:rsid w:val="00C00725"/>
    <w:rsid w:val="00C0318B"/>
    <w:rsid w:val="00C2294A"/>
    <w:rsid w:val="00C22FB2"/>
    <w:rsid w:val="00C235B0"/>
    <w:rsid w:val="00C35AFE"/>
    <w:rsid w:val="00C35BC3"/>
    <w:rsid w:val="00C41104"/>
    <w:rsid w:val="00C41204"/>
    <w:rsid w:val="00C419CE"/>
    <w:rsid w:val="00C61C7F"/>
    <w:rsid w:val="00C711BF"/>
    <w:rsid w:val="00C741C4"/>
    <w:rsid w:val="00C77001"/>
    <w:rsid w:val="00C80DA6"/>
    <w:rsid w:val="00C83E33"/>
    <w:rsid w:val="00C8747D"/>
    <w:rsid w:val="00C92DC8"/>
    <w:rsid w:val="00C97855"/>
    <w:rsid w:val="00CA0C99"/>
    <w:rsid w:val="00CA34B4"/>
    <w:rsid w:val="00CA4EE0"/>
    <w:rsid w:val="00CB5E59"/>
    <w:rsid w:val="00CB78B6"/>
    <w:rsid w:val="00CC1A31"/>
    <w:rsid w:val="00CD6DFA"/>
    <w:rsid w:val="00CF12CD"/>
    <w:rsid w:val="00CF663C"/>
    <w:rsid w:val="00D0048A"/>
    <w:rsid w:val="00D05FE2"/>
    <w:rsid w:val="00D05FFC"/>
    <w:rsid w:val="00D315CE"/>
    <w:rsid w:val="00D32AAD"/>
    <w:rsid w:val="00D36D0A"/>
    <w:rsid w:val="00D429BA"/>
    <w:rsid w:val="00D433CA"/>
    <w:rsid w:val="00D44925"/>
    <w:rsid w:val="00D54036"/>
    <w:rsid w:val="00D54DB7"/>
    <w:rsid w:val="00D55293"/>
    <w:rsid w:val="00D62A79"/>
    <w:rsid w:val="00D701AC"/>
    <w:rsid w:val="00D702F7"/>
    <w:rsid w:val="00D72036"/>
    <w:rsid w:val="00D72081"/>
    <w:rsid w:val="00D73696"/>
    <w:rsid w:val="00D816BD"/>
    <w:rsid w:val="00D8663A"/>
    <w:rsid w:val="00D96AD9"/>
    <w:rsid w:val="00D97EBA"/>
    <w:rsid w:val="00DA14FC"/>
    <w:rsid w:val="00DA3936"/>
    <w:rsid w:val="00DA5BD4"/>
    <w:rsid w:val="00DA7263"/>
    <w:rsid w:val="00DB3EFF"/>
    <w:rsid w:val="00DB4A9E"/>
    <w:rsid w:val="00DC2B5E"/>
    <w:rsid w:val="00DE51FE"/>
    <w:rsid w:val="00DE75D1"/>
    <w:rsid w:val="00DF0BF2"/>
    <w:rsid w:val="00DF7876"/>
    <w:rsid w:val="00E00FCE"/>
    <w:rsid w:val="00E04822"/>
    <w:rsid w:val="00E16279"/>
    <w:rsid w:val="00E24840"/>
    <w:rsid w:val="00E253AA"/>
    <w:rsid w:val="00E267F5"/>
    <w:rsid w:val="00E3241D"/>
    <w:rsid w:val="00E33F43"/>
    <w:rsid w:val="00E34A8F"/>
    <w:rsid w:val="00E42B56"/>
    <w:rsid w:val="00E43246"/>
    <w:rsid w:val="00E451A6"/>
    <w:rsid w:val="00E46813"/>
    <w:rsid w:val="00E559F0"/>
    <w:rsid w:val="00E73857"/>
    <w:rsid w:val="00E807D4"/>
    <w:rsid w:val="00E86E24"/>
    <w:rsid w:val="00E90F4F"/>
    <w:rsid w:val="00E9331C"/>
    <w:rsid w:val="00E97280"/>
    <w:rsid w:val="00EA2C01"/>
    <w:rsid w:val="00EA453A"/>
    <w:rsid w:val="00EA5953"/>
    <w:rsid w:val="00EA5EFC"/>
    <w:rsid w:val="00EA618F"/>
    <w:rsid w:val="00EC039A"/>
    <w:rsid w:val="00EC0479"/>
    <w:rsid w:val="00EC3F9F"/>
    <w:rsid w:val="00EC5F88"/>
    <w:rsid w:val="00ED2772"/>
    <w:rsid w:val="00ED3A80"/>
    <w:rsid w:val="00ED4876"/>
    <w:rsid w:val="00ED4B0D"/>
    <w:rsid w:val="00EE53FF"/>
    <w:rsid w:val="00EF30A7"/>
    <w:rsid w:val="00F02106"/>
    <w:rsid w:val="00F105AF"/>
    <w:rsid w:val="00F10AA7"/>
    <w:rsid w:val="00F1127E"/>
    <w:rsid w:val="00F144AB"/>
    <w:rsid w:val="00F1551F"/>
    <w:rsid w:val="00F17124"/>
    <w:rsid w:val="00F17992"/>
    <w:rsid w:val="00F245C4"/>
    <w:rsid w:val="00F24DAD"/>
    <w:rsid w:val="00F356FF"/>
    <w:rsid w:val="00F35F6F"/>
    <w:rsid w:val="00F377A1"/>
    <w:rsid w:val="00F45772"/>
    <w:rsid w:val="00F46725"/>
    <w:rsid w:val="00F479A2"/>
    <w:rsid w:val="00F54154"/>
    <w:rsid w:val="00F55F06"/>
    <w:rsid w:val="00F562D1"/>
    <w:rsid w:val="00F6317D"/>
    <w:rsid w:val="00F70752"/>
    <w:rsid w:val="00F72347"/>
    <w:rsid w:val="00F72B9E"/>
    <w:rsid w:val="00F72C22"/>
    <w:rsid w:val="00F74BDF"/>
    <w:rsid w:val="00F91BAE"/>
    <w:rsid w:val="00FA3083"/>
    <w:rsid w:val="00FB0AE4"/>
    <w:rsid w:val="00FB6449"/>
    <w:rsid w:val="00FC3644"/>
    <w:rsid w:val="00FD5F42"/>
    <w:rsid w:val="00FD6D8A"/>
    <w:rsid w:val="00FE2FEE"/>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R-project.org/"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fao.org/fishery/statistics/software/fishstatj/en" TargetMode="Externa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7D494-0730-446C-8A9E-813D0E3A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10919</Words>
  <Characters>62244</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Browne, Daragh</dc:creator>
  <cp:lastModifiedBy>Windows User</cp:lastModifiedBy>
  <cp:revision>5</cp:revision>
  <cp:lastPrinted>2015-11-26T11:03:00Z</cp:lastPrinted>
  <dcterms:created xsi:type="dcterms:W3CDTF">2015-11-30T17:20:00Z</dcterms:created>
  <dcterms:modified xsi:type="dcterms:W3CDTF">2015-11-30T17:21:00Z</dcterms:modified>
</cp:coreProperties>
</file>