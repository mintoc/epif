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2296E" w14:textId="77777777" w:rsidR="006D0F1B" w:rsidRDefault="008B454A" w:rsidP="0089382E">
      <w:pPr>
        <w:pStyle w:val="Heading3"/>
      </w:pPr>
      <w:r>
        <w:rPr>
          <w:lang w:val="en-US"/>
        </w:rPr>
        <w:t>Materials and methods</w:t>
      </w:r>
    </w:p>
    <w:p w14:paraId="5F4C1DA7" w14:textId="77777777" w:rsidR="006D0F1B" w:rsidRDefault="006D0F1B">
      <w:pPr>
        <w:pStyle w:val="Heading3"/>
      </w:pPr>
    </w:p>
    <w:p w14:paraId="061A6E75" w14:textId="77777777" w:rsidR="006D0F1B" w:rsidRDefault="008B454A">
      <w:pPr>
        <w:pStyle w:val="Heading3"/>
      </w:pPr>
      <w:r>
        <w:rPr>
          <w:lang w:val="en-US"/>
        </w:rPr>
        <w:t>Data analysis</w:t>
      </w:r>
    </w:p>
    <w:p w14:paraId="3F0C34D4" w14:textId="77777777" w:rsidR="00194132" w:rsidRPr="00194132" w:rsidRDefault="00194132">
      <w:pPr>
        <w:rPr>
          <w:i/>
          <w:lang w:val="en-US"/>
        </w:rPr>
      </w:pPr>
      <w:r w:rsidRPr="00194132">
        <w:rPr>
          <w:i/>
          <w:lang w:val="en-US"/>
        </w:rPr>
        <w:t>Response</w:t>
      </w:r>
    </w:p>
    <w:p w14:paraId="525376F1" w14:textId="77777777" w:rsidR="006D0F1B" w:rsidRDefault="008B454A">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w:t>
      </w:r>
      <w:proofErr w:type="gramStart"/>
      <w:r>
        <w:rPr>
          <w:lang w:val="en-US"/>
        </w:rPr>
        <w:t xml:space="preserve">haul </w:t>
      </w:r>
      <w:proofErr w:type="gramEnd"/>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p>
    <w:p w14:paraId="6706D1CB" w14:textId="77777777" w:rsidR="006D0F1B" w:rsidRDefault="008B454A">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proofErr w:type="spellStart"/>
      <w:r>
        <w:rPr>
          <w:lang w:val="en-US"/>
        </w:rPr>
        <w:t>Agretsi</w:t>
      </w:r>
      <w:proofErr w:type="spellEnd"/>
      <w:r>
        <w:rPr>
          <w:lang w:val="en-US"/>
        </w:rPr>
        <w:t>, 2002) with probability mass function</w:t>
      </w:r>
    </w:p>
    <w:p w14:paraId="0BAB3536" w14:textId="77777777" w:rsidR="006D0F1B" w:rsidRDefault="008B454A">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422511A3" w14:textId="77777777" w:rsidR="00194132" w:rsidRDefault="008B454A">
      <w:pPr>
        <w:rPr>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23227CD3" w14:textId="77777777" w:rsidR="00194132" w:rsidRPr="00194132" w:rsidRDefault="00194132">
      <w:pPr>
        <w:rPr>
          <w:i/>
          <w:lang w:val="en-US"/>
        </w:rPr>
      </w:pPr>
      <w:r w:rsidRPr="00194132">
        <w:rPr>
          <w:i/>
          <w:lang w:val="en-US"/>
        </w:rPr>
        <w:t>Covariates</w:t>
      </w:r>
    </w:p>
    <w:p w14:paraId="7D1B5FA0" w14:textId="5A9361C0" w:rsidR="006D0F1B" w:rsidRDefault="008B454A">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w:t>
      </w:r>
      <w:ins w:id="0" w:author="Coilin" w:date="2015-11-13T09:07:00Z">
        <w:r w:rsidR="00796AF3">
          <w:rPr>
            <w:lang w:val="en-US"/>
          </w:rPr>
          <w:t xml:space="preserve"> (row)</w:t>
        </w:r>
      </w:ins>
      <w:r>
        <w:rPr>
          <w:lang w:val="en-US"/>
        </w:rPr>
        <w:t>:</w:t>
      </w:r>
    </w:p>
    <w:p w14:paraId="1E306713" w14:textId="77777777" w:rsidR="006D0F1B" w:rsidRDefault="006D0F1B"/>
    <w:p w14:paraId="41EF17BF" w14:textId="77777777" w:rsidR="006D0F1B" w:rsidRDefault="000E016D">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8B454A">
        <w:rPr>
          <w:lang w:val="en-US"/>
        </w:rPr>
        <w:t>,</w:t>
      </w:r>
      <w:r w:rsidR="008B454A">
        <w:rPr>
          <w:lang w:val="en-US"/>
        </w:rPr>
        <w:tab/>
      </w:r>
      <w:r w:rsidR="008B454A">
        <w:rPr>
          <w:lang w:val="en-US"/>
        </w:rPr>
        <w:tab/>
        <w:t>(2)</w:t>
      </w:r>
    </w:p>
    <w:p w14:paraId="0C6EDE0B" w14:textId="77777777" w:rsidR="006D0F1B" w:rsidRDefault="008B454A">
      <w:pPr>
        <w:rPr>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w:t>
      </w:r>
      <w:r w:rsidR="00885BA9">
        <w:rPr>
          <w:lang w:val="en-US"/>
        </w:rPr>
        <w:t xml:space="preserve">case/row-specific </w:t>
      </w:r>
      <w:r>
        <w:rPr>
          <w:lang w:val="en-US"/>
        </w:rPr>
        <w:t xml:space="preserve">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(Greene, 2000). The explanatory variables, included were: carapace length, </w:t>
      </w:r>
      <w:r w:rsidR="00885BA9">
        <w:rPr>
          <w:lang w:val="en-US"/>
        </w:rPr>
        <w:t>net configuration</w:t>
      </w:r>
      <w:r>
        <w:rPr>
          <w:lang w:val="en-US"/>
        </w:rPr>
        <w:t xml:space="preserve"> (</w:t>
      </w:r>
      <w:r w:rsidR="00885BA9">
        <w:rPr>
          <w:lang w:val="en-US"/>
        </w:rPr>
        <w:t>the cod-end positions were changed each night to account for position effects</w:t>
      </w:r>
      <w:r w:rsidR="004B76E8">
        <w:rPr>
          <w:lang w:val="en-US"/>
        </w:rPr>
        <w:t xml:space="preserve"> thus 4 net configurations were tested</w:t>
      </w:r>
      <w:r>
        <w:rPr>
          <w:lang w:val="en-US"/>
        </w:rPr>
        <w:t>)</w:t>
      </w:r>
      <w:r w:rsidR="00885BA9">
        <w:rPr>
          <w:lang w:val="en-US"/>
        </w:rPr>
        <w:t xml:space="preserve"> and total weight per cod-end</w:t>
      </w:r>
      <w:r>
        <w:rPr>
          <w:lang w:val="en-US"/>
        </w:rPr>
        <w:t xml:space="preserve">. </w:t>
      </w:r>
      <w:r w:rsidR="00885BA9">
        <w:rPr>
          <w:lang w:val="en-US"/>
        </w:rPr>
        <w:t xml:space="preserve">The total weight per cod-end </w:t>
      </w:r>
      <w:r w:rsidR="0065345C">
        <w:rPr>
          <w:lang w:val="en-US"/>
        </w:rPr>
        <w:t xml:space="preserve">covariate deserves special attention as it </w:t>
      </w:r>
      <w:r w:rsidR="00194132">
        <w:rPr>
          <w:lang w:val="en-US"/>
        </w:rPr>
        <w:t>requires different treatment</w:t>
      </w:r>
      <w:r w:rsidR="00885BA9">
        <w:rPr>
          <w:lang w:val="en-US"/>
        </w:rPr>
        <w:t xml:space="preserve">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sidR="00885BA9">
        <w:rPr>
          <w:lang w:val="en-US"/>
        </w:rPr>
        <w:t xml:space="preserve">and </w:t>
      </w:r>
      <w:r w:rsidR="00194132">
        <w:rPr>
          <w:lang w:val="en-US"/>
        </w:rPr>
        <w:t>can</w:t>
      </w:r>
      <w:r w:rsidR="0065345C">
        <w:rPr>
          <w:lang w:val="en-US"/>
        </w:rPr>
        <w:t xml:space="preserve"> </w:t>
      </w:r>
      <w:r w:rsidR="00885BA9">
        <w:rPr>
          <w:lang w:val="en-US"/>
        </w:rPr>
        <w:t xml:space="preserve">thus </w:t>
      </w:r>
      <w:r w:rsidR="00194132">
        <w:rPr>
          <w:lang w:val="en-US"/>
        </w:rPr>
        <w:t>be considered a</w:t>
      </w:r>
      <w:r w:rsidR="0065345C">
        <w:rPr>
          <w:lang w:val="en-US"/>
        </w:rPr>
        <w:t xml:space="preserve"> choice-</w:t>
      </w:r>
      <w:r w:rsidR="00885BA9">
        <w:rPr>
          <w:lang w:val="en-US"/>
        </w:rPr>
        <w:t xml:space="preserve">specific </w:t>
      </w:r>
      <w:r w:rsidR="0065345C">
        <w:rPr>
          <w:lang w:val="en-US"/>
        </w:rPr>
        <w:t>attribute</w:t>
      </w:r>
      <w:r w:rsidR="00FF6A92">
        <w:rPr>
          <w:lang w:val="en-US"/>
        </w:rPr>
        <w:t>s</w:t>
      </w:r>
      <w:r w:rsidR="00885BA9">
        <w:rPr>
          <w:lang w:val="en-US"/>
        </w:rPr>
        <w:t xml:space="preserve">. </w:t>
      </w:r>
      <w:r w:rsidR="00FF6A92">
        <w:rPr>
          <w:lang w:val="en-US"/>
        </w:rPr>
        <w:t>C</w:t>
      </w:r>
      <w:r w:rsidR="00194132">
        <w:rPr>
          <w:lang w:val="en-US"/>
        </w:rPr>
        <w:t>hoice-specific variables i</w:t>
      </w:r>
      <w:r w:rsidR="00FF6A92">
        <w:rPr>
          <w:lang w:val="en-US"/>
        </w:rPr>
        <w:t>n a multinomial setting are typically modelled as</w:t>
      </w:r>
      <w:r w:rsidR="00194132">
        <w:rPr>
          <w:lang w:val="en-US"/>
        </w:rPr>
        <w:t xml:space="preserve"> conditional logit model</w:t>
      </w:r>
      <w:r w:rsidR="00FF6A92">
        <w:rPr>
          <w:lang w:val="en-US"/>
        </w:rPr>
        <w:t>s (McFadden, 1973)</w:t>
      </w:r>
      <w:r w:rsidR="00194132">
        <w:rPr>
          <w:lang w:val="en-US"/>
        </w:rPr>
        <w:t xml:space="preserve">, which </w:t>
      </w:r>
      <w:r w:rsidR="00FF6A92">
        <w:rPr>
          <w:lang w:val="en-US"/>
        </w:rPr>
        <w:t>remove</w:t>
      </w:r>
      <w:r w:rsidR="00194132">
        <w:rPr>
          <w:lang w:val="en-US"/>
        </w:rPr>
        <w:t xml:space="preserve"> the subscript </w:t>
      </w:r>
      <w:r w:rsidR="00194132">
        <w:rPr>
          <w:i/>
          <w:lang w:val="en-US"/>
        </w:rPr>
        <w:t>k</w:t>
      </w:r>
      <w:r w:rsidR="00194132">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rsidR="00194132">
        <w:t xml:space="preserve"> so </w:t>
      </w:r>
      <w:r w:rsidR="00FF6A92">
        <w:t>at equal weights in the cod-end the effect is cancelled</w:t>
      </w:r>
      <w:r w:rsidR="00194132">
        <w:t xml:space="preserve">. We thus use a mixture of case-specific and choice-specific covariates </w:t>
      </w:r>
      <w:r w:rsidR="00FF6A92">
        <w:t xml:space="preserve">leading to the fixed effects model </w:t>
      </w:r>
    </w:p>
    <w:p w14:paraId="144915CE" w14:textId="77777777" w:rsidR="00194132" w:rsidRPr="00194132" w:rsidRDefault="000E016D" w:rsidP="00FF6A92">
      <w:pPr>
        <w:jc w:val="center"/>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FF6A92">
        <w:t xml:space="preserve"> </w:t>
      </w:r>
      <w:r w:rsidR="00FF6A92">
        <w:tab/>
        <w:t>(3)</w:t>
      </w:r>
    </w:p>
    <w:p w14:paraId="52D63017" w14:textId="77777777" w:rsidR="00FF6A92" w:rsidRPr="00FF6A92" w:rsidRDefault="00FF6A92">
      <w:pPr>
        <w:rPr>
          <w:i/>
          <w:lang w:val="en-US"/>
        </w:rPr>
      </w:pPr>
      <w:r w:rsidRPr="00FF6A92">
        <w:rPr>
          <w:i/>
          <w:lang w:val="en-US"/>
        </w:rPr>
        <w:t>Subsampling offset</w:t>
      </w:r>
    </w:p>
    <w:p w14:paraId="7DFFBB4B" w14:textId="77777777" w:rsidR="006D0F1B" w:rsidRDefault="008B454A">
      <w:r>
        <w:rPr>
          <w:lang w:val="en-US"/>
        </w:rPr>
        <w:t xml:space="preserve">As the counts are sub-sampled, it is also necessary to include an offset for the proportion of the catch in each cod-end sampled (Holst and </w:t>
      </w:r>
      <w:proofErr w:type="spellStart"/>
      <w:r>
        <w:rPr>
          <w:lang w:val="en-US"/>
        </w:rPr>
        <w:t>Revill</w:t>
      </w:r>
      <w:proofErr w:type="spellEnd"/>
      <w:r>
        <w:rPr>
          <w:lang w:val="en-US"/>
        </w:rPr>
        <w:t xml:space="preserve">,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w:t>
      </w:r>
      <w:r>
        <w:rPr>
          <w:lang w:val="en-US"/>
        </w:rPr>
        <w:lastRenderedPageBreak/>
        <w:t xml:space="preserve">net in the </w:t>
      </w:r>
      <m:oMath>
        <m:r>
          <w:rPr>
            <w:rFonts w:ascii="Cambria Math" w:hAnsi="Cambria Math"/>
          </w:rPr>
          <m:t>i</m:t>
        </m:r>
      </m:oMath>
      <w:r>
        <w:rPr>
          <w:vertAlign w:val="superscript"/>
          <w:lang w:val="en-US"/>
        </w:rPr>
        <w:t>th</w:t>
      </w:r>
      <w:r>
        <w:rPr>
          <w:lang w:val="en-US"/>
        </w:rPr>
        <w:t xml:space="preserve"> observation sampled, the vector of offsets for the 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p>
    <w:p w14:paraId="56C11D63" w14:textId="77777777" w:rsidR="006D0F1B" w:rsidRDefault="000E016D">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DA55CE">
        <w:rPr>
          <w:lang w:val="en-US"/>
        </w:rPr>
        <w:t>,</w:t>
      </w:r>
      <w:r w:rsidR="00DA55CE">
        <w:rPr>
          <w:lang w:val="en-US"/>
        </w:rPr>
        <w:tab/>
      </w:r>
      <w:r w:rsidR="00DA55CE">
        <w:rPr>
          <w:lang w:val="en-US"/>
        </w:rPr>
        <w:tab/>
        <w:t>(4</w:t>
      </w:r>
      <w:r w:rsidR="008B454A">
        <w:rPr>
          <w:lang w:val="en-US"/>
        </w:rPr>
        <w:t xml:space="preserve">) </w:t>
      </w:r>
    </w:p>
    <w:p w14:paraId="49914398" w14:textId="77777777" w:rsidR="006D0F1B" w:rsidRDefault="006D0F1B"/>
    <w:p w14:paraId="64DAF5E2" w14:textId="77777777" w:rsidR="006D0F1B" w:rsidRDefault="008B454A">
      <w:r>
        <w:rPr>
          <w:i/>
          <w:lang w:val="en-US"/>
        </w:rPr>
        <w:t>Extra-multinomial variation</w:t>
      </w:r>
    </w:p>
    <w:p w14:paraId="3F17CCDF" w14:textId="07FD0FC5" w:rsidR="006D0F1B" w:rsidRDefault="008B454A">
      <w:r>
        <w:rPr>
          <w:lang w:val="en-US"/>
        </w:rPr>
        <w:t xml:space="preserve">Counts for category  </w:t>
      </w:r>
      <m:oMath>
        <m:r>
          <w:rPr>
            <w:rFonts w:ascii="Cambria Math" w:hAnsi="Cambria Math"/>
          </w:rPr>
          <m:t>k</m:t>
        </m:r>
      </m:oMath>
      <w:r>
        <w:rPr>
          <w:lang w:val="en-US"/>
        </w:rPr>
        <w:t xml:space="preserve"> in a multinomial have a</w:t>
      </w:r>
      <w:ins w:id="1" w:author="Coilin" w:date="2015-11-13T09:07:00Z">
        <w:r w:rsidR="00DA56C5">
          <w:rPr>
            <w:lang w:val="en-US"/>
          </w:rPr>
          <w:t>n expected</w:t>
        </w:r>
      </w:ins>
      <w:r>
        <w:rPr>
          <w:lang w:val="en-US"/>
        </w:rPr>
        <w:t xml:space="preserve">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w:t>
      </w:r>
      <w:proofErr w:type="gramStart"/>
      <w:r>
        <w:rPr>
          <w:lang w:val="en-US"/>
        </w:rPr>
        <w:t xml:space="preserve">variance </w:t>
      </w:r>
      <w:proofErr w:type="gramEnd"/>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xml:space="preserve">, however, there is often more variability in the counts than the mean-variance (and covariance) allows for, which is termed </w:t>
      </w:r>
      <w:proofErr w:type="spellStart"/>
      <w:r>
        <w:rPr>
          <w:lang w:val="en-US"/>
        </w:rPr>
        <w:t>overdispersion</w:t>
      </w:r>
      <w:proofErr w:type="spellEnd"/>
      <w:r>
        <w:rPr>
          <w:lang w:val="en-US"/>
        </w:rPr>
        <w:t xml:space="preserve"> (Hinde and </w:t>
      </w:r>
      <w:proofErr w:type="spellStart"/>
      <w:r>
        <w:rPr>
          <w:lang w:val="en-US"/>
        </w:rPr>
        <w:t>Demétrio</w:t>
      </w:r>
      <w:proofErr w:type="spellEnd"/>
      <w:r>
        <w:rPr>
          <w:lang w:val="en-US"/>
        </w:rPr>
        <w:t xml:space="preserve">, 1998). This may reflect uncaptured variability or clustering, in particular haul-level variability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tested for in the</w:t>
      </w:r>
      <w:r w:rsidR="00DA55CE">
        <w:rPr>
          <w:lang w:val="en-US"/>
        </w:rPr>
        <w:t xml:space="preserve"> best fitting multinomial model</w:t>
      </w:r>
      <w:r>
        <w:rPr>
          <w:lang w:val="en-US"/>
        </w:rPr>
        <w:t xml:space="preserve"> by testing the residual deviance on a chi-squared distribution with the residual degrees of freedom (GET CORRECT CITATION – Paul et al. 1989). </w:t>
      </w:r>
    </w:p>
    <w:p w14:paraId="0F1B64D3" w14:textId="77777777" w:rsidR="006D0F1B" w:rsidRDefault="00DA55CE">
      <w:r>
        <w:rPr>
          <w:lang w:val="en-US"/>
        </w:rPr>
        <w:t>Given that the observations are clustered by hauls, the</w:t>
      </w:r>
      <w:r w:rsidR="008B454A">
        <w:rPr>
          <w:lang w:val="en-US"/>
        </w:rPr>
        <w:t xml:space="preserve"> approach </w:t>
      </w:r>
      <w:r>
        <w:rPr>
          <w:lang w:val="en-US"/>
        </w:rPr>
        <w:t>we focus on for</w:t>
      </w:r>
      <w:r w:rsidR="008B454A">
        <w:rPr>
          <w:lang w:val="en-US"/>
        </w:rPr>
        <w:t xml:space="preserve"> accounting for extra-multinomial variability is to include random effects in the model (Hinde and </w:t>
      </w:r>
      <w:proofErr w:type="spellStart"/>
      <w:r w:rsidR="008B454A">
        <w:rPr>
          <w:lang w:val="en-US"/>
        </w:rPr>
        <w:t>Demétrio</w:t>
      </w:r>
      <w:proofErr w:type="spellEnd"/>
      <w:r w:rsidR="008B454A">
        <w:rPr>
          <w:lang w:val="en-US"/>
        </w:rPr>
        <w:t>, 1998). Multinomial random effects include the baseline category logit random effects model (</w:t>
      </w:r>
      <w:proofErr w:type="spellStart"/>
      <w:r w:rsidR="008B454A">
        <w:rPr>
          <w:lang w:val="en-US"/>
        </w:rPr>
        <w:t>Hartzel</w:t>
      </w:r>
      <w:proofErr w:type="spellEnd"/>
      <w:r w:rsidR="008B454A">
        <w:rPr>
          <w:lang w:val="en-US"/>
        </w:rPr>
        <w:t xml:space="preserve"> et al., 2001). This model has a multinomial response distribution with the addition of random effects that more explicitly capture the variability attributable to hauls, as opposed to the more general additional variability unattributed to specific grouping but included in</w:t>
      </w:r>
      <w:r>
        <w:rPr>
          <w:lang w:val="en-US"/>
        </w:rPr>
        <w:t>, for example,</w:t>
      </w:r>
      <w:r w:rsidR="008B454A">
        <w:rPr>
          <w:lang w:val="en-US"/>
        </w:rPr>
        <w:t xml:space="preserve"> the </w:t>
      </w:r>
      <w:proofErr w:type="spellStart"/>
      <w:r w:rsidR="008B454A">
        <w:rPr>
          <w:lang w:val="en-US"/>
        </w:rPr>
        <w:t>Dirichlet</w:t>
      </w:r>
      <w:proofErr w:type="spellEnd"/>
      <w:r w:rsidR="008B454A">
        <w:rPr>
          <w:lang w:val="en-US"/>
        </w:rPr>
        <w:t>-multinomial model. The random effects multinomial model we test is an extension of Equatio</w:t>
      </w:r>
      <w:r>
        <w:rPr>
          <w:lang w:val="en-US"/>
        </w:rPr>
        <w:t>n (4</w:t>
      </w:r>
      <w:r w:rsidR="008B454A">
        <w:rPr>
          <w:lang w:val="en-US"/>
        </w:rPr>
        <w:t>) given by</w:t>
      </w:r>
    </w:p>
    <w:p w14:paraId="28F7B604" w14:textId="77777777" w:rsidR="006D0F1B" w:rsidRDefault="000E016D">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k,h</m:t>
                                    </m:r>
                                  </m:e>
                                  <m:sub>
                                    <m:r>
                                      <w:rPr>
                                        <w:rFonts w:ascii="Cambria Math" w:hAnsi="Cambria Math"/>
                                      </w:rPr>
                                      <m:t>i</m:t>
                                    </m:r>
                                  </m:sub>
                                </m:sSub>
                              </m:sub>
                            </m:sSub>
                          </m:sub>
                        </m:sSub>
                      </m:sup>
                    </m:sSup>
                  </m:e>
                </m:nary>
              </m:e>
            </m:d>
          </m:den>
        </m:f>
      </m:oMath>
      <w:r w:rsidR="00DA55CE">
        <w:rPr>
          <w:lang w:val="en-US"/>
        </w:rPr>
        <w:t>,</w:t>
      </w:r>
      <w:r w:rsidR="00DA55CE">
        <w:rPr>
          <w:lang w:val="en-US"/>
        </w:rPr>
        <w:tab/>
      </w:r>
      <w:r w:rsidR="00DA55CE">
        <w:rPr>
          <w:lang w:val="en-US"/>
        </w:rPr>
        <w:tab/>
        <w:t>(7</w:t>
      </w:r>
      <w:r w:rsidR="008B454A">
        <w:rPr>
          <w:lang w:val="en-US"/>
        </w:rPr>
        <w:t xml:space="preserve">) </w:t>
      </w:r>
    </w:p>
    <w:p w14:paraId="420E763E" w14:textId="77777777" w:rsidR="006D0F1B" w:rsidRDefault="008B454A">
      <w:pPr>
        <w:rPr>
          <w:lang w:val="en-US"/>
        </w:rPr>
      </w:pPr>
      <w:proofErr w:type="gramStart"/>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w:t>
      </w:r>
      <w:proofErr w:type="spellStart"/>
      <w:r>
        <w:rPr>
          <w:lang w:val="en-US"/>
        </w:rPr>
        <w:t>Hartzel</w:t>
      </w:r>
      <w:proofErr w:type="spellEnd"/>
      <w:r>
        <w:rPr>
          <w:lang w:val="en-US"/>
        </w:rPr>
        <w:t xml:space="preserve"> et al. (2001) was implemented. </w:t>
      </w:r>
    </w:p>
    <w:p w14:paraId="3FDB0A9B" w14:textId="77777777" w:rsidR="009C245A" w:rsidRDefault="009C245A">
      <w:pPr>
        <w:rPr>
          <w:lang w:val="en-US"/>
        </w:rPr>
      </w:pPr>
      <w:r w:rsidRPr="009C245A">
        <w:rPr>
          <w:i/>
          <w:lang w:val="en-US"/>
        </w:rPr>
        <w:t>Inference</w:t>
      </w:r>
    </w:p>
    <w:p w14:paraId="5132AD3B" w14:textId="77777777" w:rsidR="009C245A" w:rsidRPr="009C245A" w:rsidRDefault="00D90265">
      <w:pPr>
        <w:rPr>
          <w:lang w:val="en-US"/>
        </w:rPr>
      </w:pPr>
      <w:r>
        <w:rPr>
          <w:lang w:val="en-US"/>
        </w:rPr>
        <w:t xml:space="preserve">We use likelihood ratio tests of nested models to test the significance of </w:t>
      </w:r>
      <w:r w:rsidR="00DA2253">
        <w:rPr>
          <w:lang w:val="en-US"/>
        </w:rPr>
        <w:t xml:space="preserve">each of </w:t>
      </w:r>
      <w:r>
        <w:rPr>
          <w:lang w:val="en-US"/>
        </w:rPr>
        <w:t>the fixed effects.</w:t>
      </w:r>
      <w:r w:rsidR="00DA2253">
        <w:rPr>
          <w:lang w:val="en-US"/>
        </w:rPr>
        <w:t xml:space="preserve"> As the models are estimated via maximum likelihood we also report </w:t>
      </w:r>
      <w:proofErr w:type="spellStart"/>
      <w:r w:rsidR="00DA2253">
        <w:rPr>
          <w:lang w:val="en-US"/>
        </w:rPr>
        <w:t>Akaike’s</w:t>
      </w:r>
      <w:proofErr w:type="spellEnd"/>
      <w:r w:rsidR="00DA2253">
        <w:rPr>
          <w:lang w:val="en-US"/>
        </w:rPr>
        <w:t xml:space="preserve"> Information Criterion for each model. </w:t>
      </w:r>
      <w:r w:rsidR="00231D20">
        <w:rPr>
          <w:lang w:val="en-US"/>
        </w:rPr>
        <w:t xml:space="preserve">Overall predictions in the presence of a categorical variable (net configuration) were obtained by setting the net configuration values in the predicted model matrix to 1/3 (Fox, 2003). </w:t>
      </w:r>
    </w:p>
    <w:p w14:paraId="202C90DE" w14:textId="77777777" w:rsidR="009C245A" w:rsidRPr="009C245A" w:rsidRDefault="009C245A">
      <w:pPr>
        <w:rPr>
          <w:i/>
        </w:rPr>
      </w:pPr>
      <w:r w:rsidRPr="009C245A">
        <w:rPr>
          <w:i/>
          <w:lang w:val="en-US"/>
        </w:rPr>
        <w:t>Estimation</w:t>
      </w:r>
    </w:p>
    <w:p w14:paraId="68BE65B8" w14:textId="77777777" w:rsidR="006D0F1B" w:rsidRDefault="008B454A">
      <w:r>
        <w:rPr>
          <w:lang w:val="en-US"/>
        </w:rPr>
        <w:t xml:space="preserve">Estimation of the multinomial random effects model </w:t>
      </w:r>
      <w:r w:rsidR="00DA55CE">
        <w:rPr>
          <w:lang w:val="en-US"/>
        </w:rPr>
        <w:t>necessitates</w:t>
      </w:r>
      <w:r>
        <w:rPr>
          <w:lang w:val="en-US"/>
        </w:rPr>
        <w:t xml:space="preserve"> integrating over the random effects to estimate the marginal likelihood. We did not find readily available software to fit </w:t>
      </w:r>
      <w:r w:rsidR="00DA55CE">
        <w:rPr>
          <w:lang w:val="en-US"/>
        </w:rPr>
        <w:t xml:space="preserve">Equation (7) </w:t>
      </w:r>
      <w:r>
        <w:rPr>
          <w:lang w:val="en-US"/>
        </w:rPr>
        <w:t xml:space="preserve">we </w:t>
      </w:r>
      <w:r w:rsidR="00DA55CE">
        <w:rPr>
          <w:lang w:val="en-US"/>
        </w:rPr>
        <w:t xml:space="preserve">therefore </w:t>
      </w:r>
      <w:r>
        <w:rPr>
          <w:lang w:val="en-US"/>
        </w:rPr>
        <w:t xml:space="preserve">wrote </w:t>
      </w:r>
      <w:r w:rsidR="00DA55CE">
        <w:rPr>
          <w:lang w:val="en-US"/>
        </w:rPr>
        <w:t xml:space="preserve">an </w:t>
      </w:r>
      <w:r>
        <w:rPr>
          <w:lang w:val="en-US"/>
        </w:rPr>
        <w:t>estimation routines in AD Model Builder (ADMB) (Fournier et al., 2012). The ADMB-RE module (</w:t>
      </w:r>
      <w:proofErr w:type="spellStart"/>
      <w:r>
        <w:rPr>
          <w:lang w:val="en-US"/>
        </w:rPr>
        <w:t>Skaug</w:t>
      </w:r>
      <w:proofErr w:type="spellEnd"/>
      <w:r>
        <w:rPr>
          <w:lang w:val="en-US"/>
        </w:rPr>
        <w:t xml:space="preserve"> and Fournier, 2006) was used to estimate the multinomial </w:t>
      </w:r>
      <w:r w:rsidR="000C2267">
        <w:rPr>
          <w:lang w:val="en-US"/>
        </w:rPr>
        <w:t xml:space="preserve">mixed conditional and </w:t>
      </w:r>
      <w:r>
        <w:rPr>
          <w:lang w:val="en-US"/>
        </w:rPr>
        <w:t xml:space="preserve">logit random effects model with the variance-covariance matrix specified via a </w:t>
      </w:r>
      <w:proofErr w:type="spellStart"/>
      <w:r>
        <w:rPr>
          <w:lang w:val="en-US"/>
        </w:rPr>
        <w:t>Cholesky</w:t>
      </w:r>
      <w:proofErr w:type="spellEnd"/>
      <w:r>
        <w:rPr>
          <w:lang w:val="en-US"/>
        </w:rPr>
        <w:t xml:space="preserve">-decomposition. </w:t>
      </w:r>
      <w:r w:rsidR="00231D20">
        <w:rPr>
          <w:lang w:val="en-US"/>
        </w:rPr>
        <w:t xml:space="preserve">ADMB also allows for estimates of uncertainty on the linear predictor scale via the delta-method approximation. </w:t>
      </w:r>
      <w:r>
        <w:rPr>
          <w:lang w:val="en-US"/>
        </w:rPr>
        <w:t xml:space="preserve">All pre- and post-processing code was run in R 3.2.0 (R Core Team, 2015). Code </w:t>
      </w:r>
      <w:r w:rsidR="003E1B0D">
        <w:rPr>
          <w:lang w:val="en-US"/>
        </w:rPr>
        <w:t>for running this</w:t>
      </w:r>
      <w:r>
        <w:rPr>
          <w:lang w:val="en-US"/>
        </w:rPr>
        <w:t xml:space="preserve"> analysis is stored at (</w:t>
      </w:r>
      <w:commentRangeStart w:id="2"/>
      <w:proofErr w:type="spellStart"/>
      <w:r>
        <w:rPr>
          <w:shd w:val="clear" w:color="auto" w:fill="FFFF00"/>
          <w:lang w:val="en-US"/>
        </w:rPr>
        <w:t>github</w:t>
      </w:r>
      <w:proofErr w:type="spellEnd"/>
      <w:r>
        <w:rPr>
          <w:shd w:val="clear" w:color="auto" w:fill="FFFF00"/>
          <w:lang w:val="en-US"/>
        </w:rPr>
        <w:t xml:space="preserve"> public repository</w:t>
      </w:r>
      <w:commentRangeEnd w:id="2"/>
      <w:r w:rsidR="004362A8">
        <w:rPr>
          <w:rStyle w:val="CommentReference"/>
        </w:rPr>
        <w:commentReference w:id="2"/>
      </w:r>
      <w:r>
        <w:rPr>
          <w:lang w:val="en-US"/>
        </w:rPr>
        <w:t>).</w:t>
      </w:r>
    </w:p>
    <w:p w14:paraId="6B513236" w14:textId="77777777" w:rsidR="006D0F1B" w:rsidRDefault="008B454A">
      <w:pPr>
        <w:pStyle w:val="Heading2"/>
      </w:pPr>
      <w:r>
        <w:rPr>
          <w:lang w:val="en-US"/>
        </w:rPr>
        <w:lastRenderedPageBreak/>
        <w:t xml:space="preserve">Results </w:t>
      </w:r>
    </w:p>
    <w:p w14:paraId="250030D0" w14:textId="77777777" w:rsidR="00BC373E" w:rsidRDefault="00571AEA">
      <w:pPr>
        <w:rPr>
          <w:lang w:val="en-US"/>
        </w:rPr>
      </w:pPr>
      <w:r>
        <w:rPr>
          <w:lang w:val="en-US"/>
        </w:rPr>
        <w:t xml:space="preserve">A total of 15,443 Nephrops were measured during the </w:t>
      </w:r>
      <w:r w:rsidR="00F21801">
        <w:rPr>
          <w:lang w:val="en-US"/>
        </w:rPr>
        <w:t xml:space="preserve">12 hauls of the </w:t>
      </w:r>
      <w:r>
        <w:rPr>
          <w:lang w:val="en-US"/>
        </w:rPr>
        <w:t xml:space="preserve">trial </w:t>
      </w:r>
      <w:r w:rsidR="00F21801">
        <w:rPr>
          <w:lang w:val="en-US"/>
        </w:rPr>
        <w:t>used. M</w:t>
      </w:r>
      <w:r>
        <w:rPr>
          <w:lang w:val="en-US"/>
        </w:rPr>
        <w:t xml:space="preserve">ost of the </w:t>
      </w:r>
      <w:r w:rsidR="00F21801">
        <w:rPr>
          <w:lang w:val="en-US"/>
        </w:rPr>
        <w:t xml:space="preserve">carapace </w:t>
      </w:r>
      <w:r>
        <w:rPr>
          <w:lang w:val="en-US"/>
        </w:rPr>
        <w:t xml:space="preserve">length measurements </w:t>
      </w:r>
      <w:r w:rsidR="00F21801">
        <w:rPr>
          <w:lang w:val="en-US"/>
        </w:rPr>
        <w:t xml:space="preserve">were </w:t>
      </w:r>
      <w:r>
        <w:rPr>
          <w:lang w:val="en-US"/>
        </w:rPr>
        <w:t xml:space="preserve">in the range of </w:t>
      </w:r>
      <w:r w:rsidR="00324B7C">
        <w:rPr>
          <w:lang w:val="en-US"/>
        </w:rPr>
        <w:t>20-45mm (</w:t>
      </w:r>
      <w:r w:rsidR="00324B7C" w:rsidRPr="00324B7C">
        <w:rPr>
          <w:highlight w:val="yellow"/>
          <w:lang w:val="en-US"/>
        </w:rPr>
        <w:t>Figure 1</w:t>
      </w:r>
      <w:r w:rsidR="00324B7C">
        <w:rPr>
          <w:lang w:val="en-US"/>
        </w:rPr>
        <w:t>)</w:t>
      </w:r>
      <w:r>
        <w:rPr>
          <w:lang w:val="en-US"/>
        </w:rPr>
        <w:t xml:space="preserve">. </w:t>
      </w:r>
      <w:r w:rsidR="00BC373E">
        <w:rPr>
          <w:lang w:val="en-US"/>
        </w:rPr>
        <w:t xml:space="preserve">Considerable between-haul variability was observed in the proportions retained at length </w:t>
      </w:r>
      <w:r>
        <w:rPr>
          <w:lang w:val="en-US"/>
        </w:rPr>
        <w:t xml:space="preserve">with some hauls displaying consistently lower or higher retention across carapace lengths </w:t>
      </w:r>
      <w:r w:rsidR="00BC373E">
        <w:rPr>
          <w:lang w:val="en-US"/>
        </w:rPr>
        <w:t>(</w:t>
      </w:r>
      <w:r w:rsidR="00BC373E" w:rsidRPr="00571AEA">
        <w:rPr>
          <w:highlight w:val="yellow"/>
          <w:lang w:val="en-US"/>
        </w:rPr>
        <w:t>Figure 1</w:t>
      </w:r>
      <w:r w:rsidR="00BC373E">
        <w:rPr>
          <w:lang w:val="en-US"/>
        </w:rPr>
        <w:t xml:space="preserve">). </w:t>
      </w:r>
      <w:r w:rsidR="00324B7C">
        <w:rPr>
          <w:lang w:val="en-US"/>
        </w:rPr>
        <w:t xml:space="preserve">The observed proportions at the extremes of the length distribution were more variable but derived </w:t>
      </w:r>
      <w:r w:rsidR="00F21801">
        <w:rPr>
          <w:lang w:val="en-US"/>
        </w:rPr>
        <w:t>from</w:t>
      </w:r>
      <w:r w:rsidR="00324B7C">
        <w:rPr>
          <w:lang w:val="en-US"/>
        </w:rPr>
        <w:t xml:space="preserve"> fewer observations (e.g., zero or unity proportions in </w:t>
      </w:r>
      <w:r w:rsidR="00324B7C" w:rsidRPr="00571AEA">
        <w:rPr>
          <w:highlight w:val="yellow"/>
          <w:lang w:val="en-US"/>
        </w:rPr>
        <w:t>Figure 1</w:t>
      </w:r>
      <w:r w:rsidR="00324B7C">
        <w:rPr>
          <w:lang w:val="en-US"/>
        </w:rPr>
        <w:t>).</w:t>
      </w:r>
    </w:p>
    <w:p w14:paraId="135D6452" w14:textId="77777777" w:rsidR="00D868EE" w:rsidRDefault="008C558A">
      <w:pPr>
        <w:rPr>
          <w:lang w:val="en-US"/>
        </w:rPr>
      </w:pPr>
      <w:r>
        <w:rPr>
          <w:lang w:val="en-US"/>
        </w:rPr>
        <w:t>Separate inclusion of each of the main effects</w:t>
      </w:r>
      <w:r w:rsidR="00D868EE">
        <w:rPr>
          <w:lang w:val="en-US"/>
        </w:rPr>
        <w:t xml:space="preserve"> (carapace length, net configuration and bulk weight) </w:t>
      </w:r>
      <w:r>
        <w:rPr>
          <w:lang w:val="en-US"/>
        </w:rPr>
        <w:t>resulted in large decreases in the AIC relative to a model with fixed proportions (</w:t>
      </w:r>
      <w:r w:rsidRPr="008C558A">
        <w:rPr>
          <w:highlight w:val="yellow"/>
          <w:lang w:val="en-US"/>
        </w:rPr>
        <w:t>Table 1</w:t>
      </w:r>
      <w:r>
        <w:rPr>
          <w:lang w:val="en-US"/>
        </w:rPr>
        <w:t xml:space="preserve">). </w:t>
      </w:r>
      <w:r w:rsidR="007F75CB">
        <w:t xml:space="preserve">Net configuration was important with </w:t>
      </w:r>
      <w:r w:rsidR="002C33B4">
        <w:t>inner port position typically fishing worst, and the outer starboard or port fishing better. These likely reflect non cod-end net differences</w:t>
      </w:r>
      <w:r w:rsidR="007F75CB">
        <w:t>. Higher-order carapace length effects did not improve the AIC nor residual patterns.</w:t>
      </w:r>
      <w:r>
        <w:rPr>
          <w:lang w:val="en-US"/>
        </w:rPr>
        <w:t>Combining carapace length and total cod-end weight or net configuration resulted in a further decreases in the AIC and the model including the three main effects fit best overall (</w:t>
      </w:r>
      <w:r w:rsidRPr="008C558A">
        <w:rPr>
          <w:highlight w:val="yellow"/>
          <w:lang w:val="en-US"/>
        </w:rPr>
        <w:t>Table 1</w:t>
      </w:r>
      <w:r>
        <w:rPr>
          <w:lang w:val="en-US"/>
        </w:rPr>
        <w:t>). A model including carapace length squared was rejected highlighting that over the range of carapace lengths observed a linear model fit best (</w:t>
      </w:r>
      <w:r w:rsidRPr="008C558A">
        <w:rPr>
          <w:highlight w:val="yellow"/>
          <w:lang w:val="en-US"/>
        </w:rPr>
        <w:t>Table 1</w:t>
      </w:r>
      <w:r>
        <w:rPr>
          <w:lang w:val="en-US"/>
        </w:rPr>
        <w:t xml:space="preserve">). </w:t>
      </w:r>
      <w:r w:rsidR="00D868EE">
        <w:rPr>
          <w:lang w:val="en-US"/>
        </w:rPr>
        <w:t xml:space="preserve"> </w:t>
      </w:r>
      <w:r>
        <w:rPr>
          <w:lang w:val="en-US"/>
        </w:rPr>
        <w:t>Note that higher-order interactions were not included in the models, as with 12 hauls and 4 mesh types there are 36 independent cells from which to estimate the parameters</w:t>
      </w:r>
      <w:r w:rsidR="00DC6E36">
        <w:rPr>
          <w:lang w:val="en-US"/>
        </w:rPr>
        <w:t xml:space="preserve"> and the models can quickly become </w:t>
      </w:r>
      <w:proofErr w:type="spellStart"/>
      <w:r w:rsidR="00DC6E36">
        <w:rPr>
          <w:lang w:val="en-US"/>
        </w:rPr>
        <w:t>overfit</w:t>
      </w:r>
      <w:proofErr w:type="spellEnd"/>
      <w:r w:rsidR="003F6976">
        <w:rPr>
          <w:lang w:val="en-US"/>
        </w:rPr>
        <w:t>.</w:t>
      </w:r>
    </w:p>
    <w:p w14:paraId="00DE5F95" w14:textId="77777777" w:rsidR="007C399F" w:rsidRDefault="003F6976" w:rsidP="007C399F">
      <w:pPr>
        <w:rPr>
          <w:lang w:val="en-US"/>
        </w:rPr>
      </w:pPr>
      <w:r>
        <w:rPr>
          <w:lang w:val="en-US"/>
        </w:rPr>
        <w:t>From the best fitting model the estimated covariance and correlation matrices of the random effects were:</w:t>
      </w:r>
    </w:p>
    <w:p w14:paraId="6E0576AC" w14:textId="77777777" w:rsidR="007C399F" w:rsidRDefault="007C399F" w:rsidP="007C399F">
      <w:pPr>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62A69061" w14:textId="77777777" w:rsidR="007C399F" w:rsidRDefault="007C399F" w:rsidP="007C399F">
      <w:pPr>
        <w:rPr>
          <w:lang w:val="en-US"/>
        </w:rPr>
      </w:pPr>
      <w:r>
        <w:rPr>
          <w:lang w:val="en-US"/>
        </w:rPr>
        <w:t>Note that the variance of the random effects was similar across the three log-odds</w:t>
      </w:r>
      <w:r w:rsidR="00450F50">
        <w:rPr>
          <w:lang w:val="en-US"/>
        </w:rPr>
        <w:t xml:space="preserve"> ratios</w:t>
      </w:r>
      <w:r>
        <w:rPr>
          <w:lang w:val="en-US"/>
        </w:rPr>
        <w:t xml:space="preserve"> (diagonal </w:t>
      </w:r>
      <w:proofErr w:type="gramStart"/>
      <w:r>
        <w:rPr>
          <w:lang w:val="en-US"/>
        </w:rPr>
        <w:t xml:space="preserve">of </w:t>
      </w:r>
      <w:proofErr w:type="gramEnd"/>
      <m:oMath>
        <m:acc>
          <m:accPr>
            <m:ctrlPr>
              <w:rPr>
                <w:rFonts w:ascii="Cambria Math" w:hAnsi="Cambria Math"/>
                <w:lang w:val="en-US"/>
              </w:rPr>
            </m:ctrlPr>
          </m:accPr>
          <m:e>
            <m:r>
              <m:rPr>
                <m:sty m:val="b"/>
              </m:rPr>
              <w:rPr>
                <w:rFonts w:ascii="Cambria Math" w:hAnsi="Cambria Math"/>
                <w:lang w:val="en-US"/>
              </w:rPr>
              <m:t>Σ</m:t>
            </m:r>
          </m:e>
        </m:acc>
      </m:oMath>
      <w:r>
        <w:rPr>
          <w:lang w:val="en-US"/>
        </w:rPr>
        <w:t xml:space="preserve">) and strong correlation </w:t>
      </w:r>
      <w:r w:rsidR="00450F50">
        <w:rPr>
          <w:lang w:val="en-US"/>
        </w:rPr>
        <w:t xml:space="preserve">exists </w:t>
      </w:r>
      <w:r>
        <w:rPr>
          <w:lang w:val="en-US"/>
        </w:rPr>
        <w:t>between the random effects</w:t>
      </w:r>
      <w:r w:rsidR="00450F50">
        <w:rPr>
          <w:lang w:val="en-US"/>
        </w:rPr>
        <w:t xml:space="preserve"> (</w:t>
      </w:r>
      <w:r w:rsidR="00450F50" w:rsidRPr="00450F50">
        <w:rPr>
          <w:highlight w:val="yellow"/>
          <w:lang w:val="en-US"/>
        </w:rPr>
        <w:t>Figure 2</w:t>
      </w:r>
      <w:r w:rsidR="00450F50">
        <w:rPr>
          <w:lang w:val="en-US"/>
        </w:rPr>
        <w:t>)</w:t>
      </w:r>
      <w:r>
        <w:rPr>
          <w:lang w:val="en-US"/>
        </w:rPr>
        <w:t xml:space="preserve">. </w:t>
      </w:r>
      <w:r w:rsidR="00502BDA">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sidR="00502BDA">
        <w:rPr>
          <w:lang w:val="en-US"/>
        </w:rPr>
        <w:t>) implies that having accounted for the fixed effects of carapace length, net configuration and total cod-end weight (</w:t>
      </w:r>
      <w:r w:rsidR="00502BDA" w:rsidRPr="00502BDA">
        <w:rPr>
          <w:highlight w:val="yellow"/>
          <w:lang w:val="en-US"/>
        </w:rPr>
        <w:t>Table 1</w:t>
      </w:r>
      <w:r w:rsidR="00502BDA">
        <w:rPr>
          <w:lang w:val="en-US"/>
        </w:rPr>
        <w:t>), the expected proportions</w:t>
      </w:r>
      <w:r w:rsidR="0061283D">
        <w:rPr>
          <w:lang w:val="en-US"/>
        </w:rPr>
        <w:t xml:space="preserve"> vary </w:t>
      </w:r>
      <w:r w:rsidR="007B0F9B">
        <w:rPr>
          <w:lang w:val="en-US"/>
        </w:rPr>
        <w:t>in extremes by</w:t>
      </w:r>
      <w:r w:rsidR="0061283D">
        <w:rPr>
          <w:lang w:val="en-US"/>
        </w:rPr>
        <w:t xml:space="preserve"> +/- 12% by haul (inverse logit of 95% intervals -0.5, +0.5)</w:t>
      </w:r>
      <w:r w:rsidR="007B0F9B">
        <w:rPr>
          <w:lang w:val="en-US"/>
        </w:rPr>
        <w:t>. Typically the variability will be lower than this</w:t>
      </w:r>
      <w:r w:rsidR="00920552">
        <w:rPr>
          <w:lang w:val="en-US"/>
        </w:rPr>
        <w:t xml:space="preserve"> </w:t>
      </w:r>
      <w:r w:rsidR="007B0F9B">
        <w:rPr>
          <w:lang w:val="en-US"/>
        </w:rPr>
        <w:t>(</w:t>
      </w:r>
      <w:r w:rsidR="007B0F9B" w:rsidRPr="00450F50">
        <w:rPr>
          <w:highlight w:val="yellow"/>
          <w:lang w:val="en-US"/>
        </w:rPr>
        <w:t>Figure 2</w:t>
      </w:r>
      <w:r w:rsidR="007B0F9B">
        <w:rPr>
          <w:lang w:val="en-US"/>
        </w:rPr>
        <w:t>)</w:t>
      </w:r>
      <w:r w:rsidR="0061283D">
        <w:rPr>
          <w:lang w:val="en-US"/>
        </w:rPr>
        <w:t>.</w:t>
      </w:r>
      <w:r w:rsidR="00502BDA">
        <w:rPr>
          <w:lang w:val="en-US"/>
        </w:rPr>
        <w:t xml:space="preserve"> </w:t>
      </w:r>
      <w:r w:rsidR="005D60D0">
        <w:rPr>
          <w:lang w:val="en-US"/>
        </w:rPr>
        <w:t>The relatively low inter-haul variability estimated</w:t>
      </w:r>
      <w:r w:rsidR="00643699">
        <w:rPr>
          <w:lang w:val="en-US"/>
        </w:rPr>
        <w:t xml:space="preserve"> </w:t>
      </w:r>
      <w:r w:rsidR="005D60D0">
        <w:rPr>
          <w:lang w:val="en-US"/>
        </w:rPr>
        <w:t xml:space="preserve">together with the </w:t>
      </w:r>
      <w:r w:rsidR="00643699">
        <w:rPr>
          <w:lang w:val="en-US"/>
        </w:rPr>
        <w:t>model comparisons (</w:t>
      </w:r>
      <w:r w:rsidR="00643699" w:rsidRPr="00643699">
        <w:rPr>
          <w:highlight w:val="yellow"/>
          <w:lang w:val="en-US"/>
        </w:rPr>
        <w:t>Table 1</w:t>
      </w:r>
      <w:r w:rsidR="00643699">
        <w:rPr>
          <w:lang w:val="en-US"/>
        </w:rPr>
        <w:t>) highlight that a considerable amount of between-haul variability is captured by the fixed effects of net configuration and bulk weight</w:t>
      </w:r>
      <w:r w:rsidR="00EF6C33">
        <w:rPr>
          <w:lang w:val="en-US"/>
        </w:rPr>
        <w:t xml:space="preserve"> though some inter-haul variability remains, as captured by the random effects (</w:t>
      </w:r>
      <w:r w:rsidR="00EF6C33" w:rsidRPr="00450F50">
        <w:rPr>
          <w:highlight w:val="yellow"/>
          <w:lang w:val="en-US"/>
        </w:rPr>
        <w:t>Figure</w:t>
      </w:r>
      <w:r w:rsidR="005D60D0">
        <w:rPr>
          <w:highlight w:val="yellow"/>
          <w:lang w:val="en-US"/>
        </w:rPr>
        <w:t>s</w:t>
      </w:r>
      <w:r w:rsidR="00EF6C33" w:rsidRPr="00450F50">
        <w:rPr>
          <w:highlight w:val="yellow"/>
          <w:lang w:val="en-US"/>
        </w:rPr>
        <w:t xml:space="preserve"> </w:t>
      </w:r>
      <w:r w:rsidR="00EF6C33" w:rsidRPr="005D60D0">
        <w:rPr>
          <w:highlight w:val="yellow"/>
          <w:lang w:val="en-US"/>
        </w:rPr>
        <w:t>2</w:t>
      </w:r>
      <w:r w:rsidR="005D60D0" w:rsidRPr="005D60D0">
        <w:rPr>
          <w:highlight w:val="yellow"/>
          <w:lang w:val="en-US"/>
        </w:rPr>
        <w:t xml:space="preserve"> and 3</w:t>
      </w:r>
      <w:r w:rsidR="00EF6C33">
        <w:rPr>
          <w:lang w:val="en-US"/>
        </w:rPr>
        <w:t>)</w:t>
      </w:r>
      <w:r w:rsidR="00ED00B3">
        <w:rPr>
          <w:lang w:val="en-US"/>
        </w:rPr>
        <w:t>.</w:t>
      </w:r>
    </w:p>
    <w:p w14:paraId="2AFDD432" w14:textId="77777777" w:rsidR="003F6976" w:rsidRDefault="00ED00B3">
      <w:pPr>
        <w:rPr>
          <w:lang w:val="en-US"/>
        </w:rPr>
      </w:pPr>
      <w:r>
        <w:rPr>
          <w:lang w:val="en-US"/>
        </w:rPr>
        <w:t xml:space="preserve">The by-haul predictions fit the data well </w:t>
      </w:r>
      <w:r w:rsidR="00492AAD">
        <w:rPr>
          <w:lang w:val="en-US"/>
        </w:rPr>
        <w:t>in both the fixed effects and random effects models (</w:t>
      </w:r>
      <w:r w:rsidR="00492AAD">
        <w:rPr>
          <w:highlight w:val="yellow"/>
          <w:lang w:val="en-US"/>
        </w:rPr>
        <w:t>Figure 3</w:t>
      </w:r>
      <w:r w:rsidR="00492AAD">
        <w:rPr>
          <w:lang w:val="en-US"/>
        </w:rPr>
        <w:t>)</w:t>
      </w:r>
      <w:r w:rsidR="00920552">
        <w:rPr>
          <w:lang w:val="en-US"/>
        </w:rPr>
        <w:t xml:space="preserve"> though the random effects models expectedly fit some haul and mesh combinations better (e.g., 70mm and 80mm in hauls 3 and 5).</w:t>
      </w:r>
      <w:r w:rsidR="0094383D">
        <w:rPr>
          <w:lang w:val="en-US"/>
        </w:rPr>
        <w:t xml:space="preserve"> </w:t>
      </w:r>
      <w:r w:rsidR="0006152C">
        <w:rPr>
          <w:lang w:val="en-US"/>
        </w:rPr>
        <w:t>The overall predictions show a higher proportion of small Nephrops retained in the 70mm, this decreases in the 80mm, 90mm and 100mm (Figure 4). In addition the slope of the proportion retained over length classes goes from negative in the 70mm to positive in the 100mm</w:t>
      </w:r>
      <w:r w:rsidR="00F81F8B">
        <w:rPr>
          <w:lang w:val="en-US"/>
        </w:rPr>
        <w:t xml:space="preserve"> (Figure 4)</w:t>
      </w:r>
      <w:r w:rsidR="0006152C">
        <w:rPr>
          <w:lang w:val="en-US"/>
        </w:rPr>
        <w:t xml:space="preserve">. </w:t>
      </w:r>
      <w:r w:rsidR="00F81F8B">
        <w:rPr>
          <w:lang w:val="en-US"/>
        </w:rPr>
        <w:t>The estimated confidence intervals on the mean proportions are tight reflecting the number of observations contributing to the mean with the considerable between-haul variability accounted for via the fixed and random effects (</w:t>
      </w:r>
      <w:r w:rsidR="00F81F8B" w:rsidRPr="00F81F8B">
        <w:rPr>
          <w:highlight w:val="yellow"/>
          <w:lang w:val="en-US"/>
        </w:rPr>
        <w:t>Figure 3</w:t>
      </w:r>
      <w:r w:rsidR="00F81F8B">
        <w:rPr>
          <w:lang w:val="en-US"/>
        </w:rPr>
        <w:t>).</w:t>
      </w:r>
      <w:r w:rsidR="00086053">
        <w:rPr>
          <w:lang w:val="en-US"/>
        </w:rPr>
        <w:t xml:space="preserve"> Note that confidence intervals on proportions cannot be interpreted separately as the proportions necessarily sum to unity (the region is a simplex).</w:t>
      </w:r>
      <w:r w:rsidR="000136AE">
        <w:rPr>
          <w:lang w:val="en-US"/>
        </w:rPr>
        <w:t xml:space="preserve"> </w:t>
      </w:r>
    </w:p>
    <w:p w14:paraId="66C25EC6" w14:textId="77777777" w:rsidR="006D0F1B" w:rsidRDefault="006D0F1B">
      <w:pPr>
        <w:pStyle w:val="Heading2"/>
      </w:pPr>
    </w:p>
    <w:p w14:paraId="49BABF40" w14:textId="77777777" w:rsidR="006D0F1B" w:rsidRDefault="006D0F1B">
      <w:pPr>
        <w:pStyle w:val="Heading2"/>
      </w:pPr>
    </w:p>
    <w:p w14:paraId="1C47D49E" w14:textId="77777777" w:rsidR="006D0F1B" w:rsidRDefault="008B454A">
      <w:pPr>
        <w:pStyle w:val="Heading2"/>
      </w:pPr>
      <w:r>
        <w:rPr>
          <w:lang w:val="en-US"/>
        </w:rPr>
        <w:t>References</w:t>
      </w:r>
    </w:p>
    <w:p w14:paraId="0AB46720" w14:textId="77777777" w:rsidR="006D0F1B" w:rsidRDefault="008B454A">
      <w:pPr>
        <w:ind w:left="720" w:hanging="720"/>
      </w:pPr>
      <w:proofErr w:type="spellStart"/>
      <w:r>
        <w:rPr>
          <w:lang w:val="en-US"/>
        </w:rPr>
        <w:t>Agresti</w:t>
      </w:r>
      <w:proofErr w:type="spellEnd"/>
      <w:r>
        <w:rPr>
          <w:lang w:val="en-US"/>
        </w:rPr>
        <w:t xml:space="preserve">,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45E4F32B" w14:textId="77777777" w:rsidR="006D0F1B" w:rsidRDefault="008B454A">
      <w:pPr>
        <w:ind w:left="720" w:hanging="720"/>
      </w:pPr>
      <w:r>
        <w:rPr>
          <w:lang w:val="en-US"/>
        </w:rPr>
        <w:t xml:space="preserve">Chen, J., &amp; Li, H. (2013). Variable selection for sparse </w:t>
      </w:r>
      <w:proofErr w:type="spellStart"/>
      <w:r>
        <w:rPr>
          <w:lang w:val="en-US"/>
        </w:rPr>
        <w:t>dirichlet</w:t>
      </w:r>
      <w:proofErr w:type="spellEnd"/>
      <w:r>
        <w:rPr>
          <w:lang w:val="en-US"/>
        </w:rPr>
        <w:t xml:space="preserve">-multinomial regression with an application to microbiome data analysis. </w:t>
      </w:r>
      <w:r>
        <w:rPr>
          <w:i/>
          <w:lang w:val="en-US"/>
        </w:rPr>
        <w:t>The Annals of Applied Statistics</w:t>
      </w:r>
      <w:r>
        <w:rPr>
          <w:lang w:val="en-US"/>
        </w:rPr>
        <w:t>, 7(1) 1-25.</w:t>
      </w:r>
    </w:p>
    <w:p w14:paraId="7B518977" w14:textId="77777777" w:rsidR="006D0F1B" w:rsidRDefault="008B454A">
      <w:pPr>
        <w:ind w:left="720" w:hanging="720"/>
        <w:rPr>
          <w:lang w:val="en-US"/>
        </w:rPr>
      </w:pPr>
      <w:r>
        <w:rPr>
          <w:lang w:val="en-US"/>
        </w:rPr>
        <w:t xml:space="preserve">Fournier, D.A., H.J. </w:t>
      </w:r>
      <w:proofErr w:type="spellStart"/>
      <w:r>
        <w:rPr>
          <w:lang w:val="en-US"/>
        </w:rPr>
        <w:t>Skaug</w:t>
      </w:r>
      <w:proofErr w:type="spellEnd"/>
      <w:r>
        <w:rPr>
          <w:lang w:val="en-US"/>
        </w:rPr>
        <w:t xml:space="preserve">, J. Ancheta, J. </w:t>
      </w:r>
      <w:proofErr w:type="spellStart"/>
      <w:r>
        <w:rPr>
          <w:lang w:val="en-US"/>
        </w:rPr>
        <w:t>Ianelli</w:t>
      </w:r>
      <w:proofErr w:type="spellEnd"/>
      <w:r>
        <w:rPr>
          <w:lang w:val="en-US"/>
        </w:rPr>
        <w:t xml:space="preserve">, A. Magnusson, M.N. Maunder, A. Nielsen, and J. </w:t>
      </w:r>
      <w:proofErr w:type="spellStart"/>
      <w:r>
        <w:rPr>
          <w:lang w:val="en-US"/>
        </w:rPr>
        <w:t>Sibert</w:t>
      </w:r>
      <w:proofErr w:type="spellEnd"/>
      <w:r>
        <w:rPr>
          <w:lang w:val="en-US"/>
        </w:rPr>
        <w:t xml:space="preserve">. (2012). AD Model Builder: using automatic differentiation for statistical inference of highly parameterized complex nonlinear models. </w:t>
      </w:r>
      <w:r>
        <w:rPr>
          <w:i/>
          <w:lang w:val="en-US"/>
        </w:rPr>
        <w:t>Optimization Methods Software</w:t>
      </w:r>
      <w:r>
        <w:rPr>
          <w:lang w:val="en-US"/>
        </w:rPr>
        <w:t>. 27:233-249.</w:t>
      </w:r>
    </w:p>
    <w:p w14:paraId="02139A10" w14:textId="77777777" w:rsidR="00793403" w:rsidRDefault="00793403">
      <w:pPr>
        <w:ind w:left="720" w:hanging="720"/>
      </w:pPr>
      <w:r>
        <w:t xml:space="preserve">Fox, J. (2003). Effect Displays in R for Generalised Linear Models. Journal of Statistical Software, 8(15), 1-27. </w:t>
      </w:r>
    </w:p>
    <w:p w14:paraId="450A06CB" w14:textId="77777777" w:rsidR="006D0F1B" w:rsidRDefault="008B454A">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2CB36F51" w14:textId="77777777" w:rsidR="006D0F1B" w:rsidRDefault="008B454A">
      <w:pPr>
        <w:ind w:left="720" w:hanging="720"/>
      </w:pPr>
      <w:proofErr w:type="spellStart"/>
      <w:r>
        <w:rPr>
          <w:lang w:val="en-US"/>
        </w:rPr>
        <w:t>Hartzel</w:t>
      </w:r>
      <w:proofErr w:type="spellEnd"/>
      <w:r>
        <w:rPr>
          <w:lang w:val="en-US"/>
        </w:rPr>
        <w:t xml:space="preserve">, J., </w:t>
      </w:r>
      <w:proofErr w:type="spellStart"/>
      <w:r>
        <w:rPr>
          <w:lang w:val="en-US"/>
        </w:rPr>
        <w:t>Agresti</w:t>
      </w:r>
      <w:proofErr w:type="spellEnd"/>
      <w:r>
        <w:rPr>
          <w:lang w:val="en-US"/>
        </w:rPr>
        <w:t xml:space="preserve"> A., and </w:t>
      </w:r>
      <w:proofErr w:type="spellStart"/>
      <w:r>
        <w:rPr>
          <w:lang w:val="en-US"/>
        </w:rPr>
        <w:t>Caffo</w:t>
      </w:r>
      <w:proofErr w:type="spellEnd"/>
      <w:r>
        <w:rPr>
          <w:lang w:val="en-US"/>
        </w:rPr>
        <w:t xml:space="preserve">, B. (2001). Multinomial logit random effects models. </w:t>
      </w:r>
      <w:r>
        <w:rPr>
          <w:i/>
          <w:lang w:val="en-US"/>
        </w:rPr>
        <w:t>Statistical Modelling</w:t>
      </w:r>
      <w:r>
        <w:rPr>
          <w:lang w:val="en-US"/>
        </w:rPr>
        <w:t>, 1, 81-102.</w:t>
      </w:r>
    </w:p>
    <w:p w14:paraId="7AC25189" w14:textId="77777777" w:rsidR="006D0F1B" w:rsidRDefault="008B454A">
      <w:pPr>
        <w:ind w:left="720" w:hanging="720"/>
      </w:pPr>
      <w:r>
        <w:rPr>
          <w:lang w:val="en-US"/>
        </w:rPr>
        <w:t xml:space="preserve">Hinde, J. and </w:t>
      </w:r>
      <w:proofErr w:type="spellStart"/>
      <w:r>
        <w:rPr>
          <w:lang w:val="en-US"/>
        </w:rPr>
        <w:t>Demétrio</w:t>
      </w:r>
      <w:proofErr w:type="spellEnd"/>
      <w:r>
        <w:rPr>
          <w:lang w:val="en-US"/>
        </w:rPr>
        <w:t xml:space="preserve">, C.G.B (1998). </w:t>
      </w:r>
      <w:proofErr w:type="spellStart"/>
      <w:r>
        <w:rPr>
          <w:lang w:val="en-US"/>
        </w:rPr>
        <w:t>Overdispersion</w:t>
      </w:r>
      <w:proofErr w:type="spellEnd"/>
      <w:r>
        <w:rPr>
          <w:lang w:val="en-US"/>
        </w:rPr>
        <w:t xml:space="preserve">: models and estimation. </w:t>
      </w:r>
      <w:r>
        <w:rPr>
          <w:i/>
          <w:lang w:val="en-US"/>
        </w:rPr>
        <w:t>Computational Statistics &amp; Data Analysis</w:t>
      </w:r>
      <w:r>
        <w:rPr>
          <w:lang w:val="en-US"/>
        </w:rPr>
        <w:t xml:space="preserve"> 27(2</w:t>
      </w:r>
      <w:proofErr w:type="gramStart"/>
      <w:r>
        <w:rPr>
          <w:lang w:val="en-US"/>
        </w:rPr>
        <w:t>) :</w:t>
      </w:r>
      <w:proofErr w:type="gramEnd"/>
      <w:r>
        <w:rPr>
          <w:lang w:val="en-US"/>
        </w:rPr>
        <w:t xml:space="preserve"> 151-170.</w:t>
      </w:r>
    </w:p>
    <w:p w14:paraId="0BBEF02E" w14:textId="77777777" w:rsidR="006D0F1B" w:rsidRDefault="008B454A">
      <w:pPr>
        <w:ind w:left="720" w:hanging="720"/>
        <w:rPr>
          <w:lang w:val="en-US"/>
        </w:rPr>
      </w:pPr>
      <w:r>
        <w:rPr>
          <w:lang w:val="en-US"/>
        </w:rPr>
        <w:t xml:space="preserve">Holst, R. and </w:t>
      </w:r>
      <w:proofErr w:type="spellStart"/>
      <w:r>
        <w:rPr>
          <w:lang w:val="en-US"/>
        </w:rPr>
        <w:t>Revill</w:t>
      </w:r>
      <w:proofErr w:type="spellEnd"/>
      <w:r>
        <w:rPr>
          <w:lang w:val="en-US"/>
        </w:rPr>
        <w:t xml:space="preserve">, A. (2009). A simple statistical method for catch comparison studies. </w:t>
      </w:r>
      <w:r>
        <w:rPr>
          <w:i/>
          <w:lang w:val="en-US"/>
        </w:rPr>
        <w:t>Fisheries Research</w:t>
      </w:r>
      <w:r>
        <w:rPr>
          <w:lang w:val="en-US"/>
        </w:rPr>
        <w:t xml:space="preserve"> 95(2): 254-259.</w:t>
      </w:r>
    </w:p>
    <w:p w14:paraId="3710CE7B" w14:textId="77777777" w:rsidR="0065345C" w:rsidRDefault="0065345C">
      <w:pPr>
        <w:ind w:left="720" w:hanging="720"/>
      </w:pPr>
      <w:r>
        <w:t xml:space="preserve">McFadden, D. (1973). </w:t>
      </w:r>
      <w:r w:rsidRPr="0065345C">
        <w:t xml:space="preserve">Conditional logit analysis </w:t>
      </w:r>
      <w:r>
        <w:t xml:space="preserve">of qualitative choice </w:t>
      </w:r>
      <w:proofErr w:type="spellStart"/>
      <w:r>
        <w:t>behavior</w:t>
      </w:r>
      <w:proofErr w:type="spellEnd"/>
      <w:r>
        <w:t>.</w:t>
      </w:r>
      <w:r w:rsidRPr="0065345C">
        <w:t xml:space="preserve"> </w:t>
      </w:r>
      <w:r>
        <w:t xml:space="preserve">In P. </w:t>
      </w:r>
      <w:proofErr w:type="spellStart"/>
      <w:r>
        <w:t>Zarembka</w:t>
      </w:r>
      <w:proofErr w:type="spellEnd"/>
      <w:r>
        <w:t xml:space="preserve">, ed., </w:t>
      </w:r>
      <w:r w:rsidRPr="0065345C">
        <w:rPr>
          <w:i/>
        </w:rPr>
        <w:t>Frontiers in Econometrics</w:t>
      </w:r>
      <w:r>
        <w:t>. New York: Academic Press.</w:t>
      </w:r>
    </w:p>
    <w:p w14:paraId="1ACE2040" w14:textId="77777777" w:rsidR="006D0F1B" w:rsidRDefault="008B454A">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70B7E960" w14:textId="77777777" w:rsidR="006D0F1B" w:rsidRDefault="008B454A">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5A80F592" w14:textId="77777777" w:rsidR="006D0F1B" w:rsidRDefault="008B454A">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2059B8E2" w14:textId="77777777" w:rsidR="006D0F1B" w:rsidRDefault="008B454A">
      <w:pPr>
        <w:ind w:left="720" w:hanging="720"/>
      </w:pPr>
      <w:r>
        <w:rPr>
          <w:lang w:val="en-US"/>
        </w:rPr>
        <w:t xml:space="preserve">R Core Team (2015). R: A language and environment for statistical computing. R Foundation for Statistical Computing, Vienna, Austria. URL </w:t>
      </w:r>
      <w:hyperlink r:id="rId7">
        <w:r>
          <w:rPr>
            <w:rStyle w:val="InternetLink"/>
          </w:rPr>
          <w:t>http://www.R-project.org/</w:t>
        </w:r>
      </w:hyperlink>
    </w:p>
    <w:p w14:paraId="2D167D96" w14:textId="77777777" w:rsidR="006D0F1B" w:rsidRDefault="008B454A">
      <w:pPr>
        <w:ind w:left="720" w:hanging="720"/>
      </w:pPr>
      <w:proofErr w:type="spellStart"/>
      <w:r>
        <w:rPr>
          <w:lang w:val="en-US"/>
        </w:rPr>
        <w:t>Skaug</w:t>
      </w:r>
      <w:proofErr w:type="spellEnd"/>
      <w:r>
        <w:rPr>
          <w:lang w:val="en-US"/>
        </w:rPr>
        <w:t>, H.J. and Fournier, D.A. (2006). Automatic approximation of the marginal likelihood in non-Gaussian hierarchical models. Computational Statistics &amp; Data Analysis, 51(2): 699–709.</w:t>
      </w:r>
    </w:p>
    <w:p w14:paraId="52DCA1E8" w14:textId="77777777" w:rsidR="000B1DDB" w:rsidRDefault="000B1DDB">
      <w:pPr>
        <w:ind w:left="720" w:hanging="720"/>
      </w:pPr>
    </w:p>
    <w:p w14:paraId="753C26E2" w14:textId="77777777" w:rsidR="000B1DDB" w:rsidRDefault="000B1DDB" w:rsidP="000B1DDB">
      <w:pPr>
        <w:pStyle w:val="Textbody"/>
      </w:pPr>
    </w:p>
    <w:p w14:paraId="1FAC91A2" w14:textId="77777777" w:rsidR="003A6E2D" w:rsidRDefault="003A6E2D" w:rsidP="00E7161A">
      <w:pPr>
        <w:pStyle w:val="Caption"/>
        <w:keepNext/>
        <w:rPr>
          <w:i w:val="0"/>
          <w:sz w:val="24"/>
          <w:szCs w:val="24"/>
        </w:rPr>
      </w:pPr>
    </w:p>
    <w:p w14:paraId="3A5BAC20" w14:textId="77777777" w:rsidR="003A6E2D" w:rsidRDefault="003A6E2D" w:rsidP="00E7161A">
      <w:pPr>
        <w:pStyle w:val="Caption"/>
        <w:keepNext/>
        <w:rPr>
          <w:i w:val="0"/>
          <w:sz w:val="24"/>
          <w:szCs w:val="24"/>
        </w:rPr>
      </w:pPr>
    </w:p>
    <w:p w14:paraId="69E70AE9" w14:textId="77777777" w:rsidR="003A6E2D" w:rsidRDefault="003A6E2D" w:rsidP="00E7161A">
      <w:pPr>
        <w:pStyle w:val="Caption"/>
        <w:keepNext/>
        <w:rPr>
          <w:i w:val="0"/>
          <w:sz w:val="24"/>
          <w:szCs w:val="24"/>
        </w:rPr>
      </w:pPr>
    </w:p>
    <w:p w14:paraId="5F9A6AD4" w14:textId="77777777" w:rsidR="003A6E2D" w:rsidRDefault="003A6E2D" w:rsidP="00E7161A">
      <w:pPr>
        <w:pStyle w:val="Caption"/>
        <w:keepNext/>
        <w:rPr>
          <w:i w:val="0"/>
          <w:sz w:val="24"/>
          <w:szCs w:val="24"/>
        </w:rPr>
      </w:pPr>
    </w:p>
    <w:p w14:paraId="42012D38" w14:textId="77777777" w:rsidR="003A6E2D" w:rsidRDefault="003A6E2D" w:rsidP="00E7161A">
      <w:pPr>
        <w:pStyle w:val="Caption"/>
        <w:keepNext/>
        <w:rPr>
          <w:i w:val="0"/>
          <w:sz w:val="24"/>
          <w:szCs w:val="24"/>
        </w:rPr>
      </w:pPr>
    </w:p>
    <w:p w14:paraId="4CC3482C" w14:textId="77777777" w:rsidR="000E016D" w:rsidRDefault="000E016D" w:rsidP="000E016D">
      <w:pPr>
        <w:jc w:val="both"/>
        <w:rPr>
          <w:ins w:id="3" w:author="Coilin" w:date="2015-11-13T12:10:00Z"/>
        </w:rPr>
      </w:pPr>
      <w:ins w:id="4" w:author="Coilin" w:date="2015-11-13T12:10:00Z">
        <w:r>
          <w:t>Table 1, vessel and gear information</w:t>
        </w:r>
      </w:ins>
    </w:p>
    <w:tbl>
      <w:tblPr>
        <w:tblStyle w:val="TableGrid"/>
        <w:tblW w:w="0" w:type="auto"/>
        <w:tblLook w:val="04A0" w:firstRow="1" w:lastRow="0" w:firstColumn="1" w:lastColumn="0" w:noHBand="0" w:noVBand="1"/>
      </w:tblPr>
      <w:tblGrid>
        <w:gridCol w:w="4515"/>
        <w:gridCol w:w="4501"/>
      </w:tblGrid>
      <w:tr w:rsidR="000E016D" w14:paraId="26F9029B" w14:textId="77777777" w:rsidTr="006C15C2">
        <w:trPr>
          <w:ins w:id="5" w:author="Coilin" w:date="2015-11-13T12:10:00Z"/>
        </w:trPr>
        <w:tc>
          <w:tcPr>
            <w:tcW w:w="4621" w:type="dxa"/>
          </w:tcPr>
          <w:p w14:paraId="7AB49F84" w14:textId="77777777" w:rsidR="000E016D" w:rsidRDefault="000E016D" w:rsidP="006C15C2">
            <w:pPr>
              <w:jc w:val="both"/>
              <w:rPr>
                <w:ins w:id="6" w:author="Coilin" w:date="2015-11-13T12:10:00Z"/>
              </w:rPr>
            </w:pPr>
            <w:ins w:id="7" w:author="Coilin" w:date="2015-11-13T12:10:00Z">
              <w:r>
                <w:t>Vessel</w:t>
              </w:r>
            </w:ins>
          </w:p>
        </w:tc>
        <w:tc>
          <w:tcPr>
            <w:tcW w:w="4621" w:type="dxa"/>
          </w:tcPr>
          <w:p w14:paraId="7E58927F" w14:textId="77777777" w:rsidR="000E016D" w:rsidRDefault="000E016D" w:rsidP="006C15C2">
            <w:pPr>
              <w:jc w:val="both"/>
              <w:rPr>
                <w:ins w:id="8" w:author="Coilin" w:date="2015-11-13T12:10:00Z"/>
              </w:rPr>
            </w:pPr>
            <w:ins w:id="9" w:author="Coilin" w:date="2015-11-13T12:10:00Z">
              <w:r>
                <w:t>Our Lass II (DA261)</w:t>
              </w:r>
            </w:ins>
          </w:p>
        </w:tc>
      </w:tr>
      <w:tr w:rsidR="000E016D" w14:paraId="1AC02E9D" w14:textId="77777777" w:rsidTr="006C15C2">
        <w:trPr>
          <w:ins w:id="10" w:author="Coilin" w:date="2015-11-13T12:10:00Z"/>
        </w:trPr>
        <w:tc>
          <w:tcPr>
            <w:tcW w:w="4621" w:type="dxa"/>
          </w:tcPr>
          <w:p w14:paraId="39E5C083" w14:textId="77777777" w:rsidR="000E016D" w:rsidRDefault="000E016D" w:rsidP="006C15C2">
            <w:pPr>
              <w:jc w:val="both"/>
              <w:rPr>
                <w:ins w:id="11" w:author="Coilin" w:date="2015-11-13T12:10:00Z"/>
              </w:rPr>
            </w:pPr>
            <w:ins w:id="12" w:author="Coilin" w:date="2015-11-13T12:10:00Z">
              <w:r>
                <w:t xml:space="preserve">Vessel Length Overall </w:t>
              </w:r>
            </w:ins>
          </w:p>
        </w:tc>
        <w:tc>
          <w:tcPr>
            <w:tcW w:w="4621" w:type="dxa"/>
          </w:tcPr>
          <w:p w14:paraId="3E173104" w14:textId="77777777" w:rsidR="000E016D" w:rsidRDefault="000E016D" w:rsidP="006C15C2">
            <w:pPr>
              <w:jc w:val="both"/>
              <w:rPr>
                <w:ins w:id="13" w:author="Coilin" w:date="2015-11-13T12:10:00Z"/>
              </w:rPr>
            </w:pPr>
            <w:ins w:id="14" w:author="Coilin" w:date="2015-11-13T12:10:00Z">
              <w:r>
                <w:t>21.7m</w:t>
              </w:r>
            </w:ins>
          </w:p>
        </w:tc>
      </w:tr>
      <w:tr w:rsidR="000E016D" w14:paraId="05A02537" w14:textId="77777777" w:rsidTr="006C15C2">
        <w:trPr>
          <w:ins w:id="15" w:author="Coilin" w:date="2015-11-13T12:10:00Z"/>
        </w:trPr>
        <w:tc>
          <w:tcPr>
            <w:tcW w:w="4621" w:type="dxa"/>
          </w:tcPr>
          <w:p w14:paraId="59C8ED70" w14:textId="77777777" w:rsidR="000E016D" w:rsidRDefault="000E016D" w:rsidP="006C15C2">
            <w:pPr>
              <w:jc w:val="both"/>
              <w:rPr>
                <w:ins w:id="16" w:author="Coilin" w:date="2015-11-13T12:10:00Z"/>
              </w:rPr>
            </w:pPr>
            <w:ins w:id="17" w:author="Coilin" w:date="2015-11-13T12:10:00Z">
              <w:r>
                <w:t>Engine power</w:t>
              </w:r>
            </w:ins>
          </w:p>
        </w:tc>
        <w:tc>
          <w:tcPr>
            <w:tcW w:w="4621" w:type="dxa"/>
          </w:tcPr>
          <w:p w14:paraId="0C49C891" w14:textId="77777777" w:rsidR="000E016D" w:rsidRDefault="000E016D" w:rsidP="006C15C2">
            <w:pPr>
              <w:jc w:val="both"/>
              <w:rPr>
                <w:ins w:id="18" w:author="Coilin" w:date="2015-11-13T12:10:00Z"/>
              </w:rPr>
            </w:pPr>
            <w:ins w:id="19" w:author="Coilin" w:date="2015-11-13T12:10:00Z">
              <w:r>
                <w:t>484kW</w:t>
              </w:r>
            </w:ins>
          </w:p>
        </w:tc>
      </w:tr>
      <w:tr w:rsidR="000E016D" w14:paraId="30AC1B45" w14:textId="77777777" w:rsidTr="006C15C2">
        <w:trPr>
          <w:ins w:id="20" w:author="Coilin" w:date="2015-11-13T12:10:00Z"/>
        </w:trPr>
        <w:tc>
          <w:tcPr>
            <w:tcW w:w="4621" w:type="dxa"/>
          </w:tcPr>
          <w:p w14:paraId="6BC06DD8" w14:textId="77777777" w:rsidR="000E016D" w:rsidRDefault="000E016D" w:rsidP="006C15C2">
            <w:pPr>
              <w:jc w:val="both"/>
              <w:rPr>
                <w:ins w:id="21" w:author="Coilin" w:date="2015-11-13T12:10:00Z"/>
              </w:rPr>
            </w:pPr>
            <w:ins w:id="22" w:author="Coilin" w:date="2015-11-13T12:10:00Z">
              <w:r>
                <w:t>Home port</w:t>
              </w:r>
            </w:ins>
          </w:p>
        </w:tc>
        <w:tc>
          <w:tcPr>
            <w:tcW w:w="4621" w:type="dxa"/>
          </w:tcPr>
          <w:p w14:paraId="5042E084" w14:textId="77777777" w:rsidR="000E016D" w:rsidRDefault="000E016D" w:rsidP="006C15C2">
            <w:pPr>
              <w:jc w:val="both"/>
              <w:rPr>
                <w:ins w:id="23" w:author="Coilin" w:date="2015-11-13T12:10:00Z"/>
              </w:rPr>
            </w:pPr>
            <w:proofErr w:type="spellStart"/>
            <w:ins w:id="24" w:author="Coilin" w:date="2015-11-13T12:10:00Z">
              <w:r>
                <w:t>Howth</w:t>
              </w:r>
              <w:proofErr w:type="spellEnd"/>
              <w:r>
                <w:t>, Ireland</w:t>
              </w:r>
            </w:ins>
          </w:p>
        </w:tc>
      </w:tr>
      <w:tr w:rsidR="000E016D" w14:paraId="0A9B6182" w14:textId="77777777" w:rsidTr="006C15C2">
        <w:trPr>
          <w:ins w:id="25" w:author="Coilin" w:date="2015-11-13T12:10:00Z"/>
        </w:trPr>
        <w:tc>
          <w:tcPr>
            <w:tcW w:w="4621" w:type="dxa"/>
          </w:tcPr>
          <w:p w14:paraId="559EEE72" w14:textId="77777777" w:rsidR="000E016D" w:rsidRDefault="000E016D" w:rsidP="006C15C2">
            <w:pPr>
              <w:jc w:val="both"/>
              <w:rPr>
                <w:ins w:id="26" w:author="Coilin" w:date="2015-11-13T12:10:00Z"/>
              </w:rPr>
            </w:pPr>
            <w:ins w:id="27" w:author="Coilin" w:date="2015-11-13T12:10:00Z">
              <w:r>
                <w:t>Trawl type</w:t>
              </w:r>
            </w:ins>
          </w:p>
        </w:tc>
        <w:tc>
          <w:tcPr>
            <w:tcW w:w="4621" w:type="dxa"/>
          </w:tcPr>
          <w:p w14:paraId="4D2E7716" w14:textId="77777777" w:rsidR="000E016D" w:rsidRDefault="000E016D" w:rsidP="006C15C2">
            <w:pPr>
              <w:jc w:val="both"/>
              <w:rPr>
                <w:ins w:id="28" w:author="Coilin" w:date="2015-11-13T12:10:00Z"/>
              </w:rPr>
            </w:pPr>
            <w:ins w:id="29" w:author="Coilin" w:date="2015-11-13T12:10:00Z">
              <w:r>
                <w:t>Quad-rig Nephrops</w:t>
              </w:r>
            </w:ins>
          </w:p>
        </w:tc>
      </w:tr>
      <w:tr w:rsidR="000E016D" w14:paraId="581A5996" w14:textId="77777777" w:rsidTr="006C15C2">
        <w:trPr>
          <w:ins w:id="30" w:author="Coilin" w:date="2015-11-13T12:10:00Z"/>
        </w:trPr>
        <w:tc>
          <w:tcPr>
            <w:tcW w:w="4621" w:type="dxa"/>
          </w:tcPr>
          <w:p w14:paraId="05F87BE4" w14:textId="77777777" w:rsidR="000E016D" w:rsidRDefault="000E016D" w:rsidP="006C15C2">
            <w:pPr>
              <w:jc w:val="both"/>
              <w:rPr>
                <w:ins w:id="31" w:author="Coilin" w:date="2015-11-13T12:10:00Z"/>
              </w:rPr>
            </w:pPr>
            <w:ins w:id="32" w:author="Coilin" w:date="2015-11-13T12:10:00Z">
              <w:r>
                <w:t>Trawl manufacturer</w:t>
              </w:r>
            </w:ins>
          </w:p>
        </w:tc>
        <w:tc>
          <w:tcPr>
            <w:tcW w:w="4621" w:type="dxa"/>
          </w:tcPr>
          <w:p w14:paraId="28B58E21" w14:textId="77777777" w:rsidR="000E016D" w:rsidRDefault="000E016D" w:rsidP="006C15C2">
            <w:pPr>
              <w:jc w:val="both"/>
              <w:rPr>
                <w:ins w:id="33" w:author="Coilin" w:date="2015-11-13T12:10:00Z"/>
              </w:rPr>
            </w:pPr>
            <w:ins w:id="34" w:author="Coilin" w:date="2015-11-13T12:10:00Z">
              <w:r>
                <w:t>Pepe Trawls Ltd., Ireland</w:t>
              </w:r>
            </w:ins>
          </w:p>
        </w:tc>
      </w:tr>
      <w:tr w:rsidR="000E016D" w14:paraId="52104E70" w14:textId="77777777" w:rsidTr="006C15C2">
        <w:trPr>
          <w:ins w:id="35" w:author="Coilin" w:date="2015-11-13T12:10:00Z"/>
        </w:trPr>
        <w:tc>
          <w:tcPr>
            <w:tcW w:w="4621" w:type="dxa"/>
          </w:tcPr>
          <w:p w14:paraId="05EBA1EB" w14:textId="77777777" w:rsidR="000E016D" w:rsidRDefault="000E016D" w:rsidP="006C15C2">
            <w:pPr>
              <w:jc w:val="both"/>
              <w:rPr>
                <w:ins w:id="36" w:author="Coilin" w:date="2015-11-13T12:10:00Z"/>
              </w:rPr>
            </w:pPr>
            <w:ins w:id="37" w:author="Coilin" w:date="2015-11-13T12:10:00Z">
              <w:r>
                <w:t>Otter board manufacturer/ type</w:t>
              </w:r>
            </w:ins>
          </w:p>
        </w:tc>
        <w:tc>
          <w:tcPr>
            <w:tcW w:w="4621" w:type="dxa"/>
          </w:tcPr>
          <w:p w14:paraId="3BAF605B" w14:textId="77777777" w:rsidR="000E016D" w:rsidRDefault="000E016D" w:rsidP="006C15C2">
            <w:pPr>
              <w:jc w:val="both"/>
              <w:rPr>
                <w:ins w:id="38" w:author="Coilin" w:date="2015-11-13T12:10:00Z"/>
              </w:rPr>
            </w:pPr>
            <w:ins w:id="39" w:author="Coilin" w:date="2015-11-13T12:10:00Z">
              <w:r>
                <w:t>Dunbar 7’6”</w:t>
              </w:r>
            </w:ins>
          </w:p>
        </w:tc>
      </w:tr>
      <w:tr w:rsidR="000E016D" w14:paraId="161C44F6" w14:textId="77777777" w:rsidTr="006C15C2">
        <w:trPr>
          <w:ins w:id="40" w:author="Coilin" w:date="2015-11-13T12:10:00Z"/>
        </w:trPr>
        <w:tc>
          <w:tcPr>
            <w:tcW w:w="4621" w:type="dxa"/>
          </w:tcPr>
          <w:p w14:paraId="569DEE2F" w14:textId="77777777" w:rsidR="000E016D" w:rsidRDefault="000E016D" w:rsidP="006C15C2">
            <w:pPr>
              <w:jc w:val="both"/>
              <w:rPr>
                <w:ins w:id="41" w:author="Coilin" w:date="2015-11-13T12:10:00Z"/>
              </w:rPr>
            </w:pPr>
            <w:ins w:id="42" w:author="Coilin" w:date="2015-11-13T12:10:00Z">
              <w:r>
                <w:t>Door weight</w:t>
              </w:r>
            </w:ins>
          </w:p>
        </w:tc>
        <w:tc>
          <w:tcPr>
            <w:tcW w:w="4621" w:type="dxa"/>
          </w:tcPr>
          <w:p w14:paraId="03C77691" w14:textId="77777777" w:rsidR="000E016D" w:rsidRDefault="000E016D" w:rsidP="006C15C2">
            <w:pPr>
              <w:jc w:val="both"/>
              <w:rPr>
                <w:ins w:id="43" w:author="Coilin" w:date="2015-11-13T12:10:00Z"/>
              </w:rPr>
            </w:pPr>
            <w:ins w:id="44" w:author="Coilin" w:date="2015-11-13T12:10:00Z">
              <w:r>
                <w:t>492kg</w:t>
              </w:r>
            </w:ins>
          </w:p>
        </w:tc>
      </w:tr>
      <w:tr w:rsidR="000E016D" w14:paraId="3BC01CE6" w14:textId="77777777" w:rsidTr="006C15C2">
        <w:trPr>
          <w:ins w:id="45" w:author="Coilin" w:date="2015-11-13T12:10:00Z"/>
        </w:trPr>
        <w:tc>
          <w:tcPr>
            <w:tcW w:w="4621" w:type="dxa"/>
          </w:tcPr>
          <w:p w14:paraId="558E5241" w14:textId="77777777" w:rsidR="000E016D" w:rsidRDefault="000E016D" w:rsidP="006C15C2">
            <w:pPr>
              <w:jc w:val="both"/>
              <w:rPr>
                <w:ins w:id="46" w:author="Coilin" w:date="2015-11-13T12:10:00Z"/>
              </w:rPr>
            </w:pPr>
            <w:ins w:id="47" w:author="Coilin" w:date="2015-11-13T12:10:00Z">
              <w:r>
                <w:t>Clump weight type/ weight</w:t>
              </w:r>
            </w:ins>
          </w:p>
        </w:tc>
        <w:tc>
          <w:tcPr>
            <w:tcW w:w="4621" w:type="dxa"/>
          </w:tcPr>
          <w:p w14:paraId="4FF66CFE" w14:textId="77777777" w:rsidR="000E016D" w:rsidRDefault="000E016D" w:rsidP="006C15C2">
            <w:pPr>
              <w:jc w:val="both"/>
              <w:rPr>
                <w:ins w:id="48" w:author="Coilin" w:date="2015-11-13T12:10:00Z"/>
              </w:rPr>
            </w:pPr>
            <w:ins w:id="49" w:author="Coilin" w:date="2015-11-13T12:10:00Z">
              <w:r>
                <w:t>Roller/ 680kg</w:t>
              </w:r>
            </w:ins>
          </w:p>
        </w:tc>
      </w:tr>
      <w:tr w:rsidR="000E016D" w14:paraId="4EF1193A" w14:textId="77777777" w:rsidTr="006C15C2">
        <w:trPr>
          <w:ins w:id="50" w:author="Coilin" w:date="2015-11-13T12:10:00Z"/>
        </w:trPr>
        <w:tc>
          <w:tcPr>
            <w:tcW w:w="4621" w:type="dxa"/>
          </w:tcPr>
          <w:p w14:paraId="5421681D" w14:textId="77777777" w:rsidR="000E016D" w:rsidRDefault="000E016D" w:rsidP="006C15C2">
            <w:pPr>
              <w:jc w:val="both"/>
              <w:rPr>
                <w:ins w:id="51" w:author="Coilin" w:date="2015-11-13T12:10:00Z"/>
              </w:rPr>
            </w:pPr>
            <w:ins w:id="52" w:author="Coilin" w:date="2015-11-13T12:10:00Z">
              <w:r>
                <w:t>Door to clump spread (average)</w:t>
              </w:r>
            </w:ins>
          </w:p>
        </w:tc>
        <w:tc>
          <w:tcPr>
            <w:tcW w:w="4621" w:type="dxa"/>
          </w:tcPr>
          <w:p w14:paraId="20A40218" w14:textId="77777777" w:rsidR="000E016D" w:rsidRDefault="000E016D" w:rsidP="006C15C2">
            <w:pPr>
              <w:jc w:val="both"/>
              <w:rPr>
                <w:ins w:id="53" w:author="Coilin" w:date="2015-11-13T12:10:00Z"/>
              </w:rPr>
            </w:pPr>
            <w:ins w:id="54" w:author="Coilin" w:date="2015-11-13T12:10:00Z">
              <w:r>
                <w:t>34.4m</w:t>
              </w:r>
              <w:bookmarkStart w:id="55" w:name="_GoBack"/>
              <w:bookmarkEnd w:id="55"/>
            </w:ins>
          </w:p>
        </w:tc>
      </w:tr>
      <w:tr w:rsidR="000E016D" w14:paraId="66A6FE14" w14:textId="77777777" w:rsidTr="006C15C2">
        <w:trPr>
          <w:ins w:id="56" w:author="Coilin" w:date="2015-11-13T12:10:00Z"/>
        </w:trPr>
        <w:tc>
          <w:tcPr>
            <w:tcW w:w="4621" w:type="dxa"/>
          </w:tcPr>
          <w:p w14:paraId="12619CFE" w14:textId="77777777" w:rsidR="000E016D" w:rsidRDefault="000E016D" w:rsidP="006C15C2">
            <w:pPr>
              <w:jc w:val="both"/>
              <w:rPr>
                <w:ins w:id="57" w:author="Coilin" w:date="2015-11-13T12:10:00Z"/>
              </w:rPr>
            </w:pPr>
            <w:ins w:id="58" w:author="Coilin" w:date="2015-11-13T12:10:00Z">
              <w:r>
                <w:t xml:space="preserve">Sweep length </w:t>
              </w:r>
            </w:ins>
          </w:p>
        </w:tc>
        <w:tc>
          <w:tcPr>
            <w:tcW w:w="4621" w:type="dxa"/>
          </w:tcPr>
          <w:p w14:paraId="45D0645C" w14:textId="77777777" w:rsidR="000E016D" w:rsidRDefault="000E016D" w:rsidP="006C15C2">
            <w:pPr>
              <w:jc w:val="both"/>
              <w:rPr>
                <w:ins w:id="59" w:author="Coilin" w:date="2015-11-13T12:10:00Z"/>
              </w:rPr>
            </w:pPr>
            <w:ins w:id="60" w:author="Coilin" w:date="2015-11-13T12:10:00Z">
              <w:r>
                <w:t>50 + 20m</w:t>
              </w:r>
            </w:ins>
          </w:p>
        </w:tc>
      </w:tr>
      <w:tr w:rsidR="000E016D" w14:paraId="64F5EA5C" w14:textId="77777777" w:rsidTr="006C15C2">
        <w:trPr>
          <w:ins w:id="61" w:author="Coilin" w:date="2015-11-13T12:10:00Z"/>
        </w:trPr>
        <w:tc>
          <w:tcPr>
            <w:tcW w:w="4621" w:type="dxa"/>
          </w:tcPr>
          <w:p w14:paraId="2F6E2B3F" w14:textId="77777777" w:rsidR="000E016D" w:rsidRDefault="000E016D" w:rsidP="006C15C2">
            <w:pPr>
              <w:jc w:val="both"/>
              <w:rPr>
                <w:ins w:id="62" w:author="Coilin" w:date="2015-11-13T12:10:00Z"/>
              </w:rPr>
            </w:pPr>
            <w:proofErr w:type="spellStart"/>
            <w:ins w:id="63" w:author="Coilin" w:date="2015-11-13T12:10:00Z">
              <w:r>
                <w:t>Codend</w:t>
              </w:r>
              <w:proofErr w:type="spellEnd"/>
              <w:r>
                <w:t xml:space="preserve"> nominal mesh size</w:t>
              </w:r>
            </w:ins>
          </w:p>
        </w:tc>
        <w:tc>
          <w:tcPr>
            <w:tcW w:w="4621" w:type="dxa"/>
          </w:tcPr>
          <w:p w14:paraId="307DCB88" w14:textId="77777777" w:rsidR="000E016D" w:rsidRDefault="000E016D" w:rsidP="006C15C2">
            <w:pPr>
              <w:jc w:val="both"/>
              <w:rPr>
                <w:ins w:id="64" w:author="Coilin" w:date="2015-11-13T12:10:00Z"/>
              </w:rPr>
            </w:pPr>
            <w:proofErr w:type="spellStart"/>
            <w:ins w:id="65" w:author="Coilin" w:date="2015-11-13T12:10:00Z">
              <w:r>
                <w:t>Codend</w:t>
              </w:r>
              <w:proofErr w:type="spellEnd"/>
              <w:r>
                <w:t xml:space="preserve"> measured mesh size</w:t>
              </w:r>
            </w:ins>
          </w:p>
        </w:tc>
      </w:tr>
      <w:tr w:rsidR="000E016D" w14:paraId="7536EBD7" w14:textId="77777777" w:rsidTr="006C15C2">
        <w:trPr>
          <w:ins w:id="66" w:author="Coilin" w:date="2015-11-13T12:10:00Z"/>
        </w:trPr>
        <w:tc>
          <w:tcPr>
            <w:tcW w:w="4621" w:type="dxa"/>
          </w:tcPr>
          <w:p w14:paraId="492CAFFA" w14:textId="77777777" w:rsidR="000E016D" w:rsidRDefault="000E016D" w:rsidP="006C15C2">
            <w:pPr>
              <w:jc w:val="both"/>
              <w:rPr>
                <w:ins w:id="67" w:author="Coilin" w:date="2015-11-13T12:10:00Z"/>
              </w:rPr>
            </w:pPr>
            <w:ins w:id="68" w:author="Coilin" w:date="2015-11-13T12:10:00Z">
              <w:r>
                <w:t>70mm</w:t>
              </w:r>
            </w:ins>
          </w:p>
        </w:tc>
        <w:tc>
          <w:tcPr>
            <w:tcW w:w="4621" w:type="dxa"/>
          </w:tcPr>
          <w:p w14:paraId="5267DA84" w14:textId="77777777" w:rsidR="000E016D" w:rsidRDefault="000E016D" w:rsidP="006C15C2">
            <w:pPr>
              <w:jc w:val="both"/>
              <w:rPr>
                <w:ins w:id="69" w:author="Coilin" w:date="2015-11-13T12:10:00Z"/>
              </w:rPr>
            </w:pPr>
            <w:ins w:id="70" w:author="Coilin" w:date="2015-11-13T12:10:00Z">
              <w:r>
                <w:t>70.8mm</w:t>
              </w:r>
            </w:ins>
          </w:p>
        </w:tc>
      </w:tr>
      <w:tr w:rsidR="000E016D" w14:paraId="2CBA6786" w14:textId="77777777" w:rsidTr="006C15C2">
        <w:trPr>
          <w:ins w:id="71" w:author="Coilin" w:date="2015-11-13T12:10:00Z"/>
        </w:trPr>
        <w:tc>
          <w:tcPr>
            <w:tcW w:w="4621" w:type="dxa"/>
          </w:tcPr>
          <w:p w14:paraId="57029AE7" w14:textId="77777777" w:rsidR="000E016D" w:rsidRDefault="000E016D" w:rsidP="006C15C2">
            <w:pPr>
              <w:jc w:val="both"/>
              <w:rPr>
                <w:ins w:id="72" w:author="Coilin" w:date="2015-11-13T12:10:00Z"/>
              </w:rPr>
            </w:pPr>
            <w:ins w:id="73" w:author="Coilin" w:date="2015-11-13T12:10:00Z">
              <w:r>
                <w:t>80mm</w:t>
              </w:r>
            </w:ins>
          </w:p>
        </w:tc>
        <w:tc>
          <w:tcPr>
            <w:tcW w:w="4621" w:type="dxa"/>
          </w:tcPr>
          <w:p w14:paraId="19FD7D3E" w14:textId="77777777" w:rsidR="000E016D" w:rsidRDefault="000E016D" w:rsidP="006C15C2">
            <w:pPr>
              <w:jc w:val="both"/>
              <w:rPr>
                <w:ins w:id="74" w:author="Coilin" w:date="2015-11-13T12:10:00Z"/>
              </w:rPr>
            </w:pPr>
            <w:ins w:id="75" w:author="Coilin" w:date="2015-11-13T12:10:00Z">
              <w:r>
                <w:t>80.8mm</w:t>
              </w:r>
            </w:ins>
          </w:p>
        </w:tc>
      </w:tr>
      <w:tr w:rsidR="000E016D" w14:paraId="525F7005" w14:textId="77777777" w:rsidTr="006C15C2">
        <w:trPr>
          <w:ins w:id="76" w:author="Coilin" w:date="2015-11-13T12:10:00Z"/>
        </w:trPr>
        <w:tc>
          <w:tcPr>
            <w:tcW w:w="4621" w:type="dxa"/>
          </w:tcPr>
          <w:p w14:paraId="06225BC5" w14:textId="77777777" w:rsidR="000E016D" w:rsidRDefault="000E016D" w:rsidP="006C15C2">
            <w:pPr>
              <w:jc w:val="both"/>
              <w:rPr>
                <w:ins w:id="77" w:author="Coilin" w:date="2015-11-13T12:10:00Z"/>
              </w:rPr>
            </w:pPr>
            <w:ins w:id="78" w:author="Coilin" w:date="2015-11-13T12:10:00Z">
              <w:r>
                <w:t>90mm</w:t>
              </w:r>
            </w:ins>
          </w:p>
        </w:tc>
        <w:tc>
          <w:tcPr>
            <w:tcW w:w="4621" w:type="dxa"/>
          </w:tcPr>
          <w:p w14:paraId="6F27511B" w14:textId="77777777" w:rsidR="000E016D" w:rsidRDefault="000E016D" w:rsidP="006C15C2">
            <w:pPr>
              <w:jc w:val="both"/>
              <w:rPr>
                <w:ins w:id="79" w:author="Coilin" w:date="2015-11-13T12:10:00Z"/>
              </w:rPr>
            </w:pPr>
            <w:ins w:id="80" w:author="Coilin" w:date="2015-11-13T12:10:00Z">
              <w:r>
                <w:t>92.6mm</w:t>
              </w:r>
            </w:ins>
          </w:p>
        </w:tc>
      </w:tr>
      <w:tr w:rsidR="000E016D" w14:paraId="4C8EC238" w14:textId="77777777" w:rsidTr="006C15C2">
        <w:trPr>
          <w:ins w:id="81" w:author="Coilin" w:date="2015-11-13T12:10:00Z"/>
        </w:trPr>
        <w:tc>
          <w:tcPr>
            <w:tcW w:w="4621" w:type="dxa"/>
          </w:tcPr>
          <w:p w14:paraId="3259495B" w14:textId="77777777" w:rsidR="000E016D" w:rsidRDefault="000E016D" w:rsidP="006C15C2">
            <w:pPr>
              <w:jc w:val="both"/>
              <w:rPr>
                <w:ins w:id="82" w:author="Coilin" w:date="2015-11-13T12:10:00Z"/>
              </w:rPr>
            </w:pPr>
            <w:ins w:id="83" w:author="Coilin" w:date="2015-11-13T12:10:00Z">
              <w:r>
                <w:t>100mm</w:t>
              </w:r>
            </w:ins>
          </w:p>
        </w:tc>
        <w:tc>
          <w:tcPr>
            <w:tcW w:w="4621" w:type="dxa"/>
          </w:tcPr>
          <w:p w14:paraId="26600439" w14:textId="77777777" w:rsidR="000E016D" w:rsidRDefault="000E016D" w:rsidP="006C15C2">
            <w:pPr>
              <w:jc w:val="both"/>
              <w:rPr>
                <w:ins w:id="84" w:author="Coilin" w:date="2015-11-13T12:10:00Z"/>
              </w:rPr>
            </w:pPr>
            <w:ins w:id="85" w:author="Coilin" w:date="2015-11-13T12:10:00Z">
              <w:r>
                <w:t>103.0mm</w:t>
              </w:r>
            </w:ins>
          </w:p>
        </w:tc>
      </w:tr>
    </w:tbl>
    <w:p w14:paraId="42308DE4" w14:textId="77777777" w:rsidR="003A6E2D" w:rsidRDefault="003A6E2D" w:rsidP="00E7161A">
      <w:pPr>
        <w:pStyle w:val="Caption"/>
        <w:keepNext/>
        <w:rPr>
          <w:i w:val="0"/>
          <w:sz w:val="24"/>
          <w:szCs w:val="24"/>
        </w:rPr>
      </w:pPr>
    </w:p>
    <w:p w14:paraId="5BC047C8" w14:textId="77777777" w:rsidR="003A6E2D" w:rsidRDefault="003A6E2D" w:rsidP="00E7161A">
      <w:pPr>
        <w:pStyle w:val="Caption"/>
        <w:keepNext/>
        <w:rPr>
          <w:i w:val="0"/>
          <w:sz w:val="24"/>
          <w:szCs w:val="24"/>
        </w:rPr>
      </w:pPr>
    </w:p>
    <w:p w14:paraId="7A8EA955" w14:textId="77777777" w:rsidR="00E7161A" w:rsidRPr="00E7161A" w:rsidRDefault="00E7161A" w:rsidP="00E7161A">
      <w:pPr>
        <w:pStyle w:val="Caption"/>
        <w:keepNext/>
        <w:rPr>
          <w:i w:val="0"/>
          <w:sz w:val="24"/>
          <w:szCs w:val="24"/>
        </w:rPr>
      </w:pPr>
      <w:r w:rsidRPr="00E7161A">
        <w:rPr>
          <w:i w:val="0"/>
          <w:sz w:val="24"/>
          <w:szCs w:val="24"/>
        </w:rPr>
        <w:t xml:space="preserve">Table </w:t>
      </w:r>
      <w:r w:rsidRPr="00E7161A">
        <w:rPr>
          <w:i w:val="0"/>
          <w:sz w:val="24"/>
          <w:szCs w:val="24"/>
        </w:rPr>
        <w:fldChar w:fldCharType="begin"/>
      </w:r>
      <w:r w:rsidRPr="00E7161A">
        <w:rPr>
          <w:i w:val="0"/>
          <w:sz w:val="24"/>
          <w:szCs w:val="24"/>
        </w:rPr>
        <w:instrText xml:space="preserve"> SEQ Table \* ARABIC </w:instrText>
      </w:r>
      <w:r w:rsidRPr="00E7161A">
        <w:rPr>
          <w:i w:val="0"/>
          <w:sz w:val="24"/>
          <w:szCs w:val="24"/>
        </w:rPr>
        <w:fldChar w:fldCharType="separate"/>
      </w:r>
      <w:r w:rsidRPr="00E7161A">
        <w:rPr>
          <w:i w:val="0"/>
          <w:noProof/>
          <w:sz w:val="24"/>
          <w:szCs w:val="24"/>
        </w:rPr>
        <w:t>1</w:t>
      </w:r>
      <w:r w:rsidRPr="00E7161A">
        <w:rPr>
          <w:i w:val="0"/>
          <w:sz w:val="24"/>
          <w:szCs w:val="24"/>
        </w:rPr>
        <w:fldChar w:fldCharType="end"/>
      </w:r>
      <w:r>
        <w:rPr>
          <w:i w:val="0"/>
          <w:sz w:val="24"/>
          <w:szCs w:val="24"/>
        </w:rPr>
        <w:t>. Multi-rig catch comparison. Multinomial random effects model fit summary. Explanatory variables are abbreviated: carapace length (CL), net configuration (NC) and cod-end total weight (W).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0B1DDB" w:rsidRPr="000B1DDB" w14:paraId="097C52E0" w14:textId="77777777" w:rsidTr="00E7161A">
        <w:trPr>
          <w:trHeight w:val="255"/>
          <w:jc w:val="center"/>
        </w:trPr>
        <w:tc>
          <w:tcPr>
            <w:tcW w:w="2694" w:type="dxa"/>
            <w:tcBorders>
              <w:top w:val="single" w:sz="4" w:space="0" w:color="auto"/>
              <w:bottom w:val="single" w:sz="4" w:space="0" w:color="auto"/>
            </w:tcBorders>
            <w:shd w:val="clear" w:color="auto" w:fill="auto"/>
            <w:noWrap/>
            <w:vAlign w:val="bottom"/>
            <w:hideMark/>
          </w:tcPr>
          <w:p w14:paraId="4E030E60"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bCs/>
                <w:sz w:val="24"/>
                <w:szCs w:val="24"/>
                <w:lang w:eastAsia="en-IE"/>
              </w:rPr>
            </w:pPr>
            <w:r w:rsidRPr="00E7161A">
              <w:rPr>
                <w:rFonts w:asciiTheme="minorHAnsi" w:eastAsia="Times New Roman" w:hAnsiTheme="minorHAnsi"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664B5350"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bCs/>
                <w:sz w:val="24"/>
                <w:szCs w:val="24"/>
                <w:lang w:eastAsia="en-IE"/>
              </w:rPr>
            </w:pPr>
            <w:r w:rsidRPr="000B1DDB">
              <w:rPr>
                <w:rFonts w:asciiTheme="minorHAnsi" w:eastAsia="Times New Roman" w:hAnsiTheme="minorHAnsi"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72C8071D"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bCs/>
                <w:sz w:val="24"/>
                <w:szCs w:val="24"/>
                <w:lang w:eastAsia="en-IE"/>
              </w:rPr>
            </w:pPr>
            <w:r w:rsidRPr="000B1DDB">
              <w:rPr>
                <w:rFonts w:asciiTheme="minorHAnsi" w:eastAsia="Times New Roman" w:hAnsiTheme="minorHAnsi" w:cs="Arial"/>
                <w:bCs/>
                <w:sz w:val="24"/>
                <w:szCs w:val="24"/>
                <w:lang w:eastAsia="en-IE"/>
              </w:rPr>
              <w:t xml:space="preserve">Model </w:t>
            </w:r>
            <w:proofErr w:type="spellStart"/>
            <w:r w:rsidRPr="000B1DDB">
              <w:rPr>
                <w:rFonts w:asciiTheme="minorHAnsi" w:eastAsia="Times New Roman" w:hAnsiTheme="minorHAnsi" w:cs="Arial"/>
                <w:bCs/>
                <w:sz w:val="24"/>
                <w:szCs w:val="24"/>
                <w:lang w:eastAsia="en-IE"/>
              </w:rPr>
              <w:t>df</w:t>
            </w:r>
            <w:proofErr w:type="spellEnd"/>
          </w:p>
        </w:tc>
        <w:tc>
          <w:tcPr>
            <w:tcW w:w="1276" w:type="dxa"/>
            <w:tcBorders>
              <w:top w:val="single" w:sz="4" w:space="0" w:color="auto"/>
              <w:bottom w:val="single" w:sz="4" w:space="0" w:color="auto"/>
            </w:tcBorders>
            <w:shd w:val="clear" w:color="auto" w:fill="auto"/>
            <w:noWrap/>
            <w:vAlign w:val="bottom"/>
            <w:hideMark/>
          </w:tcPr>
          <w:p w14:paraId="7EC5E8AE"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bCs/>
                <w:sz w:val="24"/>
                <w:szCs w:val="24"/>
                <w:lang w:eastAsia="en-IE"/>
              </w:rPr>
            </w:pPr>
            <w:r w:rsidRPr="000B1DDB">
              <w:rPr>
                <w:rFonts w:asciiTheme="minorHAnsi" w:eastAsia="Times New Roman" w:hAnsiTheme="minorHAnsi" w:cs="Arial"/>
                <w:bCs/>
                <w:sz w:val="24"/>
                <w:szCs w:val="24"/>
                <w:lang w:eastAsia="en-IE"/>
              </w:rPr>
              <w:t>AIC</w:t>
            </w:r>
          </w:p>
        </w:tc>
      </w:tr>
      <w:tr w:rsidR="000B1DDB" w:rsidRPr="000B1DDB" w14:paraId="4F794676" w14:textId="77777777" w:rsidTr="00E7161A">
        <w:trPr>
          <w:trHeight w:val="255"/>
          <w:jc w:val="center"/>
        </w:trPr>
        <w:tc>
          <w:tcPr>
            <w:tcW w:w="2694" w:type="dxa"/>
            <w:tcBorders>
              <w:top w:val="single" w:sz="4" w:space="0" w:color="auto"/>
            </w:tcBorders>
            <w:shd w:val="clear" w:color="auto" w:fill="auto"/>
            <w:noWrap/>
            <w:vAlign w:val="bottom"/>
            <w:hideMark/>
          </w:tcPr>
          <w:p w14:paraId="01841200"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E7161A">
              <w:rPr>
                <w:rFonts w:asciiTheme="minorHAnsi" w:eastAsia="Times New Roman" w:hAnsiTheme="minorHAnsi" w:cs="Arial"/>
                <w:sz w:val="24"/>
                <w:szCs w:val="24"/>
                <w:lang w:eastAsia="en-IE"/>
              </w:rPr>
              <w:t>None</w:t>
            </w:r>
          </w:p>
        </w:tc>
        <w:tc>
          <w:tcPr>
            <w:tcW w:w="1842" w:type="dxa"/>
            <w:tcBorders>
              <w:top w:val="single" w:sz="4" w:space="0" w:color="auto"/>
            </w:tcBorders>
            <w:shd w:val="clear" w:color="auto" w:fill="auto"/>
            <w:noWrap/>
            <w:vAlign w:val="bottom"/>
            <w:hideMark/>
          </w:tcPr>
          <w:p w14:paraId="42B34D70"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-2084.79</w:t>
            </w:r>
          </w:p>
        </w:tc>
        <w:tc>
          <w:tcPr>
            <w:tcW w:w="1134" w:type="dxa"/>
            <w:tcBorders>
              <w:top w:val="single" w:sz="4" w:space="0" w:color="auto"/>
            </w:tcBorders>
            <w:shd w:val="clear" w:color="auto" w:fill="auto"/>
            <w:noWrap/>
            <w:vAlign w:val="bottom"/>
            <w:hideMark/>
          </w:tcPr>
          <w:p w14:paraId="73AE8772"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9</w:t>
            </w:r>
          </w:p>
        </w:tc>
        <w:tc>
          <w:tcPr>
            <w:tcW w:w="1276" w:type="dxa"/>
            <w:tcBorders>
              <w:top w:val="single" w:sz="4" w:space="0" w:color="auto"/>
            </w:tcBorders>
            <w:shd w:val="clear" w:color="auto" w:fill="auto"/>
            <w:noWrap/>
            <w:vAlign w:val="bottom"/>
            <w:hideMark/>
          </w:tcPr>
          <w:p w14:paraId="098F09D8"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4187.58</w:t>
            </w:r>
          </w:p>
        </w:tc>
      </w:tr>
      <w:tr w:rsidR="000B1DDB" w:rsidRPr="000B1DDB" w14:paraId="4D6C1584" w14:textId="77777777" w:rsidTr="00E7161A">
        <w:trPr>
          <w:trHeight w:val="255"/>
          <w:jc w:val="center"/>
        </w:trPr>
        <w:tc>
          <w:tcPr>
            <w:tcW w:w="2694" w:type="dxa"/>
            <w:shd w:val="clear" w:color="auto" w:fill="auto"/>
            <w:noWrap/>
            <w:vAlign w:val="bottom"/>
            <w:hideMark/>
          </w:tcPr>
          <w:p w14:paraId="7A90F009"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E7161A">
              <w:rPr>
                <w:rFonts w:asciiTheme="minorHAnsi" w:eastAsia="Times New Roman" w:hAnsiTheme="minorHAnsi" w:cs="Arial"/>
                <w:sz w:val="24"/>
                <w:szCs w:val="24"/>
                <w:lang w:eastAsia="en-IE"/>
              </w:rPr>
              <w:t>CL</w:t>
            </w:r>
          </w:p>
        </w:tc>
        <w:tc>
          <w:tcPr>
            <w:tcW w:w="1842" w:type="dxa"/>
            <w:shd w:val="clear" w:color="auto" w:fill="auto"/>
            <w:noWrap/>
            <w:vAlign w:val="bottom"/>
            <w:hideMark/>
          </w:tcPr>
          <w:p w14:paraId="25557AF0"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-2062.56</w:t>
            </w:r>
          </w:p>
        </w:tc>
        <w:tc>
          <w:tcPr>
            <w:tcW w:w="1134" w:type="dxa"/>
            <w:shd w:val="clear" w:color="auto" w:fill="auto"/>
            <w:noWrap/>
            <w:vAlign w:val="bottom"/>
            <w:hideMark/>
          </w:tcPr>
          <w:p w14:paraId="5B5A11CB"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12</w:t>
            </w:r>
          </w:p>
        </w:tc>
        <w:tc>
          <w:tcPr>
            <w:tcW w:w="1276" w:type="dxa"/>
            <w:shd w:val="clear" w:color="auto" w:fill="auto"/>
            <w:noWrap/>
            <w:vAlign w:val="bottom"/>
            <w:hideMark/>
          </w:tcPr>
          <w:p w14:paraId="296972F6"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4149.12</w:t>
            </w:r>
          </w:p>
        </w:tc>
      </w:tr>
      <w:tr w:rsidR="000B1DDB" w:rsidRPr="000B1DDB" w14:paraId="5B8ED9AA" w14:textId="77777777" w:rsidTr="00E7161A">
        <w:trPr>
          <w:trHeight w:val="255"/>
          <w:jc w:val="center"/>
        </w:trPr>
        <w:tc>
          <w:tcPr>
            <w:tcW w:w="2694" w:type="dxa"/>
            <w:shd w:val="clear" w:color="auto" w:fill="auto"/>
            <w:noWrap/>
            <w:vAlign w:val="bottom"/>
            <w:hideMark/>
          </w:tcPr>
          <w:p w14:paraId="4682541A"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E7161A">
              <w:rPr>
                <w:rFonts w:asciiTheme="minorHAnsi" w:eastAsia="Times New Roman" w:hAnsiTheme="minorHAnsi" w:cs="Arial"/>
                <w:sz w:val="24"/>
                <w:szCs w:val="24"/>
                <w:lang w:eastAsia="en-IE"/>
              </w:rPr>
              <w:t>NC</w:t>
            </w:r>
          </w:p>
        </w:tc>
        <w:tc>
          <w:tcPr>
            <w:tcW w:w="1842" w:type="dxa"/>
            <w:shd w:val="clear" w:color="auto" w:fill="auto"/>
            <w:noWrap/>
            <w:vAlign w:val="bottom"/>
            <w:hideMark/>
          </w:tcPr>
          <w:p w14:paraId="10E1398C"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-2049.41</w:t>
            </w:r>
          </w:p>
        </w:tc>
        <w:tc>
          <w:tcPr>
            <w:tcW w:w="1134" w:type="dxa"/>
            <w:shd w:val="clear" w:color="auto" w:fill="auto"/>
            <w:noWrap/>
            <w:vAlign w:val="bottom"/>
            <w:hideMark/>
          </w:tcPr>
          <w:p w14:paraId="2B696A01"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18</w:t>
            </w:r>
          </w:p>
        </w:tc>
        <w:tc>
          <w:tcPr>
            <w:tcW w:w="1276" w:type="dxa"/>
            <w:shd w:val="clear" w:color="auto" w:fill="auto"/>
            <w:noWrap/>
            <w:vAlign w:val="bottom"/>
            <w:hideMark/>
          </w:tcPr>
          <w:p w14:paraId="06148068"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4134.82</w:t>
            </w:r>
          </w:p>
        </w:tc>
      </w:tr>
      <w:tr w:rsidR="000B1DDB" w:rsidRPr="000B1DDB" w14:paraId="78B2DB8F" w14:textId="77777777" w:rsidTr="00E7161A">
        <w:trPr>
          <w:trHeight w:val="255"/>
          <w:jc w:val="center"/>
        </w:trPr>
        <w:tc>
          <w:tcPr>
            <w:tcW w:w="2694" w:type="dxa"/>
            <w:shd w:val="clear" w:color="auto" w:fill="auto"/>
            <w:noWrap/>
            <w:vAlign w:val="bottom"/>
            <w:hideMark/>
          </w:tcPr>
          <w:p w14:paraId="12413E54"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E7161A">
              <w:rPr>
                <w:rFonts w:asciiTheme="minorHAnsi" w:eastAsia="Times New Roman" w:hAnsiTheme="minorHAnsi" w:cs="Arial"/>
                <w:sz w:val="24"/>
                <w:szCs w:val="24"/>
                <w:lang w:eastAsia="en-IE"/>
              </w:rPr>
              <w:t>W</w:t>
            </w:r>
          </w:p>
        </w:tc>
        <w:tc>
          <w:tcPr>
            <w:tcW w:w="1842" w:type="dxa"/>
            <w:shd w:val="clear" w:color="auto" w:fill="auto"/>
            <w:noWrap/>
            <w:vAlign w:val="bottom"/>
            <w:hideMark/>
          </w:tcPr>
          <w:p w14:paraId="6C00E1BF"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-2058.52</w:t>
            </w:r>
          </w:p>
        </w:tc>
        <w:tc>
          <w:tcPr>
            <w:tcW w:w="1134" w:type="dxa"/>
            <w:shd w:val="clear" w:color="auto" w:fill="auto"/>
            <w:noWrap/>
            <w:vAlign w:val="bottom"/>
            <w:hideMark/>
          </w:tcPr>
          <w:p w14:paraId="78E1564B"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10</w:t>
            </w:r>
          </w:p>
        </w:tc>
        <w:tc>
          <w:tcPr>
            <w:tcW w:w="1276" w:type="dxa"/>
            <w:shd w:val="clear" w:color="auto" w:fill="auto"/>
            <w:noWrap/>
            <w:vAlign w:val="bottom"/>
            <w:hideMark/>
          </w:tcPr>
          <w:p w14:paraId="77B86976"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4137.04</w:t>
            </w:r>
          </w:p>
        </w:tc>
      </w:tr>
      <w:tr w:rsidR="000B1DDB" w:rsidRPr="000B1DDB" w14:paraId="787A9818" w14:textId="77777777" w:rsidTr="00E7161A">
        <w:trPr>
          <w:trHeight w:val="255"/>
          <w:jc w:val="center"/>
        </w:trPr>
        <w:tc>
          <w:tcPr>
            <w:tcW w:w="2694" w:type="dxa"/>
            <w:shd w:val="clear" w:color="auto" w:fill="auto"/>
            <w:noWrap/>
            <w:vAlign w:val="bottom"/>
            <w:hideMark/>
          </w:tcPr>
          <w:p w14:paraId="009DFB5C"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CL + NC</w:t>
            </w:r>
          </w:p>
        </w:tc>
        <w:tc>
          <w:tcPr>
            <w:tcW w:w="1842" w:type="dxa"/>
            <w:shd w:val="clear" w:color="auto" w:fill="auto"/>
            <w:noWrap/>
            <w:vAlign w:val="bottom"/>
            <w:hideMark/>
          </w:tcPr>
          <w:p w14:paraId="47C09605"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-2027.31</w:t>
            </w:r>
          </w:p>
        </w:tc>
        <w:tc>
          <w:tcPr>
            <w:tcW w:w="1134" w:type="dxa"/>
            <w:shd w:val="clear" w:color="auto" w:fill="auto"/>
            <w:noWrap/>
            <w:vAlign w:val="bottom"/>
            <w:hideMark/>
          </w:tcPr>
          <w:p w14:paraId="42480DFE"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21</w:t>
            </w:r>
          </w:p>
        </w:tc>
        <w:tc>
          <w:tcPr>
            <w:tcW w:w="1276" w:type="dxa"/>
            <w:shd w:val="clear" w:color="auto" w:fill="auto"/>
            <w:noWrap/>
            <w:vAlign w:val="bottom"/>
            <w:hideMark/>
          </w:tcPr>
          <w:p w14:paraId="614D95D9"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4096.62</w:t>
            </w:r>
          </w:p>
        </w:tc>
      </w:tr>
      <w:tr w:rsidR="000B1DDB" w:rsidRPr="000B1DDB" w14:paraId="01A7AABE" w14:textId="77777777" w:rsidTr="00E7161A">
        <w:trPr>
          <w:trHeight w:val="255"/>
          <w:jc w:val="center"/>
        </w:trPr>
        <w:tc>
          <w:tcPr>
            <w:tcW w:w="2694" w:type="dxa"/>
            <w:shd w:val="clear" w:color="auto" w:fill="auto"/>
            <w:noWrap/>
            <w:vAlign w:val="bottom"/>
            <w:hideMark/>
          </w:tcPr>
          <w:p w14:paraId="1229D100"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 xml:space="preserve">CL + </w:t>
            </w:r>
            <w:r w:rsidRPr="00E7161A">
              <w:rPr>
                <w:rFonts w:asciiTheme="minorHAnsi" w:eastAsia="Times New Roman" w:hAnsiTheme="minorHAnsi" w:cs="Arial"/>
                <w:sz w:val="24"/>
                <w:szCs w:val="24"/>
                <w:lang w:eastAsia="en-IE"/>
              </w:rPr>
              <w:t>W</w:t>
            </w:r>
          </w:p>
        </w:tc>
        <w:tc>
          <w:tcPr>
            <w:tcW w:w="1842" w:type="dxa"/>
            <w:shd w:val="clear" w:color="auto" w:fill="auto"/>
            <w:noWrap/>
            <w:vAlign w:val="bottom"/>
            <w:hideMark/>
          </w:tcPr>
          <w:p w14:paraId="69439F46"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-2036.2</w:t>
            </w:r>
          </w:p>
        </w:tc>
        <w:tc>
          <w:tcPr>
            <w:tcW w:w="1134" w:type="dxa"/>
            <w:shd w:val="clear" w:color="auto" w:fill="auto"/>
            <w:noWrap/>
            <w:vAlign w:val="bottom"/>
            <w:hideMark/>
          </w:tcPr>
          <w:p w14:paraId="62423C0F"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13</w:t>
            </w:r>
          </w:p>
        </w:tc>
        <w:tc>
          <w:tcPr>
            <w:tcW w:w="1276" w:type="dxa"/>
            <w:shd w:val="clear" w:color="auto" w:fill="auto"/>
            <w:noWrap/>
            <w:vAlign w:val="bottom"/>
            <w:hideMark/>
          </w:tcPr>
          <w:p w14:paraId="2207006A"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4098.4</w:t>
            </w:r>
          </w:p>
        </w:tc>
      </w:tr>
      <w:tr w:rsidR="000B1DDB" w:rsidRPr="000B1DDB" w14:paraId="5ACDCE1A" w14:textId="77777777" w:rsidTr="00E7161A">
        <w:trPr>
          <w:trHeight w:val="255"/>
          <w:jc w:val="center"/>
        </w:trPr>
        <w:tc>
          <w:tcPr>
            <w:tcW w:w="2694" w:type="dxa"/>
            <w:shd w:val="clear" w:color="auto" w:fill="auto"/>
            <w:noWrap/>
            <w:vAlign w:val="bottom"/>
            <w:hideMark/>
          </w:tcPr>
          <w:p w14:paraId="184DF266"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 xml:space="preserve">NC + </w:t>
            </w:r>
            <w:r w:rsidRPr="00E7161A">
              <w:rPr>
                <w:rFonts w:asciiTheme="minorHAnsi" w:eastAsia="Times New Roman" w:hAnsiTheme="minorHAnsi" w:cs="Arial"/>
                <w:sz w:val="24"/>
                <w:szCs w:val="24"/>
                <w:lang w:eastAsia="en-IE"/>
              </w:rPr>
              <w:t>W</w:t>
            </w:r>
          </w:p>
        </w:tc>
        <w:tc>
          <w:tcPr>
            <w:tcW w:w="1842" w:type="dxa"/>
            <w:shd w:val="clear" w:color="auto" w:fill="auto"/>
            <w:noWrap/>
            <w:vAlign w:val="bottom"/>
            <w:hideMark/>
          </w:tcPr>
          <w:p w14:paraId="0158EF74"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-2039.81</w:t>
            </w:r>
          </w:p>
        </w:tc>
        <w:tc>
          <w:tcPr>
            <w:tcW w:w="1134" w:type="dxa"/>
            <w:shd w:val="clear" w:color="auto" w:fill="auto"/>
            <w:noWrap/>
            <w:vAlign w:val="bottom"/>
            <w:hideMark/>
          </w:tcPr>
          <w:p w14:paraId="4BE6DD30"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19</w:t>
            </w:r>
          </w:p>
        </w:tc>
        <w:tc>
          <w:tcPr>
            <w:tcW w:w="1276" w:type="dxa"/>
            <w:shd w:val="clear" w:color="auto" w:fill="auto"/>
            <w:noWrap/>
            <w:vAlign w:val="bottom"/>
            <w:hideMark/>
          </w:tcPr>
          <w:p w14:paraId="72C06ACA"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4117.62</w:t>
            </w:r>
          </w:p>
        </w:tc>
      </w:tr>
      <w:tr w:rsidR="000B1DDB" w:rsidRPr="000B1DDB" w14:paraId="72664E78" w14:textId="77777777" w:rsidTr="00E7161A">
        <w:trPr>
          <w:trHeight w:val="255"/>
          <w:jc w:val="center"/>
        </w:trPr>
        <w:tc>
          <w:tcPr>
            <w:tcW w:w="2694" w:type="dxa"/>
            <w:shd w:val="clear" w:color="auto" w:fill="auto"/>
            <w:noWrap/>
            <w:vAlign w:val="bottom"/>
            <w:hideMark/>
          </w:tcPr>
          <w:p w14:paraId="2468AC11"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 xml:space="preserve">CL + NC + </w:t>
            </w:r>
            <w:r w:rsidRPr="00E7161A">
              <w:rPr>
                <w:rFonts w:asciiTheme="minorHAnsi" w:eastAsia="Times New Roman" w:hAnsiTheme="minorHAnsi" w:cs="Arial"/>
                <w:sz w:val="24"/>
                <w:szCs w:val="24"/>
                <w:lang w:eastAsia="en-IE"/>
              </w:rPr>
              <w:t>W</w:t>
            </w:r>
          </w:p>
        </w:tc>
        <w:tc>
          <w:tcPr>
            <w:tcW w:w="1842" w:type="dxa"/>
            <w:shd w:val="clear" w:color="auto" w:fill="auto"/>
            <w:noWrap/>
            <w:vAlign w:val="bottom"/>
            <w:hideMark/>
          </w:tcPr>
          <w:p w14:paraId="5E9DBBE0"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-2017.17</w:t>
            </w:r>
          </w:p>
        </w:tc>
        <w:tc>
          <w:tcPr>
            <w:tcW w:w="1134" w:type="dxa"/>
            <w:shd w:val="clear" w:color="auto" w:fill="auto"/>
            <w:noWrap/>
            <w:vAlign w:val="bottom"/>
            <w:hideMark/>
          </w:tcPr>
          <w:p w14:paraId="643D66F3"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22</w:t>
            </w:r>
          </w:p>
        </w:tc>
        <w:tc>
          <w:tcPr>
            <w:tcW w:w="1276" w:type="dxa"/>
            <w:shd w:val="clear" w:color="auto" w:fill="auto"/>
            <w:noWrap/>
            <w:vAlign w:val="bottom"/>
            <w:hideMark/>
          </w:tcPr>
          <w:p w14:paraId="22A36BAB"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4078.34</w:t>
            </w:r>
          </w:p>
        </w:tc>
      </w:tr>
      <w:tr w:rsidR="000B1DDB" w:rsidRPr="000B1DDB" w14:paraId="4B510240" w14:textId="77777777" w:rsidTr="00E7161A">
        <w:trPr>
          <w:trHeight w:val="255"/>
          <w:jc w:val="center"/>
        </w:trPr>
        <w:tc>
          <w:tcPr>
            <w:tcW w:w="2694" w:type="dxa"/>
            <w:shd w:val="clear" w:color="auto" w:fill="auto"/>
            <w:noWrap/>
            <w:vAlign w:val="bottom"/>
            <w:hideMark/>
          </w:tcPr>
          <w:p w14:paraId="59DD3925" w14:textId="77777777" w:rsidR="000B1DDB" w:rsidRPr="000B1DDB" w:rsidRDefault="000B1DDB" w:rsidP="000B1DDB">
            <w:pPr>
              <w:tabs>
                <w:tab w:val="clear" w:pos="720"/>
              </w:tabs>
              <w:suppressAutoHyphens w:val="0"/>
              <w:spacing w:after="0" w:line="240" w:lineRule="auto"/>
              <w:rPr>
                <w:rFonts w:asciiTheme="minorHAnsi" w:eastAsia="Times New Roman" w:hAnsiTheme="minorHAnsi" w:cs="Arial"/>
                <w:sz w:val="24"/>
                <w:szCs w:val="24"/>
                <w:lang w:eastAsia="en-IE"/>
              </w:rPr>
            </w:pPr>
            <w:r w:rsidRPr="00E7161A">
              <w:rPr>
                <w:rFonts w:asciiTheme="minorHAnsi" w:eastAsia="Times New Roman" w:hAnsiTheme="minorHAnsi" w:cs="Arial"/>
                <w:sz w:val="24"/>
                <w:szCs w:val="24"/>
                <w:lang w:eastAsia="en-IE"/>
              </w:rPr>
              <w:t>CL + CL</w:t>
            </w:r>
            <w:r w:rsidRPr="00E7161A">
              <w:rPr>
                <w:rFonts w:asciiTheme="minorHAnsi" w:eastAsia="Times New Roman" w:hAnsiTheme="minorHAnsi" w:cs="Arial"/>
                <w:sz w:val="24"/>
                <w:szCs w:val="24"/>
                <w:vertAlign w:val="superscript"/>
                <w:lang w:eastAsia="en-IE"/>
              </w:rPr>
              <w:t>2</w:t>
            </w:r>
            <w:r w:rsidRPr="00E7161A">
              <w:rPr>
                <w:rFonts w:asciiTheme="minorHAnsi" w:eastAsia="Times New Roman" w:hAnsiTheme="minorHAnsi" w:cs="Arial"/>
                <w:sz w:val="24"/>
                <w:szCs w:val="24"/>
                <w:lang w:eastAsia="en-IE"/>
              </w:rPr>
              <w:t xml:space="preserve"> + NC + W</w:t>
            </w:r>
          </w:p>
        </w:tc>
        <w:tc>
          <w:tcPr>
            <w:tcW w:w="1842" w:type="dxa"/>
            <w:shd w:val="clear" w:color="auto" w:fill="auto"/>
            <w:noWrap/>
            <w:vAlign w:val="bottom"/>
            <w:hideMark/>
          </w:tcPr>
          <w:p w14:paraId="16E61B7B"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-2016.79</w:t>
            </w:r>
          </w:p>
        </w:tc>
        <w:tc>
          <w:tcPr>
            <w:tcW w:w="1134" w:type="dxa"/>
            <w:shd w:val="clear" w:color="auto" w:fill="auto"/>
            <w:noWrap/>
            <w:vAlign w:val="bottom"/>
            <w:hideMark/>
          </w:tcPr>
          <w:p w14:paraId="14B90BC3"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25</w:t>
            </w:r>
          </w:p>
        </w:tc>
        <w:tc>
          <w:tcPr>
            <w:tcW w:w="1276" w:type="dxa"/>
            <w:shd w:val="clear" w:color="auto" w:fill="auto"/>
            <w:noWrap/>
            <w:vAlign w:val="bottom"/>
            <w:hideMark/>
          </w:tcPr>
          <w:p w14:paraId="1A04F5A9" w14:textId="77777777" w:rsidR="000B1DDB" w:rsidRPr="000B1DDB" w:rsidRDefault="000B1DDB" w:rsidP="000B1DDB">
            <w:pPr>
              <w:tabs>
                <w:tab w:val="clear" w:pos="720"/>
              </w:tabs>
              <w:suppressAutoHyphens w:val="0"/>
              <w:spacing w:after="0" w:line="240" w:lineRule="auto"/>
              <w:jc w:val="center"/>
              <w:rPr>
                <w:rFonts w:asciiTheme="minorHAnsi" w:eastAsia="Times New Roman" w:hAnsiTheme="minorHAnsi" w:cs="Arial"/>
                <w:sz w:val="24"/>
                <w:szCs w:val="24"/>
                <w:lang w:eastAsia="en-IE"/>
              </w:rPr>
            </w:pPr>
            <w:r w:rsidRPr="000B1DDB">
              <w:rPr>
                <w:rFonts w:asciiTheme="minorHAnsi" w:eastAsia="Times New Roman" w:hAnsiTheme="minorHAnsi" w:cs="Arial"/>
                <w:sz w:val="24"/>
                <w:szCs w:val="24"/>
                <w:lang w:eastAsia="en-IE"/>
              </w:rPr>
              <w:t>4083.58</w:t>
            </w:r>
          </w:p>
        </w:tc>
      </w:tr>
    </w:tbl>
    <w:p w14:paraId="7DD03161" w14:textId="77777777" w:rsidR="000B1DDB" w:rsidRDefault="000B1DDB">
      <w:pPr>
        <w:ind w:left="720" w:hanging="720"/>
      </w:pPr>
    </w:p>
    <w:p w14:paraId="3703582A" w14:textId="77777777" w:rsidR="000B1DDB" w:rsidRDefault="000B1DDB" w:rsidP="000B1DDB">
      <w:pPr>
        <w:pStyle w:val="Textbody"/>
      </w:pPr>
      <w:r>
        <w:br w:type="page"/>
      </w:r>
    </w:p>
    <w:p w14:paraId="165A1BE7" w14:textId="77777777" w:rsidR="006D0F1B" w:rsidRDefault="006D0F1B">
      <w:pPr>
        <w:ind w:left="720" w:hanging="720"/>
      </w:pPr>
    </w:p>
    <w:p w14:paraId="19ED1BD3" w14:textId="77777777" w:rsidR="0053320B" w:rsidRDefault="0053320B" w:rsidP="0053320B">
      <w:pPr>
        <w:keepNext/>
        <w:ind w:left="720" w:hanging="720"/>
      </w:pPr>
      <w:r>
        <w:rPr>
          <w:noProof/>
          <w:lang w:eastAsia="en-IE"/>
        </w:rPr>
        <w:drawing>
          <wp:inline distT="0" distB="0" distL="0" distR="0" wp14:anchorId="2C613DF7" wp14:editId="2992F078">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38513C41" w14:textId="77777777" w:rsidR="0053320B" w:rsidRDefault="0053320B" w:rsidP="0053320B">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sidR="00F21801">
        <w:rPr>
          <w:i w:val="0"/>
          <w:noProof/>
          <w:sz w:val="24"/>
          <w:szCs w:val="24"/>
        </w:rPr>
        <w:t>1</w:t>
      </w:r>
      <w:r w:rsidRPr="0053320B">
        <w:rPr>
          <w:i w:val="0"/>
          <w:sz w:val="24"/>
          <w:szCs w:val="24"/>
        </w:rPr>
        <w:fldChar w:fldCharType="end"/>
      </w:r>
      <w:r w:rsidR="00475E71">
        <w:rPr>
          <w:i w:val="0"/>
          <w:sz w:val="24"/>
          <w:szCs w:val="24"/>
        </w:rPr>
        <w:t>.</w:t>
      </w:r>
      <w:r>
        <w:rPr>
          <w:i w:val="0"/>
          <w:sz w:val="24"/>
          <w:szCs w:val="24"/>
        </w:rPr>
        <w:t xml:space="preserve"> </w:t>
      </w:r>
      <w:r w:rsidR="00475E71">
        <w:rPr>
          <w:i w:val="0"/>
          <w:sz w:val="24"/>
          <w:szCs w:val="24"/>
        </w:rPr>
        <w:t xml:space="preserve">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w:t>
      </w:r>
      <w:r w:rsidR="00FB7DFF">
        <w:rPr>
          <w:i w:val="0"/>
          <w:sz w:val="24"/>
          <w:szCs w:val="24"/>
        </w:rPr>
        <w:t>The diameter of the points</w:t>
      </w:r>
      <w:r w:rsidR="00F76C99">
        <w:rPr>
          <w:i w:val="0"/>
          <w:sz w:val="24"/>
          <w:szCs w:val="24"/>
        </w:rPr>
        <w:t xml:space="preserve"> is proportional to the </w:t>
      </w:r>
      <w:r w:rsidR="00FB7DFF">
        <w:rPr>
          <w:i w:val="0"/>
          <w:sz w:val="24"/>
          <w:szCs w:val="24"/>
        </w:rPr>
        <w:t xml:space="preserve">log base 10 of the </w:t>
      </w:r>
      <w:r w:rsidR="00F76C99">
        <w:rPr>
          <w:i w:val="0"/>
          <w:sz w:val="24"/>
          <w:szCs w:val="24"/>
        </w:rPr>
        <w:t>raised count</w:t>
      </w:r>
      <w:r w:rsidR="00FB7DFF">
        <w:rPr>
          <w:i w:val="0"/>
          <w:sz w:val="24"/>
          <w:szCs w:val="24"/>
        </w:rPr>
        <w:t>s</w:t>
      </w:r>
      <w:r w:rsidR="00F76C99">
        <w:rPr>
          <w:i w:val="0"/>
          <w:sz w:val="24"/>
          <w:szCs w:val="24"/>
        </w:rPr>
        <w:t xml:space="preserve"> </w:t>
      </w:r>
      <w:r w:rsidR="000960B5">
        <w:rPr>
          <w:i w:val="0"/>
          <w:sz w:val="24"/>
          <w:szCs w:val="24"/>
        </w:rPr>
        <w:t>to illustrate</w:t>
      </w:r>
      <w:r w:rsidR="00A95F21">
        <w:rPr>
          <w:i w:val="0"/>
          <w:sz w:val="24"/>
          <w:szCs w:val="24"/>
        </w:rPr>
        <w:t xml:space="preserve"> where the </w:t>
      </w:r>
      <w:r w:rsidR="00680D35">
        <w:rPr>
          <w:i w:val="0"/>
          <w:sz w:val="24"/>
          <w:szCs w:val="24"/>
        </w:rPr>
        <w:t xml:space="preserve">distribution of the </w:t>
      </w:r>
      <w:r w:rsidR="000960B5">
        <w:rPr>
          <w:i w:val="0"/>
          <w:sz w:val="24"/>
          <w:szCs w:val="24"/>
        </w:rPr>
        <w:t>counts</w:t>
      </w:r>
      <w:r w:rsidR="00F76C99">
        <w:rPr>
          <w:i w:val="0"/>
          <w:sz w:val="24"/>
          <w:szCs w:val="24"/>
        </w:rPr>
        <w:t xml:space="preserve">. </w:t>
      </w:r>
      <w:r>
        <w:rPr>
          <w:i w:val="0"/>
          <w:sz w:val="24"/>
          <w:szCs w:val="24"/>
        </w:rPr>
        <w:t xml:space="preserve"> </w:t>
      </w:r>
    </w:p>
    <w:p w14:paraId="1F8151D9" w14:textId="77777777" w:rsidR="00475E71" w:rsidRDefault="00475E71" w:rsidP="0053320B">
      <w:pPr>
        <w:pStyle w:val="Caption"/>
        <w:rPr>
          <w:i w:val="0"/>
          <w:sz w:val="24"/>
          <w:szCs w:val="24"/>
        </w:rPr>
      </w:pPr>
    </w:p>
    <w:p w14:paraId="3F2DA934" w14:textId="77777777" w:rsidR="00475E71" w:rsidRDefault="00475E71" w:rsidP="00475E71">
      <w:pPr>
        <w:pStyle w:val="Caption"/>
        <w:keepNext/>
      </w:pPr>
      <w:r>
        <w:rPr>
          <w:i w:val="0"/>
          <w:noProof/>
          <w:sz w:val="24"/>
          <w:szCs w:val="24"/>
          <w:lang w:eastAsia="en-IE"/>
        </w:rPr>
        <w:lastRenderedPageBreak/>
        <w:drawing>
          <wp:inline distT="0" distB="0" distL="0" distR="0" wp14:anchorId="36D546FD" wp14:editId="2F111FB1">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55C112A5" w14:textId="77777777" w:rsidR="00475E71" w:rsidRDefault="00475E71" w:rsidP="00475E71">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sidR="00F21801">
        <w:rPr>
          <w:i w:val="0"/>
          <w:noProof/>
          <w:sz w:val="24"/>
          <w:szCs w:val="24"/>
        </w:rPr>
        <w:t>2</w:t>
      </w:r>
      <w:r w:rsidRPr="00475E71">
        <w:rPr>
          <w:i w:val="0"/>
          <w:sz w:val="24"/>
          <w:szCs w:val="24"/>
        </w:rPr>
        <w:fldChar w:fldCharType="end"/>
      </w:r>
      <w:r>
        <w:rPr>
          <w:i w:val="0"/>
          <w:sz w:val="24"/>
          <w:szCs w:val="24"/>
        </w:rPr>
        <w:t xml:space="preserve">. Multi-rig catch comparison. Estimated </w:t>
      </w:r>
      <w:proofErr w:type="spellStart"/>
      <w:r w:rsidR="00D90F22">
        <w:rPr>
          <w:i w:val="0"/>
          <w:sz w:val="24"/>
          <w:szCs w:val="24"/>
        </w:rPr>
        <w:t>trivariate</w:t>
      </w:r>
      <w:proofErr w:type="spellEnd"/>
      <w:r w:rsidR="00D90F22">
        <w:rPr>
          <w:i w:val="0"/>
          <w:sz w:val="24"/>
          <w:szCs w:val="24"/>
        </w:rPr>
        <w:t xml:space="preserve"> random effects (log-odds ratios to the baseline 70mm case</w:t>
      </w:r>
      <w:r w:rsidR="000565EF">
        <w:rPr>
          <w:i w:val="0"/>
          <w:sz w:val="24"/>
          <w:szCs w:val="24"/>
        </w:rPr>
        <w:t xml:space="preserve">: </w:t>
      </w:r>
      <m:oMath>
        <m:sSub>
          <m:sSubPr>
            <m:ctrlPr>
              <w:rPr>
                <w:rFonts w:ascii="Cambria Math" w:hAnsi="Cambria Math"/>
              </w:rPr>
            </m:ctrlPr>
          </m:sSubPr>
          <m:e>
            <m:r>
              <w:rPr>
                <w:rFonts w:ascii="Cambria Math" w:hAnsi="Cambria Math"/>
              </w:rPr>
              <m:t>u</m:t>
            </m:r>
          </m:e>
          <m:sub>
            <m:r>
              <w:rPr>
                <w:rFonts w:ascii="Cambria Math" w:hAnsi="Cambria Math"/>
              </w:rPr>
              <m:t>h</m:t>
            </m:r>
          </m:sub>
        </m:sSub>
      </m:oMath>
      <w:r w:rsidR="000565EF">
        <w:rPr>
          <w:i w:val="0"/>
          <w:sz w:val="24"/>
          <w:szCs w:val="24"/>
        </w:rPr>
        <w:t xml:space="preserve"> in Equation 6</w:t>
      </w:r>
      <w:r w:rsidR="00D90F22">
        <w:rPr>
          <w:i w:val="0"/>
          <w:sz w:val="24"/>
          <w:szCs w:val="24"/>
        </w:rPr>
        <w:t xml:space="preserve">) by haul. </w:t>
      </w:r>
    </w:p>
    <w:p w14:paraId="6AF52D37" w14:textId="77777777" w:rsidR="00813A7E" w:rsidRDefault="00997DFA" w:rsidP="00997DFA">
      <w:pPr>
        <w:pStyle w:val="Caption"/>
        <w:keepNext/>
        <w:jc w:val="center"/>
      </w:pPr>
      <w:r>
        <w:rPr>
          <w:noProof/>
          <w:lang w:eastAsia="en-IE"/>
        </w:rPr>
        <w:lastRenderedPageBreak/>
        <w:drawing>
          <wp:inline distT="0" distB="0" distL="0" distR="0" wp14:anchorId="789400A2" wp14:editId="60E93C0A">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5AD478B0" w14:textId="77777777" w:rsidR="007F1439" w:rsidRPr="00813A7E" w:rsidRDefault="00813A7E" w:rsidP="00813A7E">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sidR="00F21801">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w:t>
      </w:r>
      <w:r w:rsidR="00997DFA">
        <w:rPr>
          <w:i w:val="0"/>
          <w:sz w:val="24"/>
          <w:szCs w:val="24"/>
        </w:rPr>
        <w:t xml:space="preserve"> Solid and dashed lines represent the predictions from the best fitting model with</w:t>
      </w:r>
      <w:r>
        <w:rPr>
          <w:i w:val="0"/>
          <w:sz w:val="24"/>
          <w:szCs w:val="24"/>
        </w:rPr>
        <w:t xml:space="preserve"> </w:t>
      </w:r>
      <w:r w:rsidR="00997DFA">
        <w:rPr>
          <w:i w:val="0"/>
          <w:sz w:val="24"/>
          <w:szCs w:val="24"/>
        </w:rPr>
        <w:t>and without random effects</w:t>
      </w:r>
    </w:p>
    <w:p w14:paraId="2426CC62" w14:textId="77777777" w:rsidR="00B824BA" w:rsidRDefault="00BF3801" w:rsidP="00B824BA">
      <w:pPr>
        <w:pStyle w:val="Caption"/>
        <w:keepNext/>
      </w:pPr>
      <w:r>
        <w:rPr>
          <w:i w:val="0"/>
          <w:noProof/>
          <w:sz w:val="24"/>
          <w:szCs w:val="24"/>
          <w:lang w:eastAsia="en-IE"/>
        </w:rPr>
        <w:lastRenderedPageBreak/>
        <w:drawing>
          <wp:inline distT="0" distB="0" distL="0" distR="0" wp14:anchorId="6EB128C4" wp14:editId="1D75DEF1">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F7B9A46" w14:textId="77777777" w:rsidR="00B824BA" w:rsidRPr="00813A7E" w:rsidRDefault="00B824BA" w:rsidP="00B824BA">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43DA64FE" w14:textId="77777777" w:rsidR="007F1439" w:rsidRPr="00475E71" w:rsidRDefault="007F1439" w:rsidP="00B824BA">
      <w:pPr>
        <w:pStyle w:val="Caption"/>
        <w:rPr>
          <w:i w:val="0"/>
          <w:sz w:val="24"/>
          <w:szCs w:val="24"/>
        </w:rPr>
      </w:pPr>
    </w:p>
    <w:sectPr w:rsidR="007F1439" w:rsidRPr="00475E71">
      <w:pgSz w:w="11906" w:h="16838"/>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oilin" w:date="2015-11-11T16:11:00Z" w:initials="C">
    <w:p w14:paraId="790B074D" w14:textId="77777777" w:rsidR="004362A8" w:rsidRDefault="004362A8">
      <w:pPr>
        <w:pStyle w:val="CommentText"/>
      </w:pPr>
      <w:r>
        <w:rPr>
          <w:rStyle w:val="CommentReference"/>
        </w:rPr>
        <w:annotationRef/>
      </w:r>
      <w:r>
        <w:t xml:space="preserve">Can we include the data as it enters the model (Y of counts and covariates)? This would help others trying to run the models. </w:t>
      </w:r>
    </w:p>
    <w:p w14:paraId="3723FEC6" w14:textId="646949AF" w:rsidR="004362A8" w:rsidRDefault="004362A8">
      <w:pPr>
        <w:pStyle w:val="CommentText"/>
      </w:pPr>
      <w:r>
        <w:t xml:space="preserve">Potentially the data could be published (with </w:t>
      </w:r>
      <w:r w:rsidR="008A6B6F">
        <w:t xml:space="preserve">citeable </w:t>
      </w:r>
      <w:r>
        <w:t xml:space="preserve">DOI) to </w:t>
      </w:r>
      <w:hyperlink r:id="rId1" w:history="1">
        <w:r w:rsidRPr="00C93797">
          <w:rPr>
            <w:rStyle w:val="Hyperlink"/>
          </w:rPr>
          <w:t>http://datadryad.org/</w:t>
        </w:r>
      </w:hyperlink>
      <w:r>
        <w:t xml:space="preserve"> and we could read in directly from there in the code.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23FEC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panose1 w:val="00000000000000000000"/>
    <w:charset w:val="00"/>
    <w:family w:val="roman"/>
    <w:notTrueType/>
    <w:pitch w:val="default"/>
  </w:font>
  <w:font w:name="FreeSans">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F1B"/>
    <w:rsid w:val="000033A8"/>
    <w:rsid w:val="000136AE"/>
    <w:rsid w:val="00040D8F"/>
    <w:rsid w:val="00054935"/>
    <w:rsid w:val="000565EF"/>
    <w:rsid w:val="0006152C"/>
    <w:rsid w:val="00086053"/>
    <w:rsid w:val="000960B5"/>
    <w:rsid w:val="000B1DDB"/>
    <w:rsid w:val="000C2267"/>
    <w:rsid w:val="000E016D"/>
    <w:rsid w:val="00194132"/>
    <w:rsid w:val="00231D20"/>
    <w:rsid w:val="00293486"/>
    <w:rsid w:val="002C33B4"/>
    <w:rsid w:val="002E7D25"/>
    <w:rsid w:val="00324B7C"/>
    <w:rsid w:val="00376942"/>
    <w:rsid w:val="003A6E2D"/>
    <w:rsid w:val="003E1B0D"/>
    <w:rsid w:val="003F6976"/>
    <w:rsid w:val="00407E3B"/>
    <w:rsid w:val="004362A8"/>
    <w:rsid w:val="00450F50"/>
    <w:rsid w:val="00461A70"/>
    <w:rsid w:val="00475E71"/>
    <w:rsid w:val="00492AAD"/>
    <w:rsid w:val="004A7230"/>
    <w:rsid w:val="004B76E8"/>
    <w:rsid w:val="004D6BB9"/>
    <w:rsid w:val="00502BDA"/>
    <w:rsid w:val="0053320B"/>
    <w:rsid w:val="005407E7"/>
    <w:rsid w:val="00571AEA"/>
    <w:rsid w:val="005D60D0"/>
    <w:rsid w:val="0061283D"/>
    <w:rsid w:val="00643699"/>
    <w:rsid w:val="006458A7"/>
    <w:rsid w:val="0065345C"/>
    <w:rsid w:val="00680D35"/>
    <w:rsid w:val="0069390A"/>
    <w:rsid w:val="006D0F1B"/>
    <w:rsid w:val="00787A35"/>
    <w:rsid w:val="00793403"/>
    <w:rsid w:val="00796AF3"/>
    <w:rsid w:val="007B0F9B"/>
    <w:rsid w:val="007B6159"/>
    <w:rsid w:val="007C399F"/>
    <w:rsid w:val="007F1439"/>
    <w:rsid w:val="007F75CB"/>
    <w:rsid w:val="00813A7E"/>
    <w:rsid w:val="00873A19"/>
    <w:rsid w:val="00885BA9"/>
    <w:rsid w:val="0089382E"/>
    <w:rsid w:val="008A6B6F"/>
    <w:rsid w:val="008B454A"/>
    <w:rsid w:val="008C558A"/>
    <w:rsid w:val="008D7D38"/>
    <w:rsid w:val="00920552"/>
    <w:rsid w:val="0094383D"/>
    <w:rsid w:val="00997DFA"/>
    <w:rsid w:val="009C245A"/>
    <w:rsid w:val="00A95F21"/>
    <w:rsid w:val="00AE3B95"/>
    <w:rsid w:val="00AE4B95"/>
    <w:rsid w:val="00B4581C"/>
    <w:rsid w:val="00B62AAF"/>
    <w:rsid w:val="00B824BA"/>
    <w:rsid w:val="00B8704E"/>
    <w:rsid w:val="00BC373E"/>
    <w:rsid w:val="00BF3801"/>
    <w:rsid w:val="00C82E4D"/>
    <w:rsid w:val="00CD7998"/>
    <w:rsid w:val="00D54555"/>
    <w:rsid w:val="00D868EE"/>
    <w:rsid w:val="00D90265"/>
    <w:rsid w:val="00D90F22"/>
    <w:rsid w:val="00DA2253"/>
    <w:rsid w:val="00DA55CE"/>
    <w:rsid w:val="00DA56C5"/>
    <w:rsid w:val="00DC6E36"/>
    <w:rsid w:val="00E7161A"/>
    <w:rsid w:val="00ED00B3"/>
    <w:rsid w:val="00EF6C33"/>
    <w:rsid w:val="00F21801"/>
    <w:rsid w:val="00F30BF0"/>
    <w:rsid w:val="00F460A9"/>
    <w:rsid w:val="00F54D0F"/>
    <w:rsid w:val="00F76C99"/>
    <w:rsid w:val="00F81F8B"/>
    <w:rsid w:val="00FB7DFF"/>
    <w:rsid w:val="00FF6A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2100"/>
  <w15:docId w15:val="{E5CCEAD2-C0FB-4D9F-9C94-E4EDEBF5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0"/>
      </w:tabs>
      <w:suppressAutoHyphens/>
      <w:spacing w:line="256" w:lineRule="auto"/>
    </w:pPr>
    <w:rPr>
      <w:rFonts w:ascii="Calibri" w:eastAsia="Droid Sans" w:hAnsi="Calibri"/>
      <w:lang w:eastAsia="en-US"/>
    </w:rPr>
  </w:style>
  <w:style w:type="paragraph" w:styleId="Heading2">
    <w:name w:val="heading 2"/>
    <w:basedOn w:val="Normal"/>
    <w:next w:val="Textbody"/>
    <w:pPr>
      <w:keepNext/>
      <w:keepLines/>
      <w:numPr>
        <w:ilvl w:val="1"/>
        <w:numId w:val="1"/>
      </w:numPr>
      <w:spacing w:before="40" w:after="0"/>
      <w:outlineLvl w:val="1"/>
    </w:pPr>
    <w:rPr>
      <w:rFonts w:ascii="Calibri Light" w:hAnsi="Calibri Light"/>
      <w:color w:val="2E74B5"/>
      <w:sz w:val="26"/>
      <w:szCs w:val="26"/>
    </w:rPr>
  </w:style>
  <w:style w:type="paragraph" w:styleId="Heading3">
    <w:name w:val="heading 3"/>
    <w:basedOn w:val="Normal"/>
    <w:next w:val="Textbody"/>
    <w:pPr>
      <w:keepNext/>
      <w:keepLines/>
      <w:numPr>
        <w:ilvl w:val="2"/>
        <w:numId w:val="1"/>
      </w:numPr>
      <w:spacing w:before="40" w:after="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Calibri Light" w:hAnsi="Calibri Light"/>
      <w:color w:val="2E74B5"/>
      <w:sz w:val="26"/>
      <w:szCs w:val="26"/>
    </w:rPr>
  </w:style>
  <w:style w:type="character" w:customStyle="1" w:styleId="Heading3Char">
    <w:name w:val="Heading 3 Char"/>
    <w:basedOn w:val="DefaultParagraphFont"/>
    <w:rPr>
      <w:rFonts w:ascii="Calibri Light" w:hAnsi="Calibri Light"/>
      <w:color w:val="1F4D78"/>
      <w:sz w:val="24"/>
      <w:szCs w:val="24"/>
    </w:rPr>
  </w:style>
  <w:style w:type="character" w:styleId="PlaceholderText">
    <w:name w:val="Placeholder Text"/>
    <w:basedOn w:val="DefaultParagraphFont"/>
    <w:rPr>
      <w:color w:val="808080"/>
    </w:rPr>
  </w:style>
  <w:style w:type="character" w:customStyle="1" w:styleId="InternetLink">
    <w:name w:val="Internet Link"/>
    <w:basedOn w:val="DefaultParagraphFont"/>
    <w:rPr>
      <w:color w:val="0563C1"/>
      <w:u w:val="single"/>
      <w:lang w:val="en-US" w:eastAsia="en-US" w:bidi="en-US"/>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pacing w:after="200" w:line="100" w:lineRule="atLeast"/>
    </w:pPr>
    <w:rPr>
      <w:i/>
      <w:iCs/>
      <w:color w:val="44546A"/>
      <w:sz w:val="18"/>
      <w:szCs w:val="18"/>
    </w:rPr>
  </w:style>
  <w:style w:type="paragraph" w:customStyle="1" w:styleId="Index">
    <w:name w:val="Index"/>
    <w:basedOn w:val="Normal"/>
    <w:pPr>
      <w:suppressLineNumbers/>
    </w:pPr>
    <w:rPr>
      <w:rFonts w:cs="FreeSans"/>
    </w:rPr>
  </w:style>
  <w:style w:type="paragraph" w:styleId="NoSpacing">
    <w:name w:val="No Spacing"/>
    <w:pPr>
      <w:tabs>
        <w:tab w:val="left" w:pos="720"/>
      </w:tabs>
      <w:suppressAutoHyphens/>
      <w:spacing w:after="0" w:line="100" w:lineRule="atLeast"/>
    </w:pPr>
    <w:rPr>
      <w:rFonts w:ascii="Calibri" w:eastAsia="Droid Sans" w:hAnsi="Calibri"/>
      <w:lang w:eastAsia="en-US"/>
    </w:rPr>
  </w:style>
  <w:style w:type="paragraph" w:styleId="BalloonText">
    <w:name w:val="Balloon Text"/>
    <w:basedOn w:val="Normal"/>
    <w:link w:val="BalloonTextChar"/>
    <w:uiPriority w:val="99"/>
    <w:semiHidden/>
    <w:unhideWhenUsed/>
    <w:rsid w:val="00F218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01"/>
    <w:rPr>
      <w:rFonts w:ascii="Segoe UI" w:eastAsia="Droid Sans" w:hAnsi="Segoe UI" w:cs="Segoe UI"/>
      <w:sz w:val="18"/>
      <w:szCs w:val="18"/>
      <w:lang w:eastAsia="en-US"/>
    </w:rPr>
  </w:style>
  <w:style w:type="table" w:styleId="TableGrid">
    <w:name w:val="Table Grid"/>
    <w:basedOn w:val="TableNormal"/>
    <w:uiPriority w:val="59"/>
    <w:rsid w:val="000B1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3403"/>
    <w:rPr>
      <w:color w:val="0000FF"/>
      <w:u w:val="single"/>
    </w:rPr>
  </w:style>
  <w:style w:type="character" w:styleId="CommentReference">
    <w:name w:val="annotation reference"/>
    <w:basedOn w:val="DefaultParagraphFont"/>
    <w:uiPriority w:val="99"/>
    <w:semiHidden/>
    <w:unhideWhenUsed/>
    <w:rsid w:val="004362A8"/>
    <w:rPr>
      <w:sz w:val="16"/>
      <w:szCs w:val="16"/>
    </w:rPr>
  </w:style>
  <w:style w:type="paragraph" w:styleId="CommentText">
    <w:name w:val="annotation text"/>
    <w:basedOn w:val="Normal"/>
    <w:link w:val="CommentTextChar"/>
    <w:uiPriority w:val="99"/>
    <w:semiHidden/>
    <w:unhideWhenUsed/>
    <w:rsid w:val="004362A8"/>
    <w:pPr>
      <w:spacing w:line="240" w:lineRule="auto"/>
    </w:pPr>
    <w:rPr>
      <w:sz w:val="20"/>
      <w:szCs w:val="20"/>
    </w:rPr>
  </w:style>
  <w:style w:type="character" w:customStyle="1" w:styleId="CommentTextChar">
    <w:name w:val="Comment Text Char"/>
    <w:basedOn w:val="DefaultParagraphFont"/>
    <w:link w:val="CommentText"/>
    <w:uiPriority w:val="99"/>
    <w:semiHidden/>
    <w:rsid w:val="004362A8"/>
    <w:rPr>
      <w:rFonts w:ascii="Calibri" w:eastAsia="Droid Sans" w:hAnsi="Calibri"/>
      <w:sz w:val="20"/>
      <w:szCs w:val="20"/>
      <w:lang w:eastAsia="en-US"/>
    </w:rPr>
  </w:style>
  <w:style w:type="paragraph" w:styleId="CommentSubject">
    <w:name w:val="annotation subject"/>
    <w:basedOn w:val="CommentText"/>
    <w:next w:val="CommentText"/>
    <w:link w:val="CommentSubjectChar"/>
    <w:uiPriority w:val="99"/>
    <w:semiHidden/>
    <w:unhideWhenUsed/>
    <w:rsid w:val="004362A8"/>
    <w:rPr>
      <w:b/>
      <w:bCs/>
    </w:rPr>
  </w:style>
  <w:style w:type="character" w:customStyle="1" w:styleId="CommentSubjectChar">
    <w:name w:val="Comment Subject Char"/>
    <w:basedOn w:val="CommentTextChar"/>
    <w:link w:val="CommentSubject"/>
    <w:uiPriority w:val="99"/>
    <w:semiHidden/>
    <w:rsid w:val="004362A8"/>
    <w:rPr>
      <w:rFonts w:ascii="Calibri" w:eastAsia="Droid Sans" w:hAnsi="Calibr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637815">
      <w:bodyDiv w:val="1"/>
      <w:marLeft w:val="0"/>
      <w:marRight w:val="0"/>
      <w:marTop w:val="0"/>
      <w:marBottom w:val="0"/>
      <w:divBdr>
        <w:top w:val="none" w:sz="0" w:space="0" w:color="auto"/>
        <w:left w:val="none" w:sz="0" w:space="0" w:color="auto"/>
        <w:bottom w:val="none" w:sz="0" w:space="0" w:color="auto"/>
        <w:right w:val="none" w:sz="0" w:space="0" w:color="auto"/>
      </w:divBdr>
    </w:div>
    <w:div w:id="1290548587">
      <w:bodyDiv w:val="1"/>
      <w:marLeft w:val="0"/>
      <w:marRight w:val="0"/>
      <w:marTop w:val="0"/>
      <w:marBottom w:val="0"/>
      <w:divBdr>
        <w:top w:val="none" w:sz="0" w:space="0" w:color="auto"/>
        <w:left w:val="none" w:sz="0" w:space="0" w:color="auto"/>
        <w:bottom w:val="none" w:sz="0" w:space="0" w:color="auto"/>
        <w:right w:val="none" w:sz="0" w:space="0" w:color="auto"/>
      </w:divBdr>
    </w:div>
    <w:div w:id="1357661645">
      <w:bodyDiv w:val="1"/>
      <w:marLeft w:val="0"/>
      <w:marRight w:val="0"/>
      <w:marTop w:val="0"/>
      <w:marBottom w:val="0"/>
      <w:divBdr>
        <w:top w:val="none" w:sz="0" w:space="0" w:color="auto"/>
        <w:left w:val="none" w:sz="0" w:space="0" w:color="auto"/>
        <w:bottom w:val="none" w:sz="0" w:space="0" w:color="auto"/>
        <w:right w:val="none" w:sz="0" w:space="0" w:color="auto"/>
      </w:divBdr>
      <w:divsChild>
        <w:div w:id="1808472018">
          <w:marLeft w:val="0"/>
          <w:marRight w:val="0"/>
          <w:marTop w:val="0"/>
          <w:marBottom w:val="0"/>
          <w:divBdr>
            <w:top w:val="none" w:sz="0" w:space="0" w:color="auto"/>
            <w:left w:val="none" w:sz="0" w:space="0" w:color="auto"/>
            <w:bottom w:val="none" w:sz="0" w:space="0" w:color="auto"/>
            <w:right w:val="none" w:sz="0" w:space="0" w:color="auto"/>
          </w:divBdr>
        </w:div>
      </w:divsChild>
    </w:div>
    <w:div w:id="207343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datadryad.or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www.R-project.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9</Pages>
  <Words>2202</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Coilin</dc:creator>
  <cp:lastModifiedBy>Coilin</cp:lastModifiedBy>
  <cp:revision>95</cp:revision>
  <cp:lastPrinted>2015-11-11T09:08:00Z</cp:lastPrinted>
  <dcterms:created xsi:type="dcterms:W3CDTF">2015-11-10T18:08:00Z</dcterms:created>
  <dcterms:modified xsi:type="dcterms:W3CDTF">2015-11-13T12:10:00Z</dcterms:modified>
</cp:coreProperties>
</file>