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C733" w14:textId="403E43E1" w:rsidR="00973150" w:rsidRDefault="0097297C" w:rsidP="000320C0">
      <w:pPr>
        <w:pStyle w:val="Heading1"/>
        <w:spacing w:after="40" w:line="480" w:lineRule="auto"/>
        <w:jc w:val="both"/>
        <w:rPr>
          <w:i/>
        </w:rPr>
      </w:pPr>
      <w:r>
        <w:tab/>
      </w:r>
      <w:r w:rsidR="00973150">
        <w:t>A general catch comparison method for multi-gear trials</w:t>
      </w:r>
      <w:r w:rsidR="001F355E">
        <w:t>:</w:t>
      </w:r>
      <w:r w:rsidR="00973150">
        <w:t xml:space="preserve"> application to </w:t>
      </w:r>
      <w:r w:rsidR="00142E67">
        <w:t xml:space="preserve">a </w:t>
      </w:r>
      <w:r w:rsidR="00973150">
        <w:t>quad-rig trawl</w:t>
      </w:r>
      <w:r w:rsidR="00F74BDF">
        <w:t>ing</w:t>
      </w:r>
      <w:r w:rsidR="00973150">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xml:space="preserve">, and </w:t>
      </w:r>
      <w:proofErr w:type="spellStart"/>
      <w:r>
        <w:t>Keatinge</w:t>
      </w:r>
      <w:proofErr w:type="spellEnd"/>
      <w:r>
        <w:t>,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w:t>
      </w:r>
      <w:proofErr w:type="spellStart"/>
      <w:r>
        <w:t>tel</w:t>
      </w:r>
      <w:proofErr w:type="spellEnd"/>
      <w:r>
        <w:t xml:space="preserve">: +353 91539360; fax: +353 91568569; e-mail: </w:t>
      </w:r>
      <w:hyperlink r:id="rId8"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4C26002E" w:rsidR="00235A0C" w:rsidRDefault="00990DAD" w:rsidP="000320C0">
      <w:pPr>
        <w:spacing w:after="40" w:line="480" w:lineRule="auto"/>
        <w:jc w:val="both"/>
        <w:rPr>
          <w:ins w:id="0" w:author="Browne, Daragh" w:date="2016-04-27T15:30:00Z"/>
        </w:rPr>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proofErr w:type="spellStart"/>
      <w:r w:rsidR="0021282F">
        <w:rPr>
          <w:i/>
        </w:rPr>
        <w:t>Norvegicus</w:t>
      </w:r>
      <w:proofErr w:type="spellEnd"/>
      <w:r w:rsidR="0021282F">
        <w:rPr>
          <w:i/>
        </w:rPr>
        <w:t xml:space="preserve"> </w:t>
      </w:r>
      <w:r w:rsidR="00697C57">
        <w:t xml:space="preserve">outpaced </w:t>
      </w:r>
      <w:r w:rsidR="00566B26">
        <w:t xml:space="preserve">technical understanding of </w:t>
      </w:r>
      <w:r w:rsidR="006A3F17">
        <w:t xml:space="preserve">catch </w:t>
      </w:r>
      <w:del w:id="1" w:author="Browne, Daragh" w:date="2016-04-27T15:29:00Z">
        <w:r w:rsidR="006A3F17" w:rsidDel="009A1D4A">
          <w:delText xml:space="preserve">composition </w:delText>
        </w:r>
      </w:del>
      <w:ins w:id="2" w:author="Browne, Daragh" w:date="2016-04-27T15:29:00Z">
        <w:r w:rsidR="009A1D4A">
          <w:t xml:space="preserve"> performance </w:t>
        </w:r>
      </w:ins>
      <w:r w:rsidR="006A3F17">
        <w:t>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w:t>
      </w:r>
      <w:ins w:id="3" w:author="Browne, Daragh" w:date="2016-04-27T15:29:00Z">
        <w:r w:rsidR="009A1D4A">
          <w:t>es</w:t>
        </w:r>
      </w:ins>
      <w:del w:id="4" w:author="Browne, Daragh" w:date="2016-04-27T15:29:00Z">
        <w:r w:rsidR="00664FB0" w:rsidDel="009A1D4A">
          <w:delText xml:space="preserve"> composition</w:delText>
        </w:r>
      </w:del>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w:t>
      </w:r>
      <w:del w:id="5" w:author="Browne, Daragh" w:date="2016-04-27T16:12:00Z">
        <w:r w:rsidR="005822D4" w:rsidDel="00594655">
          <w:delText xml:space="preserve">total </w:delText>
        </w:r>
      </w:del>
      <w:ins w:id="6" w:author="Browne, Daragh" w:date="2016-04-27T15:30:00Z">
        <w:r w:rsidR="009A1D4A">
          <w:t xml:space="preserve">catch weight per </w:t>
        </w:r>
      </w:ins>
      <w:r w:rsidR="005822D4">
        <w:t xml:space="preserve">cod-end </w:t>
      </w:r>
      <w:del w:id="7" w:author="Browne, Daragh" w:date="2016-04-27T15:30:00Z">
        <w:r w:rsidR="005822D4" w:rsidDel="009A1D4A">
          <w:delText xml:space="preserve">weight </w:delText>
        </w:r>
      </w:del>
      <w:r w:rsidR="005822D4">
        <w:lastRenderedPageBreak/>
        <w:t xml:space="preserve">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5F0AE944" w14:textId="77777777" w:rsidR="009A1D4A" w:rsidRDefault="009A1D4A" w:rsidP="000320C0">
      <w:pPr>
        <w:spacing w:after="40" w:line="480" w:lineRule="auto"/>
        <w:jc w:val="both"/>
      </w:pP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w:t>
      </w:r>
      <w:proofErr w:type="spellStart"/>
      <w:r w:rsidR="00AE74F6">
        <w:rPr>
          <w:i/>
        </w:rPr>
        <w:t>norvegicus</w:t>
      </w:r>
      <w:proofErr w:type="spellEnd"/>
      <w:r w:rsidR="00AE74F6">
        <w:t xml:space="preserve">, </w:t>
      </w:r>
      <w:r w:rsidR="00E54E6C">
        <w:t>multi-rig, cod-end mesh size,</w:t>
      </w:r>
      <w:r w:rsidR="007F132D">
        <w:t xml:space="preserve"> </w:t>
      </w:r>
      <w:proofErr w:type="gramStart"/>
      <w:r w:rsidR="00E54E6C">
        <w:t>c</w:t>
      </w:r>
      <w:r w:rsidR="00E54E6C" w:rsidRPr="00CE69D8">
        <w:t>atch</w:t>
      </w:r>
      <w:proofErr w:type="gramEnd"/>
      <w:r w:rsidR="00E54E6C" w:rsidRPr="00CE69D8">
        <w:t xml:space="preserve">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lastRenderedPageBreak/>
        <w:t>Introduction</w:t>
      </w:r>
    </w:p>
    <w:p w14:paraId="60F9EA4E" w14:textId="1B1DB706" w:rsidR="007304E1" w:rsidRDefault="00FD5F42" w:rsidP="000320C0">
      <w:pPr>
        <w:spacing w:after="40" w:line="480" w:lineRule="auto"/>
        <w:jc w:val="both"/>
      </w:pPr>
      <w:r w:rsidRPr="00FD5F42">
        <w:rPr>
          <w:i/>
        </w:rPr>
        <w:t>Nephrops</w:t>
      </w:r>
      <w:r w:rsidR="007304E1">
        <w:rPr>
          <w:i/>
        </w:rPr>
        <w:t xml:space="preserve"> </w:t>
      </w:r>
      <w:proofErr w:type="spellStart"/>
      <w:r w:rsidR="005B58C3">
        <w:rPr>
          <w:i/>
        </w:rPr>
        <w:t>n</w:t>
      </w:r>
      <w:r w:rsidR="007304E1">
        <w:rPr>
          <w:i/>
        </w:rPr>
        <w:t>orvegicus</w:t>
      </w:r>
      <w:proofErr w:type="spellEnd"/>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594655">
        <w:rPr>
          <w:noProof/>
        </w:rPr>
        <w:t>(Cosgrove et al., 2015a)</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6751221B"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 xml:space="preserve">compared with </w:t>
      </w:r>
      <w:del w:id="8" w:author="Browne, Daragh" w:date="2016-04-27T15:31:00Z">
        <w:r w:rsidR="002D20D9" w:rsidDel="009A1D4A">
          <w:delText xml:space="preserve">the </w:delText>
        </w:r>
      </w:del>
      <w:r w:rsidR="002D20D9">
        <w:t>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catch</w:t>
      </w:r>
      <w:del w:id="9" w:author="Browne, Daragh" w:date="2016-04-27T15:31:00Z">
        <w:r w:rsidR="00844AE8" w:rsidDel="009A1D4A">
          <w:delText>ing</w:delText>
        </w:r>
      </w:del>
      <w:r w:rsidR="00844AE8">
        <w:t xml:space="preserve">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292D1EB2" w:rsidR="00214984" w:rsidRDefault="004200B6" w:rsidP="000320C0">
      <w:pPr>
        <w:spacing w:after="40" w:line="480" w:lineRule="auto"/>
        <w:jc w:val="both"/>
      </w:pPr>
      <w:r>
        <w:lastRenderedPageBreak/>
        <w:t>Gear modifications to reduce bycatch</w:t>
      </w:r>
      <w:r w:rsidR="00D36D0A">
        <w:t xml:space="preserve"> are generally assessed using either selectivity </w:t>
      </w:r>
      <w:commentRangeStart w:id="10"/>
      <w:r w:rsidR="00551802">
        <w:fldChar w:fldCharType="begin">
          <w:fldData xml:space="preserve">PEVuZE5vdGU+PENpdGU+PEF1dGhvcj5NY0NsYW5haGFuPC9BdXRob3I+PFllYXI+MjAwNDwvWWVh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</w:fldData>
        </w:fldChar>
      </w:r>
      <w:r w:rsidR="00FB6A70">
        <w:instrText xml:space="preserve"> ADDIN EN.CITE </w:instrText>
      </w:r>
      <w:r w:rsidR="00FB6A70">
        <w:fldChar w:fldCharType="begin">
          <w:fldData xml:space="preserve">PEVuZE5vdGU+PENpdGU+PEF1dGhvcj5NY0NsYW5haGFuPC9BdXRob3I+PFllYXI+MjAwNDwvWWVh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</w:fldData>
        </w:fldChar>
      </w:r>
      <w:r w:rsidR="00FB6A70">
        <w:instrText xml:space="preserve"> ADDIN EN.CITE.DATA </w:instrText>
      </w:r>
      <w:r w:rsidR="00FB6A70">
        <w:fldChar w:fldCharType="end"/>
      </w:r>
      <w:r w:rsidR="00551802">
        <w:fldChar w:fldCharType="separate"/>
      </w:r>
      <w:r w:rsidR="00FB6A70">
        <w:rPr>
          <w:noProof/>
        </w:rPr>
        <w:t>(e.g. Millar, 1992; Millar and Walsh, 1992; Millar and Fryer, 1999; McClanahan and Mangi, 2004)</w:t>
      </w:r>
      <w:r w:rsidR="00551802">
        <w:fldChar w:fldCharType="end"/>
      </w:r>
      <w:commentRangeEnd w:id="10"/>
      <w:r w:rsidR="00FB6A70">
        <w:rPr>
          <w:rStyle w:val="CommentReference"/>
        </w:rPr>
        <w:commentReference w:id="10"/>
      </w:r>
      <w:r w:rsidR="00551802">
        <w:t xml:space="preserve"> or catch comparison</w:t>
      </w:r>
      <w:ins w:id="11" w:author="Browne, Daragh" w:date="2016-04-27T15:40:00Z">
        <w:r w:rsidR="0099612B">
          <w:t xml:space="preserve"> studies</w:t>
        </w:r>
      </w:ins>
      <w:r w:rsidR="00551802">
        <w:t xml:space="preserve"> </w:t>
      </w:r>
      <w:commentRangeStart w:id="12"/>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commentRangeEnd w:id="12"/>
      <w:r w:rsidR="00FB6A70">
        <w:rPr>
          <w:rStyle w:val="CommentReference"/>
        </w:rPr>
        <w:commentReference w:id="12"/>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6244E0AB"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w:t>
      </w:r>
      <w:ins w:id="13" w:author="Browne, Daragh" w:date="2016-04-27T15:49:00Z">
        <w:r w:rsidR="00FB6A70">
          <w:t>es</w:t>
        </w:r>
      </w:ins>
      <w:del w:id="14" w:author="Browne, Daragh" w:date="2016-04-27T15:49:00Z">
        <w:r w:rsidR="00664FB0" w:rsidDel="00FB6A70">
          <w:delText xml:space="preserve"> composition</w:delText>
        </w:r>
      </w:del>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4B5102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w:t>
      </w:r>
      <w:proofErr w:type="spellStart"/>
      <w:r w:rsidR="00190D44">
        <w:t>VIIa</w:t>
      </w:r>
      <w:proofErr w:type="spellEnd"/>
      <w:r w:rsidR="00190D44">
        <w:t>,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w:t>
      </w:r>
      <w:ins w:id="15" w:author="Browne, Daragh" w:date="2016-04-27T15:50:00Z">
        <w:r w:rsidR="00FB6A70">
          <w:t>braided 5.5</w:t>
        </w:r>
      </w:ins>
      <w:del w:id="16" w:author="Browne, Daragh" w:date="2016-04-27T15:51:00Z">
        <w:r w:rsidR="00A11B8F" w:rsidDel="00FB6A70">
          <w:delText>6</w:delText>
        </w:r>
      </w:del>
      <w:r w:rsidR="00A11B8F">
        <w:t xml:space="preserve"> mm</w:t>
      </w:r>
      <w:del w:id="17" w:author="Browne, Daragh" w:date="2016-04-27T15:51:00Z">
        <w:r w:rsidR="00A11B8F" w:rsidDel="00FB6A70">
          <w:delText>,</w:delText>
        </w:r>
      </w:del>
      <w:r w:rsidR="00A11B8F">
        <w:t xml:space="preserve"> polyethylene twine</w:t>
      </w:r>
      <w:ins w:id="18" w:author="Browne, Daragh" w:date="2016-04-27T15:52:00Z">
        <w:r w:rsidR="00FB6A70">
          <w:t xml:space="preserve"> (</w:t>
        </w:r>
        <w:proofErr w:type="spellStart"/>
        <w:r w:rsidR="00FB6A70">
          <w:t>Eurored</w:t>
        </w:r>
        <w:proofErr w:type="spellEnd"/>
        <w:r w:rsidR="00FB6A70">
          <w:t xml:space="preserve"> Abrasion).</w:t>
        </w:r>
      </w:ins>
      <w:del w:id="19" w:author="Browne, Daragh" w:date="2016-04-27T15:52:00Z">
        <w:r w:rsidR="00A11B8F" w:rsidDel="00FB6A70">
          <w:delText>,</w:delText>
        </w:r>
      </w:del>
      <w:r w:rsidR="00A11B8F">
        <w:t xml:space="preserve"> </w:t>
      </w:r>
      <w:del w:id="20" w:author="Browne, Daragh" w:date="2016-04-27T15:52:00Z">
        <w:r w:rsidR="00214984" w:rsidDel="00FB6A70">
          <w:delText xml:space="preserve">with </w:delText>
        </w:r>
        <w:r w:rsidR="00A11B8F" w:rsidDel="00FB6A70">
          <w:delText>m</w:delText>
        </w:r>
      </w:del>
      <w:del w:id="21" w:author="Browne, Daragh" w:date="2016-04-27T15:54:00Z">
        <w:r w:rsidR="00A11B8F" w:rsidDel="00FB6A70">
          <w:delText xml:space="preserve">ean </w:delText>
        </w:r>
      </w:del>
      <w:ins w:id="22" w:author="Coilin" w:date="2016-03-03T10:24:00Z">
        <w:del w:id="23" w:author="Browne, Daragh" w:date="2016-04-27T15:54:00Z">
          <w:r w:rsidR="00251F88" w:rsidDel="00FB6A70">
            <w:delText xml:space="preserve">(standard error in brackets) </w:delText>
          </w:r>
        </w:del>
      </w:ins>
      <w:del w:id="24" w:author="Browne, Daragh" w:date="2016-04-27T15:54:00Z">
        <w:r w:rsidR="00A11B8F" w:rsidDel="00FB6A70">
          <w:delText>o</w:delText>
        </w:r>
      </w:del>
      <w:ins w:id="25" w:author="Coilin" w:date="2016-03-03T10:25:00Z">
        <w:del w:id="26" w:author="Browne, Daragh" w:date="2016-04-27T15:54:00Z">
          <w:r w:rsidR="00251F88" w:rsidDel="00FB6A70">
            <w:delText>O</w:delText>
          </w:r>
        </w:del>
      </w:ins>
      <w:del w:id="27" w:author="Browne, Daragh" w:date="2016-04-27T15:54:00Z">
        <w:r w:rsidR="00A11B8F" w:rsidDel="00FB6A70">
          <w:delText xml:space="preserve">mega mesh gauge measurements </w:delText>
        </w:r>
      </w:del>
      <w:ins w:id="28" w:author="Coilin" w:date="2016-03-03T10:23:00Z">
        <w:del w:id="29" w:author="Browne, Daragh" w:date="2016-04-27T15:54:00Z">
          <w:r w:rsidR="00B605E2" w:rsidDel="00FB6A70">
            <w:delText>(</w:delText>
          </w:r>
        </w:del>
      </w:ins>
      <w:ins w:id="30" w:author="Coilin" w:date="2016-03-03T10:24:00Z">
        <w:del w:id="31" w:author="Browne, Daragh" w:date="2016-04-27T15:54:00Z">
          <w:r w:rsidR="005376BA" w:rsidDel="00FB6A70">
            <w:delText xml:space="preserve">force of </w:delText>
          </w:r>
        </w:del>
      </w:ins>
      <w:ins w:id="32" w:author="Coilin" w:date="2016-03-03T10:23:00Z">
        <w:del w:id="33" w:author="Browne, Daragh" w:date="2016-04-27T15:54:00Z">
          <w:r w:rsidR="00B605E2" w:rsidDel="00FB6A70">
            <w:delText xml:space="preserve">125 </w:delText>
          </w:r>
          <w:r w:rsidR="00B605E2" w:rsidRPr="009573AD" w:rsidDel="00FB6A70">
            <w:delText>N</w:delText>
          </w:r>
          <w:r w:rsidR="00B605E2" w:rsidDel="00FB6A70">
            <w:delText xml:space="preserve">) </w:delText>
          </w:r>
        </w:del>
      </w:ins>
      <w:ins w:id="34" w:author="Browne, Daragh" w:date="2016-04-27T15:57:00Z">
        <w:r w:rsidR="007A0407">
          <w:t>C</w:t>
        </w:r>
        <w:r w:rsidR="007A0407" w:rsidRPr="007A0407">
          <w:t>od</w:t>
        </w:r>
        <w:r w:rsidR="007A0407">
          <w:t>-</w:t>
        </w:r>
        <w:r w:rsidR="007A0407" w:rsidRPr="007A0407">
          <w:t>end mesh size was measured with the Omega gauge (Fonteyne et al (200</w:t>
        </w:r>
      </w:ins>
      <w:ins w:id="35" w:author="Browne, Daragh" w:date="2016-04-27T15:58:00Z">
        <w:r w:rsidR="007A0407">
          <w:t>5</w:t>
        </w:r>
      </w:ins>
      <w:ins w:id="36" w:author="Browne, Daragh" w:date="2016-04-27T15:57:00Z">
        <w:r w:rsidR="007A0407" w:rsidRPr="007A0407">
          <w:t xml:space="preserve">)) and </w:t>
        </w:r>
      </w:ins>
      <w:ins w:id="37" w:author="Browne, Daragh" w:date="2016-04-27T15:59:00Z">
        <w:r w:rsidR="007A0407">
          <w:t xml:space="preserve">the </w:t>
        </w:r>
      </w:ins>
      <w:ins w:id="38" w:author="Browne, Daragh" w:date="2016-04-27T15:58:00Z">
        <w:r w:rsidR="007A0407">
          <w:t xml:space="preserve">mean </w:t>
        </w:r>
      </w:ins>
      <w:ins w:id="39" w:author="Browne, Daragh" w:date="2016-04-27T15:59:00Z">
        <w:r w:rsidR="007A0407">
          <w:t xml:space="preserve">values (with standard error in brackets) </w:t>
        </w:r>
      </w:ins>
      <w:ins w:id="40" w:author="Coilin" w:date="2016-03-03T10:23:00Z">
        <w:del w:id="41" w:author="Browne, Daragh" w:date="2016-04-27T15:59:00Z">
          <w:r w:rsidR="007B09ED" w:rsidDel="007A0407">
            <w:delText>of</w:delText>
          </w:r>
        </w:del>
      </w:ins>
      <w:ins w:id="42" w:author="Browne, Daragh" w:date="2016-04-27T15:59:00Z">
        <w:r w:rsidR="007A0407">
          <w:t>were</w:t>
        </w:r>
      </w:ins>
      <w:ins w:id="43" w:author="Coilin" w:date="2016-03-03T10:23:00Z">
        <w:r w:rsidR="007B09ED">
          <w:t>: 70.8 (0.3), 80.8 (0.3), 92.6 (0.2) and 103.0 (0.3) mm</w:t>
        </w:r>
      </w:ins>
      <w:del w:id="44"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proofErr w:type="gramStart"/>
      <w:r w:rsidR="00F105AF">
        <w:t>Corresponding</w:t>
      </w:r>
      <w:proofErr w:type="gramEnd"/>
      <w:r w:rsidR="00F105AF">
        <w:t xml:space="preserve">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594655">
        <w:rPr>
          <w:noProof/>
        </w:rPr>
        <w:t>(Cosgrove et al., 2015a)</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lastRenderedPageBreak/>
        <w:t>Model development</w:t>
      </w:r>
    </w:p>
    <w:p w14:paraId="767089A5" w14:textId="659BC086" w:rsidR="00511BDF" w:rsidRDefault="00511BDF" w:rsidP="000320C0">
      <w:pPr>
        <w:spacing w:after="40" w:line="480" w:lineRule="auto"/>
        <w:jc w:val="both"/>
      </w:pPr>
      <w:r>
        <w:rPr>
          <w:lang w:val="en-US"/>
        </w:rPr>
        <w:t xml:space="preserve">In </w:t>
      </w:r>
      <w:ins w:id="45" w:author="Coilin" w:date="2016-03-21T17:00:00Z">
        <w:r w:rsidR="006F5E92">
          <w:rPr>
            <w:lang w:val="en-US"/>
          </w:rPr>
          <w:t>the</w:t>
        </w:r>
      </w:ins>
      <w:del w:id="46" w:author="Coilin" w:date="2016-03-21T17:00:00Z">
        <w:r w:rsidDel="006F5E92">
          <w:rPr>
            <w:lang w:val="en-US"/>
          </w:rPr>
          <w:delText>a</w:delText>
        </w:r>
      </w:del>
      <w:r>
        <w:rPr>
          <w:lang w:val="en-US"/>
        </w:rPr>
        <w:t xml:space="preserve"> quad-rig trial the response </w:t>
      </w:r>
      <m:oMath>
        <m:sSub>
          <m:sSubPr>
            <m:ctrlPr>
              <w:ins w:id="47" w:author="Coilin" w:date="2016-03-21T16:57:00Z">
                <w:rPr>
                  <w:rFonts w:ascii="Cambria Math" w:hAnsi="Cambria Math"/>
                  <w:i/>
                </w:rPr>
              </w:ins>
            </m:ctrlPr>
          </m:sSubPr>
          <m:e>
            <m:r>
              <w:ins w:id="48" w:author="Coilin" w:date="2016-03-21T16:57:00Z">
                <w:rPr>
                  <w:rFonts w:ascii="Cambria Math" w:hAnsi="Cambria Math"/>
                </w:rPr>
                <m:t>Y</m:t>
              </w:ins>
            </m:r>
          </m:e>
          <m:sub>
            <m:r>
              <w:ins w:id="49" w:author="Coilin" w:date="2016-03-21T16:57:00Z">
                <w:rPr>
                  <w:rFonts w:ascii="Cambria Math" w:hAnsi="Cambria Math"/>
                </w:rPr>
                <m:t>h,i</m:t>
              </w:ins>
            </m:r>
          </m:sub>
        </m:sSub>
        <m:r>
          <w:del w:id="50"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51" w:author="Coilin" w:date="2016-03-21T16:58:00Z">
                <w:rPr>
                  <w:rFonts w:ascii="Cambria Math" w:hAnsi="Cambria Math"/>
                </w:rPr>
                <m:t>1</m:t>
              </w:ins>
            </m:r>
            <m:r>
              <w:del w:id="52" w:author="Coilin" w:date="2016-03-21T16:58:00Z">
                <w:rPr>
                  <w:rFonts w:ascii="Cambria Math" w:hAnsi="Cambria Math"/>
                </w:rPr>
                <m:t>n</m:t>
              </w:del>
            </m:r>
            <m:r>
              <w:rPr>
                <w:rFonts w:ascii="Cambria Math" w:hAnsi="Cambria Math"/>
              </w:rPr>
              <m:t>×4</m:t>
            </m:r>
          </m:e>
        </m:d>
      </m:oMath>
      <w:r>
        <w:rPr>
          <w:lang w:val="en-US"/>
        </w:rPr>
        <w:t xml:space="preserve"> </w:t>
      </w:r>
      <w:del w:id="53" w:author="Coilin" w:date="2016-03-21T16:58:00Z">
        <w:r w:rsidDel="006F5E92">
          <w:rPr>
            <w:lang w:val="en-US"/>
          </w:rPr>
          <w:delText xml:space="preserve">matrix </w:delText>
        </w:r>
      </w:del>
      <w:ins w:id="54"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55" w:author="Coilin" w:date="2016-03-21T17:00:00Z">
        <w:r w:rsidR="006F5E92">
          <w:rPr>
            <w:lang w:val="en-US"/>
          </w:rPr>
          <w:t>for a given haul (</w:t>
        </w:r>
        <m:oMath>
          <m:r>
            <w:rPr>
              <w:rFonts w:ascii="Cambria Math" w:hAnsi="Cambria Math"/>
            </w:rPr>
            <m:t>h=1,…,12</m:t>
          </m:r>
        </m:oMath>
        <w:r w:rsidR="00B62C45">
          <w:rPr>
            <w:lang w:val="en-US"/>
          </w:rPr>
          <w:t>)</w:t>
        </w:r>
      </w:ins>
      <w:del w:id="56" w:author="Coilin" w:date="2016-03-21T17:07:00Z">
        <w:r w:rsidDel="00B62C45">
          <w:rPr>
            <w:lang w:val="en-US"/>
          </w:rPr>
          <w:delText xml:space="preserve">per </w:delText>
        </w:r>
      </w:del>
      <w:ins w:id="57" w:author="Coilin" w:date="2016-03-21T17:07:00Z">
        <w:r w:rsidR="00B62C45">
          <w:rPr>
            <w:lang w:val="en-US"/>
          </w:rPr>
          <w:t xml:space="preserve">, </w:t>
        </w:r>
      </w:ins>
      <w:del w:id="58" w:author="Coilin" w:date="2016-03-21T16:59:00Z">
        <w:r w:rsidDel="006F5E92">
          <w:rPr>
            <w:lang w:val="en-US"/>
          </w:rPr>
          <w:delText xml:space="preserve">observation </w:delText>
        </w:r>
      </w:del>
      <w:ins w:id="59" w:author="Coilin" w:date="2016-03-21T16:59:00Z">
        <w:r w:rsidR="006F5E92">
          <w:rPr>
            <w:lang w:val="en-US"/>
          </w:rPr>
          <w:t xml:space="preserve">length-class </w:t>
        </w:r>
      </w:ins>
      <w:ins w:id="60" w:author="Coilin" w:date="2016-03-21T17:00:00Z">
        <w:r w:rsidR="006F5E92">
          <w:rPr>
            <w:lang w:val="en-US"/>
          </w:rPr>
          <w:t>(</w:t>
        </w:r>
        <m:oMath>
          <m:r>
            <w:rPr>
              <w:rFonts w:ascii="Cambria Math" w:hAnsi="Cambria Math"/>
            </w:rPr>
            <m:t>i=1,…,</m:t>
          </m:r>
        </m:oMath>
      </w:ins>
      <m:oMath>
        <m:sSub>
          <m:sSubPr>
            <m:ctrlPr>
              <w:ins w:id="61" w:author="Coilin" w:date="2016-03-21T17:01:00Z">
                <w:rPr>
                  <w:rFonts w:ascii="Cambria Math" w:hAnsi="Cambria Math"/>
                  <w:i/>
                </w:rPr>
              </w:ins>
            </m:ctrlPr>
          </m:sSubPr>
          <m:e>
            <m:r>
              <w:ins w:id="62" w:author="Coilin" w:date="2016-03-21T17:12:00Z">
                <w:rPr>
                  <w:rFonts w:ascii="Cambria Math" w:hAnsi="Cambria Math"/>
                </w:rPr>
                <m:t>l</m:t>
              </w:ins>
            </m:r>
          </m:e>
          <m:sub>
            <m:r>
              <w:ins w:id="63" w:author="Coilin" w:date="2016-03-21T17:01:00Z">
                <w:rPr>
                  <w:rFonts w:ascii="Cambria Math" w:hAnsi="Cambria Math"/>
                </w:rPr>
                <m:t>h</m:t>
              </w:ins>
            </m:r>
          </m:sub>
        </m:sSub>
      </m:oMath>
      <w:ins w:id="64" w:author="Coilin" w:date="2016-03-21T17:00:00Z">
        <w:r w:rsidR="006F5E92">
          <w:rPr>
            <w:lang w:val="en-US"/>
          </w:rPr>
          <w:t xml:space="preserve">) </w:t>
        </w:r>
      </w:ins>
      <w:del w:id="65"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66" w:author="Coilin" w:date="2016-03-21T17:05:00Z">
            <w:rPr>
              <w:rFonts w:ascii="Cambria Math" w:hAnsi="Cambria Math"/>
            </w:rPr>
            <m:t>j</m:t>
          </w:ins>
        </m:r>
        <m:r>
          <w:del w:id="67" w:author="Coilin" w:date="2016-03-21T17:05:00Z">
            <w:rPr>
              <w:rFonts w:ascii="Cambria Math" w:hAnsi="Cambria Math"/>
            </w:rPr>
            <m:t>k</m:t>
          </w:del>
        </m:r>
        <m:r>
          <w:rPr>
            <w:rFonts w:ascii="Cambria Math" w:hAnsi="Cambria Math"/>
          </w:rPr>
          <m:t>=1,2,3,4</m:t>
        </m:r>
      </m:oMath>
      <w:r>
        <w:rPr>
          <w:lang w:val="en-US"/>
        </w:rPr>
        <w:t xml:space="preserve">). </w:t>
      </w:r>
      <w:del w:id="68" w:author="Coilin" w:date="2016-03-21T17:08:00Z">
        <w:r w:rsidDel="00B62C45">
          <w:rPr>
            <w:lang w:val="en-US"/>
          </w:rPr>
          <w:delText xml:space="preserve">Each row </w:delText>
        </w:r>
      </w:del>
      <m:oMath>
        <m:sSub>
          <m:sSubPr>
            <m:ctrlPr>
              <w:del w:id="69" w:author="Coilin" w:date="2016-03-21T17:07:00Z">
                <w:rPr>
                  <w:rFonts w:ascii="Cambria Math" w:hAnsi="Cambria Math"/>
                </w:rPr>
              </w:del>
            </m:ctrlPr>
          </m:sSubPr>
          <m:e>
            <m:r>
              <w:del w:id="70" w:author="Coilin" w:date="2016-03-21T17:07:00Z">
                <w:rPr>
                  <w:rFonts w:ascii="Cambria Math" w:hAnsi="Cambria Math"/>
                </w:rPr>
                <m:t>Y</m:t>
              </w:del>
            </m:r>
          </m:e>
          <m:sub>
            <m:r>
              <w:del w:id="71" w:author="Coilin" w:date="2016-03-21T17:07:00Z">
                <w:rPr>
                  <w:rFonts w:ascii="Cambria Math" w:hAnsi="Cambria Math"/>
                </w:rPr>
                <m:t>i</m:t>
              </w:del>
            </m:r>
          </m:sub>
        </m:sSub>
      </m:oMath>
      <w:del w:id="72"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73" w:author="Coilin" w:date="2016-03-21T17:08:00Z">
                <w:rPr>
                  <w:rFonts w:ascii="Cambria Math" w:hAnsi="Cambria Math"/>
                </w:rPr>
                <m:t>5,30mm</m:t>
              </w:ins>
            </m:r>
            <m:r>
              <w:del w:id="74"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75" w:author="Coilin" w:date="2016-03-21T17:09:00Z">
        <w:r w:rsidDel="00EB0C5C">
          <w:rPr>
            <w:lang w:val="en-US"/>
          </w:rPr>
          <w:delText xml:space="preserve">consist </w:delText>
        </w:r>
      </w:del>
      <w:ins w:id="76" w:author="Coilin" w:date="2016-03-21T17:09:00Z">
        <w:r w:rsidR="00EB0C5C">
          <w:rPr>
            <w:lang w:val="en-US"/>
          </w:rPr>
          <w:t>result in</w:t>
        </w:r>
      </w:ins>
      <w:del w:id="77"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78" w:author="Coilin" w:date="2016-03-21T17:14:00Z"/>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ins w:id="79" w:author="Coilin" w:date="2016-03-21T17:13:00Z">
                <w:rPr>
                  <w:rFonts w:ascii="Cambria Math" w:hAnsi="Cambria Math"/>
                </w:rPr>
                <m:t>j</m:t>
              </w:ins>
            </m:r>
            <m:r>
              <w:del w:id="80" w:author="Coilin" w:date="2016-03-21T17:13:00Z">
                <w:rPr>
                  <w:rFonts w:ascii="Cambria Math" w:hAnsi="Cambria Math"/>
                </w:rPr>
                <m:t>k</m:t>
              </w:del>
            </m:r>
          </m:sub>
        </m:sSub>
      </m:oMath>
      <w:r>
        <w:rPr>
          <w:lang w:val="en-US"/>
        </w:rPr>
        <w:t xml:space="preserve"> is the count in the </w:t>
      </w:r>
      <m:oMath>
        <m:r>
          <w:ins w:id="81" w:author="Coilin" w:date="2016-03-21T17:13:00Z">
            <w:rPr>
              <w:rFonts w:ascii="Cambria Math" w:hAnsi="Cambria Math"/>
            </w:rPr>
            <m:t>j</m:t>
          </w:ins>
        </m:r>
        <m:r>
          <w:del w:id="82"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83" w:author="Coilin" w:date="2016-03-21T17:13:00Z">
                <w:rPr>
                  <w:rFonts w:ascii="Cambria Math" w:hAnsi="Cambria Math"/>
                </w:rPr>
                <m:t>j</m:t>
              </w:ins>
            </m:r>
            <m:r>
              <w:del w:id="84"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85" w:author="Coilin" w:date="2016-03-21T17:13:00Z">
                    <w:rPr>
                      <w:rFonts w:ascii="Cambria Math" w:hAnsi="Cambria Math"/>
                    </w:rPr>
                    <m:t>j</m:t>
                  </w:ins>
                </m:r>
                <m:r>
                  <w:del w:id="86"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87" w:author="Coilin" w:date="2016-03-21T17:13:00Z">
                <w:rPr>
                  <w:rFonts w:ascii="Cambria Math" w:hAnsi="Cambria Math"/>
                </w:rPr>
                <m:t>j</m:t>
              </w:ins>
            </m:r>
            <m:r>
              <w:del w:id="88" w:author="Coilin" w:date="2016-03-21T17:13:00Z">
                <w:rPr>
                  <w:rFonts w:ascii="Cambria Math" w:hAnsi="Cambria Math"/>
                </w:rPr>
                <m:t>k</m:t>
              </w:del>
            </m:r>
          </m:sub>
        </m:sSub>
      </m:oMath>
      <w:r>
        <w:rPr>
          <w:lang w:val="en-US"/>
        </w:rPr>
        <w:t xml:space="preserve"> is the probability of outcome </w:t>
      </w:r>
      <m:oMath>
        <m:r>
          <w:ins w:id="89" w:author="Coilin" w:date="2016-03-21T17:13:00Z">
            <w:rPr>
              <w:rFonts w:ascii="Cambria Math" w:hAnsi="Cambria Math"/>
            </w:rPr>
            <m:t>j</m:t>
          </w:ins>
        </m:r>
        <m:r>
          <w:del w:id="90" w:author="Coilin" w:date="2016-03-21T17:13:00Z">
            <w:rPr>
              <w:rFonts w:ascii="Cambria Math" w:hAnsi="Cambria Math"/>
            </w:rPr>
            <m:t>k</m:t>
          </w:del>
        </m:r>
      </m:oMath>
      <w:r>
        <w:rPr>
          <w:lang w:val="en-US"/>
        </w:rPr>
        <w:t>,</w:t>
      </w:r>
      <w:ins w:id="91"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92" w:author="Coilin" w:date="2016-03-21T17:13:00Z">
                <w:rPr>
                  <w:rFonts w:ascii="Cambria Math" w:hAnsi="Cambria Math"/>
                </w:rPr>
                <m:t>j</m:t>
              </w:ins>
            </m:r>
            <m:r>
              <w:del w:id="93"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94" w:author="Coilin" w:date="2016-03-21T17:13:00Z">
                    <w:rPr>
                      <w:rFonts w:ascii="Cambria Math" w:hAnsi="Cambria Math"/>
                    </w:rPr>
                    <m:t>j</m:t>
                  </w:ins>
                </m:r>
                <m:r>
                  <w:del w:id="95"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96" w:author="Coilin" w:date="2016-03-21T17:25:00Z">
        <w:r w:rsidDel="00946513">
          <w:rPr>
            <w:lang w:val="en-US"/>
          </w:rPr>
          <w:delText>the basic</w:delText>
        </w:r>
      </w:del>
      <w:ins w:id="97"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684E07F6" w14:textId="1CE4FCCB"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p>
    <w:p w14:paraId="1494456E" w14:textId="538B2BAD" w:rsidR="00511BDF" w:rsidRDefault="00696635" w:rsidP="000320C0">
      <w:pPr>
        <w:spacing w:after="40" w:line="480" w:lineRule="auto"/>
        <w:jc w:val="both"/>
      </w:pPr>
      <m:oMath>
        <m:sSub>
          <m:sSubPr>
            <m:ctrlPr>
              <w:rPr>
                <w:rFonts w:ascii="Cambria Math" w:hAnsi="Cambria Math"/>
              </w:rPr>
            </m:ctrlPr>
          </m:sSubPr>
          <m:e>
            <m:r>
              <w:rPr>
                <w:rFonts w:ascii="Cambria Math" w:hAnsi="Cambria Math"/>
              </w:rPr>
              <m:t>π</m:t>
            </m:r>
          </m:e>
          <m:sub>
            <m:r>
              <w:ins w:id="98" w:author="Coilin" w:date="2016-03-21T17:14:00Z">
                <w:rPr>
                  <w:rFonts w:ascii="Cambria Math" w:hAnsi="Cambria Math"/>
                </w:rPr>
                <m:t>h</m:t>
              </w:ins>
            </m:r>
            <m:r>
              <w:del w:id="99" w:author="Coilin" w:date="2016-03-21T17:14:00Z">
                <w:rPr>
                  <w:rFonts w:ascii="Cambria Math" w:hAnsi="Cambria Math"/>
                </w:rPr>
                <m:t>k</m:t>
              </w:del>
            </m:r>
            <m:r>
              <w:rPr>
                <w:rFonts w:ascii="Cambria Math" w:hAnsi="Cambria Math"/>
              </w:rPr>
              <m:t>,i</m:t>
            </m:r>
            <m:r>
              <w:ins w:id="100"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01"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02" w:author="Coilin" w:date="2016-03-21T17:15:00Z">
                        <w:rPr>
                          <w:rFonts w:ascii="Cambria Math" w:hAnsi="Cambria Math"/>
                        </w:rPr>
                        <m:t>j</m:t>
                      </w:ins>
                    </m:r>
                    <m:r>
                      <w:del w:id="103"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04" w:author="Coilin" w:date="2016-03-21T17:15:00Z">
                                <w:rPr>
                                  <w:rFonts w:ascii="Cambria Math" w:hAnsi="Cambria Math"/>
                                </w:rPr>
                                <m:t>h,i</m:t>
                              </w:ins>
                            </m:r>
                            <m:r>
                              <w:del w:id="105"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415AAAF0" w:rsidR="007D5048" w:rsidRDefault="00511BDF" w:rsidP="000320C0">
      <w:pPr>
        <w:spacing w:after="40" w:line="480" w:lineRule="auto"/>
        <w:jc w:val="both"/>
        <w:rPr>
          <w:ins w:id="106" w:author="Coilin" w:date="2016-03-21T17:31:00Z"/>
          <w:lang w:val="en-US"/>
        </w:rPr>
      </w:pPr>
      <w:proofErr w:type="gramStart"/>
      <w:r>
        <w:rPr>
          <w:lang w:val="en-US"/>
        </w:rPr>
        <w:t>where</w:t>
      </w:r>
      <w:proofErr w:type="gramEnd"/>
      <w:r>
        <w:rPr>
          <w:lang w:val="en-US"/>
        </w:rPr>
        <w:t xml:space="preserve"> </w:t>
      </w:r>
      <m:oMath>
        <m:sSub>
          <m:sSubPr>
            <m:ctrlPr>
              <w:rPr>
                <w:rFonts w:ascii="Cambria Math" w:hAnsi="Cambria Math"/>
              </w:rPr>
            </m:ctrlPr>
          </m:sSubPr>
          <m:e>
            <m:r>
              <m:rPr>
                <m:sty m:val="bi"/>
              </m:rPr>
              <w:rPr>
                <w:rFonts w:ascii="Cambria Math" w:hAnsi="Cambria Math"/>
              </w:rPr>
              <m:t>X</m:t>
            </m:r>
          </m:e>
          <m:sub>
            <m:r>
              <w:ins w:id="107"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108" w:author="Coilin" w:date="2016-03-21T17:16:00Z">
        <w:r w:rsidR="009B46EC">
          <w:rPr>
            <w:lang w:val="en-US"/>
          </w:rPr>
          <w:t xml:space="preserve">row </w:t>
        </w:r>
      </w:ins>
      <w:del w:id="109"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110"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111" w:author="Coilin" w:date="2016-03-21T17:16:00Z">
                <w:rPr>
                  <w:rFonts w:ascii="Cambria Math" w:hAnsi="Cambria Math"/>
                </w:rPr>
                <m:t>j</m:t>
              </w:ins>
            </m:r>
            <m:r>
              <w:del w:id="112"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113" w:author="Coilin" w:date="2016-03-21T17:16:00Z">
            <w:rPr>
              <w:rFonts w:ascii="Cambria Math" w:hAnsi="Cambria Math"/>
            </w:rPr>
            <m:t>j</m:t>
          </w:ins>
        </m:r>
        <m:r>
          <w:del w:id="114"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115"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116" w:author="Coilin" w:date="2016-03-21T17:26:00Z">
        <w:r w:rsidDel="00946513">
          <w:rPr>
            <w:lang w:val="en-US"/>
          </w:rPr>
          <w:delText xml:space="preserve">configuration </w:delText>
        </w:r>
      </w:del>
      <w:ins w:id="117"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118" w:author="Coilin" w:date="2016-03-21T17:27:00Z">
        <w:r w:rsidR="005B58C3" w:rsidDel="00946513">
          <w:rPr>
            <w:lang w:val="en-US"/>
          </w:rPr>
          <w:delText xml:space="preserve">highlighted </w:delText>
        </w:r>
      </w:del>
      <w:ins w:id="119" w:author="Coilin" w:date="2016-03-21T17:27:00Z">
        <w:r w:rsidR="00946513">
          <w:rPr>
            <w:lang w:val="en-US"/>
          </w:rPr>
          <w:t xml:space="preserve">detailed </w:t>
        </w:r>
      </w:ins>
      <w:ins w:id="120" w:author="Coilin" w:date="2016-03-24T10:01:00Z">
        <w:r w:rsidR="00AA2556">
          <w:rPr>
            <w:lang w:val="en-US"/>
          </w:rPr>
          <w:t xml:space="preserve">in the </w:t>
        </w:r>
      </w:ins>
      <w:ins w:id="121" w:author="Coilin" w:date="2016-03-24T10:02:00Z">
        <w:r w:rsidR="00AA2556">
          <w:rPr>
            <w:lang w:val="en-US"/>
          </w:rPr>
          <w:t>“</w:t>
        </w:r>
      </w:ins>
      <w:ins w:id="122" w:author="Coilin" w:date="2016-03-24T10:01:00Z">
        <w:r w:rsidR="00AA2556">
          <w:rPr>
            <w:lang w:val="en-US"/>
          </w:rPr>
          <w:t>Trial design</w:t>
        </w:r>
      </w:ins>
      <w:ins w:id="123" w:author="Coilin" w:date="2016-03-24T10:02:00Z">
        <w:r w:rsidR="00AA2556">
          <w:rPr>
            <w:lang w:val="en-US"/>
          </w:rPr>
          <w:t>”</w:t>
        </w:r>
      </w:ins>
      <w:ins w:id="124" w:author="Coilin" w:date="2016-03-24T10:01:00Z">
        <w:r w:rsidR="00AA2556">
          <w:rPr>
            <w:lang w:val="en-US"/>
          </w:rPr>
          <w:t xml:space="preserve"> section </w:t>
        </w:r>
      </w:ins>
      <w:r w:rsidR="005B58C3">
        <w:rPr>
          <w:lang w:val="en-US"/>
        </w:rPr>
        <w:t>above</w:t>
      </w:r>
      <w:del w:id="125"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w:t>
      </w:r>
      <w:del w:id="126" w:author="Browne, Daragh" w:date="2016-04-27T16:02:00Z">
        <w:r w:rsidDel="007A0407">
          <w:rPr>
            <w:lang w:val="en-US"/>
          </w:rPr>
          <w:delText xml:space="preserve">total </w:delText>
        </w:r>
      </w:del>
      <w:ins w:id="127" w:author="Browne, Daragh" w:date="2016-04-27T16:02:00Z">
        <w:r w:rsidR="007A0407">
          <w:rPr>
            <w:lang w:val="en-US"/>
          </w:rPr>
          <w:t xml:space="preserve">catch </w:t>
        </w:r>
      </w:ins>
      <w:r>
        <w:rPr>
          <w:lang w:val="en-US"/>
        </w:rPr>
        <w:t xml:space="preserve">weight per cod-end. </w:t>
      </w:r>
      <w:r w:rsidR="00356A89">
        <w:rPr>
          <w:lang w:val="en-US"/>
        </w:rPr>
        <w:t xml:space="preserve">All </w:t>
      </w:r>
      <w:r w:rsidR="00356A89">
        <w:rPr>
          <w:lang w:val="en-US"/>
        </w:rPr>
        <w:lastRenderedPageBreak/>
        <w:t>continuous covariates were scaled to have mean zero and standard deviation of one</w:t>
      </w:r>
      <w:r w:rsidR="00FD680E">
        <w:rPr>
          <w:lang w:val="en-US"/>
        </w:rPr>
        <w:t xml:space="preserve"> prior to fitting,</w:t>
      </w:r>
      <w:r w:rsidR="00356A89">
        <w:rPr>
          <w:lang w:val="en-US"/>
        </w:rPr>
        <w:t xml:space="preserve"> </w:t>
      </w:r>
      <w:r w:rsidR="00FD680E">
        <w:rPr>
          <w:lang w:val="en-US"/>
        </w:rPr>
        <w:t>which</w:t>
      </w:r>
      <w:r w:rsidR="00356A89">
        <w:rPr>
          <w:lang w:val="en-US"/>
        </w:rPr>
        <w:t xml:space="preserve"> </w:t>
      </w:r>
      <w:r w:rsidR="005C7273">
        <w:rPr>
          <w:lang w:val="en-US"/>
        </w:rPr>
        <w:t xml:space="preserve">we found </w:t>
      </w:r>
      <w:r w:rsidR="005875A5">
        <w:rPr>
          <w:lang w:val="en-US"/>
        </w:rPr>
        <w:t>improve</w:t>
      </w:r>
      <w:r w:rsidR="005C7273">
        <w:rPr>
          <w:lang w:val="en-US"/>
        </w:rPr>
        <w:t>s</w:t>
      </w:r>
      <w:r w:rsidR="00356A89">
        <w:rPr>
          <w:lang w:val="en-US"/>
        </w:rPr>
        <w:t xml:space="preserve"> hessian matrix estimation. </w:t>
      </w:r>
    </w:p>
    <w:p w14:paraId="1738575E" w14:textId="0AD188F7" w:rsidR="00511BDF" w:rsidRPr="00F91BE8" w:rsidRDefault="00511BDF" w:rsidP="000320C0">
      <w:pPr>
        <w:spacing w:after="40" w:line="480" w:lineRule="auto"/>
        <w:jc w:val="both"/>
        <w:rPr>
          <w:rPrChange w:id="128" w:author="Coilin" w:date="2016-03-21T18:52:00Z">
            <w:rPr>
              <w:lang w:val="en-US"/>
            </w:rPr>
          </w:rPrChange>
        </w:rPr>
      </w:pPr>
      <w:r>
        <w:rPr>
          <w:lang w:val="en-US"/>
        </w:rPr>
        <w:t xml:space="preserve">The </w:t>
      </w:r>
      <w:del w:id="129" w:author="Browne, Daragh" w:date="2016-04-27T16:02:00Z">
        <w:r w:rsidDel="007A0407">
          <w:rPr>
            <w:lang w:val="en-US"/>
          </w:rPr>
          <w:delText xml:space="preserve">total </w:delText>
        </w:r>
      </w:del>
      <w:ins w:id="130" w:author="Browne, Daragh" w:date="2016-04-27T16:02:00Z">
        <w:r w:rsidR="007A0407">
          <w:rPr>
            <w:lang w:val="en-US"/>
          </w:rPr>
          <w:t xml:space="preserve">catch </w:t>
        </w:r>
      </w:ins>
      <w:r>
        <w:rPr>
          <w:lang w:val="en-US"/>
        </w:rPr>
        <w:t xml:space="preserve">weight per cod-end </w:t>
      </w:r>
      <w:del w:id="131" w:author="Coilin" w:date="2016-03-21T17:29:00Z">
        <w:r w:rsidDel="007D5048">
          <w:rPr>
            <w:lang w:val="en-US"/>
          </w:rPr>
          <w:delText xml:space="preserve">covariate </w:delText>
        </w:r>
      </w:del>
      <w:r>
        <w:rPr>
          <w:lang w:val="en-US"/>
        </w:rPr>
        <w:t xml:space="preserve">deserves special attention as it </w:t>
      </w:r>
      <w:ins w:id="132" w:author="Coilin" w:date="2016-03-21T17:31:00Z">
        <w:r w:rsidR="007D5048">
          <w:rPr>
            <w:lang w:val="en-US"/>
          </w:rPr>
          <w:t xml:space="preserve">may </w:t>
        </w:r>
      </w:ins>
      <w:r>
        <w:rPr>
          <w:lang w:val="en-US"/>
        </w:rPr>
        <w:t>require</w:t>
      </w:r>
      <w:del w:id="133" w:author="Coilin" w:date="2016-03-21T17:31:00Z">
        <w:r w:rsidDel="007D5048">
          <w:rPr>
            <w:lang w:val="en-US"/>
          </w:rPr>
          <w:delText>s</w:delText>
        </w:r>
      </w:del>
      <w:r>
        <w:rPr>
          <w:lang w:val="en-US"/>
        </w:rPr>
        <w:t xml:space="preserve"> different treatment to </w:t>
      </w:r>
      <w:ins w:id="134" w:author="Coilin" w:date="2016-03-21T17:31:00Z">
        <w:r w:rsidR="007D5048">
          <w:rPr>
            <w:lang w:val="en-US"/>
          </w:rPr>
          <w:t xml:space="preserve">variables such as </w:t>
        </w:r>
      </w:ins>
      <w:del w:id="135" w:author="Coilin" w:date="2016-03-21T17:31:00Z">
        <w:r w:rsidDel="007D5048">
          <w:rPr>
            <w:lang w:val="en-US"/>
          </w:rPr>
          <w:delText xml:space="preserve">the case-specific variables such as </w:delText>
        </w:r>
      </w:del>
      <w:r>
        <w:rPr>
          <w:lang w:val="en-US"/>
        </w:rPr>
        <w:t xml:space="preserve">carapace length. </w:t>
      </w:r>
      <w:ins w:id="136" w:author="Coilin" w:date="2016-03-21T18:32:00Z">
        <w:r w:rsidR="00AC655A">
          <w:rPr>
            <w:lang w:val="en-US"/>
          </w:rPr>
          <w:t>For a given length class and haul the carapace length is common across the four cod-ends, whereas the catch weight varies across the cod-ends</w:t>
        </w:r>
      </w:ins>
      <w:proofErr w:type="gramStart"/>
      <w:ins w:id="137" w:author="Coilin" w:date="2016-03-24T10:02:00Z">
        <w:r w:rsidR="00654CC8">
          <w:rPr>
            <w:lang w:val="en-US"/>
          </w:rPr>
          <w:t>:</w:t>
        </w:r>
      </w:ins>
      <w:ins w:id="138" w:author="Coilin" w:date="2016-03-21T18:33:00Z">
        <w:r w:rsidR="002865F9">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139" w:author="Coilin" w:date="2016-03-21T18:32:00Z">
        <w:r w:rsidR="00AC655A">
          <w:rPr>
            <w:lang w:val="en-US"/>
          </w:rPr>
          <w:t xml:space="preserve">. </w:t>
        </w:r>
      </w:ins>
      <w:ins w:id="140" w:author="Coilin" w:date="2016-03-21T18:34:00Z">
        <w:r w:rsidR="00535EAC">
          <w:rPr>
            <w:lang w:val="en-US"/>
          </w:rPr>
          <w:t xml:space="preserve">Such </w:t>
        </w:r>
      </w:ins>
      <w:ins w:id="141" w:author="Coilin" w:date="2016-03-21T18:39:00Z">
        <w:r w:rsidR="00104381">
          <w:rPr>
            <w:lang w:val="en-US"/>
          </w:rPr>
          <w:t>“c</w:t>
        </w:r>
      </w:ins>
      <w:del w:id="142" w:author="Coilin" w:date="2016-03-21T17:28:00Z">
        <w:r w:rsidDel="007D5048">
          <w:rPr>
            <w:lang w:val="en-US"/>
          </w:rPr>
          <w:delText>Cod-end bulk weights</w:delText>
        </w:r>
      </w:del>
      <w:del w:id="143" w:author="Coilin" w:date="2016-03-21T17:29:00Z">
        <w:r w:rsidDel="007D5048">
          <w:rPr>
            <w:lang w:val="en-US"/>
          </w:rPr>
          <w:delText xml:space="preserve"> </w:delText>
        </w:r>
      </w:del>
      <w:del w:id="144" w:author="Coilin" w:date="2016-03-21T18:39:00Z">
        <w:r w:rsidDel="00104381">
          <w:rPr>
            <w:lang w:val="en-US"/>
          </w:rPr>
          <w:delText>var</w:delText>
        </w:r>
      </w:del>
      <w:del w:id="145" w:author="Coilin" w:date="2016-03-21T17:28:00Z">
        <w:r w:rsidDel="007D5048">
          <w:rPr>
            <w:lang w:val="en-US"/>
          </w:rPr>
          <w:delText>y</w:delText>
        </w:r>
      </w:del>
      <w:del w:id="146" w:author="Coilin" w:date="2016-03-21T18:39:00Z">
        <w:r w:rsidDel="00104381">
          <w:rPr>
            <w:lang w:val="en-US"/>
          </w:rPr>
          <w:delText xml:space="preserve"> by cod-end and can thus be considered</w:delText>
        </w:r>
      </w:del>
      <w:del w:id="147" w:author="Coilin" w:date="2016-03-21T18:29:00Z">
        <w:r w:rsidDel="00454169">
          <w:rPr>
            <w:lang w:val="en-US"/>
          </w:rPr>
          <w:delText xml:space="preserve"> a </w:delText>
        </w:r>
      </w:del>
      <w:del w:id="148" w:author="Coilin" w:date="2016-03-21T17:33:00Z">
        <w:r w:rsidDel="00971E55">
          <w:rPr>
            <w:lang w:val="en-US"/>
          </w:rPr>
          <w:delText>choice</w:delText>
        </w:r>
      </w:del>
      <w:del w:id="149" w:author="Coilin" w:date="2016-03-21T18:29:00Z">
        <w:r w:rsidDel="00454169">
          <w:rPr>
            <w:lang w:val="en-US"/>
          </w:rPr>
          <w:delText>-speci</w:delText>
        </w:r>
      </w:del>
      <w:del w:id="150" w:author="Coilin" w:date="2016-03-21T18:39:00Z">
        <w:r w:rsidDel="00104381">
          <w:rPr>
            <w:lang w:val="en-US"/>
          </w:rPr>
          <w:delText xml:space="preserve">fic </w:delText>
        </w:r>
      </w:del>
      <w:del w:id="151" w:author="Coilin" w:date="2016-03-21T17:33:00Z">
        <w:r w:rsidDel="00971E55">
          <w:rPr>
            <w:lang w:val="en-US"/>
          </w:rPr>
          <w:delText>attribute</w:delText>
        </w:r>
      </w:del>
      <w:del w:id="152" w:author="Coilin" w:date="2016-03-21T17:30:00Z">
        <w:r w:rsidDel="007D5048">
          <w:rPr>
            <w:lang w:val="en-US"/>
          </w:rPr>
          <w:delText>s</w:delText>
        </w:r>
      </w:del>
      <w:del w:id="153" w:author="Coilin" w:date="2016-03-21T18:39:00Z">
        <w:r w:rsidDel="00104381">
          <w:rPr>
            <w:lang w:val="en-US"/>
          </w:rPr>
          <w:delText>. C</w:delText>
        </w:r>
      </w:del>
      <w:r>
        <w:rPr>
          <w:lang w:val="en-US"/>
        </w:rPr>
        <w:t>hoice-specific</w:t>
      </w:r>
      <w:ins w:id="154" w:author="Coilin" w:date="2016-03-21T18:39:00Z">
        <w:r w:rsidR="00104381">
          <w:rPr>
            <w:lang w:val="en-US"/>
          </w:rPr>
          <w:t>”</w:t>
        </w:r>
      </w:ins>
      <w:r>
        <w:rPr>
          <w:lang w:val="en-US"/>
        </w:rPr>
        <w:t xml:space="preserve"> variables in a multinomial setting are typically modelled </w:t>
      </w:r>
      <w:del w:id="155" w:author="Coilin" w:date="2016-03-21T18:39:00Z">
        <w:r w:rsidDel="00104381">
          <w:rPr>
            <w:lang w:val="en-US"/>
          </w:rPr>
          <w:delText xml:space="preserve">as </w:delText>
        </w:r>
      </w:del>
      <w:ins w:id="156" w:author="Coilin" w:date="2016-03-21T18:39:00Z">
        <w:r w:rsidR="00104381">
          <w:rPr>
            <w:lang w:val="en-US"/>
          </w:rPr>
          <w:t xml:space="preserve">using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57" w:author="Coilin" w:date="2016-03-21T18:39:00Z">
        <w:r w:rsidR="00104381">
          <w:rPr>
            <w:lang w:val="en-US"/>
          </w:rPr>
          <w:t>. T</w:t>
        </w:r>
      </w:ins>
      <w:del w:id="158" w:author="Coilin" w:date="2016-03-21T18:39:00Z">
        <w:r w:rsidDel="00104381">
          <w:rPr>
            <w:lang w:val="en-US"/>
          </w:rPr>
          <w:delText>, t</w:delText>
        </w:r>
      </w:del>
      <w:r>
        <w:rPr>
          <w:lang w:val="en-US"/>
        </w:rPr>
        <w:t xml:space="preserve">hus </w:t>
      </w:r>
      <w:ins w:id="159" w:author="Coilin" w:date="2016-03-21T18:39:00Z">
        <w:r w:rsidR="00104381">
          <w:rPr>
            <w:lang w:val="en-US"/>
          </w:rPr>
          <w:t xml:space="preserve">in a strict conditional logit model the weight </w:t>
        </w:r>
      </w:ins>
      <w:del w:id="160" w:author="Coilin" w:date="2016-03-21T18:39:00Z">
        <w:r w:rsidDel="00104381">
          <w:rPr>
            <w:lang w:val="en-US"/>
          </w:rPr>
          <w:delText xml:space="preserve">for weight the </w:delText>
        </w:r>
      </w:del>
      <w:r>
        <w:rPr>
          <w:lang w:val="en-US"/>
        </w:rPr>
        <w:t xml:space="preserve">effect </w:t>
      </w:r>
      <w:proofErr w:type="gramStart"/>
      <w:r>
        <w:rPr>
          <w:lang w:val="en-US"/>
        </w:rPr>
        <w:t xml:space="preserve">is </w:t>
      </w:r>
      <w:proofErr w:type="gramEnd"/>
      <m:oMath>
        <m:sSub>
          <m:sSubPr>
            <m:ctrlPr>
              <w:ins w:id="161" w:author="Coilin" w:date="2016-03-21T17:30:00Z">
                <w:rPr>
                  <w:rFonts w:ascii="Cambria Math" w:hAnsi="Cambria Math"/>
                </w:rPr>
              </w:ins>
            </m:ctrlPr>
          </m:sSubPr>
          <m:e>
            <m:r>
              <w:ins w:id="162" w:author="Coilin" w:date="2016-03-21T17:30:00Z">
                <w:rPr>
                  <w:rFonts w:ascii="Cambria Math" w:hAnsi="Cambria Math"/>
                </w:rPr>
                <m:t>W</m:t>
              </w:ins>
            </m:r>
          </m:e>
          <m:sub>
            <m:r>
              <w:ins w:id="163" w:author="Coilin" w:date="2016-03-21T17:30:00Z">
                <w:rPr>
                  <w:rFonts w:ascii="Cambria Math" w:hAnsi="Cambria Math"/>
                </w:rPr>
                <m:t>h,j</m:t>
              </w:ins>
            </m:r>
          </m:sub>
        </m:sSub>
        <m:r>
          <w:ins w:id="164" w:author="Coilin" w:date="2016-03-21T17:30:00Z">
            <m:rPr>
              <m:sty m:val="p"/>
            </m:rPr>
            <w:rPr>
              <w:rFonts w:ascii="Cambria Math" w:hAnsi="Cambria Math"/>
            </w:rPr>
            <m:t>γ</m:t>
          </w:ins>
        </m:r>
        <m:sSub>
          <m:sSubPr>
            <m:ctrlPr>
              <w:del w:id="165" w:author="Coilin" w:date="2016-03-21T17:30:00Z">
                <w:rPr>
                  <w:rFonts w:ascii="Cambria Math" w:hAnsi="Cambria Math"/>
                </w:rPr>
              </w:del>
            </m:ctrlPr>
          </m:sSubPr>
          <m:e>
            <m:r>
              <w:del w:id="166" w:author="Coilin" w:date="2016-03-21T17:30:00Z">
                <w:rPr>
                  <w:rFonts w:ascii="Cambria Math" w:hAnsi="Cambria Math"/>
                </w:rPr>
                <m:t>W</m:t>
              </w:del>
            </m:r>
          </m:e>
          <m:sub>
            <m:r>
              <w:del w:id="167" w:author="Coilin" w:date="2016-03-21T17:30:00Z">
                <w:rPr>
                  <w:rFonts w:ascii="Cambria Math" w:hAnsi="Cambria Math"/>
                </w:rPr>
                <m:t>i</m:t>
              </w:del>
            </m:r>
          </m:sub>
        </m:sSub>
        <m:r>
          <w:del w:id="168" w:author="Coilin" w:date="2016-03-21T17:30:00Z">
            <m:rPr>
              <m:sty m:val="p"/>
            </m:rPr>
            <w:rPr>
              <w:rFonts w:ascii="Cambria Math" w:hAnsi="Cambria Math"/>
            </w:rPr>
            <m:t>γ</m:t>
          </w:del>
        </m:r>
      </m:oMath>
      <w:del w:id="169" w:author="Coilin" w:date="2016-03-21T18:40:00Z">
        <w:r w:rsidDel="009B6C6D">
          <w:delText xml:space="preserve"> so at equal weights in the cod-end the effect is cancelled</w:delText>
        </w:r>
      </w:del>
      <w:r>
        <w:t xml:space="preserve">. </w:t>
      </w:r>
      <w:ins w:id="170" w:author="Coilin" w:date="2016-03-21T18:40:00Z">
        <w:r w:rsidR="00B85CC8" w:rsidRPr="00B85CC8">
          <w:t>Cod-end weight influences the opening angle of the meshes and it is doubtful that the effect of weight should be common across cod-ends (e.g., a 70mm mesh might stretch less/more for a given cod-end weight than a 100mm</w:t>
        </w:r>
      </w:ins>
      <w:ins w:id="171" w:author="Coilin" w:date="2016-03-24T10:06:00Z">
        <w:r w:rsidR="005E37E2">
          <w:t xml:space="preserve"> mesh</w:t>
        </w:r>
      </w:ins>
      <w:ins w:id="172" w:author="Coilin" w:date="2016-03-21T18:40:00Z">
        <w:r w:rsidR="00B85CC8" w:rsidRPr="00B85CC8">
          <w:t>), we therefore allowed the effect of weight to differ by cod-end</w:t>
        </w:r>
      </w:ins>
      <w:ins w:id="173" w:author="Coilin" w:date="2016-03-24T10:06:00Z">
        <w:r w:rsidR="005E37E2">
          <w:t>:</w:t>
        </w:r>
      </w:ins>
      <w:ins w:id="174" w:author="Coilin" w:date="2016-03-21T18:40:00Z">
        <w:r w:rsidR="00B85CC8" w:rsidRPr="00B85CC8">
          <w:t xml:space="preserve"> </w:t>
        </w:r>
      </w:ins>
      <m:oMath>
        <m:sSub>
          <m:sSubPr>
            <m:ctrlPr>
              <w:ins w:id="175" w:author="Coilin" w:date="2016-03-21T17:30:00Z">
                <w:rPr>
                  <w:rFonts w:ascii="Cambria Math" w:hAnsi="Cambria Math"/>
                </w:rPr>
              </w:ins>
            </m:ctrlPr>
          </m:sSubPr>
          <m:e>
            <m:r>
              <w:ins w:id="176" w:author="Coilin" w:date="2016-03-21T17:30:00Z">
                <w:rPr>
                  <w:rFonts w:ascii="Cambria Math" w:hAnsi="Cambria Math"/>
                </w:rPr>
                <m:t>W</m:t>
              </w:ins>
            </m:r>
          </m:e>
          <m:sub>
            <m:r>
              <w:ins w:id="177" w:author="Coilin" w:date="2016-03-21T17:30:00Z">
                <w:rPr>
                  <w:rFonts w:ascii="Cambria Math" w:hAnsi="Cambria Math"/>
                </w:rPr>
                <m:t>h,j</m:t>
              </w:ins>
            </m:r>
          </m:sub>
        </m:sSub>
        <m:sSub>
          <m:sSubPr>
            <m:ctrlPr>
              <w:rPr>
                <w:rFonts w:ascii="Cambria Math" w:hAnsi="Cambria Math"/>
              </w:rPr>
            </m:ctrlPr>
          </m:sSubPr>
          <m:e>
            <m:r>
              <w:ins w:id="178" w:author="Coilin" w:date="2016-03-21T17:30:00Z">
                <m:rPr>
                  <m:sty m:val="p"/>
                </m:rPr>
                <w:rPr>
                  <w:rFonts w:ascii="Cambria Math" w:hAnsi="Cambria Math"/>
                </w:rPr>
                <m:t>γ</m:t>
              </w:ins>
            </m:r>
          </m:e>
          <m:sub>
            <m:r>
              <w:rPr>
                <w:rFonts w:ascii="Cambria Math" w:hAnsi="Cambria Math"/>
              </w:rPr>
              <m:t>j</m:t>
            </m:r>
          </m:sub>
        </m:sSub>
      </m:oMath>
      <w:ins w:id="179" w:author="Coilin" w:date="2016-03-24T10:06:00Z">
        <w:r w:rsidR="005E37E2">
          <w:rPr>
            <w:rFonts w:eastAsiaTheme="minorEastAsia"/>
          </w:rPr>
          <w:t>.</w:t>
        </w:r>
      </w:ins>
      <w:ins w:id="180"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696635"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81" w:author="Coilin" w:date="2016-03-21T17:14:00Z">
                <w:rPr>
                  <w:rFonts w:ascii="Cambria Math" w:hAnsi="Cambria Math"/>
                </w:rPr>
                <m:t>h</m:t>
              </w:ins>
            </m:r>
            <m:r>
              <w:del w:id="182" w:author="Coilin" w:date="2016-03-21T17:14:00Z">
                <w:rPr>
                  <w:rFonts w:ascii="Cambria Math" w:hAnsi="Cambria Math"/>
                </w:rPr>
                <m:t>k</m:t>
              </w:del>
            </m:r>
            <m:r>
              <w:rPr>
                <w:rFonts w:ascii="Cambria Math" w:hAnsi="Cambria Math"/>
              </w:rPr>
              <m:t>,i</m:t>
            </m:r>
            <m:r>
              <w:ins w:id="183"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84"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85" w:author="Coilin" w:date="2016-03-21T17:15:00Z">
                        <w:rPr>
                          <w:rFonts w:ascii="Cambria Math" w:hAnsi="Cambria Math"/>
                        </w:rPr>
                        <m:t>j</m:t>
                      </w:ins>
                    </m:r>
                    <m:r>
                      <w:del w:id="186" w:author="Coilin" w:date="2016-03-21T17:15:00Z">
                        <w:rPr>
                          <w:rFonts w:ascii="Cambria Math" w:hAnsi="Cambria Math"/>
                        </w:rPr>
                        <m:t>k</m:t>
                      </w:del>
                    </m:r>
                  </m:sub>
                </m:sSub>
                <m:r>
                  <w:rPr>
                    <w:rFonts w:ascii="Cambria Math" w:hAnsi="Cambria Math"/>
                  </w:rPr>
                  <m:t>+</m:t>
                </m:r>
                <m:sSub>
                  <m:sSubPr>
                    <m:ctrlPr>
                      <w:ins w:id="187" w:author="Coilin" w:date="2016-03-21T17:30:00Z">
                        <w:rPr>
                          <w:rFonts w:ascii="Cambria Math" w:hAnsi="Cambria Math"/>
                        </w:rPr>
                      </w:ins>
                    </m:ctrlPr>
                  </m:sSubPr>
                  <m:e>
                    <m:r>
                      <w:ins w:id="188" w:author="Coilin" w:date="2016-03-21T17:30:00Z">
                        <w:rPr>
                          <w:rFonts w:ascii="Cambria Math" w:hAnsi="Cambria Math"/>
                        </w:rPr>
                        <m:t>W</m:t>
                      </w:ins>
                    </m:r>
                  </m:e>
                  <m:sub>
                    <m:r>
                      <w:ins w:id="189" w:author="Coilin" w:date="2016-03-21T17:30:00Z">
                        <w:rPr>
                          <w:rFonts w:ascii="Cambria Math" w:hAnsi="Cambria Math"/>
                        </w:rPr>
                        <m:t>h,j</m:t>
                      </w:ins>
                    </m:r>
                  </m:sub>
                </m:sSub>
                <m:sSub>
                  <m:sSubPr>
                    <m:ctrlPr>
                      <w:rPr>
                        <w:rFonts w:ascii="Cambria Math" w:hAnsi="Cambria Math"/>
                      </w:rPr>
                    </m:ctrlPr>
                  </m:sSubPr>
                  <m:e>
                    <m:r>
                      <w:ins w:id="190"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91" w:author="Coilin" w:date="2016-03-21T17:15:00Z">
                                <w:rPr>
                                  <w:rFonts w:ascii="Cambria Math" w:hAnsi="Cambria Math"/>
                                </w:rPr>
                                <m:t>h,i</m:t>
                              </w:ins>
                            </m:r>
                            <m:r>
                              <w:del w:id="192"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93" w:author="Coilin" w:date="2016-03-21T17:30:00Z">
                                <w:rPr>
                                  <w:rFonts w:ascii="Cambria Math" w:hAnsi="Cambria Math"/>
                                </w:rPr>
                              </w:ins>
                            </m:ctrlPr>
                          </m:sSubPr>
                          <m:e>
                            <m:r>
                              <w:ins w:id="194" w:author="Coilin" w:date="2016-03-21T17:30:00Z">
                                <w:rPr>
                                  <w:rFonts w:ascii="Cambria Math" w:hAnsi="Cambria Math"/>
                                </w:rPr>
                                <m:t>W</m:t>
                              </w:ins>
                            </m:r>
                          </m:e>
                          <m:sub>
                            <m:r>
                              <w:ins w:id="195"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96" w:author="Coilin" w:date="2016-03-21T17:30:00Z">
                                <m:rPr>
                                  <m:sty m:val="p"/>
                                </m:rPr>
                                <w:rPr>
                                  <w:rFonts w:ascii="Cambria Math" w:hAnsi="Cambria Math"/>
                                </w:rPr>
                                <m:t>γ</m:t>
                              </w:ins>
                            </m:r>
                          </m:e>
                          <m:sub>
                            <m:r>
                              <w:rPr>
                                <w:rFonts w:ascii="Cambria Math" w:hAnsi="Cambria Math"/>
                              </w:rPr>
                              <m:t>k</m:t>
                            </m:r>
                          </m:sub>
                        </m:sSub>
                      </m:sup>
                    </m:sSup>
                  </m:e>
                </m:nary>
              </m:e>
            </m:d>
          </m:den>
        </m:f>
      </m:oMath>
      <w:r w:rsidR="00E04175">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del w:id="197" w:author="Coilin" w:date="2016-03-24T10:07:00Z">
        <w:r w:rsidR="000E75A5" w:rsidDel="005E37E2">
          <w:rPr>
            <w:lang w:val="en-US"/>
          </w:rPr>
          <w:delText xml:space="preserve"> </w:delText>
        </w:r>
      </w:del>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h,i,j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696635" w:rsidP="000320C0">
      <w:pPr>
        <w:spacing w:after="40" w:line="480" w:lineRule="auto"/>
        <w:jc w:val="both"/>
      </w:pPr>
      <m:oMath>
        <m:sSub>
          <m:sSubPr>
            <m:ctrlPr>
              <w:rPr>
                <w:rFonts w:ascii="Cambria Math" w:hAnsi="Cambria Math"/>
              </w:rPr>
            </m:ctrlPr>
          </m:sSubPr>
          <m:e>
            <m:r>
              <w:rPr>
                <w:rFonts w:ascii="Cambria Math" w:hAnsi="Cambria Math"/>
              </w:rPr>
              <m:t>π</m:t>
            </m:r>
          </m:e>
          <m:sub>
            <m:r>
              <w:ins w:id="198" w:author="Coilin" w:date="2016-03-21T17:14:00Z">
                <w:rPr>
                  <w:rFonts w:ascii="Cambria Math" w:hAnsi="Cambria Math"/>
                </w:rPr>
                <m:t>h</m:t>
              </w:ins>
            </m:r>
            <m:r>
              <w:del w:id="199" w:author="Coilin" w:date="2016-03-21T17:14:00Z">
                <w:rPr>
                  <w:rFonts w:ascii="Cambria Math" w:hAnsi="Cambria Math"/>
                </w:rPr>
                <m:t>k</m:t>
              </w:del>
            </m:r>
            <m:r>
              <w:rPr>
                <w:rFonts w:ascii="Cambria Math" w:hAnsi="Cambria Math"/>
              </w:rPr>
              <m:t>,i</m:t>
            </m:r>
            <m:r>
              <w:ins w:id="200"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01"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202" w:author="Coilin" w:date="2016-03-21T17:15:00Z">
                        <w:rPr>
                          <w:rFonts w:ascii="Cambria Math" w:hAnsi="Cambria Math"/>
                        </w:rPr>
                        <m:t>j</m:t>
                      </w:ins>
                    </m:r>
                    <m:r>
                      <w:del w:id="203" w:author="Coilin" w:date="2016-03-21T17:15:00Z">
                        <w:rPr>
                          <w:rFonts w:ascii="Cambria Math" w:hAnsi="Cambria Math"/>
                        </w:rPr>
                        <m:t>k</m:t>
                      </w:del>
                    </m:r>
                  </m:sub>
                </m:sSub>
                <m:r>
                  <w:rPr>
                    <w:rFonts w:ascii="Cambria Math" w:hAnsi="Cambria Math"/>
                  </w:rPr>
                  <m:t>+</m:t>
                </m:r>
                <m:sSub>
                  <m:sSubPr>
                    <m:ctrlPr>
                      <w:ins w:id="204" w:author="Coilin" w:date="2016-03-21T17:30:00Z">
                        <w:rPr>
                          <w:rFonts w:ascii="Cambria Math" w:hAnsi="Cambria Math"/>
                        </w:rPr>
                      </w:ins>
                    </m:ctrlPr>
                  </m:sSubPr>
                  <m:e>
                    <m:r>
                      <w:ins w:id="205" w:author="Coilin" w:date="2016-03-21T17:30:00Z">
                        <w:rPr>
                          <w:rFonts w:ascii="Cambria Math" w:hAnsi="Cambria Math"/>
                        </w:rPr>
                        <m:t>W</m:t>
                      </w:ins>
                    </m:r>
                  </m:e>
                  <m:sub>
                    <m:r>
                      <w:ins w:id="206" w:author="Coilin" w:date="2016-03-21T17:30:00Z">
                        <w:rPr>
                          <w:rFonts w:ascii="Cambria Math" w:hAnsi="Cambria Math"/>
                        </w:rPr>
                        <m:t>h,j</m:t>
                      </w:ins>
                    </m:r>
                  </m:sub>
                </m:sSub>
                <m:sSub>
                  <m:sSubPr>
                    <m:ctrlPr>
                      <w:rPr>
                        <w:rFonts w:ascii="Cambria Math" w:hAnsi="Cambria Math"/>
                      </w:rPr>
                    </m:ctrlPr>
                  </m:sSubPr>
                  <m:e>
                    <m:r>
                      <w:ins w:id="207"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08" w:author="Coilin" w:date="2016-03-21T17:15:00Z">
                                <w:rPr>
                                  <w:rFonts w:ascii="Cambria Math" w:hAnsi="Cambria Math"/>
                                </w:rPr>
                                <m:t>h,i</m:t>
                              </w:ins>
                            </m:r>
                            <m:r>
                              <w:del w:id="209"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210" w:author="Coilin" w:date="2016-03-21T17:30:00Z">
                                <w:rPr>
                                  <w:rFonts w:ascii="Cambria Math" w:hAnsi="Cambria Math"/>
                                </w:rPr>
                              </w:ins>
                            </m:ctrlPr>
                          </m:sSubPr>
                          <m:e>
                            <m:r>
                              <w:ins w:id="211" w:author="Coilin" w:date="2016-03-21T17:30:00Z">
                                <w:rPr>
                                  <w:rFonts w:ascii="Cambria Math" w:hAnsi="Cambria Math"/>
                                </w:rPr>
                                <m:t>W</m:t>
                              </w:ins>
                            </m:r>
                          </m:e>
                          <m:sub>
                            <m:r>
                              <w:ins w:id="212"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213"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lastRenderedPageBreak/>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xml:space="preserve">, however, there is often more variability in the counts than the mean-variance (and covariance) allows for, which is termed </w:t>
      </w:r>
      <w:proofErr w:type="spellStart"/>
      <w:r>
        <w:rPr>
          <w:lang w:val="en-US"/>
        </w:rPr>
        <w:t>overdispersion</w:t>
      </w:r>
      <w:proofErr w:type="spellEnd"/>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uncaptured variability or clustering, in particular haul-level variability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w:t>
      </w:r>
      <w:r w:rsidR="005B58C3" w:rsidRPr="00150ED8">
        <w:rPr>
          <w:lang w:val="en-US"/>
        </w:rPr>
        <w:t>indicated</w:t>
      </w:r>
      <w:r w:rsidR="006C541B">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17AD676E"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 xml:space="preserve">-multinomial </w:t>
      </w:r>
      <w:commentRangeStart w:id="214"/>
      <w:r>
        <w:rPr>
          <w:lang w:val="en-US"/>
        </w:rPr>
        <w:t>model</w:t>
      </w:r>
      <w:commentRangeEnd w:id="214"/>
      <w:r w:rsidR="009D6136">
        <w:rPr>
          <w:rStyle w:val="CommentReference"/>
        </w:rPr>
        <w:commentReference w:id="214"/>
      </w:r>
      <w:ins w:id="215" w:author="Browne, Daragh" w:date="2016-04-27T17:01:00Z">
        <w:r w:rsidR="00765D66">
          <w:rPr>
            <w:lang w:val="en-US"/>
          </w:rPr>
          <w:t xml:space="preserve">  </w:t>
        </w:r>
      </w:ins>
      <w:r w:rsidR="00765D66">
        <w:rPr>
          <w:lang w:val="en-US"/>
        </w:rPr>
        <w:fldChar w:fldCharType="begin"/>
      </w:r>
      <w:r w:rsidR="00765D66">
        <w:rPr>
          <w:lang w:val="en-US"/>
        </w:rPr>
        <w:instrText xml:space="preserve"> ADDIN EN.CITE &lt;EndNote&gt;&lt;Cite&gt;&lt;Author&gt;Mosimann&lt;/Author&gt;&lt;Year&gt;1962&lt;/Year&gt;&lt;RecNum&gt;577&lt;/RecNum&gt;&lt;DisplayText&gt;(Mosimann, 1962)&lt;/DisplayText&gt;&lt;record&gt;&lt;rec-number&gt;577&lt;/rec-number&gt;&lt;foreign-keys&gt;&lt;key app="EN" db-id="90asf5p9gw502we25phpsps2swdz9rv5twea" timestamp="1461772803"&gt;577&lt;/key&gt;&lt;/foreign-keys&gt;&lt;ref-type name="Journal Article"&gt;17&lt;/ref-type&gt;&lt;contributors&gt;&lt;authors&gt;&lt;author&gt;Mosimann, James E&lt;/author&gt;&lt;/authors&gt;&lt;/contributors&gt;&lt;titles&gt;&lt;title&gt;On the compound multinomial distribution, the multivariate β-distribution, and correlations among proportions&lt;/title&gt;&lt;secondary-title&gt;Biometrika&lt;/secondary-title&gt;&lt;/titles&gt;&lt;periodical&gt;&lt;full-title&gt;Biometrika&lt;/full-title&gt;&lt;/periodical&gt;&lt;pages&gt;65-82&lt;/pages&gt;&lt;volume&gt;49&lt;/volume&gt;&lt;number&gt;1/2&lt;/number&gt;&lt;dates&gt;&lt;year&gt;1962&lt;/year&gt;&lt;/dates&gt;&lt;isbn&gt;0006-3444&lt;/isbn&gt;&lt;urls&gt;&lt;/urls&gt;&lt;/record&gt;&lt;/Cite&gt;&lt;/EndNote&gt;</w:instrText>
      </w:r>
      <w:r w:rsidR="00765D66">
        <w:rPr>
          <w:lang w:val="en-US"/>
        </w:rPr>
        <w:fldChar w:fldCharType="separate"/>
      </w:r>
      <w:r w:rsidR="00765D66">
        <w:rPr>
          <w:noProof/>
          <w:lang w:val="en-US"/>
        </w:rPr>
        <w:t>(Mosimann, 1962)</w:t>
      </w:r>
      <w:r w:rsidR="00765D66">
        <w:rPr>
          <w:lang w:val="en-US"/>
        </w:rPr>
        <w:fldChar w:fldCharType="end"/>
      </w:r>
      <w:r>
        <w:rPr>
          <w:lang w:val="en-US"/>
        </w:rPr>
        <w:t>. The random effects multinomial model we test is an extension of Equation (4) given by</w:t>
      </w:r>
    </w:p>
    <w:p w14:paraId="3EABFEAD" w14:textId="47FF641D" w:rsidR="00511BDF" w:rsidRDefault="00696635" w:rsidP="000320C0">
      <w:pPr>
        <w:spacing w:after="40" w:line="480" w:lineRule="auto"/>
        <w:jc w:val="both"/>
      </w:pPr>
      <m:oMath>
        <m:sSub>
          <m:sSubPr>
            <m:ctrlPr>
              <w:rPr>
                <w:rFonts w:ascii="Cambria Math" w:hAnsi="Cambria Math"/>
              </w:rPr>
            </m:ctrlPr>
          </m:sSubPr>
          <m:e>
            <m:r>
              <w:rPr>
                <w:rFonts w:ascii="Cambria Math" w:hAnsi="Cambria Math"/>
              </w:rPr>
              <m:t>π</m:t>
            </m:r>
          </m:e>
          <m:sub>
            <m:r>
              <w:ins w:id="216" w:author="Coilin" w:date="2016-03-21T17:14:00Z">
                <w:rPr>
                  <w:rFonts w:ascii="Cambria Math" w:hAnsi="Cambria Math"/>
                </w:rPr>
                <m:t>h</m:t>
              </w:ins>
            </m:r>
            <m:r>
              <w:del w:id="217" w:author="Coilin" w:date="2016-03-21T17:14:00Z">
                <w:rPr>
                  <w:rFonts w:ascii="Cambria Math" w:hAnsi="Cambria Math"/>
                </w:rPr>
                <m:t>k</m:t>
              </w:del>
            </m:r>
            <m:r>
              <w:rPr>
                <w:rFonts w:ascii="Cambria Math" w:hAnsi="Cambria Math"/>
              </w:rPr>
              <m:t>,i</m:t>
            </m:r>
            <m:r>
              <w:ins w:id="218"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19"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220" w:author="Coilin" w:date="2016-03-21T17:15:00Z">
                        <w:rPr>
                          <w:rFonts w:ascii="Cambria Math" w:hAnsi="Cambria Math"/>
                        </w:rPr>
                        <m:t>j</m:t>
                      </w:ins>
                    </m:r>
                    <m:r>
                      <w:del w:id="221" w:author="Coilin" w:date="2016-03-21T17:15:00Z">
                        <w:rPr>
                          <w:rFonts w:ascii="Cambria Math" w:hAnsi="Cambria Math"/>
                        </w:rPr>
                        <m:t>k</m:t>
                      </w:del>
                    </m:r>
                  </m:sub>
                </m:sSub>
                <m:r>
                  <w:rPr>
                    <w:rFonts w:ascii="Cambria Math" w:hAnsi="Cambria Math"/>
                  </w:rPr>
                  <m:t>+</m:t>
                </m:r>
                <m:sSub>
                  <m:sSubPr>
                    <m:ctrlPr>
                      <w:ins w:id="222" w:author="Coilin" w:date="2016-03-21T17:30:00Z">
                        <w:rPr>
                          <w:rFonts w:ascii="Cambria Math" w:hAnsi="Cambria Math"/>
                        </w:rPr>
                      </w:ins>
                    </m:ctrlPr>
                  </m:sSubPr>
                  <m:e>
                    <m:r>
                      <w:ins w:id="223" w:author="Coilin" w:date="2016-03-21T17:30:00Z">
                        <w:rPr>
                          <w:rFonts w:ascii="Cambria Math" w:hAnsi="Cambria Math"/>
                        </w:rPr>
                        <m:t>W</m:t>
                      </w:ins>
                    </m:r>
                  </m:e>
                  <m:sub>
                    <m:r>
                      <w:ins w:id="224" w:author="Coilin" w:date="2016-03-21T17:30:00Z">
                        <w:rPr>
                          <w:rFonts w:ascii="Cambria Math" w:hAnsi="Cambria Math"/>
                        </w:rPr>
                        <m:t>h,j</m:t>
                      </w:ins>
                    </m:r>
                  </m:sub>
                </m:sSub>
                <m:sSub>
                  <m:sSubPr>
                    <m:ctrlPr>
                      <w:rPr>
                        <w:rFonts w:ascii="Cambria Math" w:hAnsi="Cambria Math"/>
                      </w:rPr>
                    </m:ctrlPr>
                  </m:sSubPr>
                  <m:e>
                    <m:r>
                      <w:ins w:id="225"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26" w:author="Coilin" w:date="2016-03-21T17:15:00Z">
                                <w:rPr>
                                  <w:rFonts w:ascii="Cambria Math" w:hAnsi="Cambria Math"/>
                                </w:rPr>
                                <m:t>h,i</m:t>
                              </w:ins>
                            </m:r>
                            <m:r>
                              <w:del w:id="22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228" w:author="Coilin" w:date="2016-03-21T17:30:00Z">
                                <w:rPr>
                                  <w:rFonts w:ascii="Cambria Math" w:hAnsi="Cambria Math"/>
                                </w:rPr>
                              </w:ins>
                            </m:ctrlPr>
                          </m:sSubPr>
                          <m:e>
                            <m:r>
                              <w:ins w:id="229" w:author="Coilin" w:date="2016-03-21T17:30:00Z">
                                <w:rPr>
                                  <w:rFonts w:ascii="Cambria Math" w:hAnsi="Cambria Math"/>
                                </w:rPr>
                                <m:t>W</m:t>
                              </w:ins>
                            </m:r>
                          </m:e>
                          <m:sub>
                            <m:r>
                              <w:ins w:id="230"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231"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w:t>
      </w:r>
      <w:r w:rsidR="006C541B">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proofErr w:type="gramStart"/>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h,j</m:t>
            </m:r>
          </m:sub>
        </m:sSub>
      </m:oMath>
      <w:r>
        <w:rPr>
          <w:lang w:val="en-US"/>
        </w:rPr>
        <w:t>. An arbitrary (6 parameter) c</w:t>
      </w:r>
      <w:proofErr w:type="spellStart"/>
      <w:r>
        <w:rPr>
          <w:lang w:val="en-US"/>
        </w:rPr>
        <w:t>ovariance</w:t>
      </w:r>
      <w:proofErr w:type="spellEnd"/>
      <w:r>
        <w:rPr>
          <w:lang w:val="en-US"/>
        </w:rPr>
        <w:t xml:space="preserve"> matrix structure, as recommended in </w:t>
      </w:r>
      <w:proofErr w:type="spellStart"/>
      <w:r>
        <w:rPr>
          <w:lang w:val="en-US"/>
        </w:rPr>
        <w:t>Hartzel</w:t>
      </w:r>
      <w:proofErr w:type="spellEnd"/>
      <w:r>
        <w:rPr>
          <w:lang w:val="en-US"/>
        </w:rPr>
        <w:t xml:space="preserve"> et al. (2001) was implemented. </w:t>
      </w: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388AC84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w:t>
      </w:r>
      <w:r>
        <w:rPr>
          <w:lang w:val="en-US"/>
        </w:rPr>
        <w:lastRenderedPageBreak/>
        <w:t xml:space="preserve">each model. Overall predictions in the 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xml:space="preserve">; </w:t>
      </w:r>
      <w:commentRangeStart w:id="232"/>
      <w:r w:rsidR="00553EDD">
        <w:rPr>
          <w:lang w:val="en-US"/>
        </w:rPr>
        <w:t xml:space="preserve">total </w:t>
      </w:r>
      <w:r w:rsidR="00477995">
        <w:rPr>
          <w:lang w:val="en-US"/>
        </w:rPr>
        <w:t>catch</w:t>
      </w:r>
      <w:r w:rsidR="00553EDD">
        <w:rPr>
          <w:lang w:val="en-US"/>
        </w:rPr>
        <w:t xml:space="preserve"> weight</w:t>
      </w:r>
      <w:r w:rsidR="00477995">
        <w:rPr>
          <w:lang w:val="en-US"/>
        </w:rPr>
        <w:t xml:space="preserve"> per cod-end</w:t>
      </w:r>
      <w:r w:rsidR="00553EDD">
        <w:rPr>
          <w:lang w:val="en-US"/>
        </w:rPr>
        <w:t xml:space="preserve"> </w:t>
      </w:r>
      <w:commentRangeEnd w:id="232"/>
      <w:r w:rsidR="00594655">
        <w:rPr>
          <w:rStyle w:val="CommentReference"/>
        </w:rPr>
        <w:commentReference w:id="232"/>
      </w:r>
      <w:r w:rsidR="00553EDD">
        <w:rPr>
          <w:lang w:val="en-US"/>
        </w:rPr>
        <w:t>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190AB306"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therefore wrote </w:t>
      </w:r>
      <w:ins w:id="233" w:author="Coilin" w:date="2016-03-24T14:39:00Z">
        <w:r w:rsidR="00E81EB2">
          <w:rPr>
            <w:lang w:val="en-US"/>
          </w:rPr>
          <w:t xml:space="preserve">an </w:t>
        </w:r>
      </w:ins>
      <w:del w:id="234" w:author="Coilin" w:date="2016-03-24T14:33:00Z">
        <w:r w:rsidDel="00B46852">
          <w:rPr>
            <w:lang w:val="en-US"/>
          </w:rPr>
          <w:delText xml:space="preserve">an </w:delText>
        </w:r>
      </w:del>
      <w:r>
        <w:rPr>
          <w:lang w:val="en-US"/>
        </w:rPr>
        <w:t xml:space="preserve">estimation routine in </w:t>
      </w:r>
      <w:ins w:id="235" w:author="Coilin" w:date="2016-03-24T14:33:00Z">
        <w:r w:rsidR="00B46852">
          <w:rPr>
            <w:lang w:val="en-US"/>
          </w:rPr>
          <w:t xml:space="preserve">Template Model Builder </w:t>
        </w:r>
      </w:ins>
      <w:del w:id="236" w:author="Coilin" w:date="2016-03-24T14:33:00Z">
        <w:r w:rsidDel="00B46852">
          <w:rPr>
            <w:lang w:val="en-US"/>
          </w:rPr>
          <w:delText xml:space="preserve">AD Model Builder </w:delText>
        </w:r>
      </w:del>
      <w:r>
        <w:rPr>
          <w:lang w:val="en-US"/>
        </w:rPr>
        <w:t>(</w:t>
      </w:r>
      <w:del w:id="237" w:author="Coilin" w:date="2016-03-24T14:33:00Z">
        <w:r w:rsidDel="00B46852">
          <w:rPr>
            <w:lang w:val="en-US"/>
          </w:rPr>
          <w:delText>ADMB</w:delText>
        </w:r>
      </w:del>
      <w:ins w:id="238" w:author="Coilin" w:date="2016-03-24T14:33:00Z">
        <w:r w:rsidR="00B46852">
          <w:rPr>
            <w:lang w:val="en-US"/>
          </w:rPr>
          <w:t>TMB</w:t>
        </w:r>
      </w:ins>
      <w:r>
        <w:rPr>
          <w:lang w:val="en-US"/>
        </w:rPr>
        <w:t>)</w:t>
      </w:r>
      <w:r w:rsidR="00A316F7">
        <w:rPr>
          <w:lang w:val="en-US"/>
        </w:rPr>
        <w:t xml:space="preserve"> </w:t>
      </w:r>
      <w:ins w:id="239" w:author="Browne, Daragh" w:date="2016-04-27T17:07:00Z">
        <w:r w:rsidR="00823C5A">
          <w:rPr>
            <w:lang w:val="en-US"/>
          </w:rPr>
          <w:fldChar w:fldCharType="begin"/>
        </w:r>
      </w:ins>
      <w:r w:rsidR="00823C5A">
        <w:rPr>
          <w:lang w:val="en-US"/>
        </w:rPr>
        <w:instrText xml:space="preserve"> ADDIN EN.CITE &lt;EndNote&gt;&lt;Cite&gt;&lt;Author&gt;Kristensen&lt;/Author&gt;&lt;Year&gt;2015&lt;/Year&gt;&lt;RecNum&gt;578&lt;/RecNum&gt;&lt;DisplayText&gt;(Kristensen et al., 2015)&lt;/DisplayText&gt;&lt;record&gt;&lt;rec-number&gt;578&lt;/rec-number&gt;&lt;foreign-keys&gt;&lt;key app="EN" db-id="90asf5p9gw502we25phpsps2swdz9rv5twea" timestamp="1461773012"&gt;578&lt;/key&gt;&lt;/foreign-keys&gt;&lt;ref-type name="Journal Article"&gt;17&lt;/ref-type&gt;&lt;contributors&gt;&lt;authors&gt;&lt;author&gt;Kristensen, Kasper&lt;/author&gt;&lt;author&gt;Nielsen, Anders&lt;/author&gt;&lt;author&gt;Berg, Casper W&lt;/author&gt;&lt;author&gt;Skaug, Hans&lt;/author&gt;&lt;author&gt;Bell, Brad&lt;/author&gt;&lt;/authors&gt;&lt;/contributors&gt;&lt;titles&gt;&lt;title&gt;TMB: Automatic Differentiation and Laplace Approximation&lt;/title&gt;&lt;secondary-title&gt;arXiv preprint arXiv:1509.00660&lt;/secondary-title&gt;&lt;/titles&gt;&lt;periodical&gt;&lt;full-title&gt;arXiv preprint arXiv:1509.00660&lt;/full-title&gt;&lt;/periodical&gt;&lt;dates&gt;&lt;year&gt;2015&lt;/year&gt;&lt;/dates&gt;&lt;urls&gt;&lt;/urls&gt;&lt;/record&gt;&lt;/Cite&gt;&lt;/EndNote&gt;</w:instrText>
      </w:r>
      <w:ins w:id="240" w:author="Browne, Daragh" w:date="2016-04-27T17:07:00Z">
        <w:r w:rsidR="00823C5A">
          <w:rPr>
            <w:lang w:val="en-US"/>
          </w:rPr>
          <w:fldChar w:fldCharType="separate"/>
        </w:r>
      </w:ins>
      <w:r w:rsidR="00823C5A">
        <w:rPr>
          <w:noProof/>
          <w:lang w:val="en-US"/>
        </w:rPr>
        <w:t>(Kristensen et al., 2015)</w:t>
      </w:r>
      <w:ins w:id="241" w:author="Browne, Daragh" w:date="2016-04-27T17:07:00Z">
        <w:r w:rsidR="00823C5A">
          <w:rPr>
            <w:lang w:val="en-US"/>
          </w:rPr>
          <w:fldChar w:fldCharType="end"/>
        </w:r>
      </w:ins>
      <w:del w:id="242" w:author="Browne, Daragh" w:date="2016-04-27T17:07:00Z">
        <w:r w:rsidR="00B46852" w:rsidDel="00823C5A">
          <w:rPr>
            <w:rStyle w:val="CommentReference"/>
          </w:rPr>
          <w:commentReference w:id="243"/>
        </w:r>
        <w:r w:rsidDel="00823C5A">
          <w:rPr>
            <w:lang w:val="en-US"/>
          </w:rPr>
          <w:delText>.</w:delText>
        </w:r>
      </w:del>
      <w:r>
        <w:rPr>
          <w:lang w:val="en-US"/>
        </w:rPr>
        <w:t xml:space="preserve"> </w:t>
      </w:r>
      <w:del w:id="244" w:author="Coilin" w:date="2016-03-24T14:38:00Z">
        <w:r w:rsidDel="00B46852">
          <w:rPr>
            <w:lang w:val="en-US"/>
          </w:rPr>
          <w:delText xml:space="preserve">The ADMB-RE module </w:delText>
        </w:r>
        <w:r w:rsidR="005744A2" w:rsidDel="00B46852">
          <w:rPr>
            <w:lang w:val="en-US"/>
          </w:rPr>
          <w:fldChar w:fldCharType="begin"/>
        </w:r>
        <w:r w:rsidR="00FC5C52" w:rsidDel="00B46852">
          <w:rPr>
            <w:lang w:val="en-US"/>
          </w:rPr>
          <w:del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delInstrText>
        </w:r>
        <w:r w:rsidR="005744A2" w:rsidDel="00B46852">
          <w:rPr>
            <w:lang w:val="en-US"/>
          </w:rPr>
          <w:fldChar w:fldCharType="separate"/>
        </w:r>
        <w:r w:rsidR="005744A2" w:rsidDel="00B46852">
          <w:rPr>
            <w:lang w:val="en-US"/>
          </w:rPr>
          <w:delText>(Skaug and Fournier, 2006)</w:delText>
        </w:r>
        <w:r w:rsidR="005744A2" w:rsidDel="00B46852">
          <w:rPr>
            <w:lang w:val="en-US"/>
          </w:rPr>
          <w:fldChar w:fldCharType="end"/>
        </w:r>
        <w:r w:rsidR="00150ED8" w:rsidDel="00B46852">
          <w:rPr>
            <w:lang w:val="en-US"/>
          </w:rPr>
          <w:delText xml:space="preserve"> </w:delText>
        </w:r>
        <w:r w:rsidDel="00B46852">
          <w:rPr>
            <w:lang w:val="en-US"/>
          </w:rPr>
          <w:delText xml:space="preserve">was used to estimate the multinomial mixed effects model with the variance-covariance matrix specified via a </w:delText>
        </w:r>
      </w:del>
      <w:del w:id="245" w:author="Coilin" w:date="2016-03-24T14:40:00Z">
        <w:r w:rsidDel="00E81EB2">
          <w:rPr>
            <w:lang w:val="en-US"/>
          </w:rPr>
          <w:delText xml:space="preserve">Cholesky-decomposition. </w:delText>
        </w:r>
      </w:del>
      <w:del w:id="246" w:author="Coilin" w:date="2016-03-24T14:38:00Z">
        <w:r w:rsidDel="00B46852">
          <w:rPr>
            <w:lang w:val="en-US"/>
          </w:rPr>
          <w:delText xml:space="preserve">ADMB </w:delText>
        </w:r>
        <w:r w:rsidR="00553EDD" w:rsidDel="00B46852">
          <w:rPr>
            <w:lang w:val="en-US"/>
          </w:rPr>
          <w:delText xml:space="preserve"> and ADMB-RE</w:delText>
        </w:r>
      </w:del>
      <w:ins w:id="247" w:author="Coilin" w:date="2016-03-24T14:38:00Z">
        <w:r w:rsidR="00B46852">
          <w:rPr>
            <w:lang w:val="en-US"/>
          </w:rPr>
          <w:t>TMB</w:t>
        </w:r>
      </w:ins>
      <w:r w:rsidR="00553EDD">
        <w:rPr>
          <w:lang w:val="en-US"/>
        </w:rPr>
        <w:t xml:space="preserve"> </w:t>
      </w:r>
      <w:ins w:id="248" w:author="Coilin" w:date="2016-03-24T14:40:00Z">
        <w:r w:rsidR="00E81EB2">
          <w:rPr>
            <w:lang w:val="en-US"/>
          </w:rPr>
          <w:t>implements Laplace approximation</w:t>
        </w:r>
      </w:ins>
      <w:ins w:id="249" w:author="Coilin" w:date="2016-03-24T14:41:00Z">
        <w:r w:rsidR="007C5D02">
          <w:rPr>
            <w:lang w:val="en-US"/>
          </w:rPr>
          <w:t>s</w:t>
        </w:r>
      </w:ins>
      <w:ins w:id="250" w:author="Coilin" w:date="2016-03-24T14:40:00Z">
        <w:r w:rsidR="00E81EB2">
          <w:rPr>
            <w:lang w:val="en-US"/>
          </w:rPr>
          <w:t xml:space="preserve"> to the marginal likelihood and </w:t>
        </w:r>
      </w:ins>
      <w:del w:id="251" w:author="Coilin" w:date="2016-03-24T14:38:00Z">
        <w:r w:rsidR="00553EDD" w:rsidDel="00B46852">
          <w:rPr>
            <w:lang w:val="en-US"/>
          </w:rPr>
          <w:delText xml:space="preserve">also </w:delText>
        </w:r>
      </w:del>
      <w:r w:rsidR="00553EDD">
        <w:rPr>
          <w:lang w:val="en-US"/>
        </w:rPr>
        <w:t>allow</w:t>
      </w:r>
      <w:r w:rsidR="00150ED8">
        <w:rPr>
          <w:lang w:val="en-US"/>
        </w:rPr>
        <w:t>s</w:t>
      </w:r>
      <w:r>
        <w:rPr>
          <w:lang w:val="en-US"/>
        </w:rPr>
        <w:t xml:space="preserve"> for estimates of uncertainty on the linear predictor scale</w:t>
      </w:r>
      <w:ins w:id="252" w:author="Coilin" w:date="2016-03-24T14:41:00Z">
        <w:r w:rsidR="00E81EB2">
          <w:rPr>
            <w:lang w:val="en-US"/>
          </w:rPr>
          <w:t xml:space="preserve">. </w:t>
        </w:r>
      </w:ins>
      <w:del w:id="253" w:author="Coilin" w:date="2016-03-24T14:39:00Z">
        <w:r w:rsidDel="00B46852">
          <w:rPr>
            <w:lang w:val="en-US"/>
          </w:rPr>
          <w:delText xml:space="preserve"> via the delta-method approximation</w:delText>
        </w:r>
      </w:del>
      <w:del w:id="254" w:author="Coilin" w:date="2016-03-24T14:41:00Z">
        <w:r w:rsidDel="00E81EB2">
          <w:rPr>
            <w:lang w:val="en-US"/>
          </w:rPr>
          <w:delText xml:space="preserve">. </w:delText>
        </w:r>
      </w:del>
      <w:r>
        <w:rPr>
          <w:lang w:val="en-US"/>
        </w:rPr>
        <w:t xml:space="preserve">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del w:id="255" w:author="Coilin" w:date="2016-03-24T14:39:00Z">
        <w:r w:rsidR="001C5EB6" w:rsidRPr="00AD5DC7" w:rsidDel="00B46852">
          <w:rPr>
            <w:lang w:val="en-US"/>
          </w:rPr>
          <w:delText>ADMB c</w:delText>
        </w:r>
      </w:del>
      <w:ins w:id="256" w:author="Coilin" w:date="2016-03-24T14:39:00Z">
        <w:r w:rsidR="00B46852">
          <w:rPr>
            <w:lang w:val="en-US"/>
          </w:rPr>
          <w:t>C</w:t>
        </w:r>
      </w:ins>
      <w:r w:rsidR="001C5EB6" w:rsidRPr="00AD5DC7">
        <w:rPr>
          <w:lang w:val="en-US"/>
        </w:rPr>
        <w:t xml:space="preserve">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4E40CD5D" w:rsidR="00511BDF" w:rsidDel="00594655" w:rsidRDefault="00511BDF" w:rsidP="000320C0">
      <w:pPr>
        <w:spacing w:after="40" w:line="480" w:lineRule="auto"/>
        <w:jc w:val="both"/>
        <w:rPr>
          <w:del w:id="257" w:author="Browne, Daragh" w:date="2016-04-27T16:08:00Z"/>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258" w:author="Coilin" w:date="2016-03-03T11:13:00Z">
        <w:r w:rsidR="00F26E95">
          <w:rPr>
            <w:lang w:val="en-US"/>
          </w:rPr>
          <w:t xml:space="preserve">. </w:t>
        </w:r>
      </w:ins>
      <w:del w:id="259"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260" w:author="Coilin" w:date="2016-03-03T11:15:00Z">
        <w:r w:rsidR="00E76375">
          <w:rPr>
            <w:lang w:val="en-US"/>
          </w:rPr>
          <w:t xml:space="preserve"> </w:t>
        </w:r>
      </w:ins>
      <w:ins w:id="261" w:author="Browne, Daragh" w:date="2016-04-27T16:08:00Z">
        <w:r w:rsidR="00594655">
          <w:rPr>
            <w:lang w:val="en-US"/>
          </w:rPr>
          <w:t xml:space="preserve">Total </w:t>
        </w:r>
        <w:r w:rsidR="00594655">
          <w:rPr>
            <w:i/>
            <w:lang w:val="en-US"/>
          </w:rPr>
          <w:t xml:space="preserve">Nephrops </w:t>
        </w:r>
        <w:r w:rsidR="00594655">
          <w:rPr>
            <w:lang w:val="en-US"/>
          </w:rPr>
          <w:t xml:space="preserve">catch weights were 2093, 1837, 1642, and 1662 kg in the 70, 80, 90, and 100 mm cod-ends respectively. </w:t>
        </w:r>
        <w:r w:rsidR="00594655">
          <w:rPr>
            <w:i/>
            <w:lang w:val="en-US"/>
          </w:rPr>
          <w:t xml:space="preserve">Nephrops </w:t>
        </w:r>
        <w:r w:rsidR="00594655">
          <w:rPr>
            <w:lang w:val="en-US"/>
          </w:rPr>
          <w:t xml:space="preserve">accounted for approximately half the total catch weight across all hauls with the remainder of the catch primarily consisting of flatfish and gadoid species </w:t>
        </w:r>
        <w:r w:rsidR="00594655">
          <w:rPr>
            <w:lang w:val="en-US"/>
          </w:rPr>
          <w:fldChar w:fldCharType="begin"/>
        </w:r>
      </w:ins>
      <w:r w:rsidR="00594655">
        <w:rPr>
          <w:lang w:val="en-US"/>
        </w:rPr>
        <w:instrText xml:space="preserve"> ADDIN EN.CITE &lt;EndNote&gt;&lt;Cite&gt;&lt;Author&gt;Cosgrove&lt;/Author&gt;&lt;Year&gt;2015&lt;/Year&gt;&lt;RecNum&gt;652&lt;/RecNum&gt;&lt;DisplayText&gt;(Cosgrove et al., 2015b)&lt;/DisplayText&gt;&lt;record&gt;&lt;rec-number&gt;652&lt;/rec-number&gt;&lt;foreign-keys&gt;&lt;key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 Irish Sea Fisheries Board (BIM) Fisehries Conservation Report&lt;/style&gt;&lt;/title&gt;&lt;/titles&gt;&lt;pages&gt;16&lt;/pages&gt;&lt;dates&gt;&lt;year&gt;2015&lt;/year&gt;&lt;/dates&gt;&lt;urls&gt;&lt;/urls&gt;&lt;/record&gt;&lt;/Cite&gt;&lt;/EndNote&gt;</w:instrText>
      </w:r>
      <w:ins w:id="262" w:author="Browne, Daragh" w:date="2016-04-27T16:08:00Z">
        <w:r w:rsidR="00594655">
          <w:rPr>
            <w:lang w:val="en-US"/>
          </w:rPr>
          <w:fldChar w:fldCharType="separate"/>
        </w:r>
      </w:ins>
      <w:r w:rsidR="00594655">
        <w:rPr>
          <w:noProof/>
          <w:lang w:val="en-US"/>
        </w:rPr>
        <w:t>(Cosgrove et al., 2015b)</w:t>
      </w:r>
      <w:ins w:id="263" w:author="Browne, Daragh" w:date="2016-04-27T16:08:00Z">
        <w:r w:rsidR="00594655">
          <w:rPr>
            <w:lang w:val="en-US"/>
          </w:rPr>
          <w:fldChar w:fldCharType="end"/>
        </w:r>
        <w:r w:rsidR="00594655">
          <w:rPr>
            <w:lang w:val="en-US"/>
          </w:rPr>
          <w:t xml:space="preserve">. </w:t>
        </w:r>
      </w:ins>
      <w:ins w:id="264" w:author="Coilin" w:date="2016-03-03T11:15:00Z">
        <w:del w:id="265" w:author="Browne, Daragh" w:date="2016-04-27T16:08:00Z">
          <w:r w:rsidR="00E76375" w:rsidRPr="00945851" w:rsidDel="00594655">
            <w:rPr>
              <w:i/>
              <w:lang w:val="en-US"/>
            </w:rPr>
            <w:delText>Neph</w:delText>
          </w:r>
          <w:r w:rsidR="00E76375" w:rsidRPr="00D44F88" w:rsidDel="00594655">
            <w:rPr>
              <w:i/>
              <w:lang w:val="en-US"/>
            </w:rPr>
            <w:delText>rops</w:delText>
          </w:r>
          <w:r w:rsidR="00E76375" w:rsidRPr="00372D8B" w:rsidDel="00594655">
            <w:rPr>
              <w:lang w:val="en-US"/>
              <w:rPrChange w:id="266" w:author="Coilin" w:date="2016-03-24T13:48:00Z">
                <w:rPr>
                  <w:i/>
                  <w:lang w:val="en-US"/>
                </w:rPr>
              </w:rPrChange>
            </w:rPr>
            <w:delText xml:space="preserve"> accounted for approximately half the total catch weight </w:delText>
          </w:r>
          <w:r w:rsidR="00E76375" w:rsidRPr="00372D8B" w:rsidDel="00594655">
            <w:rPr>
              <w:lang w:val="en-US"/>
              <w:rPrChange w:id="267" w:author="Coilin" w:date="2016-03-24T13:48:00Z">
                <w:rPr>
                  <w:i/>
                  <w:lang w:val="en-US"/>
                </w:rPr>
              </w:rPrChange>
            </w:rPr>
            <w:lastRenderedPageBreak/>
            <w:delText>across all hauls</w:delText>
          </w:r>
          <w:r w:rsidR="006E1BBB" w:rsidRPr="00372D8B" w:rsidDel="00594655">
            <w:rPr>
              <w:lang w:val="en-US"/>
              <w:rPrChange w:id="268" w:author="Coilin" w:date="2016-03-24T13:48:00Z">
                <w:rPr>
                  <w:i/>
                  <w:lang w:val="en-US"/>
                </w:rPr>
              </w:rPrChange>
            </w:rPr>
            <w:delText xml:space="preserve"> </w:delText>
          </w:r>
        </w:del>
      </w:ins>
      <w:ins w:id="269" w:author="Coilin" w:date="2016-03-03T11:16:00Z">
        <w:del w:id="270" w:author="Browne, Daragh" w:date="2016-04-27T16:08:00Z">
          <w:r w:rsidR="006864F9" w:rsidRPr="00372D8B" w:rsidDel="00594655">
            <w:rPr>
              <w:lang w:val="en-US"/>
              <w:rPrChange w:id="271" w:author="Coilin" w:date="2016-03-24T13:48:00Z">
                <w:rPr>
                  <w:i/>
                  <w:lang w:val="en-US"/>
                </w:rPr>
              </w:rPrChange>
            </w:rPr>
            <w:delText xml:space="preserve">with the remainder of the catch primarily consisting of flatfish and gadoid species </w:delText>
          </w:r>
        </w:del>
      </w:ins>
      <w:ins w:id="272" w:author="Coilin" w:date="2016-03-03T11:15:00Z">
        <w:del w:id="273" w:author="Browne, Daragh" w:date="2016-04-27T16:08:00Z">
          <w:r w:rsidR="006E1BBB" w:rsidRPr="00372D8B" w:rsidDel="00594655">
            <w:rPr>
              <w:highlight w:val="yellow"/>
              <w:lang w:val="en-US"/>
              <w:rPrChange w:id="274" w:author="Coilin" w:date="2016-03-24T13:48:00Z">
                <w:rPr>
                  <w:i/>
                  <w:lang w:val="en-US"/>
                </w:rPr>
              </w:rPrChange>
            </w:rPr>
            <w:delText>(BIM, 2015)</w:delText>
          </w:r>
          <w:r w:rsidR="00E76375" w:rsidRPr="00945851" w:rsidDel="00594655">
            <w:rPr>
              <w:lang w:val="en-US"/>
            </w:rPr>
            <w:delText>.</w:delText>
          </w:r>
        </w:del>
      </w:ins>
    </w:p>
    <w:p w14:paraId="6864CD81" w14:textId="3E700942" w:rsidR="00511BDF" w:rsidRDefault="00553EDD" w:rsidP="00D44F88">
      <w:pPr>
        <w:spacing w:after="40" w:line="480" w:lineRule="auto"/>
        <w:jc w:val="both"/>
        <w:rPr>
          <w:ins w:id="275" w:author="Coilin" w:date="2016-03-24T14:08:00Z"/>
          <w:lang w:val="en-US"/>
        </w:rPr>
      </w:pPr>
      <w:r>
        <w:rPr>
          <w:lang w:val="en-US"/>
        </w:rPr>
        <w:t>An estimated deviance of 1</w:t>
      </w:r>
      <w:ins w:id="276" w:author="Coilin" w:date="2016-03-24T13:52:00Z">
        <w:r w:rsidR="00372D8B">
          <w:rPr>
            <w:lang w:val="en-US"/>
          </w:rPr>
          <w:t>398</w:t>
        </w:r>
      </w:ins>
      <w:del w:id="277" w:author="Coilin" w:date="2016-03-24T13:52:00Z">
        <w:r w:rsidDel="00372D8B">
          <w:rPr>
            <w:lang w:val="en-US"/>
          </w:rPr>
          <w:delText>448</w:delText>
        </w:r>
      </w:del>
      <w:r>
        <w:rPr>
          <w:lang w:val="en-US"/>
        </w:rPr>
        <w:t>.</w:t>
      </w:r>
      <w:ins w:id="278" w:author="Coilin" w:date="2016-03-24T13:52:00Z">
        <w:r w:rsidR="00372D8B">
          <w:rPr>
            <w:lang w:val="en-US"/>
          </w:rPr>
          <w:t>84</w:t>
        </w:r>
      </w:ins>
      <w:del w:id="279" w:author="Coilin" w:date="2016-03-24T13:52:00Z">
        <w:r w:rsidDel="00372D8B">
          <w:rPr>
            <w:lang w:val="en-US"/>
          </w:rPr>
          <w:delText>73</w:delText>
        </w:r>
      </w:del>
      <w:r>
        <w:rPr>
          <w:lang w:val="en-US"/>
        </w:rPr>
        <w:t xml:space="preserve"> on 99</w:t>
      </w:r>
      <w:ins w:id="280" w:author="Coilin" w:date="2016-03-24T13:53:00Z">
        <w:r w:rsidR="00372D8B">
          <w:rPr>
            <w:lang w:val="en-US"/>
          </w:rPr>
          <w:t>4</w:t>
        </w:r>
      </w:ins>
      <w:del w:id="281" w:author="Coilin" w:date="2016-03-24T13:53:00Z">
        <w:r w:rsidDel="00372D8B">
          <w:rPr>
            <w:lang w:val="en-US"/>
          </w:rPr>
          <w:delText>8</w:delText>
        </w:r>
      </w:del>
      <w:r>
        <w:rPr>
          <w:lang w:val="en-US"/>
        </w:rPr>
        <w:t xml:space="preserve"> residual degrees of freedom (338 rows of data x (4-1) cod-ends - </w:t>
      </w:r>
      <w:ins w:id="282" w:author="Coilin" w:date="2016-03-24T13:53:00Z">
        <w:r w:rsidR="00372D8B">
          <w:rPr>
            <w:lang w:val="en-US"/>
          </w:rPr>
          <w:t>20</w:t>
        </w:r>
      </w:ins>
      <w:del w:id="283" w:author="Coilin" w:date="2016-03-24T13:53:00Z">
        <w:r w:rsidDel="00372D8B">
          <w:rPr>
            <w:lang w:val="en-US"/>
          </w:rPr>
          <w:delText>16</w:delText>
        </w:r>
      </w:del>
      <w:r>
        <w:rPr>
          <w:lang w:val="en-US"/>
        </w:rPr>
        <w:t xml:space="preserve"> parameters) indicated significant </w:t>
      </w:r>
      <w:proofErr w:type="spellStart"/>
      <w:r>
        <w:rPr>
          <w:lang w:val="en-US"/>
        </w:rPr>
        <w:t>overdispersion</w:t>
      </w:r>
      <w:proofErr w:type="spellEnd"/>
      <w:r>
        <w:rPr>
          <w:lang w:val="en-US"/>
        </w:rPr>
        <w:t xml:space="preserve">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del w:id="284" w:author="Coilin" w:date="2016-03-24T13:55:00Z">
        <w:r w:rsidR="00511BDF" w:rsidRPr="00AD5DC7" w:rsidDel="00945851">
          <w:rPr>
            <w:lang w:val="en-US"/>
          </w:rPr>
          <w:delText xml:space="preserve">configuration </w:delText>
        </w:r>
      </w:del>
      <w:ins w:id="285" w:author="Coilin" w:date="2016-03-24T13:55:00Z">
        <w:r w:rsidR="00945851">
          <w:rPr>
            <w:lang w:val="en-US"/>
          </w:rPr>
          <w:t>positions</w:t>
        </w:r>
        <w:r w:rsidR="00945851" w:rsidRPr="00AD5DC7">
          <w:rPr>
            <w:lang w:val="en-US"/>
          </w:rPr>
          <w:t xml:space="preserve"> </w:t>
        </w:r>
      </w:ins>
      <w:r w:rsidR="00511BDF" w:rsidRPr="00AD5DC7">
        <w:rPr>
          <w:lang w:val="en-US"/>
        </w:rPr>
        <w:t xml:space="preserve">and </w:t>
      </w:r>
      <w:ins w:id="286" w:author="Coilin" w:date="2016-03-24T13:55:00Z">
        <w:r w:rsidR="00945851">
          <w:rPr>
            <w:lang w:val="en-US"/>
          </w:rPr>
          <w:t>catch weight per cod-end</w:t>
        </w:r>
      </w:ins>
      <w:del w:id="287" w:author="Coilin" w:date="2016-03-24T13:55:00Z">
        <w:r w:rsidR="00511BDF" w:rsidRPr="00AD5DC7" w:rsidDel="00945851">
          <w:rPr>
            <w:lang w:val="en-US"/>
          </w:rPr>
          <w:delText>bulk weight</w:delText>
        </w:r>
      </w:del>
      <w:r w:rsidR="00511BDF" w:rsidRPr="00AD5DC7">
        <w:rPr>
          <w:lang w:val="en-US"/>
        </w:rPr>
        <w:t xml:space="preserve">) resulted in large decreases in the AIC relative to a model with fixed proportions (Table </w:t>
      </w:r>
      <w:r w:rsidR="00EF30A7" w:rsidRPr="00AD5DC7">
        <w:rPr>
          <w:lang w:val="en-US"/>
        </w:rPr>
        <w:t>2</w:t>
      </w:r>
      <w:ins w:id="288" w:author="Coilin" w:date="2016-03-24T14:00:00Z">
        <w:r w:rsidR="00945851">
          <w:rPr>
            <w:lang w:val="en-US"/>
          </w:rPr>
          <w:t>, models 2-4</w:t>
        </w:r>
      </w:ins>
      <w:r w:rsidR="00511BDF" w:rsidRPr="00AD5DC7">
        <w:rPr>
          <w:lang w:val="en-US"/>
        </w:rPr>
        <w:t>).</w:t>
      </w:r>
      <w:ins w:id="289" w:author="Coilin" w:date="2016-03-24T14:01:00Z">
        <w:r w:rsidR="00945851">
          <w:rPr>
            <w:lang w:val="en-US"/>
          </w:rPr>
          <w:t xml:space="preserve"> Including an interaction between net position and mesh </w:t>
        </w:r>
      </w:ins>
      <w:ins w:id="290" w:author="Coilin" w:date="2016-03-24T14:02:00Z">
        <w:r w:rsidR="00945851">
          <w:rPr>
            <w:lang w:val="en-US"/>
          </w:rPr>
          <w:t xml:space="preserve">did not result in an improvement of the model fit (Table 2, comparison of models 3 and 10). </w:t>
        </w:r>
      </w:ins>
      <w:moveToRangeStart w:id="291" w:author="Coilin" w:date="2016-03-24T14:03:00Z" w:name="move446591509"/>
      <w:moveTo w:id="292" w:author="Coilin" w:date="2016-03-24T14:03:00Z">
        <w:r w:rsidR="00945851" w:rsidRPr="00AD5DC7">
          <w:t xml:space="preserve">Higher-order carapace length effects (allowing more curvature in the proportions over length) did not improve the </w:t>
        </w:r>
        <w:r w:rsidR="00945851">
          <w:t>model fit</w:t>
        </w:r>
        <w:r w:rsidR="00945851" w:rsidRPr="00AD5DC7">
          <w:t xml:space="preserve"> </w:t>
        </w:r>
        <w:r w:rsidR="00945851" w:rsidRPr="00AD5DC7">
          <w:rPr>
            <w:lang w:val="en-US"/>
          </w:rPr>
          <w:t>(Table 2</w:t>
        </w:r>
      </w:moveTo>
      <w:ins w:id="293" w:author="Coilin" w:date="2016-03-24T14:03:00Z">
        <w:r w:rsidR="00945851">
          <w:rPr>
            <w:lang w:val="en-US"/>
          </w:rPr>
          <w:t>, models 9 and 17</w:t>
        </w:r>
      </w:ins>
      <w:moveTo w:id="294" w:author="Coilin" w:date="2016-03-24T14:03:00Z">
        <w:r w:rsidR="00945851" w:rsidRPr="00AD5DC7">
          <w:rPr>
            <w:lang w:val="en-US"/>
          </w:rPr>
          <w:t>)</w:t>
        </w:r>
        <w:r w:rsidR="00945851" w:rsidRPr="00AD5DC7">
          <w:t xml:space="preserve">. </w:t>
        </w:r>
      </w:moveTo>
      <w:moveToRangeEnd w:id="291"/>
      <w:ins w:id="295" w:author="Coilin" w:date="2016-03-24T14:03:00Z">
        <w:r w:rsidR="007D7D80">
          <w:t xml:space="preserve">The best fitting main effects model included </w:t>
        </w:r>
      </w:ins>
      <w:ins w:id="296" w:author="Coilin" w:date="2016-03-24T14:04:00Z">
        <w:r w:rsidR="007D7D80">
          <w:t>carapace</w:t>
        </w:r>
      </w:ins>
      <w:ins w:id="297" w:author="Coilin" w:date="2016-03-24T14:03:00Z">
        <w:r w:rsidR="007D7D80">
          <w:t xml:space="preserve"> </w:t>
        </w:r>
      </w:ins>
      <w:ins w:id="298" w:author="Coilin" w:date="2016-03-24T14:04:00Z">
        <w:r w:rsidR="007D7D80">
          <w:t xml:space="preserve">length, net position and </w:t>
        </w:r>
        <w:commentRangeStart w:id="299"/>
        <w:commentRangeStart w:id="300"/>
        <w:r w:rsidR="007D7D80">
          <w:t xml:space="preserve">catch weight </w:t>
        </w:r>
      </w:ins>
      <w:commentRangeEnd w:id="299"/>
      <w:r w:rsidR="00EC36FE">
        <w:rPr>
          <w:rStyle w:val="CommentReference"/>
        </w:rPr>
        <w:commentReference w:id="299"/>
      </w:r>
      <w:commentRangeEnd w:id="300"/>
      <w:r w:rsidR="00477995">
        <w:rPr>
          <w:rStyle w:val="CommentReference"/>
        </w:rPr>
        <w:commentReference w:id="300"/>
      </w:r>
      <w:ins w:id="301" w:author="Coilin" w:date="2016-03-24T14:04:00Z">
        <w:r w:rsidR="007D7D80">
          <w:t>(Table 2, model 16).</w:t>
        </w:r>
      </w:ins>
      <w:ins w:id="302" w:author="Coilin" w:date="2016-03-24T14:05:00Z">
        <w:r w:rsidR="00DB4040">
          <w:t xml:space="preserve"> Of the two-way interactions trialled, the model including </w:t>
        </w:r>
        <w:commentRangeStart w:id="303"/>
        <w:commentRangeStart w:id="304"/>
        <w:r w:rsidR="00DB4040">
          <w:t xml:space="preserve">weight </w:t>
        </w:r>
      </w:ins>
      <w:commentRangeEnd w:id="303"/>
      <w:r w:rsidR="00EC36FE">
        <w:rPr>
          <w:rStyle w:val="CommentReference"/>
        </w:rPr>
        <w:commentReference w:id="303"/>
      </w:r>
      <w:commentRangeEnd w:id="304"/>
      <w:r w:rsidR="00477995">
        <w:rPr>
          <w:rStyle w:val="CommentReference"/>
        </w:rPr>
        <w:commentReference w:id="304"/>
      </w:r>
      <w:ins w:id="305" w:author="Coilin" w:date="2016-03-24T14:05:00Z">
        <w:r w:rsidR="00DB4040">
          <w:t>x carapace length and position x carapace length had the best fit (</w:t>
        </w:r>
      </w:ins>
      <w:ins w:id="306" w:author="Coilin" w:date="2016-03-24T14:06:00Z">
        <w:r w:rsidR="00DB4040">
          <w:t>Table 2, model 20</w:t>
        </w:r>
      </w:ins>
      <w:ins w:id="307" w:author="Coilin" w:date="2016-03-24T14:05:00Z">
        <w:r w:rsidR="00DB4040">
          <w:t>)</w:t>
        </w:r>
      </w:ins>
      <w:ins w:id="308" w:author="Coilin" w:date="2016-03-24T14:06:00Z">
        <w:r w:rsidR="00DB4040">
          <w:t>. A fit that included the interaction between catch weight per cod-end and net position did not converge, reflecting the large number of parameters required for that interaction.</w:t>
        </w:r>
      </w:ins>
      <w:del w:id="309" w:author="Coilin" w:date="2016-03-24T14:02:00Z">
        <w:r w:rsidR="00511BDF" w:rsidRPr="00AD5DC7" w:rsidDel="00945851">
          <w:rPr>
            <w:lang w:val="en-US"/>
          </w:rPr>
          <w:delText xml:space="preserve"> </w:delText>
        </w:r>
      </w:del>
      <w:ins w:id="310" w:author="Coilin" w:date="2016-03-24T14:07:00Z">
        <w:r w:rsidR="00DB4040">
          <w:t xml:space="preserve"> </w:t>
        </w:r>
      </w:ins>
      <w:del w:id="311" w:author="Coilin" w:date="2016-03-24T14:07:00Z">
        <w:r w:rsidR="00511BDF" w:rsidRPr="00AD5DC7" w:rsidDel="00DB4040">
          <w:delText xml:space="preserve">Net </w:delText>
        </w:r>
      </w:del>
      <w:del w:id="312" w:author="Coilin" w:date="2016-03-24T13:59:00Z">
        <w:r w:rsidR="00511BDF" w:rsidRPr="00AD5DC7" w:rsidDel="00945851">
          <w:delText xml:space="preserve">configuration </w:delText>
        </w:r>
      </w:del>
      <w:del w:id="313" w:author="Coilin" w:date="2016-03-24T14:07:00Z">
        <w:r w:rsidR="00511BDF" w:rsidRPr="00AD5DC7" w:rsidDel="00DB4040">
          <w:delText>was important with inner port position typically fishing worst, and the outer starboard or port fishing better. These likely reflect differences</w:delText>
        </w:r>
        <w:r w:rsidR="009217D0" w:rsidRPr="00AD5DC7" w:rsidDel="00DB4040">
          <w:delText xml:space="preserve"> in fishing power of the nets</w:delText>
        </w:r>
        <w:r w:rsidR="00511BDF" w:rsidRPr="00AD5DC7" w:rsidDel="00DB4040">
          <w:delText xml:space="preserve">. </w:delText>
        </w:r>
      </w:del>
      <w:moveFromRangeStart w:id="314" w:author="Coilin" w:date="2016-03-24T14:03:00Z" w:name="move446591509"/>
      <w:moveFrom w:id="315" w:author="Coilin" w:date="2016-03-24T14:03:00Z">
        <w:del w:id="316" w:author="Coilin" w:date="2016-03-24T14:07:00Z">
          <w:r w:rsidR="00511BDF" w:rsidRPr="00AD5DC7" w:rsidDel="00DB4040">
            <w:delText xml:space="preserve">Higher-order carapace length effects </w:delText>
          </w:r>
          <w:r w:rsidR="009217D0" w:rsidRPr="00AD5DC7" w:rsidDel="00DB4040">
            <w:delText xml:space="preserve">(allowing more curvature in the proportions over length) </w:delText>
          </w:r>
          <w:r w:rsidR="00511BDF" w:rsidRPr="00AD5DC7" w:rsidDel="00DB4040">
            <w:delText xml:space="preserve">did not improve the </w:delText>
          </w:r>
          <w:r w:rsidR="00476F74" w:rsidDel="00DB4040">
            <w:delText>model fit</w:delText>
          </w:r>
          <w:r w:rsidR="00511BDF" w:rsidRPr="00AD5DC7" w:rsidDel="00DB4040">
            <w:delText xml:space="preserve"> </w:delText>
          </w:r>
          <w:r w:rsidR="009217D0" w:rsidRPr="00AD5DC7" w:rsidDel="00DB4040">
            <w:rPr>
              <w:lang w:val="en-US"/>
            </w:rPr>
            <w:delText>(Table 2)</w:delText>
          </w:r>
          <w:r w:rsidR="00511BDF" w:rsidRPr="00AD5DC7" w:rsidDel="00DB4040">
            <w:delText>.</w:delText>
          </w:r>
          <w:r w:rsidR="009217D0" w:rsidRPr="00AD5DC7" w:rsidDel="00DB4040">
            <w:delText xml:space="preserve"> </w:delText>
          </w:r>
        </w:del>
      </w:moveFrom>
      <w:moveFromRangeEnd w:id="314"/>
      <w:del w:id="317" w:author="Coilin" w:date="2016-03-24T14:07:00Z">
        <w:r w:rsidR="00511BDF" w:rsidRPr="00AD5DC7" w:rsidDel="00DB4040">
          <w:rPr>
            <w:lang w:val="en-US"/>
          </w:rPr>
          <w:delText xml:space="preserve">Combining carapace length and total cod-end weight or net configuration resulted in further decreases in the AIC and the model including the three main effects fit best overall (Table </w:delText>
        </w:r>
        <w:r w:rsidR="00EF30A7" w:rsidRPr="00AD5DC7" w:rsidDel="00DB4040">
          <w:rPr>
            <w:lang w:val="en-US"/>
          </w:rPr>
          <w:delText>2</w:delText>
        </w:r>
        <w:r w:rsidR="00476F74" w:rsidDel="00DB4040">
          <w:rPr>
            <w:lang w:val="en-US"/>
          </w:rPr>
          <w:delText>).</w:delText>
        </w:r>
        <w:r w:rsidR="00511BDF" w:rsidRPr="00AD5DC7" w:rsidDel="00DB4040">
          <w:rPr>
            <w:lang w:val="en-US"/>
          </w:rPr>
          <w:delText xml:space="preserve"> </w:delText>
        </w:r>
      </w:del>
      <w:del w:id="318" w:author="Coilin" w:date="2016-03-24T14:08:00Z">
        <w:r w:rsidR="00511BDF" w:rsidRPr="00AD5DC7" w:rsidDel="00DB4040">
          <w:rPr>
            <w:lang w:val="en-US"/>
          </w:rPr>
          <w:delText>Note that</w:delText>
        </w:r>
      </w:del>
      <w:ins w:id="319" w:author="Coilin" w:date="2016-03-24T14:08:00Z">
        <w:r w:rsidR="00DB4040">
          <w:t>Additional</w:t>
        </w:r>
      </w:ins>
      <w:r w:rsidR="00511BDF" w:rsidRPr="00AD5DC7">
        <w:rPr>
          <w:lang w:val="en-US"/>
        </w:rPr>
        <w:t xml:space="preserve">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 xml:space="preserve">parameters and the models can quickly become </w:t>
      </w:r>
      <w:proofErr w:type="spellStart"/>
      <w:r w:rsidR="00511BDF">
        <w:rPr>
          <w:lang w:val="en-US"/>
        </w:rPr>
        <w:t>overfit</w:t>
      </w:r>
      <w:proofErr w:type="spellEnd"/>
      <w:r w:rsidR="00150ED8">
        <w:rPr>
          <w:lang w:val="en-US"/>
        </w:rPr>
        <w:t xml:space="preserve"> (exact predictions a the factor level)</w:t>
      </w:r>
      <w:r w:rsidR="00511BDF">
        <w:rPr>
          <w:lang w:val="en-US"/>
        </w:rPr>
        <w:t>.</w:t>
      </w:r>
    </w:p>
    <w:p w14:paraId="06141AA6" w14:textId="771E11A6" w:rsidR="00FC06D1" w:rsidRDefault="00FC06D1" w:rsidP="00FC06D1">
      <w:pPr>
        <w:spacing w:after="40" w:line="480" w:lineRule="auto"/>
        <w:jc w:val="both"/>
        <w:rPr>
          <w:ins w:id="320" w:author="Coilin" w:date="2016-03-24T14:12:00Z"/>
          <w:lang w:val="en-US"/>
        </w:rPr>
      </w:pPr>
      <w:ins w:id="321" w:author="Coilin" w:date="2016-03-24T14:09:00Z">
        <w:r>
          <w:rPr>
            <w:lang w:val="en-US"/>
          </w:rPr>
          <w:t>P</w:t>
        </w:r>
      </w:ins>
      <w:ins w:id="322" w:author="Coilin" w:date="2016-03-24T14:08:00Z">
        <w:r>
          <w:rPr>
            <w:lang w:val="en-US"/>
          </w:rPr>
          <w:t>arameter estimates</w:t>
        </w:r>
        <w:r w:rsidRPr="00FC06D1">
          <w:rPr>
            <w:lang w:val="en-US"/>
          </w:rPr>
          <w:t xml:space="preserve"> </w:t>
        </w:r>
      </w:ins>
      <w:ins w:id="323" w:author="Coilin" w:date="2016-03-24T14:09:00Z">
        <w:r>
          <w:rPr>
            <w:lang w:val="en-US"/>
          </w:rPr>
          <w:t>are</w:t>
        </w:r>
      </w:ins>
      <w:ins w:id="324" w:author="Coilin" w:date="2016-03-24T14:08:00Z">
        <w:r w:rsidRPr="00FC06D1">
          <w:rPr>
            <w:lang w:val="en-US"/>
          </w:rPr>
          <w:t xml:space="preserve"> </w:t>
        </w:r>
      </w:ins>
      <w:ins w:id="325" w:author="Coilin" w:date="2016-03-24T14:10:00Z">
        <w:r>
          <w:rPr>
            <w:lang w:val="en-US"/>
          </w:rPr>
          <w:t xml:space="preserve">the </w:t>
        </w:r>
      </w:ins>
      <w:ins w:id="326" w:author="Coilin" w:date="2016-03-24T14:08:00Z">
        <w:r w:rsidRPr="00FC06D1">
          <w:rPr>
            <w:lang w:val="en-US"/>
          </w:rPr>
          <w:t>odds r</w:t>
        </w:r>
        <w:r>
          <w:rPr>
            <w:lang w:val="en-US"/>
          </w:rPr>
          <w:t>atios relative to the 70mm</w:t>
        </w:r>
      </w:ins>
      <w:ins w:id="327" w:author="Coilin" w:date="2016-03-24T14:10:00Z">
        <w:r>
          <w:rPr>
            <w:lang w:val="en-US"/>
          </w:rPr>
          <w:t xml:space="preserve"> (Table 3)</w:t>
        </w:r>
      </w:ins>
      <w:ins w:id="328" w:author="Coilin" w:date="2016-03-24T14:08:00Z">
        <w:r>
          <w:rPr>
            <w:lang w:val="en-US"/>
          </w:rPr>
          <w:t xml:space="preserve">. The </w:t>
        </w:r>
        <w:r w:rsidRPr="00FC06D1">
          <w:rPr>
            <w:lang w:val="en-US"/>
          </w:rPr>
          <w:t>baseline position is the port outsi</w:t>
        </w:r>
        <w:r>
          <w:rPr>
            <w:lang w:val="en-US"/>
          </w:rPr>
          <w:t xml:space="preserve">de position and </w:t>
        </w:r>
      </w:ins>
      <w:ins w:id="329" w:author="Coilin" w:date="2016-03-24T14:10:00Z">
        <w:r>
          <w:rPr>
            <w:lang w:val="en-US"/>
          </w:rPr>
          <w:t xml:space="preserve">the intercept parameters </w:t>
        </w:r>
      </w:ins>
      <w:ins w:id="330" w:author="Coilin" w:date="2016-03-24T14:08:00Z">
        <w:r>
          <w:rPr>
            <w:lang w:val="en-US"/>
          </w:rPr>
          <w:t xml:space="preserve">imply that at </w:t>
        </w:r>
        <w:r w:rsidRPr="00FC06D1">
          <w:rPr>
            <w:lang w:val="en-US"/>
          </w:rPr>
          <w:t>mean weight and mean carapace length</w:t>
        </w:r>
        <w:r>
          <w:rPr>
            <w:lang w:val="en-US"/>
          </w:rPr>
          <w:t xml:space="preserve">, similar proportions are found </w:t>
        </w:r>
        <w:r w:rsidRPr="00FC06D1">
          <w:rPr>
            <w:lang w:val="en-US"/>
          </w:rPr>
          <w:t>across the cod-ends in the port o</w:t>
        </w:r>
        <w:r>
          <w:rPr>
            <w:lang w:val="en-US"/>
          </w:rPr>
          <w:t>utside position (Table 3</w:t>
        </w:r>
      </w:ins>
      <w:ins w:id="331" w:author="Coilin" w:date="2016-03-24T14:10:00Z">
        <w:r>
          <w:rPr>
            <w:lang w:val="en-US"/>
          </w:rPr>
          <w:t xml:space="preserve">, </w:t>
        </w:r>
        <w:r>
          <w:rPr>
            <w:lang w:val="en-US"/>
          </w:rPr>
          <w:lastRenderedPageBreak/>
          <w:t>Intercept</w:t>
        </w:r>
      </w:ins>
      <w:ins w:id="332" w:author="Coilin" w:date="2016-03-24T14:08:00Z">
        <w:r>
          <w:rPr>
            <w:lang w:val="en-US"/>
          </w:rPr>
          <w:t>). Port</w:t>
        </w:r>
      </w:ins>
      <w:ins w:id="333" w:author="Coilin" w:date="2016-03-24T14:09:00Z">
        <w:r>
          <w:rPr>
            <w:lang w:val="en-US"/>
          </w:rPr>
          <w:t xml:space="preserve"> </w:t>
        </w:r>
      </w:ins>
      <w:ins w:id="334" w:author="Coilin" w:date="2016-03-24T14:08:00Z">
        <w:r w:rsidRPr="00FC06D1">
          <w:rPr>
            <w:lang w:val="en-US"/>
          </w:rPr>
          <w:t>inside effect is significantly negative (Table 3</w:t>
        </w:r>
      </w:ins>
      <w:ins w:id="335" w:author="Coilin" w:date="2016-03-24T14:10:00Z">
        <w:r>
          <w:rPr>
            <w:lang w:val="en-US"/>
          </w:rPr>
          <w:t>, Port inside</w:t>
        </w:r>
      </w:ins>
      <w:ins w:id="336" w:author="Coilin" w:date="2016-03-24T14:08:00Z">
        <w:r w:rsidRPr="00FC06D1">
          <w:rPr>
            <w:lang w:val="en-US"/>
          </w:rPr>
          <w:t>) implyi</w:t>
        </w:r>
        <w:r>
          <w:rPr>
            <w:lang w:val="en-US"/>
          </w:rPr>
          <w:t>ng a lower</w:t>
        </w:r>
      </w:ins>
      <w:ins w:id="337" w:author="Coilin" w:date="2016-03-24T14:09:00Z">
        <w:r>
          <w:rPr>
            <w:lang w:val="en-US"/>
          </w:rPr>
          <w:t xml:space="preserve"> </w:t>
        </w:r>
      </w:ins>
      <w:ins w:id="338" w:author="Coilin" w:date="2016-03-24T14:08:00Z">
        <w:r w:rsidRPr="00FC06D1">
          <w:rPr>
            <w:lang w:val="en-US"/>
          </w:rPr>
          <w:t xml:space="preserve">fishing power for this position in </w:t>
        </w:r>
        <w:r>
          <w:rPr>
            <w:lang w:val="en-US"/>
          </w:rPr>
          <w:t xml:space="preserve">this trial; this can </w:t>
        </w:r>
      </w:ins>
      <w:ins w:id="339" w:author="Coilin" w:date="2016-03-24T14:11:00Z">
        <w:r>
          <w:rPr>
            <w:lang w:val="en-US"/>
          </w:rPr>
          <w:t xml:space="preserve">also </w:t>
        </w:r>
      </w:ins>
      <w:ins w:id="340" w:author="Coilin" w:date="2016-03-24T14:08:00Z">
        <w:r>
          <w:rPr>
            <w:lang w:val="en-US"/>
          </w:rPr>
          <w:t>be seen in</w:t>
        </w:r>
      </w:ins>
      <w:ins w:id="341" w:author="Coilin" w:date="2016-03-24T14:09:00Z">
        <w:r>
          <w:rPr>
            <w:lang w:val="en-US"/>
          </w:rPr>
          <w:t xml:space="preserve"> </w:t>
        </w:r>
      </w:ins>
      <w:ins w:id="342" w:author="Coilin" w:date="2016-03-24T14:08:00Z">
        <w:r w:rsidRPr="00FC06D1">
          <w:rPr>
            <w:lang w:val="en-US"/>
          </w:rPr>
          <w:t xml:space="preserve">Figure </w:t>
        </w:r>
        <w:r w:rsidR="00AB3164">
          <w:rPr>
            <w:lang w:val="en-US"/>
          </w:rPr>
          <w:t>3</w:t>
        </w:r>
        <w:r w:rsidRPr="00FC06D1">
          <w:rPr>
            <w:lang w:val="en-US"/>
          </w:rPr>
          <w:t xml:space="preserve"> where </w:t>
        </w:r>
      </w:ins>
      <w:ins w:id="343" w:author="Coilin" w:date="2016-03-24T14:13:00Z">
        <w:r>
          <w:rPr>
            <w:lang w:val="en-US"/>
          </w:rPr>
          <w:t xml:space="preserve">the port inside </w:t>
        </w:r>
        <w:del w:id="344" w:author="Browne, Daragh" w:date="2016-04-27T16:24:00Z">
          <w:r w:rsidDel="00EC36FE">
            <w:rPr>
              <w:lang w:val="en-US"/>
            </w:rPr>
            <w:delText>cod-end</w:delText>
          </w:r>
        </w:del>
      </w:ins>
      <w:ins w:id="345" w:author="Browne, Daragh" w:date="2016-04-27T16:24:00Z">
        <w:r w:rsidR="00EC36FE">
          <w:rPr>
            <w:lang w:val="en-US"/>
          </w:rPr>
          <w:t>position</w:t>
        </w:r>
      </w:ins>
      <w:ins w:id="346" w:author="Coilin" w:date="2016-03-24T14:13:00Z">
        <w:r>
          <w:rPr>
            <w:lang w:val="en-US"/>
          </w:rPr>
          <w:t xml:space="preserve"> had a </w:t>
        </w:r>
      </w:ins>
      <w:ins w:id="347" w:author="Coilin" w:date="2016-03-24T14:08:00Z">
        <w:r>
          <w:rPr>
            <w:lang w:val="en-US"/>
          </w:rPr>
          <w:t>lower proportion</w:t>
        </w:r>
        <w:r w:rsidRPr="00FC06D1">
          <w:rPr>
            <w:lang w:val="en-US"/>
          </w:rPr>
          <w:t xml:space="preserve"> retained co</w:t>
        </w:r>
        <w:r>
          <w:rPr>
            <w:lang w:val="en-US"/>
          </w:rPr>
          <w:t>mpared to the same cod-end in other</w:t>
        </w:r>
      </w:ins>
      <w:ins w:id="348" w:author="Coilin" w:date="2016-03-24T14:09:00Z">
        <w:r>
          <w:rPr>
            <w:lang w:val="en-US"/>
          </w:rPr>
          <w:t xml:space="preserve"> </w:t>
        </w:r>
      </w:ins>
      <w:ins w:id="349" w:author="Coilin" w:date="2016-03-24T14:08:00Z">
        <w:r w:rsidRPr="00FC06D1">
          <w:rPr>
            <w:lang w:val="en-US"/>
          </w:rPr>
          <w:t xml:space="preserve">positions. </w:t>
        </w:r>
      </w:ins>
    </w:p>
    <w:p w14:paraId="0B348677" w14:textId="1BC7E05B" w:rsidR="00FC06D1" w:rsidRPr="00FC06D1" w:rsidRDefault="00FC06D1" w:rsidP="00FC06D1">
      <w:pPr>
        <w:spacing w:after="40" w:line="480" w:lineRule="auto"/>
        <w:jc w:val="both"/>
        <w:rPr>
          <w:ins w:id="350" w:author="Coilin" w:date="2016-03-24T14:08:00Z"/>
          <w:lang w:val="en-US"/>
        </w:rPr>
      </w:pPr>
      <w:ins w:id="351" w:author="Coilin" w:date="2016-03-24T14:08:00Z">
        <w:r w:rsidRPr="00FC06D1">
          <w:rPr>
            <w:lang w:val="en-US"/>
          </w:rPr>
          <w:t>The starboard inside position wa</w:t>
        </w:r>
        <w:r>
          <w:rPr>
            <w:lang w:val="en-US"/>
          </w:rPr>
          <w:t>s not significantly</w:t>
        </w:r>
      </w:ins>
      <w:ins w:id="352" w:author="Coilin" w:date="2016-03-24T14:09:00Z">
        <w:r>
          <w:rPr>
            <w:lang w:val="en-US"/>
          </w:rPr>
          <w:t xml:space="preserve"> </w:t>
        </w:r>
      </w:ins>
      <w:ins w:id="353" w:author="Coilin" w:date="2016-03-24T14:08:00Z">
        <w:r w:rsidRPr="00FC06D1">
          <w:rPr>
            <w:lang w:val="en-US"/>
          </w:rPr>
          <w:t>different to the port outside (Table 3)</w:t>
        </w:r>
        <w:r>
          <w:rPr>
            <w:lang w:val="en-US"/>
          </w:rPr>
          <w:t>, whereas the starboard outside</w:t>
        </w:r>
      </w:ins>
      <w:ins w:id="354" w:author="Coilin" w:date="2016-03-24T14:09:00Z">
        <w:r>
          <w:rPr>
            <w:lang w:val="en-US"/>
          </w:rPr>
          <w:t xml:space="preserve"> </w:t>
        </w:r>
      </w:ins>
      <w:ins w:id="355" w:author="Coilin" w:date="2016-03-24T14:08:00Z">
        <w:r w:rsidRPr="00FC06D1">
          <w:rPr>
            <w:lang w:val="en-US"/>
          </w:rPr>
          <w:t>ha</w:t>
        </w:r>
      </w:ins>
      <w:ins w:id="356" w:author="Browne, Daragh" w:date="2016-04-27T16:25:00Z">
        <w:r w:rsidR="00EC36FE">
          <w:rPr>
            <w:lang w:val="en-US"/>
          </w:rPr>
          <w:t xml:space="preserve">d </w:t>
        </w:r>
      </w:ins>
      <w:ins w:id="357" w:author="Coilin" w:date="2016-03-24T14:08:00Z">
        <w:del w:id="358" w:author="Browne, Daragh" w:date="2016-04-27T16:24:00Z">
          <w:r w:rsidRPr="00FC06D1" w:rsidDel="00EC36FE">
            <w:rPr>
              <w:lang w:val="en-US"/>
            </w:rPr>
            <w:delText>ve</w:delText>
          </w:r>
        </w:del>
        <w:r w:rsidRPr="00FC06D1">
          <w:rPr>
            <w:lang w:val="en-US"/>
          </w:rPr>
          <w:t xml:space="preserve"> a smaller but significantly higher</w:t>
        </w:r>
        <w:r>
          <w:rPr>
            <w:lang w:val="en-US"/>
          </w:rPr>
          <w:t xml:space="preserve"> retention compared to the port</w:t>
        </w:r>
      </w:ins>
      <w:ins w:id="359" w:author="Coilin" w:date="2016-03-24T14:09:00Z">
        <w:r>
          <w:rPr>
            <w:lang w:val="en-US"/>
          </w:rPr>
          <w:t xml:space="preserve"> </w:t>
        </w:r>
      </w:ins>
      <w:ins w:id="360" w:author="Coilin" w:date="2016-03-24T14:08:00Z">
        <w:r w:rsidRPr="00FC06D1">
          <w:rPr>
            <w:lang w:val="en-US"/>
          </w:rPr>
          <w:t xml:space="preserve">outside </w:t>
        </w:r>
      </w:ins>
      <w:ins w:id="361" w:author="Browne, Daragh" w:date="2016-04-27T16:25:00Z">
        <w:r w:rsidR="00EC36FE">
          <w:rPr>
            <w:lang w:val="en-US"/>
          </w:rPr>
          <w:t xml:space="preserve">position </w:t>
        </w:r>
      </w:ins>
      <w:ins w:id="362" w:author="Coilin" w:date="2016-03-24T14:08:00Z">
        <w:r w:rsidRPr="00FC06D1">
          <w:rPr>
            <w:lang w:val="en-US"/>
          </w:rPr>
          <w:t>(Table 3). The slopes over car</w:t>
        </w:r>
        <w:r>
          <w:rPr>
            <w:lang w:val="en-US"/>
          </w:rPr>
          <w:t>apace length increased relative</w:t>
        </w:r>
      </w:ins>
      <w:ins w:id="363" w:author="Coilin" w:date="2016-03-24T14:09:00Z">
        <w:r>
          <w:rPr>
            <w:lang w:val="en-US"/>
          </w:rPr>
          <w:t xml:space="preserve"> </w:t>
        </w:r>
      </w:ins>
      <w:ins w:id="364" w:author="Coilin" w:date="2016-03-24T14:08:00Z">
        <w:r w:rsidRPr="00FC06D1">
          <w:rPr>
            <w:lang w:val="en-US"/>
          </w:rPr>
          <w:t>to the baseline (port outside) in bot</w:t>
        </w:r>
        <w:r>
          <w:rPr>
            <w:lang w:val="en-US"/>
          </w:rPr>
          <w:t>h the port inside and starboard</w:t>
        </w:r>
      </w:ins>
      <w:ins w:id="365" w:author="Coilin" w:date="2016-03-24T14:09:00Z">
        <w:r>
          <w:rPr>
            <w:lang w:val="en-US"/>
          </w:rPr>
          <w:t xml:space="preserve"> </w:t>
        </w:r>
      </w:ins>
      <w:ins w:id="366" w:author="Coilin" w:date="2016-03-24T14:08:00Z">
        <w:r w:rsidRPr="00FC06D1">
          <w:rPr>
            <w:lang w:val="en-US"/>
          </w:rPr>
          <w:t>outs</w:t>
        </w:r>
        <w:r w:rsidR="00AB3164">
          <w:rPr>
            <w:lang w:val="en-US"/>
          </w:rPr>
          <w:t>ide positions (Table 3, Figure 3</w:t>
        </w:r>
        <w:r w:rsidRPr="00FC06D1">
          <w:rPr>
            <w:lang w:val="en-US"/>
          </w:rPr>
          <w:t>)</w:t>
        </w:r>
        <w:r>
          <w:rPr>
            <w:lang w:val="en-US"/>
          </w:rPr>
          <w:t xml:space="preserve">. The effects of </w:t>
        </w:r>
        <w:commentRangeStart w:id="367"/>
        <w:commentRangeStart w:id="368"/>
        <w:r>
          <w:rPr>
            <w:lang w:val="en-US"/>
          </w:rPr>
          <w:t>cod end weight</w:t>
        </w:r>
      </w:ins>
      <w:commentRangeEnd w:id="367"/>
      <w:r w:rsidR="00D703F7">
        <w:rPr>
          <w:rStyle w:val="CommentReference"/>
        </w:rPr>
        <w:commentReference w:id="367"/>
      </w:r>
      <w:commentRangeEnd w:id="368"/>
      <w:r w:rsidR="00477995">
        <w:rPr>
          <w:rStyle w:val="CommentReference"/>
        </w:rPr>
        <w:commentReference w:id="368"/>
      </w:r>
      <w:ins w:id="369" w:author="Coilin" w:date="2016-03-24T14:09:00Z">
        <w:r>
          <w:rPr>
            <w:lang w:val="en-US"/>
          </w:rPr>
          <w:t xml:space="preserve"> </w:t>
        </w:r>
      </w:ins>
      <w:ins w:id="370" w:author="Coilin" w:date="2016-03-24T14:08:00Z">
        <w:r w:rsidRPr="00FC06D1">
          <w:rPr>
            <w:lang w:val="en-US"/>
          </w:rPr>
          <w:t>are interpreted with carapace length al</w:t>
        </w:r>
        <w:r>
          <w:rPr>
            <w:lang w:val="en-US"/>
          </w:rPr>
          <w:t>so: with increasing weight, the</w:t>
        </w:r>
      </w:ins>
      <w:ins w:id="371" w:author="Coilin" w:date="2016-03-24T14:09:00Z">
        <w:r>
          <w:rPr>
            <w:lang w:val="en-US"/>
          </w:rPr>
          <w:t xml:space="preserve"> </w:t>
        </w:r>
      </w:ins>
      <w:ins w:id="372" w:author="Coilin" w:date="2016-03-24T14:08:00Z">
        <w:r w:rsidRPr="00FC06D1">
          <w:rPr>
            <w:lang w:val="en-US"/>
          </w:rPr>
          <w:t>70mm retains increasing proportion of smaller Nephrops and decreasing</w:t>
        </w:r>
      </w:ins>
    </w:p>
    <w:p w14:paraId="36B5D06E" w14:textId="47846CF1" w:rsidR="00FC06D1" w:rsidRDefault="00FC06D1" w:rsidP="00D44F88">
      <w:pPr>
        <w:spacing w:after="40" w:line="480" w:lineRule="auto"/>
        <w:jc w:val="both"/>
        <w:rPr>
          <w:ins w:id="373" w:author="Coilin" w:date="2016-03-24T14:08:00Z"/>
          <w:lang w:val="en-US"/>
        </w:rPr>
      </w:pPr>
      <w:proofErr w:type="gramStart"/>
      <w:ins w:id="374" w:author="Coilin" w:date="2016-03-24T14:08:00Z">
        <w:r w:rsidRPr="00FC06D1">
          <w:rPr>
            <w:lang w:val="en-US"/>
          </w:rPr>
          <w:t>proportions</w:t>
        </w:r>
        <w:proofErr w:type="gramEnd"/>
        <w:r w:rsidRPr="00FC06D1">
          <w:rPr>
            <w:lang w:val="en-US"/>
          </w:rPr>
          <w:t xml:space="preserve"> of larger Nephrops. The 8</w:t>
        </w:r>
        <w:r>
          <w:rPr>
            <w:lang w:val="en-US"/>
          </w:rPr>
          <w:t>0mm had non-significant effects</w:t>
        </w:r>
      </w:ins>
      <w:ins w:id="375" w:author="Coilin" w:date="2016-03-24T14:09:00Z">
        <w:r>
          <w:rPr>
            <w:lang w:val="en-US"/>
          </w:rPr>
          <w:t xml:space="preserve"> </w:t>
        </w:r>
      </w:ins>
      <w:ins w:id="376" w:author="Coilin" w:date="2016-03-24T14:08:00Z">
        <w:r w:rsidRPr="00FC06D1">
          <w:rPr>
            <w:lang w:val="en-US"/>
          </w:rPr>
          <w:t xml:space="preserve">of </w:t>
        </w:r>
        <w:commentRangeStart w:id="377"/>
        <w:r w:rsidRPr="00FC06D1">
          <w:rPr>
            <w:lang w:val="en-US"/>
          </w:rPr>
          <w:t xml:space="preserve">weight </w:t>
        </w:r>
      </w:ins>
      <w:commentRangeEnd w:id="377"/>
      <w:r w:rsidR="00D703F7">
        <w:rPr>
          <w:rStyle w:val="CommentReference"/>
        </w:rPr>
        <w:commentReference w:id="377"/>
      </w:r>
      <w:ins w:id="378" w:author="Coilin" w:date="2016-03-24T14:08:00Z">
        <w:r w:rsidRPr="00FC06D1">
          <w:rPr>
            <w:lang w:val="en-US"/>
          </w:rPr>
          <w:t>on baseline proportions and proportions retained over</w:t>
        </w:r>
      </w:ins>
      <w:ins w:id="379" w:author="Coilin" w:date="2016-03-24T14:09:00Z">
        <w:r>
          <w:rPr>
            <w:lang w:val="en-US"/>
          </w:rPr>
          <w:t xml:space="preserve"> </w:t>
        </w:r>
      </w:ins>
      <w:ins w:id="380" w:author="Coilin" w:date="2016-03-24T14:08:00Z">
        <w:r w:rsidRPr="00FC06D1">
          <w:rPr>
            <w:lang w:val="en-US"/>
          </w:rPr>
          <w:t>carapace length. The 90mm net had incre</w:t>
        </w:r>
        <w:r>
          <w:rPr>
            <w:lang w:val="en-US"/>
          </w:rPr>
          <w:t>asing proportions retained with</w:t>
        </w:r>
      </w:ins>
      <w:ins w:id="381" w:author="Coilin" w:date="2016-03-24T14:09:00Z">
        <w:r>
          <w:rPr>
            <w:lang w:val="en-US"/>
          </w:rPr>
          <w:t xml:space="preserve"> </w:t>
        </w:r>
      </w:ins>
      <w:ins w:id="382" w:author="Coilin" w:date="2016-03-24T14:08:00Z">
        <w:r w:rsidRPr="00FC06D1">
          <w:rPr>
            <w:lang w:val="en-US"/>
          </w:rPr>
          <w:t xml:space="preserve">increasing </w:t>
        </w:r>
        <w:commentRangeStart w:id="383"/>
        <w:r w:rsidRPr="00FC06D1">
          <w:rPr>
            <w:lang w:val="en-US"/>
          </w:rPr>
          <w:t xml:space="preserve">weight </w:t>
        </w:r>
      </w:ins>
      <w:commentRangeEnd w:id="383"/>
      <w:r w:rsidR="00D703F7">
        <w:rPr>
          <w:rStyle w:val="CommentReference"/>
        </w:rPr>
        <w:commentReference w:id="383"/>
      </w:r>
      <w:ins w:id="384" w:author="Coilin" w:date="2016-03-24T14:08:00Z">
        <w:r w:rsidRPr="00FC06D1">
          <w:rPr>
            <w:lang w:val="en-US"/>
          </w:rPr>
          <w:t>(Table 3). Note additional model fi</w:t>
        </w:r>
        <w:r>
          <w:rPr>
            <w:lang w:val="en-US"/>
          </w:rPr>
          <w:t>tting could be</w:t>
        </w:r>
      </w:ins>
      <w:ins w:id="385" w:author="Coilin" w:date="2016-03-24T14:09:00Z">
        <w:r>
          <w:rPr>
            <w:lang w:val="en-US"/>
          </w:rPr>
          <w:t xml:space="preserve"> </w:t>
        </w:r>
      </w:ins>
      <w:ins w:id="386" w:author="Coilin" w:date="2016-03-24T14:08:00Z">
        <w:r w:rsidRPr="00FC06D1">
          <w:rPr>
            <w:lang w:val="en-US"/>
          </w:rPr>
          <w:t>used to remove</w:t>
        </w:r>
        <w:del w:id="387" w:author="Browne, Daragh" w:date="2016-04-27T16:27:00Z">
          <w:r w:rsidRPr="00FC06D1" w:rsidDel="00D703F7">
            <w:rPr>
              <w:lang w:val="en-US"/>
            </w:rPr>
            <w:delText>d</w:delText>
          </w:r>
        </w:del>
        <w:r w:rsidRPr="00FC06D1">
          <w:rPr>
            <w:lang w:val="en-US"/>
          </w:rPr>
          <w:t xml:space="preserve"> non-significant parame</w:t>
        </w:r>
        <w:r>
          <w:rPr>
            <w:lang w:val="en-US"/>
          </w:rPr>
          <w:t>ters in the scope of an effect</w:t>
        </w:r>
        <w:r w:rsidRPr="00FC06D1">
          <w:rPr>
            <w:lang w:val="en-US"/>
          </w:rPr>
          <w:t>.</w:t>
        </w:r>
      </w:ins>
      <w:ins w:id="388" w:author="Coilin" w:date="2016-03-24T15:49:00Z">
        <w:r w:rsidR="002925E5">
          <w:rPr>
            <w:lang w:val="en-US"/>
          </w:rPr>
          <w:t xml:space="preserve"> </w:t>
        </w:r>
      </w:ins>
      <w:ins w:id="389" w:author="Coilin" w:date="2016-03-24T15:50:00Z">
        <w:r w:rsidR="002925E5">
          <w:rPr>
            <w:lang w:val="en-US"/>
          </w:rPr>
          <w:t xml:space="preserve">Based on </w:t>
        </w:r>
        <w:proofErr w:type="spellStart"/>
        <w:r w:rsidR="002925E5">
          <w:rPr>
            <w:lang w:val="en-US"/>
          </w:rPr>
          <w:t>Bonferonni</w:t>
        </w:r>
        <w:proofErr w:type="spellEnd"/>
        <w:r w:rsidR="002925E5">
          <w:rPr>
            <w:lang w:val="en-US"/>
          </w:rPr>
          <w:t xml:space="preserve"> corrections to the confidence intervals, </w:t>
        </w:r>
      </w:ins>
      <w:ins w:id="390" w:author="Coilin" w:date="2016-03-24T15:49:00Z">
        <w:r w:rsidR="002925E5">
          <w:rPr>
            <w:lang w:val="en-US"/>
          </w:rPr>
          <w:t xml:space="preserve">inter-mesh odds ratio comparisons </w:t>
        </w:r>
      </w:ins>
      <w:ins w:id="391" w:author="Coilin" w:date="2016-03-24T15:50:00Z">
        <w:r w:rsidR="002925E5">
          <w:rPr>
            <w:lang w:val="en-US"/>
          </w:rPr>
          <w:t>show</w:t>
        </w:r>
      </w:ins>
      <w:ins w:id="392" w:author="Coilin" w:date="2016-03-24T15:51:00Z">
        <w:r w:rsidR="002925E5">
          <w:rPr>
            <w:lang w:val="en-US"/>
          </w:rPr>
          <w:t>:</w:t>
        </w:r>
      </w:ins>
      <w:ins w:id="393" w:author="Coilin" w:date="2016-03-24T15:50:00Z">
        <w:r w:rsidR="002925E5">
          <w:rPr>
            <w:lang w:val="en-US"/>
          </w:rPr>
          <w:t xml:space="preserve"> </w:t>
        </w:r>
      </w:ins>
      <w:ins w:id="394" w:author="Coilin" w:date="2016-05-02T08:27:00Z">
        <w:r w:rsidR="00477995">
          <w:rPr>
            <w:lang w:val="en-US"/>
          </w:rPr>
          <w:t xml:space="preserve">directional but relatively </w:t>
        </w:r>
      </w:ins>
      <w:ins w:id="395" w:author="Coilin" w:date="2016-03-24T15:53:00Z">
        <w:r w:rsidR="002925E5">
          <w:rPr>
            <w:lang w:val="en-US"/>
          </w:rPr>
          <w:t>uncertain</w:t>
        </w:r>
      </w:ins>
      <w:ins w:id="396" w:author="Coilin" w:date="2016-03-24T15:50:00Z">
        <w:r w:rsidR="002925E5">
          <w:rPr>
            <w:lang w:val="en-US"/>
          </w:rPr>
          <w:t xml:space="preserve"> differences of the 70mm to 80mm</w:t>
        </w:r>
      </w:ins>
      <w:ins w:id="397" w:author="Coilin" w:date="2016-03-24T15:51:00Z">
        <w:r w:rsidR="002925E5">
          <w:rPr>
            <w:lang w:val="en-US"/>
          </w:rPr>
          <w:t>, no difference between the 90 and 100mm and large</w:t>
        </w:r>
      </w:ins>
      <w:ins w:id="398" w:author="Coilin" w:date="2016-03-24T15:52:00Z">
        <w:r w:rsidR="002925E5">
          <w:rPr>
            <w:lang w:val="en-US"/>
          </w:rPr>
          <w:t>r</w:t>
        </w:r>
      </w:ins>
      <w:ins w:id="399" w:author="Coilin" w:date="2016-03-24T15:51:00Z">
        <w:r w:rsidR="002925E5">
          <w:rPr>
            <w:lang w:val="en-US"/>
          </w:rPr>
          <w:t xml:space="preserve"> differences </w:t>
        </w:r>
      </w:ins>
      <w:ins w:id="400" w:author="Coilin" w:date="2016-03-24T15:52:00Z">
        <w:r w:rsidR="002925E5">
          <w:rPr>
            <w:lang w:val="en-US"/>
          </w:rPr>
          <w:t>among the others</w:t>
        </w:r>
      </w:ins>
      <w:ins w:id="401" w:author="Coilin" w:date="2016-03-24T15:51:00Z">
        <w:r w:rsidR="002925E5">
          <w:rPr>
            <w:lang w:val="en-US"/>
          </w:rPr>
          <w:t xml:space="preserve"> </w:t>
        </w:r>
      </w:ins>
      <w:ins w:id="402" w:author="Coilin" w:date="2016-03-24T15:50:00Z">
        <w:r w:rsidR="002925E5">
          <w:rPr>
            <w:lang w:val="en-US"/>
          </w:rPr>
          <w:t>(</w:t>
        </w:r>
        <w:r w:rsidR="00AB3164">
          <w:rPr>
            <w:lang w:val="en-US"/>
          </w:rPr>
          <w:t>Figure 7</w:t>
        </w:r>
        <w:r w:rsidR="002925E5">
          <w:rPr>
            <w:lang w:val="en-US"/>
          </w:rPr>
          <w:t>)</w:t>
        </w:r>
      </w:ins>
      <w:ins w:id="403" w:author="Coilin" w:date="2016-03-24T15:52:00Z">
        <w:r w:rsidR="002925E5">
          <w:rPr>
            <w:lang w:val="en-US"/>
          </w:rPr>
          <w:t xml:space="preserve">. The </w:t>
        </w:r>
      </w:ins>
      <w:ins w:id="404" w:author="Coilin" w:date="2016-03-24T15:53:00Z">
        <w:r w:rsidR="002925E5">
          <w:rPr>
            <w:lang w:val="en-US"/>
          </w:rPr>
          <w:t>uncertain</w:t>
        </w:r>
      </w:ins>
      <w:ins w:id="405" w:author="Coilin" w:date="2016-03-24T15:52:00Z">
        <w:r w:rsidR="002925E5">
          <w:rPr>
            <w:lang w:val="en-US"/>
          </w:rPr>
          <w:t xml:space="preserve"> differences observed </w:t>
        </w:r>
      </w:ins>
      <w:ins w:id="406" w:author="Coilin" w:date="2016-03-24T15:53:00Z">
        <w:r w:rsidR="002925E5">
          <w:rPr>
            <w:lang w:val="en-US"/>
          </w:rPr>
          <w:t xml:space="preserve">between the </w:t>
        </w:r>
      </w:ins>
      <w:ins w:id="407" w:author="Coilin" w:date="2016-03-24T15:52:00Z">
        <w:r w:rsidR="002925E5">
          <w:rPr>
            <w:lang w:val="en-US"/>
          </w:rPr>
          <w:t>70mm</w:t>
        </w:r>
      </w:ins>
      <w:ins w:id="408" w:author="Coilin" w:date="2016-03-24T15:53:00Z">
        <w:r w:rsidR="002925E5">
          <w:rPr>
            <w:lang w:val="en-US"/>
          </w:rPr>
          <w:t xml:space="preserve"> an</w:t>
        </w:r>
        <w:bookmarkStart w:id="409" w:name="_GoBack"/>
        <w:bookmarkEnd w:id="409"/>
        <w:r w:rsidR="002925E5">
          <w:rPr>
            <w:lang w:val="en-US"/>
          </w:rPr>
          <w:t xml:space="preserve">d 80mm odds ratio could be further investigated by removing non-significant parameter estimates from </w:t>
        </w:r>
      </w:ins>
      <w:ins w:id="410" w:author="Coilin" w:date="2016-03-24T15:54:00Z">
        <w:r w:rsidR="002925E5">
          <w:rPr>
            <w:lang w:val="en-US"/>
          </w:rPr>
          <w:t>the best fitting model (Table 3).</w:t>
        </w:r>
      </w:ins>
    </w:p>
    <w:p w14:paraId="7A4F9EF4" w14:textId="77777777" w:rsidR="00FC06D1" w:rsidDel="002925E5" w:rsidRDefault="00FC06D1">
      <w:pPr>
        <w:spacing w:after="40" w:line="480" w:lineRule="auto"/>
        <w:jc w:val="both"/>
        <w:rPr>
          <w:del w:id="411" w:author="Coilin" w:date="2016-03-24T15:54:00Z"/>
          <w:lang w:val="en-US"/>
        </w:rPr>
      </w:pP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6DAD642"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m:t>
                  </m:r>
                  <m:r>
                    <w:del w:id="412" w:author="Windows User" w:date="2016-03-22T10:54:00Z">
                      <w:rPr>
                        <w:rFonts w:ascii="Cambria Math" w:hAnsi="Cambria Math"/>
                        <w:lang w:val="en-US"/>
                      </w:rPr>
                      <m:t>4</m:t>
                    </w:del>
                  </m:r>
                </m:e>
                <m:e>
                  <m:r>
                    <w:rPr>
                      <w:rFonts w:ascii="Cambria Math" w:hAnsi="Cambria Math"/>
                      <w:lang w:val="en-US"/>
                    </w:rPr>
                    <m:t>0.0</m:t>
                  </m:r>
                  <m:r>
                    <w:ins w:id="413" w:author="Windows User" w:date="2016-03-22T10:54:00Z">
                      <w:rPr>
                        <w:rFonts w:ascii="Cambria Math" w:hAnsi="Cambria Math"/>
                        <w:lang w:val="en-US"/>
                      </w:rPr>
                      <m:t>4</m:t>
                    </w:ins>
                  </m:r>
                  <m:r>
                    <w:del w:id="414" w:author="Windows User" w:date="2016-03-22T10:54:00Z">
                      <w:rPr>
                        <w:rFonts w:ascii="Cambria Math" w:hAnsi="Cambria Math"/>
                        <w:lang w:val="en-US"/>
                      </w:rPr>
                      <m:t>53</m:t>
                    </w:del>
                  </m:r>
                </m:e>
                <m:e>
                  <m:r>
                    <w:rPr>
                      <w:rFonts w:ascii="Cambria Math" w:hAnsi="Cambria Math"/>
                      <w:lang w:val="en-US"/>
                    </w:rPr>
                    <m:t>0.0</m:t>
                  </m:r>
                  <m:r>
                    <w:ins w:id="415" w:author="Windows User" w:date="2016-03-22T10:54:00Z">
                      <w:rPr>
                        <w:rFonts w:ascii="Cambria Math" w:hAnsi="Cambria Math"/>
                        <w:lang w:val="en-US"/>
                      </w:rPr>
                      <m:t>7</m:t>
                    </w:ins>
                  </m:r>
                  <m:r>
                    <w:del w:id="416" w:author="Windows User" w:date="2016-03-22T10:54:00Z">
                      <w:rPr>
                        <w:rFonts w:ascii="Cambria Math" w:hAnsi="Cambria Math"/>
                        <w:lang w:val="en-US"/>
                      </w:rPr>
                      <m:t>61</m:t>
                    </w:del>
                  </m:r>
                </m:e>
              </m:mr>
              <m:mr>
                <m:e>
                  <m:r>
                    <w:rPr>
                      <w:rFonts w:ascii="Cambria Math" w:hAnsi="Cambria Math"/>
                      <w:lang w:val="en-US"/>
                    </w:rPr>
                    <m:t>0.0</m:t>
                  </m:r>
                  <m:r>
                    <w:ins w:id="417" w:author="Windows User" w:date="2016-03-22T10:54:00Z">
                      <w:rPr>
                        <w:rFonts w:ascii="Cambria Math" w:hAnsi="Cambria Math"/>
                        <w:lang w:val="en-US"/>
                      </w:rPr>
                      <m:t>4</m:t>
                    </w:ins>
                  </m:r>
                  <m:r>
                    <w:del w:id="418" w:author="Windows User" w:date="2016-03-22T10:54:00Z">
                      <w:rPr>
                        <w:rFonts w:ascii="Cambria Math" w:hAnsi="Cambria Math"/>
                        <w:lang w:val="en-US"/>
                      </w:rPr>
                      <m:t>53</m:t>
                    </w:del>
                  </m:r>
                </m:e>
                <m:e>
                  <m:r>
                    <w:rPr>
                      <w:rFonts w:ascii="Cambria Math" w:hAnsi="Cambria Math"/>
                      <w:lang w:val="en-US"/>
                    </w:rPr>
                    <m:t>0.0</m:t>
                  </m:r>
                  <m:r>
                    <w:ins w:id="419" w:author="Windows User" w:date="2016-03-22T10:54:00Z">
                      <w:rPr>
                        <w:rFonts w:ascii="Cambria Math" w:hAnsi="Cambria Math"/>
                        <w:lang w:val="en-US"/>
                      </w:rPr>
                      <m:t>3</m:t>
                    </w:ins>
                  </m:r>
                  <m:r>
                    <w:del w:id="420" w:author="Windows User" w:date="2016-03-22T10:54:00Z">
                      <w:rPr>
                        <w:rFonts w:ascii="Cambria Math" w:hAnsi="Cambria Math"/>
                        <w:lang w:val="en-US"/>
                      </w:rPr>
                      <m:t>65</m:t>
                    </w:del>
                  </m:r>
                </m:e>
                <m:e>
                  <m:r>
                    <w:rPr>
                      <w:rFonts w:ascii="Cambria Math" w:hAnsi="Cambria Math"/>
                      <w:lang w:val="en-US"/>
                    </w:rPr>
                    <m:t>0.0</m:t>
                  </m:r>
                  <m:r>
                    <w:ins w:id="421" w:author="Windows User" w:date="2016-03-22T10:54:00Z">
                      <w:rPr>
                        <w:rFonts w:ascii="Cambria Math" w:hAnsi="Cambria Math"/>
                        <w:lang w:val="en-US"/>
                      </w:rPr>
                      <m:t>3</m:t>
                    </w:ins>
                  </m:r>
                  <m:r>
                    <w:del w:id="422" w:author="Windows User" w:date="2016-03-22T10:54:00Z">
                      <w:rPr>
                        <w:rFonts w:ascii="Cambria Math" w:hAnsi="Cambria Math"/>
                        <w:lang w:val="en-US"/>
                      </w:rPr>
                      <m:t>47</m:t>
                    </w:del>
                  </m:r>
                </m:e>
              </m:mr>
              <m:mr>
                <m:e>
                  <m:r>
                    <w:rPr>
                      <w:rFonts w:ascii="Cambria Math" w:hAnsi="Cambria Math"/>
                      <w:lang w:val="en-US"/>
                    </w:rPr>
                    <m:t>0.0</m:t>
                  </m:r>
                  <m:r>
                    <w:ins w:id="423" w:author="Windows User" w:date="2016-03-22T10:54:00Z">
                      <w:rPr>
                        <w:rFonts w:ascii="Cambria Math" w:hAnsi="Cambria Math"/>
                        <w:lang w:val="en-US"/>
                      </w:rPr>
                      <m:t>7</m:t>
                    </w:ins>
                  </m:r>
                  <m:r>
                    <w:del w:id="424" w:author="Windows User" w:date="2016-03-22T10:54:00Z">
                      <w:rPr>
                        <w:rFonts w:ascii="Cambria Math" w:hAnsi="Cambria Math"/>
                        <w:lang w:val="en-US"/>
                      </w:rPr>
                      <m:t>61</m:t>
                    </w:del>
                  </m:r>
                </m:e>
                <m:e>
                  <m:r>
                    <w:rPr>
                      <w:rFonts w:ascii="Cambria Math" w:hAnsi="Cambria Math"/>
                      <w:lang w:val="en-US"/>
                    </w:rPr>
                    <m:t>0.0</m:t>
                  </m:r>
                  <m:r>
                    <w:ins w:id="425" w:author="Windows User" w:date="2016-03-22T10:54:00Z">
                      <w:rPr>
                        <w:rFonts w:ascii="Cambria Math" w:hAnsi="Cambria Math"/>
                        <w:lang w:val="en-US"/>
                      </w:rPr>
                      <m:t>3</m:t>
                    </w:ins>
                  </m:r>
                  <m:r>
                    <w:del w:id="426" w:author="Windows User" w:date="2016-03-22T10:54:00Z">
                      <w:rPr>
                        <w:rFonts w:ascii="Cambria Math" w:hAnsi="Cambria Math"/>
                        <w:lang w:val="en-US"/>
                      </w:rPr>
                      <m:t>47</m:t>
                    </w:del>
                  </m:r>
                </m:e>
                <m:e>
                  <m:r>
                    <w:rPr>
                      <w:rFonts w:ascii="Cambria Math" w:hAnsi="Cambria Math"/>
                      <w:lang w:val="en-US"/>
                    </w:rPr>
                    <m:t>0.0</m:t>
                  </m:r>
                  <m:r>
                    <w:ins w:id="427" w:author="Windows User" w:date="2016-03-22T10:54:00Z">
                      <w:rPr>
                        <w:rFonts w:ascii="Cambria Math" w:hAnsi="Cambria Math"/>
                        <w:lang w:val="en-US"/>
                      </w:rPr>
                      <m:t>7</m:t>
                    </w:ins>
                  </m:r>
                  <m:r>
                    <w:del w:id="428" w:author="Windows User" w:date="2016-03-22T10:54:00Z">
                      <w:rPr>
                        <w:rFonts w:ascii="Cambria Math" w:hAnsi="Cambria Math"/>
                        <w:lang w:val="en-US"/>
                      </w:rPr>
                      <m:t>69</m:t>
                    </w:del>
                  </m:r>
                </m:e>
              </m:mr>
            </m:m>
          </m:e>
        </m:d>
      </m:oMath>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r>
                    <w:del w:id="429" w:author="Windows User" w:date="2016-03-22T10:55:00Z">
                      <w:rPr>
                        <w:rFonts w:ascii="Cambria Math" w:hAnsi="Cambria Math"/>
                        <w:lang w:val="en-US"/>
                      </w:rPr>
                      <m:t>82</m:t>
                    </w:del>
                  </m:r>
                  <m:r>
                    <w:ins w:id="430" w:author="Windows User" w:date="2016-03-22T10:55:00Z">
                      <w:rPr>
                        <w:rFonts w:ascii="Cambria Math" w:hAnsi="Cambria Math"/>
                        <w:lang w:val="en-US"/>
                      </w:rPr>
                      <m:t>77</m:t>
                    </w:ins>
                  </m:r>
                </m:e>
                <m:e>
                  <m:r>
                    <w:rPr>
                      <w:rFonts w:ascii="Cambria Math" w:hAnsi="Cambria Math"/>
                      <w:lang w:val="en-US"/>
                    </w:rPr>
                    <m:t>0.9</m:t>
                  </m:r>
                  <m:r>
                    <w:ins w:id="431" w:author="Windows User" w:date="2016-03-22T10:55:00Z">
                      <w:rPr>
                        <w:rFonts w:ascii="Cambria Math" w:hAnsi="Cambria Math"/>
                        <w:lang w:val="en-US"/>
                      </w:rPr>
                      <m:t>7</m:t>
                    </w:ins>
                  </m:r>
                  <m:r>
                    <w:del w:id="432" w:author="Windows User" w:date="2016-03-22T10:55:00Z">
                      <w:rPr>
                        <w:rFonts w:ascii="Cambria Math" w:hAnsi="Cambria Math"/>
                        <w:lang w:val="en-US"/>
                      </w:rPr>
                      <m:t>2</m:t>
                    </w:del>
                  </m:r>
                </m:e>
              </m:mr>
              <m:mr>
                <m:e>
                  <m:r>
                    <w:rPr>
                      <w:rFonts w:ascii="Cambria Math" w:hAnsi="Cambria Math"/>
                      <w:lang w:val="en-US"/>
                    </w:rPr>
                    <m:t>0.</m:t>
                  </m:r>
                  <m:r>
                    <w:ins w:id="433" w:author="Windows User" w:date="2016-03-22T10:55:00Z">
                      <w:rPr>
                        <w:rFonts w:ascii="Cambria Math" w:hAnsi="Cambria Math"/>
                        <w:lang w:val="en-US"/>
                      </w:rPr>
                      <m:t>77</m:t>
                    </w:ins>
                  </m:r>
                  <m:r>
                    <w:del w:id="434" w:author="Windows User" w:date="2016-03-22T10:55:00Z">
                      <w:rPr>
                        <w:rFonts w:ascii="Cambria Math" w:hAnsi="Cambria Math"/>
                        <w:lang w:val="en-US"/>
                      </w:rPr>
                      <m:t>82</m:t>
                    </w:del>
                  </m:r>
                </m:e>
                <m:e>
                  <m:r>
                    <w:rPr>
                      <w:rFonts w:ascii="Cambria Math" w:hAnsi="Cambria Math"/>
                      <w:lang w:val="en-US"/>
                    </w:rPr>
                    <m:t>1</m:t>
                  </m:r>
                </m:e>
                <m:e>
                  <m:r>
                    <w:rPr>
                      <w:rFonts w:ascii="Cambria Math" w:hAnsi="Cambria Math"/>
                      <w:lang w:val="en-US"/>
                    </w:rPr>
                    <m:t>0.</m:t>
                  </m:r>
                  <m:r>
                    <w:del w:id="435" w:author="Windows User" w:date="2016-03-22T10:55:00Z">
                      <w:rPr>
                        <w:rFonts w:ascii="Cambria Math" w:hAnsi="Cambria Math"/>
                        <w:lang w:val="en-US"/>
                      </w:rPr>
                      <m:t>7</m:t>
                    </w:del>
                  </m:r>
                  <m:r>
                    <w:ins w:id="436" w:author="Windows User" w:date="2016-03-22T10:55:00Z">
                      <w:rPr>
                        <w:rFonts w:ascii="Cambria Math" w:hAnsi="Cambria Math"/>
                        <w:lang w:val="en-US"/>
                      </w:rPr>
                      <m:t>6</m:t>
                    </w:ins>
                  </m:r>
                </m:e>
              </m:mr>
              <m:mr>
                <m:e>
                  <m:r>
                    <w:rPr>
                      <w:rFonts w:ascii="Cambria Math" w:hAnsi="Cambria Math"/>
                      <w:lang w:val="en-US"/>
                    </w:rPr>
                    <m:t>0.9</m:t>
                  </m:r>
                  <m:r>
                    <w:ins w:id="437" w:author="Windows User" w:date="2016-03-22T10:55:00Z">
                      <w:rPr>
                        <w:rFonts w:ascii="Cambria Math" w:hAnsi="Cambria Math"/>
                        <w:lang w:val="en-US"/>
                      </w:rPr>
                      <m:t>7</m:t>
                    </w:ins>
                  </m:r>
                  <m:r>
                    <w:del w:id="438" w:author="Windows User" w:date="2016-03-22T10:55:00Z">
                      <w:rPr>
                        <w:rFonts w:ascii="Cambria Math" w:hAnsi="Cambria Math"/>
                        <w:lang w:val="en-US"/>
                      </w:rPr>
                      <m:t>2</m:t>
                    </w:del>
                  </m:r>
                </m:e>
                <m:e>
                  <m:r>
                    <w:rPr>
                      <w:rFonts w:ascii="Cambria Math" w:hAnsi="Cambria Math"/>
                      <w:lang w:val="en-US"/>
                    </w:rPr>
                    <m:t>0.</m:t>
                  </m:r>
                  <m:r>
                    <w:ins w:id="439" w:author="Windows User" w:date="2016-03-22T10:55:00Z">
                      <w:rPr>
                        <w:rFonts w:ascii="Cambria Math" w:hAnsi="Cambria Math"/>
                        <w:lang w:val="en-US"/>
                      </w:rPr>
                      <m:t>6</m:t>
                    </w:ins>
                  </m:r>
                  <m:r>
                    <w:del w:id="440" w:author="Windows User" w:date="2016-03-22T10:55:00Z">
                      <w:rPr>
                        <w:rFonts w:ascii="Cambria Math" w:hAnsi="Cambria Math"/>
                        <w:lang w:val="en-US"/>
                      </w:rPr>
                      <m:t>7</m:t>
                    </w:del>
                  </m:r>
                </m:e>
                <m:e>
                  <m:r>
                    <w:rPr>
                      <w:rFonts w:ascii="Cambria Math" w:hAnsi="Cambria Math"/>
                      <w:lang w:val="en-US"/>
                    </w:rPr>
                    <m:t>1</m:t>
                  </m:r>
                </m:e>
              </m:mr>
            </m:m>
          </m:e>
        </m:d>
      </m:oMath>
      <w:r>
        <w:rPr>
          <w:lang w:val="en-US"/>
        </w:rPr>
        <w:t>, respectively.</w:t>
      </w:r>
    </w:p>
    <w:p w14:paraId="30DCA1CE" w14:textId="55166794" w:rsidR="00511BDF" w:rsidRPr="00AD5DC7" w:rsidRDefault="00511BDF" w:rsidP="000320C0">
      <w:pPr>
        <w:spacing w:after="40" w:line="480" w:lineRule="auto"/>
        <w:jc w:val="both"/>
        <w:rPr>
          <w:lang w:val="en-US"/>
        </w:rPr>
      </w:pPr>
      <w:del w:id="441" w:author="Coilin" w:date="2016-03-24T14:26:00Z">
        <w:r w:rsidDel="00F719BE">
          <w:rPr>
            <w:lang w:val="en-US"/>
          </w:rPr>
          <w:delText xml:space="preserve">Note that the variance </w:delText>
        </w:r>
        <w:r w:rsidRPr="00AD5DC7" w:rsidDel="00F719BE">
          <w:rPr>
            <w:lang w:val="en-US"/>
          </w:rPr>
          <w:delText xml:space="preserve">of the random effects was similar across the three log-odds ratios (diagonal of </w:delText>
        </w:r>
        <m:oMath>
          <m:acc>
            <m:accPr>
              <m:ctrlPr>
                <w:rPr>
                  <w:rFonts w:ascii="Cambria Math" w:hAnsi="Cambria Math"/>
                  <w:lang w:val="en-US"/>
                </w:rPr>
              </m:ctrlPr>
            </m:accPr>
            <m:e>
              <m:r>
                <m:rPr>
                  <m:sty m:val="b"/>
                </m:rPr>
                <w:rPr>
                  <w:rFonts w:ascii="Cambria Math" w:hAnsi="Cambria Math"/>
                  <w:lang w:val="en-US"/>
                </w:rPr>
                <m:t>Σ</m:t>
              </m:r>
            </m:e>
          </m:acc>
        </m:oMath>
        <w:r w:rsidRPr="00AD5DC7" w:rsidDel="00F719BE">
          <w:rPr>
            <w:lang w:val="en-US"/>
          </w:rPr>
          <w:delText xml:space="preserve">) and strong correlation exists between the random effects (Figure </w:delText>
        </w:r>
        <w:r w:rsidR="003B207A" w:rsidRPr="00AD5DC7" w:rsidDel="00F719BE">
          <w:rPr>
            <w:lang w:val="en-US"/>
          </w:rPr>
          <w:delText>3</w:delText>
        </w:r>
        <w:r w:rsidRPr="00AD5DC7" w:rsidDel="00F719BE">
          <w:rPr>
            <w:lang w:val="en-US"/>
          </w:rPr>
          <w:delText xml:space="preserve">). </w:delText>
        </w:r>
      </w:del>
      <w:r w:rsidRPr="00AD5DC7">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ins w:id="442" w:author="Coilin" w:date="2016-03-24T14:26:00Z">
                <w:rPr>
                  <w:rFonts w:ascii="Cambria Math" w:hAnsi="Cambria Math"/>
                  <w:lang w:val="en-US"/>
                </w:rPr>
                <m:t>1</m:t>
              </w:ins>
            </m:r>
            <m:r>
              <w:del w:id="443" w:author="Coilin" w:date="2016-03-24T14:26:00Z">
                <w:rPr>
                  <w:rFonts w:ascii="Cambria Math" w:hAnsi="Cambria Math"/>
                  <w:lang w:val="en-US"/>
                </w:rPr>
                <m:t>2</m:t>
              </w:del>
            </m:r>
            <m:r>
              <w:rPr>
                <w:rFonts w:ascii="Cambria Math" w:hAnsi="Cambria Math"/>
                <w:lang w:val="en-US"/>
              </w:rPr>
              <m:t>,</m:t>
            </m:r>
            <m:r>
              <w:ins w:id="444" w:author="Coilin" w:date="2016-03-24T14:26:00Z">
                <w:rPr>
                  <w:rFonts w:ascii="Cambria Math" w:hAnsi="Cambria Math"/>
                  <w:lang w:val="en-US"/>
                </w:rPr>
                <m:t>1</m:t>
              </w:ins>
            </m:r>
            <m:r>
              <w:del w:id="445" w:author="Coilin" w:date="2016-03-24T14:26:00Z">
                <w:rPr>
                  <w:rFonts w:ascii="Cambria Math" w:hAnsi="Cambria Math"/>
                  <w:lang w:val="en-US"/>
                </w:rPr>
                <m:t>2</m:t>
              </w:del>
            </m:r>
          </m:sub>
        </m:sSub>
        <m:r>
          <w:rPr>
            <w:rFonts w:ascii="Cambria Math" w:hAnsi="Cambria Math"/>
            <w:lang w:val="en-US"/>
          </w:rPr>
          <m:t>=0.06</m:t>
        </m:r>
        <m:r>
          <w:del w:id="446" w:author="Coilin" w:date="2016-03-24T14:26:00Z">
            <w:rPr>
              <w:rFonts w:ascii="Cambria Math" w:hAnsi="Cambria Math"/>
              <w:lang w:val="en-US"/>
            </w:rPr>
            <m:t>5</m:t>
          </w:del>
        </m:r>
      </m:oMath>
      <w:r w:rsidRPr="00AD5DC7">
        <w:rPr>
          <w:lang w:val="en-US"/>
        </w:rPr>
        <w:t xml:space="preserve">) implies that having accounted for the fixed effects of </w:t>
      </w:r>
      <w:r w:rsidRPr="00AD5DC7">
        <w:rPr>
          <w:lang w:val="en-US"/>
        </w:rPr>
        <w:lastRenderedPageBreak/>
        <w:t xml:space="preserve">carapace length, net configuration and </w:t>
      </w:r>
      <w:del w:id="447" w:author="Browne, Daragh" w:date="2016-04-27T16:13:00Z">
        <w:r w:rsidRPr="00AD5DC7" w:rsidDel="00594655">
          <w:rPr>
            <w:lang w:val="en-US"/>
          </w:rPr>
          <w:delText xml:space="preserve">total </w:delText>
        </w:r>
      </w:del>
      <w:ins w:id="448" w:author="Browne, Daragh" w:date="2016-04-27T16:13:00Z">
        <w:r w:rsidR="00594655">
          <w:rPr>
            <w:lang w:val="en-US"/>
          </w:rPr>
          <w:t xml:space="preserve">catch weight per </w:t>
        </w:r>
      </w:ins>
      <w:r w:rsidRPr="00AD5DC7">
        <w:rPr>
          <w:lang w:val="en-US"/>
        </w:rPr>
        <w:t xml:space="preserve">cod-end </w:t>
      </w:r>
      <w:del w:id="449" w:author="Browne, Daragh" w:date="2016-04-27T16:13:00Z">
        <w:r w:rsidRPr="00AD5DC7" w:rsidDel="00594655">
          <w:rPr>
            <w:lang w:val="en-US"/>
          </w:rPr>
          <w:delText xml:space="preserve">weight </w:delText>
        </w:r>
      </w:del>
      <w:r w:rsidRPr="00AD5DC7">
        <w:rPr>
          <w:lang w:val="en-US"/>
        </w:rPr>
        <w:t xml:space="preserve">(Table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ins w:id="450" w:author="Coilin" w:date="2016-03-24T18:32:00Z">
        <w:r w:rsidR="00AB3164">
          <w:rPr>
            <w:lang w:val="en-US"/>
          </w:rPr>
          <w:t>4</w:t>
        </w:r>
      </w:ins>
      <w:del w:id="451" w:author="Coilin" w:date="2016-03-24T18:32:00Z">
        <w:r w:rsidR="003B207A" w:rsidRPr="00AD5DC7" w:rsidDel="00AB3164">
          <w:rPr>
            <w:lang w:val="en-US"/>
          </w:rPr>
          <w:delText>3</w:delText>
        </w:r>
      </w:del>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w:t>
      </w:r>
      <w:del w:id="452" w:author="Coilin" w:date="2016-03-24T14:31:00Z">
        <w:r w:rsidRPr="00AD5DC7" w:rsidDel="00F719BE">
          <w:rPr>
            <w:lang w:val="en-US"/>
          </w:rPr>
          <w:delText xml:space="preserve">bulk </w:delText>
        </w:r>
      </w:del>
      <w:ins w:id="453" w:author="Coilin" w:date="2016-03-24T14:31:00Z">
        <w:r w:rsidR="00F719BE">
          <w:rPr>
            <w:lang w:val="en-US"/>
          </w:rPr>
          <w:t>catch-weight per cod-end</w:t>
        </w:r>
        <w:r w:rsidR="00F719BE" w:rsidRPr="00AD5DC7">
          <w:rPr>
            <w:lang w:val="en-US"/>
          </w:rPr>
          <w:t xml:space="preserve"> </w:t>
        </w:r>
      </w:ins>
      <w:del w:id="454" w:author="Coilin" w:date="2016-03-24T14:31:00Z">
        <w:r w:rsidRPr="00AD5DC7" w:rsidDel="00F719BE">
          <w:rPr>
            <w:lang w:val="en-US"/>
          </w:rPr>
          <w:delText xml:space="preserve">weight </w:delText>
        </w:r>
      </w:del>
      <w:r w:rsidRPr="00AD5DC7">
        <w:rPr>
          <w:lang w:val="en-US"/>
        </w:rPr>
        <w:t xml:space="preserve">though some inter-haul variability remains, </w:t>
      </w:r>
      <w:r w:rsidR="00476F74">
        <w:rPr>
          <w:lang w:val="en-US"/>
        </w:rPr>
        <w:t>which w</w:t>
      </w:r>
      <w:r w:rsidRPr="00AD5DC7">
        <w:rPr>
          <w:lang w:val="en-US"/>
        </w:rPr>
        <w:t xml:space="preserve">as captured by the random effects (Figures </w:t>
      </w:r>
      <w:ins w:id="455" w:author="Coilin" w:date="2016-03-24T18:33:00Z">
        <w:r w:rsidR="00AB3164">
          <w:rPr>
            <w:lang w:val="en-US"/>
          </w:rPr>
          <w:t>4</w:t>
        </w:r>
      </w:ins>
      <w:del w:id="456" w:author="Coilin" w:date="2016-03-24T18:33:00Z">
        <w:r w:rsidR="003B207A" w:rsidRPr="00AD5DC7" w:rsidDel="00AB3164">
          <w:rPr>
            <w:lang w:val="en-US"/>
          </w:rPr>
          <w:delText>3</w:delText>
        </w:r>
      </w:del>
      <w:r w:rsidRPr="00AD5DC7">
        <w:rPr>
          <w:lang w:val="en-US"/>
        </w:rPr>
        <w:t xml:space="preserve"> and </w:t>
      </w:r>
      <w:ins w:id="457" w:author="Coilin" w:date="2016-03-24T18:33:00Z">
        <w:r w:rsidR="00AB3164">
          <w:rPr>
            <w:lang w:val="en-US"/>
          </w:rPr>
          <w:t>5</w:t>
        </w:r>
      </w:ins>
      <w:del w:id="458" w:author="Coilin" w:date="2016-03-24T18:33:00Z">
        <w:r w:rsidR="003B207A" w:rsidRPr="00AD5DC7" w:rsidDel="00AB3164">
          <w:rPr>
            <w:lang w:val="en-US"/>
          </w:rPr>
          <w:delText>4</w:delText>
        </w:r>
      </w:del>
      <w:r w:rsidRPr="00AD5DC7">
        <w:rPr>
          <w:lang w:val="en-US"/>
        </w:rPr>
        <w:t>).</w:t>
      </w:r>
    </w:p>
    <w:p w14:paraId="274B645A" w14:textId="273FB5DE"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ins w:id="459" w:author="Coilin" w:date="2016-03-24T18:33:00Z">
        <w:r w:rsidR="00AB3164">
          <w:rPr>
            <w:lang w:val="en-US"/>
          </w:rPr>
          <w:t>5</w:t>
        </w:r>
      </w:ins>
      <w:del w:id="460" w:author="Coilin" w:date="2016-03-24T18:33:00Z">
        <w:r w:rsidR="003B207A" w:rsidRPr="00AD5DC7" w:rsidDel="00AB3164">
          <w:rPr>
            <w:lang w:val="en-US"/>
          </w:rPr>
          <w:delText>4</w:delText>
        </w:r>
      </w:del>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ins w:id="461" w:author="Coilin" w:date="2016-03-24T18:34:00Z">
        <w:r w:rsidR="00AB3164">
          <w:rPr>
            <w:lang w:val="en-US"/>
          </w:rPr>
          <w:t>6</w:t>
        </w:r>
      </w:ins>
      <w:del w:id="462" w:author="Coilin" w:date="2016-03-24T18:34:00Z">
        <w:r w:rsidR="003B207A" w:rsidDel="00AB3164">
          <w:rPr>
            <w:lang w:val="en-US"/>
          </w:rPr>
          <w:delText>5</w:delText>
        </w:r>
      </w:del>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ins w:id="463" w:author="Coilin" w:date="2016-03-24T18:34:00Z">
        <w:r w:rsidR="00AB3164">
          <w:rPr>
            <w:lang w:val="en-US"/>
          </w:rPr>
          <w:t>6</w:t>
        </w:r>
      </w:ins>
      <w:del w:id="464" w:author="Coilin" w:date="2016-03-24T18:34:00Z">
        <w:r w:rsidR="00CF12CD" w:rsidDel="00AB3164">
          <w:rPr>
            <w:lang w:val="en-US"/>
          </w:rPr>
          <w:delText>5</w:delText>
        </w:r>
      </w:del>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w:t>
      </w:r>
      <w:ins w:id="465" w:author="Coilin" w:date="2016-03-24T18:34:00Z">
        <w:r w:rsidR="00AB3164">
          <w:rPr>
            <w:lang w:val="en-US"/>
          </w:rPr>
          <w:t>6</w:t>
        </w:r>
      </w:ins>
      <w:del w:id="466" w:author="Coilin" w:date="2016-03-24T18:34:00Z">
        <w:r w:rsidR="00CF12CD" w:rsidDel="00AB3164">
          <w:rPr>
            <w:lang w:val="en-US"/>
          </w:rPr>
          <w:delText>5</w:delText>
        </w:r>
      </w:del>
      <w:r w:rsidR="00CF12CD">
        <w:rPr>
          <w:lang w:val="en-US"/>
        </w:rPr>
        <w:t>).</w:t>
      </w:r>
    </w:p>
    <w:p w14:paraId="69DE5766" w14:textId="3F35D59A"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ins w:id="467" w:author="Coilin" w:date="2016-03-24T18:35:00Z">
        <w:r w:rsidR="00AB3164">
          <w:rPr>
            <w:lang w:val="en-US"/>
          </w:rPr>
          <w:t>5</w:t>
        </w:r>
      </w:ins>
      <w:del w:id="468" w:author="Coilin" w:date="2016-03-24T18:35:00Z">
        <w:r w:rsidR="003B207A" w:rsidRPr="00AD5DC7" w:rsidDel="00AB3164">
          <w:rPr>
            <w:lang w:val="en-US"/>
          </w:rPr>
          <w:delText>4</w:delText>
        </w:r>
      </w:del>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at a given length</w:t>
      </w:r>
      <w:ins w:id="469" w:author="Coilin" w:date="2016-03-24T18:35:00Z">
        <w:r w:rsidR="00AB3164">
          <w:rPr>
            <w:lang w:val="en-US"/>
          </w:rPr>
          <w:t xml:space="preserve"> </w:t>
        </w:r>
      </w:ins>
      <w:del w:id="470" w:author="Coilin" w:date="2016-03-24T18:35:00Z">
        <w:r w:rsidR="00476F74" w:rsidDel="00AB3164">
          <w:rPr>
            <w:lang w:val="en-US"/>
          </w:rPr>
          <w:delText xml:space="preserve"> </w:delText>
        </w:r>
        <w:r w:rsidR="00150ED8" w:rsidDel="00AB3164">
          <w:rPr>
            <w:lang w:val="en-US"/>
          </w:rPr>
          <w:delText xml:space="preserve">  </w:delText>
        </w:r>
      </w:del>
      <w:r w:rsidR="00150ED8">
        <w:rPr>
          <w:lang w:val="en-US"/>
        </w:rPr>
        <w:t xml:space="preserve">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lastRenderedPageBreak/>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1341E806" w14:textId="2A14112A" w:rsidR="00DD7A4E" w:rsidRDefault="00B40ED0" w:rsidP="000320C0">
      <w:pPr>
        <w:spacing w:after="40" w:line="480" w:lineRule="auto"/>
        <w:jc w:val="both"/>
        <w:rPr>
          <w:ins w:id="471" w:author="Coilin" w:date="2016-03-24T14:44:00Z"/>
        </w:rPr>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w:t>
      </w:r>
      <w:del w:id="472" w:author="Browne, Daragh" w:date="2016-04-27T16:14:00Z">
        <w:r w:rsidDel="00594655">
          <w:delText xml:space="preserve">cod-end total </w:delText>
        </w:r>
      </w:del>
      <w:r>
        <w:t>catch weight</w:t>
      </w:r>
      <w:ins w:id="473" w:author="Browne, Daragh" w:date="2016-04-27T16:14:00Z">
        <w:r w:rsidR="00594655">
          <w:t xml:space="preserve"> per cod-end</w:t>
        </w:r>
      </w:ins>
      <w:r>
        <w:t xml:space="preserve">)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 xml:space="preserve">effects we have developed a general multinomial modelling framework with applications beyond the field of fisheries science. </w:t>
      </w:r>
      <w:proofErr w:type="spellStart"/>
      <w:r w:rsidR="00C35BC3">
        <w:t>Hartzel</w:t>
      </w:r>
      <w:proofErr w:type="spellEnd"/>
      <w:r w:rsidR="00C35BC3">
        <w:t xml:space="preserve">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w:t>
      </w:r>
      <w:del w:id="474" w:author="Coilin" w:date="2016-03-24T14:42:00Z">
        <w:r w:rsidR="00C35BC3" w:rsidDel="003739B6">
          <w:delText>ADMB-RE</w:delText>
        </w:r>
      </w:del>
      <w:ins w:id="475" w:author="Coilin" w:date="2016-03-24T14:42:00Z">
        <w:r w:rsidR="003739B6">
          <w:t>TMB</w:t>
        </w:r>
      </w:ins>
      <w:r w:rsidR="00476F74">
        <w:t xml:space="preserve"> greatly facilitated model development </w:t>
      </w:r>
      <w:ins w:id="476" w:author="Coilin" w:date="2016-03-24T14:43:00Z">
        <w:r w:rsidR="003739B6">
          <w:t>as it converges quickly</w:t>
        </w:r>
        <w:r w:rsidR="006F78F3">
          <w:t xml:space="preserve"> for the relatively complicated mixed effects models implemented here</w:t>
        </w:r>
        <w:r w:rsidR="003739B6">
          <w:t>.</w:t>
        </w:r>
      </w:ins>
    </w:p>
    <w:p w14:paraId="589C7C4D" w14:textId="0A966CF5" w:rsidR="00102370" w:rsidRDefault="00BA77F2" w:rsidP="000320C0">
      <w:pPr>
        <w:spacing w:after="40" w:line="480" w:lineRule="auto"/>
        <w:jc w:val="both"/>
        <w:rPr>
          <w:ins w:id="477" w:author="Coilin" w:date="2016-03-24T16:00:00Z"/>
        </w:rPr>
      </w:pPr>
      <w:ins w:id="478" w:author="Coilin" w:date="2016-03-24T15:34:00Z">
        <w:r>
          <w:t xml:space="preserve">Strong correlations observed in the random effects may result </w:t>
        </w:r>
      </w:ins>
      <w:ins w:id="479" w:author="Coilin" w:date="2016-03-24T15:35:00Z">
        <w:r>
          <w:t>from the order the nets are hauled aboard for this trial</w:t>
        </w:r>
      </w:ins>
      <w:ins w:id="480" w:author="Coilin" w:date="2016-03-24T15:36:00Z">
        <w:r>
          <w:t xml:space="preserve"> but would require further investigation</w:t>
        </w:r>
      </w:ins>
      <w:ins w:id="481" w:author="Coilin" w:date="2016-03-24T15:35:00Z">
        <w:r>
          <w:t>.</w:t>
        </w:r>
      </w:ins>
      <w:ins w:id="482" w:author="Coilin" w:date="2016-03-24T15:36:00Z">
        <w:r>
          <w:t xml:space="preserve"> Preliminary applications to other trials had weaker correlations among the random effects.</w:t>
        </w:r>
      </w:ins>
      <w:ins w:id="483" w:author="Coilin" w:date="2016-03-24T15:35:00Z">
        <w:r>
          <w:t xml:space="preserve"> </w:t>
        </w:r>
      </w:ins>
      <w:ins w:id="484" w:author="Coilin" w:date="2016-03-24T14:44:00Z">
        <w:r w:rsidR="00DD7A4E">
          <w:t>The estimated random effects are odds ratios relative to the baseline 70mm cod-end (</w:t>
        </w:r>
        <w:r w:rsidR="00AD5435">
          <w:t>Figure 4</w:t>
        </w:r>
        <w:r w:rsidR="00DD7A4E">
          <w:t xml:space="preserve">). Using another mesh-size baseline would imply different random effects and covariance matrix but the model is structurally the same, given the </w:t>
        </w:r>
        <w:r w:rsidR="00DD7A4E">
          <w:lastRenderedPageBreak/>
          <w:t xml:space="preserve">implementation of an </w:t>
        </w:r>
      </w:ins>
      <w:ins w:id="485" w:author="Coilin" w:date="2016-03-24T15:32:00Z">
        <w:r w:rsidR="00DA7561">
          <w:t>unconstrained</w:t>
        </w:r>
      </w:ins>
      <w:ins w:id="486" w:author="Coilin" w:date="2016-03-24T14:45:00Z">
        <w:r w:rsidR="00DD7A4E">
          <w:t xml:space="preserve"> covariance matrix (</w:t>
        </w:r>
      </w:ins>
      <w:proofErr w:type="spellStart"/>
      <w:ins w:id="487" w:author="Coilin" w:date="2016-03-24T14:46:00Z">
        <w:r w:rsidR="00DD7A4E">
          <w:t>Hartzel</w:t>
        </w:r>
        <w:proofErr w:type="spellEnd"/>
        <w:r w:rsidR="00DD7A4E">
          <w:t xml:space="preserve"> et al. 2001</w:t>
        </w:r>
      </w:ins>
      <w:ins w:id="488" w:author="Coilin" w:date="2016-03-24T14:45:00Z">
        <w:r w:rsidR="00DD7A4E">
          <w:t>)</w:t>
        </w:r>
      </w:ins>
      <w:ins w:id="489" w:author="Coilin" w:date="2016-03-24T14:46:00Z">
        <w:r w:rsidR="00DD7A4E">
          <w:t xml:space="preserve">. Conversion to a different baseline is straightforward, for example, </w:t>
        </w:r>
      </w:ins>
      <w:ins w:id="490" w:author="Coilin" w:date="2016-03-24T15:33:00Z">
        <w:r w:rsidR="00DA7561">
          <w:t xml:space="preserve">to change the baseline to 80mm, </w:t>
        </w:r>
      </w:ins>
      <w:ins w:id="491" w:author="Coilin" w:date="2016-03-24T14:46:00Z">
        <w:r w:rsidR="00DD7A4E">
          <w:t xml:space="preserve">the 90mm/80mm log odds ratio </w:t>
        </w:r>
      </w:ins>
      <w:ins w:id="492" w:author="Coilin" w:date="2016-03-24T14:53:00Z">
        <w:r w:rsidR="00F71D56">
          <w:t>is</w:t>
        </w:r>
      </w:ins>
      <w:ins w:id="493" w:author="Coilin" w:date="2016-03-24T14:47:00Z">
        <w:r w:rsidR="00DD7A4E">
          <w:t xml:space="preserve"> obtained by subtracting the 80mm/70mm from the 90mm/70mm log odds ratios. The covariance matrix for a different baseline can be obtained via covariance algebra, e.g</w:t>
        </w:r>
      </w:ins>
      <w:ins w:id="494" w:author="Coilin" w:date="2016-03-24T14:48:00Z">
        <w:r w:rsidR="00DD7A4E">
          <w:t xml:space="preserve">., </w:t>
        </w:r>
        <w:proofErr w:type="spellStart"/>
        <w:proofErr w:type="gramStart"/>
        <w:r w:rsidR="00DD7A4E">
          <w:t>var</w:t>
        </w:r>
        <w:proofErr w:type="spellEnd"/>
        <w:r w:rsidR="00DD7A4E">
          <w:t>(</w:t>
        </w:r>
        <w:proofErr w:type="gramEnd"/>
        <w:r w:rsidR="00DD7A4E">
          <w:t>90mm/80mm)</w:t>
        </w:r>
      </w:ins>
      <w:ins w:id="495" w:author="Coilin" w:date="2016-03-24T14:49:00Z">
        <w:r w:rsidR="00DD7A4E">
          <w:t xml:space="preserve"> = </w:t>
        </w:r>
        <w:proofErr w:type="spellStart"/>
        <w:r w:rsidR="00DD7A4E">
          <w:t>var</w:t>
        </w:r>
        <w:proofErr w:type="spellEnd"/>
        <w:r w:rsidR="00DD7A4E">
          <w:t xml:space="preserve">(90mm/70mm) + </w:t>
        </w:r>
        <w:proofErr w:type="spellStart"/>
        <w:r w:rsidR="00DD7A4E">
          <w:t>var</w:t>
        </w:r>
        <w:proofErr w:type="spellEnd"/>
        <w:r w:rsidR="00DD7A4E">
          <w:t>(80mm/70mm) – 2cov(90mm/70mm, 80mm/70mm)</w:t>
        </w:r>
      </w:ins>
      <w:ins w:id="496" w:author="Coilin" w:date="2016-03-24T14:51:00Z">
        <w:r w:rsidR="00DD7A4E">
          <w:t xml:space="preserve">, </w:t>
        </w:r>
        <w:proofErr w:type="spellStart"/>
        <w:r w:rsidR="00DD7A4E">
          <w:t>covariances</w:t>
        </w:r>
        <w:proofErr w:type="spellEnd"/>
        <w:r w:rsidR="00DD7A4E">
          <w:t xml:space="preserve"> can be obtained via covariance </w:t>
        </w:r>
        <w:r w:rsidR="00B12F13">
          <w:t xml:space="preserve">transformation </w:t>
        </w:r>
        <w:r w:rsidR="00DD7A4E">
          <w:t>equations</w:t>
        </w:r>
      </w:ins>
      <w:ins w:id="497" w:author="Coilin" w:date="2016-03-24T14:49:00Z">
        <w:r w:rsidR="00DD7A4E">
          <w:t xml:space="preserve">. </w:t>
        </w:r>
      </w:ins>
    </w:p>
    <w:p w14:paraId="59405CCB" w14:textId="1189F5F9" w:rsidR="00B40ED0" w:rsidDel="00DA6A7B" w:rsidRDefault="00476F74" w:rsidP="00D44F88">
      <w:pPr>
        <w:spacing w:after="40" w:line="480" w:lineRule="auto"/>
        <w:jc w:val="both"/>
        <w:rPr>
          <w:del w:id="498" w:author="Coilin" w:date="2016-03-24T16:33:00Z"/>
        </w:rPr>
      </w:pPr>
      <w:del w:id="499" w:author="Coilin" w:date="2016-03-24T14:42:00Z">
        <w:r w:rsidDel="003739B6">
          <w:delText>and further work linking to R for ease of application would prove useful</w:delText>
        </w:r>
        <w:r w:rsidR="00C35BC3" w:rsidDel="003739B6">
          <w:delText xml:space="preserve">. </w:delText>
        </w:r>
      </w:del>
    </w:p>
    <w:p w14:paraId="4E947D4D" w14:textId="0D0DFF5A" w:rsidR="00AF0EF2" w:rsidRDefault="007D67DE" w:rsidP="000320C0">
      <w:pPr>
        <w:spacing w:after="40" w:line="480" w:lineRule="auto"/>
        <w:jc w:val="both"/>
        <w:rPr>
          <w:ins w:id="500" w:author="Coilin" w:date="2016-03-03T10:47:00Z"/>
          <w:rStyle w:val="Heading3Char"/>
        </w:rPr>
      </w:pPr>
      <w:moveFromRangeStart w:id="501" w:author="Coilin" w:date="2016-03-24T18:45:00Z" w:name="move446608451"/>
      <w:moveFrom w:id="502" w:author="Coilin" w:date="2016-03-24T18:45:00Z">
        <w:r w:rsidDel="002D1AA5">
          <w:t>Using a</w:t>
        </w:r>
        <w:r w:rsidR="00CD6DFA" w:rsidDel="002D1AA5">
          <w:t xml:space="preserve"> Dirichlet-multinomial distribution </w:t>
        </w:r>
        <w:r w:rsidR="00476F74" w:rsidDel="002D1AA5">
          <w:fldChar w:fldCharType="begin"/>
        </w:r>
        <w:r w:rsidR="00476F74"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rsidDel="002D1AA5">
          <w:fldChar w:fldCharType="separate"/>
        </w:r>
        <w:r w:rsidR="00476F74" w:rsidDel="002D1AA5">
          <w:rPr>
            <w:noProof/>
          </w:rPr>
          <w:t>(Thorsén, 2014)</w:t>
        </w:r>
        <w:r w:rsidR="00476F74" w:rsidDel="002D1AA5">
          <w:fldChar w:fldCharType="end"/>
        </w:r>
        <w:r w:rsidR="00165F83" w:rsidDel="002D1AA5">
          <w:t xml:space="preserve"> o</w:t>
        </w:r>
        <w:r w:rsidDel="002D1AA5">
          <w:t>ffers a</w:t>
        </w:r>
        <w:r w:rsidR="0042588B" w:rsidDel="002D1AA5">
          <w:t>n</w:t>
        </w:r>
        <w:r w:rsidR="00E34A8F" w:rsidDel="002D1AA5">
          <w:t xml:space="preserve"> a</w:t>
        </w:r>
        <w:r w:rsidR="00A47B19" w:rsidDel="002D1AA5">
          <w:t xml:space="preserve">lternative method for </w:t>
        </w:r>
        <w:r w:rsidR="0042588B" w:rsidDel="002D1AA5">
          <w:t xml:space="preserve">modelling </w:t>
        </w:r>
        <w:r w:rsidR="00A47B19" w:rsidDel="002D1AA5">
          <w:t xml:space="preserve">count data with </w:t>
        </w:r>
        <w:r w:rsidR="0042588B" w:rsidDel="002D1AA5">
          <w:t>a response with two</w:t>
        </w:r>
        <w:r w:rsidR="00A47B19" w:rsidDel="002D1AA5">
          <w:t xml:space="preserve"> or more categories</w:t>
        </w:r>
        <w:r w:rsidR="0042588B" w:rsidDel="002D1AA5">
          <w:t>.</w:t>
        </w:r>
        <w:r w:rsidR="00A47B19" w:rsidDel="002D1AA5">
          <w:t xml:space="preserve"> </w:t>
        </w:r>
        <w:r w:rsidR="00E90F4F" w:rsidDel="002D1AA5">
          <w:t xml:space="preserve">The Dirichlet-multinomial model </w:t>
        </w:r>
        <w:r w:rsidR="00A47B19" w:rsidDel="002D1AA5">
          <w:t xml:space="preserve">is a multivariate extension of the beta-binomial distribution and </w:t>
        </w:r>
        <w:r w:rsidR="00E90F4F" w:rsidDel="002D1AA5">
          <w:t xml:space="preserve">is used in </w:t>
        </w:r>
        <w:r w:rsidR="00A47B19" w:rsidDel="002D1AA5">
          <w:t xml:space="preserve">cases where data exhibits variance greater than expected in a </w:t>
        </w:r>
        <w:r w:rsidR="00E90F4F" w:rsidDel="002D1AA5">
          <w:t>multinomial</w:t>
        </w:r>
        <w:r w:rsidR="00A47B19" w:rsidDel="002D1AA5">
          <w:t>.</w:t>
        </w:r>
        <w:r w:rsidR="00E90F4F" w:rsidDel="002D1AA5">
          <w:t xml:space="preserve"> Over dispersion in the Dirichlet-multinomial is accounted for by an additional set of parameters </w:t>
        </w:r>
        <w:r w:rsidR="00165F83" w:rsidDel="002D1AA5">
          <w:t>for the baseline category</w:t>
        </w:r>
        <w:r w:rsidR="00E90F4F" w:rsidDel="002D1AA5">
          <w:t>, allowing for a</w:t>
        </w:r>
        <w:r w:rsidR="00DC2B5E" w:rsidDel="002D1AA5">
          <w:t>n</w:t>
        </w:r>
        <w:r w:rsidR="00E90F4F" w:rsidDel="002D1AA5">
          <w:t xml:space="preserve"> additional variability in the response counts</w:t>
        </w:r>
        <w:r w:rsidR="00FC5C52" w:rsidDel="002D1AA5">
          <w:t xml:space="preserve"> </w:t>
        </w:r>
        <w:commentRangeStart w:id="503"/>
        <w:r w:rsidR="00FC5C52" w:rsidDel="002D1AA5">
          <w:fldChar w:fldCharType="begin"/>
        </w:r>
        <w:r w:rsidR="00FC5C52"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rsidDel="002D1AA5">
          <w:fldChar w:fldCharType="separate"/>
        </w:r>
        <w:r w:rsidR="00FC5C52" w:rsidDel="002D1AA5">
          <w:rPr>
            <w:noProof/>
          </w:rPr>
          <w:t>(Thorsén, 2014)</w:t>
        </w:r>
        <w:r w:rsidR="00FC5C52" w:rsidDel="002D1AA5">
          <w:fldChar w:fldCharType="end"/>
        </w:r>
        <w:commentRangeEnd w:id="503"/>
        <w:r w:rsidR="007061D7" w:rsidDel="002D1AA5">
          <w:rPr>
            <w:rStyle w:val="CommentReference"/>
          </w:rPr>
          <w:commentReference w:id="503"/>
        </w:r>
        <w:r w:rsidR="00E90F4F" w:rsidDel="002D1AA5">
          <w:t xml:space="preserve">. </w:t>
        </w:r>
        <w:r w:rsidR="00E34A8F" w:rsidDel="002D1AA5">
          <w:t xml:space="preserve">We chose to develop the multinomial </w:t>
        </w:r>
        <w:r w:rsidR="00165F83" w:rsidDel="002D1AA5">
          <w:t>mixed</w:t>
        </w:r>
        <w:r w:rsidR="00E34A8F" w:rsidDel="002D1AA5">
          <w:t xml:space="preserve"> effects model </w:t>
        </w:r>
        <w:r w:rsidR="00165F83" w:rsidDel="002D1AA5">
          <w:t xml:space="preserve"> rather than apply</w:t>
        </w:r>
        <w:r w:rsidR="00E34A8F" w:rsidDel="002D1AA5">
          <w:t xml:space="preserve"> the Dirichlet-multinomial model, as </w:t>
        </w:r>
        <w:r w:rsidR="00165F83" w:rsidDel="002D1AA5">
          <w:t>a key component of over-dispersion here</w:t>
        </w:r>
        <w:r w:rsidR="00E34A8F" w:rsidDel="002D1AA5">
          <w:t xml:space="preserve"> is likely at the haul-level. A combined Dirichlet-multinomial </w:t>
        </w:r>
        <w:r w:rsidR="00165F83" w:rsidDel="002D1AA5">
          <w:t>mixed</w:t>
        </w:r>
        <w:r w:rsidR="00E34A8F" w:rsidDel="002D1AA5">
          <w:t xml:space="preserve"> effects model could be developed in </w:t>
        </w:r>
        <w:r w:rsidR="00C419CE" w:rsidDel="002D1AA5">
          <w:t xml:space="preserve">the </w:t>
        </w:r>
        <w:r w:rsidR="00E34A8F" w:rsidDel="002D1AA5">
          <w:t xml:space="preserve">future. </w:t>
        </w:r>
      </w:moveFrom>
      <w:moveFromRangeEnd w:id="501"/>
      <w:ins w:id="504" w:author="Coilin" w:date="2016-03-03T10:47:00Z">
        <w:r w:rsidR="00AF0EF2">
          <w:rPr>
            <w:rStyle w:val="Heading3Char"/>
          </w:rPr>
          <w:t>Future model developments</w:t>
        </w:r>
      </w:ins>
    </w:p>
    <w:p w14:paraId="608AC9C2" w14:textId="678F58AA" w:rsidR="00DA6A7B" w:rsidRDefault="00DA6A7B">
      <w:pPr>
        <w:spacing w:line="480" w:lineRule="auto"/>
        <w:rPr>
          <w:ins w:id="505" w:author="Coilin" w:date="2016-03-24T16:33:00Z"/>
        </w:rPr>
        <w:pPrChange w:id="506" w:author="Coilin" w:date="2016-03-24T18:18:00Z">
          <w:pPr/>
        </w:pPrChange>
      </w:pPr>
      <w:ins w:id="507" w:author="Coilin" w:date="2016-03-24T16:35:00Z">
        <w:r>
          <w:t>A linear carapace length effect was found to fit best</w:t>
        </w:r>
      </w:ins>
      <w:ins w:id="508" w:author="Coilin" w:date="2016-03-24T18:18:00Z">
        <w:r w:rsidR="00873210">
          <w:t xml:space="preserve"> (Table 2)</w:t>
        </w:r>
      </w:ins>
      <w:ins w:id="509" w:author="Coilin" w:date="2016-03-24T16:35:00Z">
        <w:r>
          <w:t>, however, this assumption may res</w:t>
        </w:r>
        <w:r w:rsidR="00873210">
          <w:t>ult in an over-influence of</w:t>
        </w:r>
        <w:r>
          <w:t xml:space="preserve"> </w:t>
        </w:r>
      </w:ins>
      <w:ins w:id="510" w:author="Coilin" w:date="2016-03-24T16:36:00Z">
        <w:r>
          <w:t xml:space="preserve">smaller </w:t>
        </w:r>
      </w:ins>
      <w:ins w:id="511" w:author="Coilin" w:date="2016-03-24T18:19:00Z">
        <w:r w:rsidR="00873210">
          <w:t xml:space="preserve">and medium </w:t>
        </w:r>
      </w:ins>
      <w:ins w:id="512" w:author="Coilin" w:date="2016-03-24T16:36:00Z">
        <w:r>
          <w:t>carapace lengths</w:t>
        </w:r>
      </w:ins>
      <w:ins w:id="513" w:author="Coilin" w:date="2016-03-24T18:19:00Z">
        <w:r w:rsidR="00873210">
          <w:t xml:space="preserve"> on the proportions retained at larger lengths</w:t>
        </w:r>
      </w:ins>
      <w:ins w:id="514" w:author="Coilin" w:date="2016-03-24T16:39:00Z">
        <w:r>
          <w:t xml:space="preserve">. </w:t>
        </w:r>
      </w:ins>
      <w:ins w:id="515" w:author="Coilin" w:date="2016-03-24T18:22:00Z">
        <w:r w:rsidR="00873210">
          <w:t xml:space="preserve">Quadratic effects such as those implemented here may not be supported at larger lengths simply because there are fewer observations. </w:t>
        </w:r>
      </w:ins>
      <w:ins w:id="516" w:author="Coilin" w:date="2016-03-24T18:19:00Z">
        <w:r w:rsidR="00873210">
          <w:t>As a result, the</w:t>
        </w:r>
      </w:ins>
      <w:ins w:id="517" w:author="Coilin" w:date="2016-03-24T18:23:00Z">
        <w:r w:rsidR="00873210">
          <w:t xml:space="preserve"> fits</w:t>
        </w:r>
      </w:ins>
      <w:ins w:id="518" w:author="Coilin" w:date="2016-03-24T18:19:00Z">
        <w:r w:rsidR="00873210">
          <w:t xml:space="preserve"> </w:t>
        </w:r>
      </w:ins>
      <w:ins w:id="519" w:author="Coilin" w:date="2016-03-24T18:20:00Z">
        <w:r w:rsidR="00873210">
          <w:t>for larger lengths should not be over-interpreted. Alternative approaches such as fixing the proportions above a certain carapace length to be equivalent or implementing s</w:t>
        </w:r>
      </w:ins>
      <w:ins w:id="520" w:author="Coilin" w:date="2016-03-24T16:39:00Z">
        <w:r>
          <w:t xml:space="preserve">mooth nonparametric curves </w:t>
        </w:r>
      </w:ins>
      <w:ins w:id="521" w:author="Coilin" w:date="2016-03-24T16:33:00Z">
        <w:r>
          <w:t xml:space="preserve">could be used to address </w:t>
        </w:r>
      </w:ins>
      <w:ins w:id="522" w:author="Coilin" w:date="2016-03-24T16:40:00Z">
        <w:r w:rsidR="00AF6B21">
          <w:t>local</w:t>
        </w:r>
      </w:ins>
      <w:ins w:id="523" w:author="Coilin" w:date="2016-03-24T16:33:00Z">
        <w:r>
          <w:t xml:space="preserve"> </w:t>
        </w:r>
      </w:ins>
      <w:ins w:id="524" w:author="Coilin" w:date="2016-03-24T18:21:00Z">
        <w:r w:rsidR="00873210">
          <w:t>changes</w:t>
        </w:r>
      </w:ins>
      <w:ins w:id="525" w:author="Coilin" w:date="2016-03-24T16:40:00Z">
        <w:r w:rsidR="00AF6B21">
          <w:t xml:space="preserve"> </w:t>
        </w:r>
      </w:ins>
      <w:ins w:id="526" w:author="Coilin" w:date="2016-03-24T18:23:00Z">
        <w:r w:rsidR="00873210">
          <w:t xml:space="preserve">more adequately </w:t>
        </w:r>
      </w:ins>
      <w:ins w:id="527" w:author="Coilin" w:date="2016-03-24T16:36:00Z">
        <w:del w:id="528" w:author="Browne, Daragh" w:date="2016-04-27T17:11:00Z">
          <w:r w:rsidDel="00823C5A">
            <w:delText>(</w:delText>
          </w:r>
        </w:del>
      </w:ins>
      <w:commentRangeStart w:id="529"/>
      <w:ins w:id="530" w:author="Coilin" w:date="2016-03-24T16:41:00Z">
        <w:del w:id="531" w:author="Browne, Daragh" w:date="2016-04-27T17:11:00Z">
          <w:r w:rsidR="00AF6B21" w:rsidDel="00823C5A">
            <w:delText>Fryer et al., 2003</w:delText>
          </w:r>
          <w:commentRangeEnd w:id="529"/>
          <w:r w:rsidR="00AF6B21" w:rsidDel="00823C5A">
            <w:rPr>
              <w:rStyle w:val="CommentReference"/>
            </w:rPr>
            <w:commentReference w:id="529"/>
          </w:r>
        </w:del>
      </w:ins>
      <w:ins w:id="532" w:author="Coilin" w:date="2016-03-24T16:36:00Z">
        <w:del w:id="533" w:author="Browne, Daragh" w:date="2016-04-27T17:11:00Z">
          <w:r w:rsidDel="00823C5A">
            <w:delText>)</w:delText>
          </w:r>
        </w:del>
      </w:ins>
      <w:ins w:id="534" w:author="Coilin" w:date="2016-03-24T16:33:00Z">
        <w:del w:id="535" w:author="Browne, Daragh" w:date="2016-04-27T17:11:00Z">
          <w:r w:rsidDel="00823C5A">
            <w:delText xml:space="preserve">. </w:delText>
          </w:r>
        </w:del>
      </w:ins>
      <w:r w:rsidR="00823C5A">
        <w:fldChar w:fldCharType="begin"/>
      </w:r>
      <w:r w:rsidR="00823C5A">
        <w:instrText xml:space="preserve"> ADDIN EN.CITE &lt;EndNote&gt;&lt;Cite&gt;&lt;Author&gt;Fryer&lt;/Author&gt;&lt;Year&gt;2003&lt;/Year&gt;&lt;RecNum&gt;580&lt;/RecNum&gt;&lt;DisplayText&gt;(Fryer et al., 2003)&lt;/DisplayText&gt;&lt;record&gt;&lt;rec-number&gt;580&lt;/rec-number&gt;&lt;foreign-keys&gt;&lt;key app="EN" db-id="90asf5p9gw502we25phpsps2swdz9rv5twea" timestamp="1461773446"&gt;580&lt;/key&gt;&lt;/foreign-keys&gt;&lt;ref-type name="Journal Article"&gt;17&lt;/ref-type&gt;&lt;contributors&gt;&lt;authors&gt;&lt;author&gt;Fryer, RJ&lt;/author&gt;&lt;author&gt;Zuur, Alain F&lt;/author&gt;&lt;author&gt;Graham, Norman&lt;/author&gt;&lt;/authors&gt;&lt;/contributors&gt;&lt;titles&gt;&lt;title&gt;Using mixed models to combine smooth size-selection and catch-comparison curves over hauls&lt;/title&gt;&lt;secondary-title&gt;Canadian Journal of Fisheries and Aquatic Sciences&lt;/secondary-title&gt;&lt;/titles&gt;&lt;periodical&gt;&lt;full-title&gt;Canadian Journal of Fisheries and Aquatic Sciences&lt;/full-title&gt;&lt;/periodical&gt;&lt;pages&gt;448-459&lt;/pages&gt;&lt;volume&gt;60&lt;/volume&gt;&lt;number&gt;4&lt;/number&gt;&lt;dates&gt;&lt;year&gt;2003&lt;/year&gt;&lt;/dates&gt;&lt;isbn&gt;0706-652X&lt;/isbn&gt;&lt;urls&gt;&lt;/urls&gt;&lt;/record&gt;&lt;/Cite&gt;&lt;/EndNote&gt;</w:instrText>
      </w:r>
      <w:r w:rsidR="00823C5A">
        <w:fldChar w:fldCharType="separate"/>
      </w:r>
      <w:r w:rsidR="00823C5A">
        <w:rPr>
          <w:noProof/>
        </w:rPr>
        <w:t>(Fryer et al., 2003)</w:t>
      </w:r>
      <w:r w:rsidR="00823C5A">
        <w:fldChar w:fldCharType="end"/>
      </w:r>
      <w:ins w:id="536" w:author="Browne, Daragh" w:date="2016-04-27T17:11:00Z">
        <w:r w:rsidR="00823C5A">
          <w:t>.</w:t>
        </w:r>
      </w:ins>
    </w:p>
    <w:p w14:paraId="5A722D37" w14:textId="78245A0C" w:rsidR="00DA6A7B" w:rsidRDefault="00DA6A7B" w:rsidP="00D44F88">
      <w:pPr>
        <w:spacing w:after="40" w:line="480" w:lineRule="auto"/>
        <w:jc w:val="both"/>
        <w:rPr>
          <w:ins w:id="537" w:author="Coilin" w:date="2016-03-24T18:45:00Z"/>
        </w:rPr>
      </w:pPr>
      <w:ins w:id="538" w:author="Coilin" w:date="2016-03-24T16:33:00Z">
        <w:r>
          <w:t>The random effects implemented are additive random intercepts on the linear predictor scale, which alters the baseline proportion for each haul and mesh (Figures</w:t>
        </w:r>
        <w:r w:rsidR="00AD5435">
          <w:t xml:space="preserve"> 4 and 5</w:t>
        </w:r>
        <w:r>
          <w:t xml:space="preserve">). It is common in other settings </w:t>
        </w:r>
        <w:r>
          <w:lastRenderedPageBreak/>
          <w:t>to include random effects on additional parameters, e.g., carapace length effect. These can be incorporated into the present framework by implementing a 6x6 covariance matrix with the top-left 3x3 block representing the intercept and the bottom right 3x3 block representing the carapace length random effects covariance. A completely unconstrained covariance matrix would require 12 additional parameters (18 covariance parameters in total), however it may be useful to only allow for covariance in the random intercept and random slope for a given odds ratio; restricting the intercept and slope random effects for different odds ratios to be independent. With each additional random parameter, the number of unconstrained covariance parameters triples relative to a single random parameter, therefore care needs to be taken on what parameters are allowed to vary given the logistical constraints on the number of hauls in a trial.</w:t>
        </w:r>
      </w:ins>
    </w:p>
    <w:p w14:paraId="5C2099CC" w14:textId="2CA817B9" w:rsidR="002D1AA5" w:rsidDel="002D1AA5" w:rsidRDefault="002D1AA5" w:rsidP="002D1AA5">
      <w:pPr>
        <w:spacing w:after="40" w:line="480" w:lineRule="auto"/>
        <w:jc w:val="both"/>
        <w:rPr>
          <w:del w:id="539" w:author="Coilin" w:date="2016-03-24T18:45:00Z"/>
          <w:moveTo w:id="540" w:author="Coilin" w:date="2016-03-24T18:45:00Z"/>
        </w:rPr>
      </w:pPr>
      <w:moveToRangeStart w:id="541" w:author="Coilin" w:date="2016-03-24T18:45:00Z" w:name="move446608451"/>
      <w:moveTo w:id="542" w:author="Coilin" w:date="2016-03-24T18:45:00Z">
        <w:r>
          <w:t xml:space="preserve">Using a </w:t>
        </w:r>
        <w:proofErr w:type="spellStart"/>
        <w:r>
          <w:t>Dirichlet</w:t>
        </w:r>
        <w:proofErr w:type="spellEnd"/>
        <w:r>
          <w:t xml:space="preserve">-multinomial distribution </w:t>
        </w:r>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r>
          <w:t xml:space="preserve"> offers an alternative method for modelling count data with a response with two or more categories. The </w:t>
        </w:r>
        <w:proofErr w:type="spellStart"/>
        <w:r>
          <w:t>Dirichlet</w:t>
        </w:r>
        <w:proofErr w:type="spellEnd"/>
        <w:r>
          <w:t xml:space="preserve">-multinomial model is a multivariate extension of the beta-binomial distribution and is used in cases where data exhibits variance greater than expected in a multinomial. Over dispersion in the </w:t>
        </w:r>
        <w:proofErr w:type="spellStart"/>
        <w:r>
          <w:t>Dirichlet</w:t>
        </w:r>
        <w:proofErr w:type="spellEnd"/>
        <w:r>
          <w:t xml:space="preserve">-multinomial is accounted for by an additional set of parameters for the baseline category, allowing for an additional variability in the response counts </w:t>
        </w:r>
        <w:commentRangeStart w:id="543"/>
        <w:del w:id="544" w:author="Browne, Daragh" w:date="2016-04-27T17:11:00Z">
          <w:r w:rsidDel="00823C5A">
            <w:fldChar w:fldCharType="begin"/>
          </w:r>
        </w:del>
      </w:moveTo>
      <w:r w:rsidR="00823C5A">
        <w:instrText xml:space="preserve"> ADDIN EN.CITE &lt;EndNote&gt;&lt;Cite&gt;&lt;Author&gt;Mosimann&lt;/Author&gt;&lt;Year&gt;1962&lt;/Year&gt;&lt;RecNum&gt;577&lt;/RecNum&gt;&lt;DisplayText&gt;(Mosimann, 1962)&lt;/DisplayText&gt;&lt;record&gt;&lt;rec-number&gt;577&lt;/rec-number&gt;&lt;foreign-keys&gt;&lt;key app="EN" db-id="90asf5p9gw502we25phpsps2swdz9rv5twea" timestamp="1461772803"&gt;577&lt;/key&gt;&lt;/foreign-keys&gt;&lt;ref-type name="Journal Article"&gt;17&lt;/ref-type&gt;&lt;contributors&gt;&lt;authors&gt;&lt;author&gt;Mosimann, James E&lt;/author&gt;&lt;/authors&gt;&lt;/contributors&gt;&lt;titles&gt;&lt;title&gt;On the compound multinomial distribution, the multivariate β-distribution, and correlations among proportions&lt;/title&gt;&lt;secondary-title&gt;Biometrika&lt;/secondary-title&gt;&lt;/titles&gt;&lt;periodical&gt;&lt;full-title&gt;Biometrika&lt;/full-title&gt;&lt;/periodical&gt;&lt;pages&gt;65-82&lt;/pages&gt;&lt;volume&gt;49&lt;/volume&gt;&lt;number&gt;1/2&lt;/number&gt;&lt;dates&gt;&lt;year&gt;1962&lt;/year&gt;&lt;/dates&gt;&lt;isbn&gt;0006-3444&lt;/isbn&gt;&lt;urls&gt;&lt;/urls&gt;&lt;/record&gt;&lt;/Cite&gt;&lt;/EndNote&gt;</w:instrText>
      </w:r>
      <w:moveTo w:id="545" w:author="Coilin" w:date="2016-03-24T18:45:00Z">
        <w:del w:id="546" w:author="Browne, Daragh" w:date="2016-04-27T17:11:00Z">
          <w:r w:rsidDel="00823C5A">
            <w:fldChar w:fldCharType="separate"/>
          </w:r>
        </w:del>
      </w:moveTo>
      <w:r w:rsidR="00823C5A">
        <w:rPr>
          <w:noProof/>
        </w:rPr>
        <w:t>(Mosimann, 1962)</w:t>
      </w:r>
      <w:moveTo w:id="547" w:author="Coilin" w:date="2016-03-24T18:45:00Z">
        <w:del w:id="548" w:author="Browne, Daragh" w:date="2016-04-27T17:11:00Z">
          <w:r w:rsidDel="00823C5A">
            <w:fldChar w:fldCharType="end"/>
          </w:r>
          <w:r w:rsidDel="00823C5A">
            <w:delText xml:space="preserve">. </w:delText>
          </w:r>
        </w:del>
      </w:moveTo>
      <w:commentRangeEnd w:id="543"/>
      <w:r w:rsidR="00823C5A">
        <w:rPr>
          <w:rStyle w:val="CommentReference"/>
        </w:rPr>
        <w:commentReference w:id="543"/>
      </w:r>
      <w:moveTo w:id="549" w:author="Coilin" w:date="2016-03-24T18:45:00Z">
        <w:r>
          <w:t xml:space="preserve">We chose to develop the multinomial mixed effects model  rather than apply the </w:t>
        </w:r>
        <w:proofErr w:type="spellStart"/>
        <w:r>
          <w:t>Dirichlet</w:t>
        </w:r>
        <w:proofErr w:type="spellEnd"/>
        <w:r>
          <w:t xml:space="preserve">-multinomial model, as a key component of over-dispersion here is likely at the haul-level. A combined </w:t>
        </w:r>
        <w:proofErr w:type="spellStart"/>
        <w:r>
          <w:t>Dirichlet</w:t>
        </w:r>
        <w:proofErr w:type="spellEnd"/>
        <w:r>
          <w:t xml:space="preserve">-multinomial mixed effects model could be developed in the future. </w:t>
        </w:r>
      </w:moveTo>
    </w:p>
    <w:moveToRangeEnd w:id="541"/>
    <w:p w14:paraId="3F1575F5" w14:textId="77777777" w:rsidR="002D1AA5" w:rsidRDefault="002D1AA5" w:rsidP="00D44F88">
      <w:pPr>
        <w:spacing w:after="40" w:line="480" w:lineRule="auto"/>
        <w:jc w:val="both"/>
      </w:pPr>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7D1E0C1B" w:rsidR="00440B62" w:rsidRPr="00080D25" w:rsidRDefault="00F105AF" w:rsidP="000320C0">
      <w:pPr>
        <w:spacing w:after="40" w:line="480" w:lineRule="auto"/>
        <w:jc w:val="both"/>
      </w:pPr>
      <w:r>
        <w:t>N</w:t>
      </w:r>
      <w:r w:rsidR="005367E6">
        <w:t xml:space="preserve">et </w:t>
      </w:r>
      <w:r>
        <w:t xml:space="preserve">position, </w:t>
      </w:r>
      <w:del w:id="550" w:author="Browne, Daragh" w:date="2016-04-27T16:15:00Z">
        <w:r w:rsidR="005367E6" w:rsidDel="00594655">
          <w:delText xml:space="preserve">total cod-end </w:delText>
        </w:r>
      </w:del>
      <w:ins w:id="551" w:author="Browne, Daragh" w:date="2016-04-27T16:15:00Z">
        <w:r w:rsidR="00594655">
          <w:t xml:space="preserve">catch </w:t>
        </w:r>
      </w:ins>
      <w:r w:rsidR="005367E6">
        <w:t xml:space="preserve">weight </w:t>
      </w:r>
      <w:ins w:id="552" w:author="Browne, Daragh" w:date="2016-04-27T16:15:00Z">
        <w:r w:rsidR="00594655">
          <w:t xml:space="preserve">per cod-end </w:t>
        </w:r>
      </w:ins>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w:t>
      </w:r>
      <w:ins w:id="553" w:author="Coilin" w:date="2016-03-24T18:36:00Z">
        <w:r w:rsidR="00E31E81">
          <w:t>4</w:t>
        </w:r>
      </w:ins>
      <w:del w:id="554" w:author="Coilin" w:date="2016-03-24T18:36:00Z">
        <w:r w:rsidR="003B548B" w:rsidRPr="00AD5DC7" w:rsidDel="00E31E81">
          <w:delText>3</w:delText>
        </w:r>
      </w:del>
      <w:r w:rsidR="003B548B" w:rsidRPr="00AD5DC7">
        <w:t xml:space="preserve"> &amp; </w:t>
      </w:r>
      <w:ins w:id="555" w:author="Coilin" w:date="2016-03-24T18:36:00Z">
        <w:r w:rsidR="00E31E81">
          <w:t>5</w:t>
        </w:r>
      </w:ins>
      <w:del w:id="556" w:author="Coilin" w:date="2016-03-24T18:36:00Z">
        <w:r w:rsidR="003B548B" w:rsidRPr="00AD5DC7" w:rsidDel="00E31E81">
          <w:delText>4</w:delText>
        </w:r>
      </w:del>
      <w:r w:rsidR="003B548B" w:rsidRPr="00AD5DC7">
        <w:t xml:space="preserve">). </w:t>
      </w:r>
      <w:del w:id="557"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lastRenderedPageBreak/>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558" w:author="Coilin" w:date="2016-03-03T11:33:00Z">
        <w:r w:rsidR="00080D25">
          <w:t xml:space="preserve">This is </w:t>
        </w:r>
      </w:ins>
      <w:ins w:id="559" w:author="Browne, Daragh" w:date="2016-04-27T16:31:00Z">
        <w:r w:rsidR="00D703F7">
          <w:t xml:space="preserve">also </w:t>
        </w:r>
      </w:ins>
      <w:ins w:id="560" w:author="Coilin" w:date="2016-03-03T11:33:00Z">
        <w:r w:rsidR="00080D25">
          <w:t xml:space="preserve">consistent with previous findings that increases in diamond cod-end mesh size </w:t>
        </w:r>
        <w:del w:id="561" w:author="Browne, Daragh" w:date="2016-04-27T16:33:00Z">
          <w:r w:rsidR="00080D25" w:rsidDel="00D703F7">
            <w:delText xml:space="preserve">are </w:delText>
          </w:r>
        </w:del>
      </w:ins>
      <w:ins w:id="562" w:author="Browne, Daragh" w:date="2016-04-27T16:33:00Z">
        <w:r w:rsidR="00D703F7">
          <w:t xml:space="preserve">do not generally affect the “size selectivity” of </w:t>
        </w:r>
        <w:r w:rsidR="00D703F7">
          <w:rPr>
            <w:i/>
          </w:rPr>
          <w:t>Nephrops</w:t>
        </w:r>
        <w:r w:rsidR="00D703F7">
          <w:t xml:space="preserve">, but do affect the quantities of </w:t>
        </w:r>
      </w:ins>
      <w:ins w:id="563" w:author="Coilin" w:date="2016-03-03T11:33:00Z">
        <w:del w:id="564" w:author="Browne, Daragh" w:date="2016-04-27T16:33:00Z">
          <w:r w:rsidR="00080D25" w:rsidDel="00D703F7">
            <w:delText xml:space="preserve">associated with reduced </w:delText>
          </w:r>
        </w:del>
      </w:ins>
      <w:ins w:id="565" w:author="Coilin" w:date="2016-03-03T11:34:00Z">
        <w:r w:rsidR="00080D25">
          <w:rPr>
            <w:i/>
          </w:rPr>
          <w:t xml:space="preserve">Nephrops </w:t>
        </w:r>
        <w:del w:id="566" w:author="Browne, Daragh" w:date="2016-04-27T16:33:00Z">
          <w:r w:rsidR="00080D25" w:rsidDel="00D703F7">
            <w:delText xml:space="preserve">retention </w:delText>
          </w:r>
        </w:del>
      </w:ins>
      <w:ins w:id="567" w:author="Browne, Daragh" w:date="2016-04-27T16:33:00Z">
        <w:r w:rsidR="00D703F7">
          <w:t xml:space="preserve"> retained </w:t>
        </w:r>
      </w:ins>
      <w:ins w:id="568" w:author="Coilin" w:date="2016-03-03T11:34:00Z">
        <w:r w:rsidR="00080D25">
          <w:t>across their length range</w:t>
        </w:r>
      </w:ins>
      <w:ins w:id="569" w:author="Coilin" w:date="2016-03-03T11:35:00Z">
        <w:r w:rsidR="00080D25">
          <w:t xml:space="preserve"> </w:t>
        </w:r>
        <w:del w:id="570" w:author="Browne, Daragh" w:date="2016-04-27T16:33:00Z">
          <w:r w:rsidR="0041364B" w:rsidDel="00D703F7">
            <w:delText>(</w:delText>
          </w:r>
        </w:del>
      </w:ins>
      <w:ins w:id="571" w:author="Coilin" w:date="2016-03-03T11:36:00Z">
        <w:del w:id="572" w:author="Browne, Daragh" w:date="2016-04-27T16:33:00Z">
          <w:r w:rsidR="00810729" w:rsidDel="00D703F7">
            <w:delText>INCLUDE REFS TO CATCHPOLE,</w:delText>
          </w:r>
        </w:del>
      </w:ins>
      <w:ins w:id="573" w:author="Browne, Daragh" w:date="2016-04-27T16:33:00Z">
        <w:r w:rsidR="00D703F7">
          <w:t>(</w:t>
        </w:r>
      </w:ins>
      <w:r w:rsidR="00D703F7">
        <w:fldChar w:fldCharType="begin"/>
      </w:r>
      <w:r w:rsidR="00D703F7">
        <w:instrText xml:space="preserve"> ADDIN EN.CITE &lt;EndNote&gt;&lt;Cite&gt;&lt;Author&gt;Catchpole&lt;/Author&gt;&lt;Year&gt;2008&lt;/Year&gt;&lt;RecNum&gt;199&lt;/RecNum&gt;&lt;DisplayText&gt;(Catchpole and Revill, 2008)&lt;/DisplayText&gt;&lt;record&gt;&lt;rec-number&gt;199&lt;/rec-number&gt;&lt;foreign-keys&gt;&lt;key app="EN" db-id="90asf5p9gw502we25phpsps2swdz9rv5twea" timestamp="1448970867"&gt;199&lt;/key&gt;&lt;/foreign-keys&gt;&lt;ref-type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D703F7">
        <w:fldChar w:fldCharType="separate"/>
      </w:r>
      <w:r w:rsidR="00D703F7">
        <w:rPr>
          <w:noProof/>
        </w:rPr>
        <w:t>(Catchpole and Revill, 2008)</w:t>
      </w:r>
      <w:r w:rsidR="00D703F7">
        <w:fldChar w:fldCharType="end"/>
      </w:r>
      <w:ins w:id="574" w:author="Coilin" w:date="2016-03-03T11:36:00Z">
        <w:r w:rsidR="00810729">
          <w:t xml:space="preserve"> </w:t>
        </w:r>
      </w:ins>
      <w:ins w:id="575" w:author="Coilin" w:date="2016-03-03T11:35:00Z">
        <w:del w:id="576" w:author="Browne, Daragh" w:date="2016-04-27T16:35:00Z">
          <w:r w:rsidR="0041364B" w:rsidDel="00D703F7">
            <w:delText>)</w:delText>
          </w:r>
        </w:del>
      </w:ins>
      <w:ins w:id="577" w:author="Coilin" w:date="2016-03-03T11:36:00Z">
        <w:del w:id="578" w:author="Browne, Daragh" w:date="2016-04-27T16:35:00Z">
          <w:r w:rsidR="00672BED" w:rsidDel="00D703F7">
            <w:delText xml:space="preserve">. We term this </w:delText>
          </w:r>
        </w:del>
      </w:ins>
      <w:ins w:id="579" w:author="Coilin" w:date="2016-03-03T11:35:00Z">
        <w:del w:id="580" w:author="Browne, Daragh" w:date="2016-04-27T16:35:00Z">
          <w:r w:rsidR="00080D25" w:rsidDel="00D703F7">
            <w:delText>“improved size retention”</w:delText>
          </w:r>
        </w:del>
      </w:ins>
      <w:ins w:id="581" w:author="Coilin" w:date="2016-03-03T11:34:00Z">
        <w:del w:id="582" w:author="Browne, Daragh" w:date="2016-04-27T16:35:00Z">
          <w:r w:rsidR="00080D25" w:rsidDel="00D703F7">
            <w:delText xml:space="preserve">. </w:delText>
          </w:r>
        </w:del>
      </w:ins>
    </w:p>
    <w:p w14:paraId="1576AEFF" w14:textId="45139808" w:rsidR="00440B62" w:rsidRDefault="00147942" w:rsidP="000320C0">
      <w:pPr>
        <w:spacing w:after="40" w:line="480" w:lineRule="auto"/>
        <w:jc w:val="both"/>
        <w:rPr>
          <w:color w:val="2E2E2E"/>
        </w:rPr>
      </w:pPr>
      <w:del w:id="583" w:author="Browne, Daragh" w:date="2016-04-27T16:15:00Z">
        <w:r w:rsidDel="00EC36FE">
          <w:delText>T</w:delText>
        </w:r>
        <w:r w:rsidRPr="00C41204" w:rsidDel="00EC36FE">
          <w:delText>otal c</w:delText>
        </w:r>
      </w:del>
      <w:ins w:id="584" w:author="Browne, Daragh" w:date="2016-04-27T16:15:00Z">
        <w:r w:rsidR="00EC36FE">
          <w:t>C</w:t>
        </w:r>
      </w:ins>
      <w:r w:rsidRPr="00C41204">
        <w:t xml:space="preserve">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proofErr w:type="spellStart"/>
      <w:r w:rsidRPr="00C41204">
        <w:rPr>
          <w:rStyle w:val="Emphasis"/>
          <w:color w:val="2E2E2E"/>
          <w:sz w:val="22"/>
          <w:szCs w:val="22"/>
        </w:rPr>
        <w:t>Aristeus</w:t>
      </w:r>
      <w:proofErr w:type="spellEnd"/>
      <w:r w:rsidRPr="00C41204">
        <w:rPr>
          <w:rStyle w:val="Emphasis"/>
          <w:color w:val="2E2E2E"/>
          <w:sz w:val="22"/>
          <w:szCs w:val="22"/>
        </w:rPr>
        <w:t xml:space="preserve"> </w:t>
      </w:r>
      <w:proofErr w:type="spellStart"/>
      <w:r w:rsidRPr="00C41204">
        <w:rPr>
          <w:rStyle w:val="Emphasis"/>
          <w:color w:val="2E2E2E"/>
          <w:sz w:val="22"/>
          <w:szCs w:val="22"/>
        </w:rPr>
        <w:t>antennatus</w:t>
      </w:r>
      <w:proofErr w:type="spellEnd"/>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w:t>
      </w:r>
      <w:del w:id="585" w:author="Browne, Daragh" w:date="2016-04-27T16:16:00Z">
        <w:r w:rsidRPr="00C41204" w:rsidDel="00EC36FE">
          <w:rPr>
            <w:color w:val="2E2E2E"/>
          </w:rPr>
          <w:delText xml:space="preserve">total </w:delText>
        </w:r>
      </w:del>
      <w:r w:rsidRPr="00C41204">
        <w:rPr>
          <w:color w:val="2E2E2E"/>
        </w:rPr>
        <w:t xml:space="preserve">catch weight </w:t>
      </w:r>
      <w:ins w:id="586" w:author="Browne, Daragh" w:date="2016-04-27T16:35:00Z">
        <w:r w:rsidR="00D703F7">
          <w:rPr>
            <w:color w:val="2E2E2E"/>
          </w:rPr>
          <w:t xml:space="preserve">per cod-end </w:t>
        </w:r>
      </w:ins>
      <w:r w:rsidRPr="00C41204">
        <w:rPr>
          <w:color w:val="2E2E2E"/>
        </w:rPr>
        <w:t xml:space="preserve">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proofErr w:type="spellStart"/>
      <w:r>
        <w:rPr>
          <w:i/>
          <w:color w:val="2E2E2E"/>
        </w:rPr>
        <w:t>n</w:t>
      </w:r>
      <w:r w:rsidRPr="00C41204">
        <w:rPr>
          <w:i/>
          <w:color w:val="2E2E2E"/>
        </w:rPr>
        <w:t>orvegicus</w:t>
      </w:r>
      <w:proofErr w:type="spellEnd"/>
      <w:r w:rsidRPr="00C41204">
        <w:rPr>
          <w:color w:val="2E2E2E"/>
        </w:rPr>
        <w:t xml:space="preserve">). </w:t>
      </w:r>
    </w:p>
    <w:p w14:paraId="520B27A0" w14:textId="61635167"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(Sangster and Breen, 1998; 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w:t>
      </w:r>
      <w:del w:id="587" w:author="Browne, Daragh" w:date="2016-04-27T16:36:00Z">
        <w:r w:rsidR="00F1127E" w:rsidDel="00E709C9">
          <w:delText xml:space="preserve">mitigate for </w:delText>
        </w:r>
      </w:del>
      <w:ins w:id="588" w:author="Browne, Daragh" w:date="2016-04-27T16:36:00Z">
        <w:r w:rsidR="00E709C9">
          <w:t xml:space="preserve"> deal with </w:t>
        </w:r>
      </w:ins>
      <w:r w:rsidR="00F1127E">
        <w:t xml:space="preserve">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B7C38D9" w:rsidR="00822C98" w:rsidRDefault="00822C98" w:rsidP="000320C0">
      <w:pPr>
        <w:spacing w:after="40" w:line="480" w:lineRule="auto"/>
        <w:jc w:val="both"/>
      </w:pPr>
      <w:r>
        <w:rPr>
          <w:color w:val="2E2E2E"/>
        </w:rPr>
        <w:t xml:space="preserve">The finding that </w:t>
      </w:r>
      <w:del w:id="589" w:author="Browne, Daragh" w:date="2016-04-27T16:16:00Z">
        <w:r w:rsidDel="00EC36FE">
          <w:rPr>
            <w:color w:val="2E2E2E"/>
          </w:rPr>
          <w:delText xml:space="preserve">total cod-end </w:delText>
        </w:r>
      </w:del>
      <w:r>
        <w:rPr>
          <w:color w:val="2E2E2E"/>
        </w:rPr>
        <w:t xml:space="preserve">catch weight </w:t>
      </w:r>
      <w:ins w:id="590" w:author="Browne, Daragh" w:date="2016-04-27T16:16:00Z">
        <w:r w:rsidR="00EC36FE">
          <w:rPr>
            <w:color w:val="2E2E2E"/>
          </w:rPr>
          <w:t xml:space="preserve">per cod-end </w:t>
        </w:r>
      </w:ins>
      <w:r>
        <w:rPr>
          <w:color w:val="2E2E2E"/>
        </w:rPr>
        <w:t xml:space="preserve">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w:t>
      </w:r>
      <w:del w:id="591" w:author="Browne, Daragh" w:date="2016-04-27T16:17:00Z">
        <w:r w:rsidDel="00EC36FE">
          <w:delText xml:space="preserve">total </w:delText>
        </w:r>
      </w:del>
      <w:r>
        <w:t>catch weight</w:t>
      </w:r>
      <w:del w:id="592" w:author="Browne, Daragh" w:date="2016-04-27T16:36:00Z">
        <w:r w:rsidDel="00E709C9">
          <w:delText>s</w:delText>
        </w:r>
      </w:del>
      <w:r>
        <w:t xml:space="preserve"> </w:t>
      </w:r>
      <w:ins w:id="593" w:author="Browne, Daragh" w:date="2016-04-27T16:17:00Z">
        <w:r w:rsidR="00EC36FE">
          <w:t xml:space="preserve">per cod-end </w:t>
        </w:r>
      </w:ins>
      <w:r>
        <w:t xml:space="preserve">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1B0B7CBB" w:rsidR="00E46813" w:rsidRDefault="00E709C9" w:rsidP="000320C0">
      <w:pPr>
        <w:spacing w:after="40" w:line="480" w:lineRule="auto"/>
        <w:jc w:val="both"/>
      </w:pPr>
      <w:ins w:id="594" w:author="Browne, Daragh" w:date="2016-04-27T16:37:00Z">
        <w:r>
          <w:t xml:space="preserve">Potential </w:t>
        </w:r>
      </w:ins>
      <w:ins w:id="595" w:author="Coilin" w:date="2016-03-03T11:41:00Z">
        <w:del w:id="596" w:author="Browne, Daragh" w:date="2016-04-27T16:37:00Z">
          <w:r w:rsidR="00BA1D76" w:rsidDel="00E709C9">
            <w:delText>M</w:delText>
          </w:r>
        </w:del>
      </w:ins>
      <w:ins w:id="597" w:author="Browne, Daragh" w:date="2016-04-27T16:37:00Z">
        <w:r>
          <w:t>m</w:t>
        </w:r>
      </w:ins>
      <w:ins w:id="598" w:author="Coilin" w:date="2016-03-03T11:41:00Z">
        <w:r w:rsidR="00BA1D76">
          <w:t xml:space="preserve">easures </w:t>
        </w:r>
        <w:del w:id="599" w:author="Browne, Daragh" w:date="2016-04-27T16:38:00Z">
          <w:r w:rsidR="00BA1D76" w:rsidDel="00E709C9">
            <w:delText xml:space="preserve">which could be examined </w:delText>
          </w:r>
        </w:del>
        <w:r w:rsidR="00BA1D76">
          <w:t xml:space="preserve">to improve </w:t>
        </w:r>
      </w:ins>
      <w:ins w:id="600" w:author="Browne, Daragh" w:date="2016-04-27T16:38:00Z">
        <w:r w:rsidRPr="00E709C9">
          <w:rPr>
            <w:i/>
            <w:rPrChange w:id="601" w:author="Browne, Daragh" w:date="2016-04-27T16:38:00Z">
              <w:rPr/>
            </w:rPrChange>
          </w:rPr>
          <w:t>Nephrops</w:t>
        </w:r>
        <w:r>
          <w:t xml:space="preserve"> </w:t>
        </w:r>
      </w:ins>
      <w:ins w:id="602" w:author="Coilin" w:date="2016-03-03T11:41:00Z">
        <w:r w:rsidR="00BA1D76">
          <w:t>size retention in quad rigs include</w:t>
        </w:r>
      </w:ins>
      <w:ins w:id="603" w:author="Coilin" w:date="2016-03-03T11:42:00Z">
        <w:r w:rsidR="00BA1D76">
          <w:t>:</w:t>
        </w:r>
      </w:ins>
      <w:ins w:id="604" w:author="Coilin" w:date="2016-03-03T11:41:00Z">
        <w:r w:rsidR="00BA1D76">
          <w:t xml:space="preserve"> </w:t>
        </w:r>
      </w:ins>
      <w:ins w:id="605" w:author="Coilin" w:date="2016-03-03T11:42:00Z">
        <w:r w:rsidR="00BA1D76">
          <w:t xml:space="preserve">increased mesh size, </w:t>
        </w:r>
      </w:ins>
      <w:ins w:id="606" w:author="Coilin" w:date="2016-03-03T11:41:00Z">
        <w:r w:rsidR="00BA1D76">
          <w:t>sorting grids, square mesh cod-ends, twine diameter/stiffness</w:t>
        </w:r>
        <w:del w:id="607" w:author="Browne, Daragh" w:date="2016-04-27T16:38:00Z">
          <w:r w:rsidR="00BA1D76" w:rsidDel="00E709C9">
            <w:delText>,</w:delText>
          </w:r>
        </w:del>
      </w:ins>
      <w:ins w:id="608" w:author="Browne, Daragh" w:date="2016-04-27T16:38:00Z">
        <w:r>
          <w:t xml:space="preserve"> </w:t>
        </w:r>
        <w:proofErr w:type="gramStart"/>
        <w:r>
          <w:t xml:space="preserve">and </w:t>
        </w:r>
      </w:ins>
      <w:ins w:id="609" w:author="Coilin" w:date="2016-03-03T11:41:00Z">
        <w:r w:rsidR="00BA1D76">
          <w:t xml:space="preserve"> cod</w:t>
        </w:r>
        <w:proofErr w:type="gramEnd"/>
        <w:r w:rsidR="00BA1D76">
          <w:t>-end circumference</w:t>
        </w:r>
      </w:ins>
      <w:ins w:id="610" w:author="Coilin" w:date="2016-03-03T11:42:00Z">
        <w:r w:rsidR="00BA1D76">
          <w:t xml:space="preserve"> </w:t>
        </w:r>
      </w:ins>
      <w:ins w:id="611" w:author="Browne, Daragh" w:date="2016-04-27T16:39:00Z">
        <w:r>
          <w:t>(</w:t>
        </w:r>
      </w:ins>
      <w:r>
        <w:fldChar w:fldCharType="begin">
          <w:fldData xml:space="preserve">PEVuZE5vdGU+PENpdGU+PEF1dGhvcj5Db3Nncm92ZTwvQXV0aG9yPjxZZWFyPjIwMTU8L1llYXI+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</w:fldData>
        </w:fldChar>
      </w:r>
      <w:r w:rsidR="00765D66">
        <w:instrText xml:space="preserve"> ADDIN EN.CITE </w:instrText>
      </w:r>
      <w:r w:rsidR="00765D66">
        <w:fldChar w:fldCharType="begin">
          <w:fldData xml:space="preserve">PEVuZE5vdGU+PENpdGU+PEF1dGhvcj5Db3Nncm92ZTwvQXV0aG9yPjxZZWFyPjIwMTU8L1llYXI+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</w:fldData>
        </w:fldChar>
      </w:r>
      <w:r w:rsidR="00765D66">
        <w:instrText xml:space="preserve"> ADDIN EN.CITE.DATA </w:instrText>
      </w:r>
      <w:r w:rsidR="00765D66">
        <w:fldChar w:fldCharType="end"/>
      </w:r>
      <w:r>
        <w:fldChar w:fldCharType="separate"/>
      </w:r>
      <w:r w:rsidR="00765D66">
        <w:rPr>
          <w:noProof/>
        </w:rPr>
        <w:t>(</w:t>
      </w:r>
      <w:proofErr w:type="spellStart"/>
      <w:r w:rsidR="00765D66">
        <w:rPr>
          <w:noProof/>
        </w:rPr>
        <w:t>Frandsen</w:t>
      </w:r>
      <w:proofErr w:type="spellEnd"/>
      <w:r w:rsidR="00765D66">
        <w:rPr>
          <w:noProof/>
        </w:rPr>
        <w:t>, 2010; Cosgrove et al., 2015a; SLU, 2015; O'Neill et al., 2016)</w:t>
      </w:r>
      <w:r>
        <w:fldChar w:fldCharType="end"/>
      </w:r>
      <w:ins w:id="612" w:author="Coilin" w:date="2016-03-03T11:42:00Z">
        <w:del w:id="613" w:author="Browne, Daragh" w:date="2016-04-27T16:38:00Z">
          <w:r w:rsidR="00BA1D76" w:rsidDel="00E709C9">
            <w:delText>(</w:delText>
          </w:r>
          <w:r w:rsidR="00BA1D76" w:rsidRPr="00F7738E" w:rsidDel="00E709C9">
            <w:rPr>
              <w:highlight w:val="yellow"/>
              <w:rPrChange w:id="614" w:author="Coilin" w:date="2016-03-03T11:45:00Z">
                <w:rPr/>
              </w:rPrChange>
            </w:rPr>
            <w:delText>INCLUDE REFS</w:delText>
          </w:r>
        </w:del>
      </w:ins>
      <w:ins w:id="615" w:author="Coilin" w:date="2016-03-03T11:45:00Z">
        <w:del w:id="616" w:author="Browne, Daragh" w:date="2016-04-27T16:38:00Z">
          <w:r w:rsidR="00BA1D76" w:rsidRPr="00F7738E" w:rsidDel="00E709C9">
            <w:rPr>
              <w:highlight w:val="yellow"/>
              <w:rPrChange w:id="617" w:author="Coilin" w:date="2016-03-03T11:45:00Z">
                <w:rPr/>
              </w:rPrChange>
            </w:rPr>
            <w:delText>, e.g., Frandsen, Catchpole, Valentinsen</w:delText>
          </w:r>
        </w:del>
      </w:ins>
      <w:ins w:id="618" w:author="Coilin" w:date="2016-03-03T11:42:00Z">
        <w:del w:id="619" w:author="Browne, Daragh" w:date="2016-04-27T16:38:00Z">
          <w:r w:rsidR="00BA1D76" w:rsidRPr="00F7738E" w:rsidDel="00E709C9">
            <w:rPr>
              <w:highlight w:val="yellow"/>
              <w:rPrChange w:id="620" w:author="Coilin" w:date="2016-03-03T11:45:00Z">
                <w:rPr/>
              </w:rPrChange>
            </w:rPr>
            <w:delText>)</w:delText>
          </w:r>
        </w:del>
      </w:ins>
      <w:ins w:id="621" w:author="Coilin" w:date="2016-03-03T11:41:00Z">
        <w:r w:rsidR="00BA1D76" w:rsidRPr="00F7738E">
          <w:rPr>
            <w:highlight w:val="yellow"/>
            <w:rPrChange w:id="622" w:author="Coilin" w:date="2016-03-03T11:45:00Z">
              <w:rPr/>
            </w:rPrChange>
          </w:rPr>
          <w:t>.</w:t>
        </w:r>
        <w:r w:rsidR="00BA1D76">
          <w:t xml:space="preserve"> </w:t>
        </w:r>
      </w:ins>
      <w:r w:rsidR="00C419CE">
        <w:t xml:space="preserve">An increase in minimum cod-end mesh size would be a </w:t>
      </w:r>
      <w:r w:rsidR="00A316F7">
        <w:t xml:space="preserve">relatively simple, inexpensive and </w:t>
      </w:r>
      <w:proofErr w:type="gramStart"/>
      <w:r w:rsidR="00A316F7">
        <w:t xml:space="preserve">practical </w:t>
      </w:r>
      <w:r w:rsidR="00C419CE">
        <w:t xml:space="preserve"> </w:t>
      </w:r>
      <w:r w:rsidR="00A316F7">
        <w:t>new</w:t>
      </w:r>
      <w:proofErr w:type="gramEnd"/>
      <w:r w:rsidR="00A316F7">
        <w:t xml:space="preserve">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w:t>
      </w:r>
      <w:del w:id="623" w:author="Browne, Daragh" w:date="2016-04-27T16:58:00Z">
        <w:r w:rsidR="000E766C" w:rsidDel="00765D66">
          <w:delText xml:space="preserve">Although different diamond cod-end mesh sizes do not generally affect the selection range, they do affect the quantities of </w:delText>
        </w:r>
        <w:r w:rsidR="000E766C" w:rsidRPr="000E134D" w:rsidDel="00765D66">
          <w:rPr>
            <w:i/>
          </w:rPr>
          <w:delText>Nephrops</w:delText>
        </w:r>
        <w:r w:rsidR="000E766C" w:rsidDel="00765D66">
          <w:delText xml:space="preserve"> retained </w:delText>
        </w:r>
        <w:r w:rsidR="000E766C" w:rsidDel="00765D66">
          <w:fldChar w:fldCharType="begin"/>
        </w:r>
        <w:r w:rsidR="000E766C" w:rsidDel="00765D66">
          <w:del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delInstrText>
        </w:r>
        <w:r w:rsidR="000E766C" w:rsidDel="00765D66">
          <w:fldChar w:fldCharType="separate"/>
        </w:r>
        <w:r w:rsidR="000E766C" w:rsidDel="00765D66">
          <w:rPr>
            <w:noProof/>
          </w:rPr>
          <w:delText>(Catchpole and Revill, 2008)</w:delText>
        </w:r>
        <w:r w:rsidR="000E766C" w:rsidDel="00765D66">
          <w:fldChar w:fldCharType="end"/>
        </w:r>
        <w:r w:rsidR="000E766C" w:rsidDel="00765D66">
          <w:delText xml:space="preserve">. </w:delText>
        </w:r>
      </w:del>
      <w:r w:rsidR="000E766C">
        <w:t xml:space="preserve">Our finding that larger cod-end mesh sizes retained significantly lower proportions of small </w:t>
      </w:r>
      <w:r w:rsidR="000E766C" w:rsidRPr="00FD5F42">
        <w:rPr>
          <w:i/>
        </w:rPr>
        <w:t>Nephrops</w:t>
      </w:r>
      <w:r w:rsidR="000E766C">
        <w:rPr>
          <w:i/>
        </w:rPr>
        <w:t xml:space="preserve"> </w:t>
      </w:r>
      <w:r w:rsidR="000E766C">
        <w:t xml:space="preserve">(Figures </w:t>
      </w:r>
      <w:ins w:id="624" w:author="Coilin" w:date="2016-03-24T18:38:00Z">
        <w:r w:rsidR="00E31E81">
          <w:t>6</w:t>
        </w:r>
      </w:ins>
      <w:del w:id="625" w:author="Coilin" w:date="2016-03-24T18:37:00Z">
        <w:r w:rsidR="000E766C" w:rsidDel="00E31E81">
          <w:delText>3</w:delText>
        </w:r>
      </w:del>
      <w:r w:rsidR="000E766C">
        <w:t xml:space="preserve"> and </w:t>
      </w:r>
      <w:ins w:id="626" w:author="Coilin" w:date="2016-03-24T18:37:00Z">
        <w:r w:rsidR="00E31E81">
          <w:t>7</w:t>
        </w:r>
      </w:ins>
      <w:del w:id="627" w:author="Coilin" w:date="2016-03-24T18:37:00Z">
        <w:r w:rsidR="000E766C" w:rsidDel="00E31E81">
          <w:delText>4</w:delText>
        </w:r>
      </w:del>
      <w:r w:rsidR="000E766C">
        <w:t xml:space="preserve">)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w:t>
      </w:r>
      <w:ins w:id="628" w:author="Coilin" w:date="2016-03-24T18:38:00Z">
        <w:r w:rsidR="00E31E81">
          <w:t xml:space="preserve"> 6</w:t>
        </w:r>
      </w:ins>
      <w:del w:id="629" w:author="Coilin" w:date="2016-03-24T18:38:00Z">
        <w:r w:rsidR="00440B62" w:rsidRPr="00AD5DC7" w:rsidDel="00E31E81">
          <w:delText>s 3 &amp; 4</w:delText>
        </w:r>
      </w:del>
      <w:r w:rsidR="00440B62" w:rsidRPr="00AD5DC7">
        <w:t>) are unknown but may, if confirmed</w:t>
      </w:r>
      <w:ins w:id="630" w:author="Coilin" w:date="2016-03-24T18:40:00Z">
        <w:r w:rsidR="000F52BD">
          <w:t xml:space="preserve"> via additional modelling (as discussed in the “Future </w:t>
        </w:r>
      </w:ins>
      <w:ins w:id="631" w:author="Coilin" w:date="2016-03-24T18:41:00Z">
        <w:r w:rsidR="000F52BD">
          <w:t xml:space="preserve">model </w:t>
        </w:r>
      </w:ins>
      <w:ins w:id="632" w:author="Coilin" w:date="2016-03-24T18:40:00Z">
        <w:r w:rsidR="000F52BD">
          <w:t>developments”)</w:t>
        </w:r>
      </w:ins>
      <w:r w:rsidR="00440B62" w:rsidRPr="00AD5DC7">
        <w:t xml:space="preserve">, be an additional potential benefit of increase </w:t>
      </w:r>
      <w:r w:rsidR="00B217C3" w:rsidRPr="00AD5DC7">
        <w:t xml:space="preserve">in </w:t>
      </w:r>
      <w:r w:rsidR="00B217C3" w:rsidRPr="00AD5DC7">
        <w:lastRenderedPageBreak/>
        <w:t>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594655">
        <w:rPr>
          <w:noProof/>
        </w:rPr>
        <w:t>(Cosgrove et al., 2015a)</w:t>
      </w:r>
      <w:r w:rsidR="00E86E24">
        <w:fldChar w:fldCharType="end"/>
      </w:r>
      <w:r w:rsidR="00E86E24">
        <w:t xml:space="preserve">. </w:t>
      </w:r>
      <w:r w:rsidR="00F72347">
        <w:t>Results of the current study suggest that</w:t>
      </w:r>
      <w:r w:rsidR="007B2A11" w:rsidRPr="00AD5DC7">
        <w:rPr>
          <w:i/>
        </w:rPr>
        <w:t xml:space="preserve">, ceteris </w:t>
      </w:r>
      <w:proofErr w:type="spellStart"/>
      <w:r w:rsidR="007B2A11" w:rsidRPr="00AD5DC7">
        <w:rPr>
          <w:i/>
        </w:rPr>
        <w:t>parabis</w:t>
      </w:r>
      <w:proofErr w:type="spellEnd"/>
      <w:proofErr w:type="gramStart"/>
      <w:r w:rsidR="007B2A11">
        <w:t xml:space="preserve">, </w:t>
      </w:r>
      <w:r w:rsidR="00F72347">
        <w:t xml:space="preserve"> a</w:t>
      </w:r>
      <w:proofErr w:type="gramEnd"/>
      <w:r w:rsidR="00F72347">
        <w:t xml:space="preserve">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61E99C5A"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Lordan, Marine Institute for information on quad-rig activity in Irish waters. </w:t>
      </w:r>
      <w:ins w:id="633" w:author="Coilin" w:date="2016-03-03T11:46:00Z">
        <w:r w:rsidR="000D1301">
          <w:rPr>
            <w:rFonts w:asciiTheme="minorHAnsi" w:hAnsiTheme="minorHAnsi"/>
            <w:noProof w:val="0"/>
            <w:lang w:val="en-IE"/>
          </w:rPr>
          <w:t xml:space="preserve">We thank </w:t>
        </w:r>
      </w:ins>
      <w:ins w:id="634" w:author="Coilin" w:date="2016-03-03T11:47:00Z">
        <w:r w:rsidR="000D1301">
          <w:rPr>
            <w:rFonts w:asciiTheme="minorHAnsi" w:hAnsiTheme="minorHAnsi"/>
            <w:noProof w:val="0"/>
            <w:lang w:val="en-IE"/>
          </w:rPr>
          <w:t>Dr Rob Fryer (FRS Aberdeen) and an anonymous reviewer for comments that greatly improved the methods</w:t>
        </w:r>
      </w:ins>
      <w:ins w:id="635" w:author="Coilin" w:date="2016-03-24T15:58:00Z">
        <w:r w:rsidR="002925E5">
          <w:rPr>
            <w:rFonts w:asciiTheme="minorHAnsi" w:hAnsiTheme="minorHAnsi"/>
            <w:noProof w:val="0"/>
            <w:lang w:val="en-IE"/>
          </w:rPr>
          <w:t>,</w:t>
        </w:r>
      </w:ins>
      <w:ins w:id="636" w:author="Coilin" w:date="2016-03-03T11:47:00Z">
        <w:r w:rsidR="000D1301">
          <w:rPr>
            <w:rFonts w:asciiTheme="minorHAnsi" w:hAnsiTheme="minorHAnsi"/>
            <w:noProof w:val="0"/>
            <w:lang w:val="en-IE"/>
          </w:rPr>
          <w:t xml:space="preserve"> </w:t>
        </w:r>
      </w:ins>
      <w:ins w:id="637" w:author="Coilin" w:date="2016-03-24T15:58:00Z">
        <w:r w:rsidR="002925E5">
          <w:rPr>
            <w:rFonts w:asciiTheme="minorHAnsi" w:hAnsiTheme="minorHAnsi"/>
            <w:noProof w:val="0"/>
            <w:lang w:val="en-IE"/>
          </w:rPr>
          <w:t>interpretation and p</w:t>
        </w:r>
      </w:ins>
      <w:ins w:id="638" w:author="Coilin" w:date="2016-03-24T15:59:00Z">
        <w:r w:rsidR="002925E5">
          <w:rPr>
            <w:rFonts w:asciiTheme="minorHAnsi" w:hAnsiTheme="minorHAnsi"/>
            <w:noProof w:val="0"/>
            <w:lang w:val="en-IE"/>
          </w:rPr>
          <w:t>resentation</w:t>
        </w:r>
      </w:ins>
      <w:ins w:id="639" w:author="Coilin" w:date="2016-03-03T11:47:00Z">
        <w:r w:rsidR="000D1301">
          <w:rPr>
            <w:rFonts w:asciiTheme="minorHAnsi" w:hAnsiTheme="minorHAnsi"/>
            <w:noProof w:val="0"/>
            <w:lang w:val="en-IE"/>
          </w:rPr>
          <w:t xml:space="preserve">. </w:t>
        </w:r>
      </w:ins>
      <w:r w:rsidRPr="006D3F0E">
        <w:rPr>
          <w:rFonts w:asciiTheme="minorHAnsi" w:hAnsiTheme="minorHAnsi"/>
          <w:noProof w:val="0"/>
          <w:lang w:val="en-IE"/>
        </w:rPr>
        <w:t>GMIT’s contribution was gratefully funded by BIM under the project "Implications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r>
        <w:rPr>
          <w:rStyle w:val="Heading3Char"/>
        </w:rPr>
        <w:lastRenderedPageBreak/>
        <w:t>References</w:t>
      </w:r>
    </w:p>
    <w:p w14:paraId="40012789" w14:textId="77777777" w:rsidR="00844D2A" w:rsidRDefault="00844D2A" w:rsidP="000320C0">
      <w:pPr>
        <w:pStyle w:val="EndNoteBibliography"/>
        <w:spacing w:after="40" w:line="480" w:lineRule="auto"/>
        <w:ind w:hanging="720"/>
      </w:pPr>
    </w:p>
    <w:p w14:paraId="453D34EB" w14:textId="77777777" w:rsidR="00823C5A" w:rsidRPr="00823C5A" w:rsidRDefault="00D702F7" w:rsidP="00823C5A">
      <w:pPr>
        <w:pStyle w:val="EndNoteBibliography"/>
        <w:spacing w:after="0"/>
        <w:ind w:left="720" w:hanging="720"/>
      </w:pPr>
      <w:r>
        <w:fldChar w:fldCharType="begin"/>
      </w:r>
      <w:r>
        <w:instrText xml:space="preserve"> ADDIN EN.REFLIST </w:instrText>
      </w:r>
      <w:r>
        <w:fldChar w:fldCharType="separate"/>
      </w:r>
      <w:r w:rsidR="00823C5A" w:rsidRPr="00823C5A">
        <w:t>Agresti, A. 2002. Categorical Data Analysis</w:t>
      </w:r>
      <w:r w:rsidR="00823C5A" w:rsidRPr="00823C5A">
        <w:rPr>
          <w:i/>
        </w:rPr>
        <w:t xml:space="preserve">, </w:t>
      </w:r>
      <w:r w:rsidR="00823C5A" w:rsidRPr="00823C5A">
        <w:t>John Wiley &amp; Sons, Inc., Hoboken, New Jersey.</w:t>
      </w:r>
    </w:p>
    <w:p w14:paraId="2B22898E" w14:textId="77777777" w:rsidR="00823C5A" w:rsidRPr="00823C5A" w:rsidRDefault="00823C5A" w:rsidP="00823C5A">
      <w:pPr>
        <w:pStyle w:val="EndNoteBibliography"/>
        <w:spacing w:after="0"/>
        <w:ind w:left="720" w:hanging="720"/>
      </w:pPr>
      <w:r w:rsidRPr="00823C5A">
        <w:t>Benoit, H. P., Hurlbut, T., and Chasse, J. 2010. Assessing the factors influencing discard mortality of demersal fishes using a semi-quantitative indicator of survival potential. Fisheries research, 106: 436-447.</w:t>
      </w:r>
    </w:p>
    <w:p w14:paraId="1841DC96" w14:textId="77777777" w:rsidR="00823C5A" w:rsidRPr="00823C5A" w:rsidRDefault="00823C5A" w:rsidP="00823C5A">
      <w:pPr>
        <w:pStyle w:val="EndNoteBibliography"/>
        <w:spacing w:after="0"/>
        <w:ind w:left="720" w:hanging="720"/>
      </w:pPr>
      <w:r w:rsidRPr="00823C5A">
        <w:t>BIM. 2014. Catch comparison of Quad and Twin-rig trawls in the Celtic Sea Nephrops fishery, BIM Gear Technology Report. 4 pp.</w:t>
      </w:r>
    </w:p>
    <w:p w14:paraId="29598883" w14:textId="77777777" w:rsidR="00823C5A" w:rsidRPr="00823C5A" w:rsidRDefault="00823C5A" w:rsidP="00823C5A">
      <w:pPr>
        <w:pStyle w:val="EndNoteBibliography"/>
        <w:spacing w:after="0"/>
        <w:ind w:left="720" w:hanging="720"/>
      </w:pPr>
      <w:r w:rsidRPr="00823C5A">
        <w:t xml:space="preserve">Briggs, R., Armstrong, M., and Rihan, D. 1999. The consequences of an increase in mesh size in the Irish Sea </w:t>
      </w:r>
      <w:r w:rsidRPr="00823C5A">
        <w:rPr>
          <w:i/>
        </w:rPr>
        <w:t>Nephrops</w:t>
      </w:r>
      <w:r w:rsidRPr="00823C5A">
        <w:t xml:space="preserve"> fishery: an experimental approach. Fisheries Research, 40: 43-53.</w:t>
      </w:r>
    </w:p>
    <w:p w14:paraId="0DB2D706" w14:textId="77777777" w:rsidR="00823C5A" w:rsidRPr="00823C5A" w:rsidRDefault="00823C5A" w:rsidP="00823C5A">
      <w:pPr>
        <w:pStyle w:val="EndNoteBibliography"/>
        <w:spacing w:after="0"/>
        <w:ind w:left="720" w:hanging="720"/>
      </w:pPr>
      <w:r w:rsidRPr="00823C5A">
        <w:t>Broadhurst, M. K., Sterling, D. J., and Millar, R. B. 2013. Progressing more environmentally benign penaeid-trawling systems by comparing Australian single- and multi-net configurations. Fisheries Research, 146: 7-17.</w:t>
      </w:r>
    </w:p>
    <w:p w14:paraId="7296D8F5" w14:textId="77777777" w:rsidR="00823C5A" w:rsidRPr="00823C5A" w:rsidRDefault="00823C5A" w:rsidP="00823C5A">
      <w:pPr>
        <w:pStyle w:val="EndNoteBibliography"/>
        <w:spacing w:after="0"/>
        <w:ind w:left="720" w:hanging="720"/>
      </w:pPr>
      <w:r w:rsidRPr="00823C5A">
        <w:t>Campos, A., Fonseca, P., and Erzini, K. 2003. Size selectivity of diamond and square mesh cod ends for four by-catch species in the crustacean fishery off the Portuguese south coast. Fisheries Research, 60: 79-97.</w:t>
      </w:r>
    </w:p>
    <w:p w14:paraId="571F8513" w14:textId="77777777" w:rsidR="00823C5A" w:rsidRPr="00823C5A" w:rsidRDefault="00823C5A" w:rsidP="00823C5A">
      <w:pPr>
        <w:pStyle w:val="EndNoteBibliography"/>
        <w:spacing w:after="0"/>
        <w:ind w:left="720" w:hanging="720"/>
      </w:pPr>
      <w:r w:rsidRPr="00823C5A">
        <w:t>Catchpole, T., Frid, C., and Gray, T. 2005. Discards in North Sea fisheries: causes, consequences and solutions. Marine Policy, 29: 421-430.</w:t>
      </w:r>
    </w:p>
    <w:p w14:paraId="10A141EF" w14:textId="77777777" w:rsidR="00823C5A" w:rsidRPr="00823C5A" w:rsidRDefault="00823C5A" w:rsidP="00823C5A">
      <w:pPr>
        <w:pStyle w:val="EndNoteBibliography"/>
        <w:spacing w:after="0"/>
        <w:ind w:left="720" w:hanging="720"/>
      </w:pPr>
      <w:r w:rsidRPr="00823C5A">
        <w:t xml:space="preserve">Catchpole, T., and Revill, A. 2008. Gear technology in </w:t>
      </w:r>
      <w:r w:rsidRPr="00823C5A">
        <w:rPr>
          <w:i/>
        </w:rPr>
        <w:t>Nephrops</w:t>
      </w:r>
      <w:r w:rsidRPr="00823C5A">
        <w:t xml:space="preserve"> trawl fisheries. Reviews in Fish Biology and Fisheries, 18: 17-31.</w:t>
      </w:r>
    </w:p>
    <w:p w14:paraId="4B4528FF" w14:textId="77777777" w:rsidR="00823C5A" w:rsidRPr="00823C5A" w:rsidRDefault="00823C5A" w:rsidP="00823C5A">
      <w:pPr>
        <w:pStyle w:val="EndNoteBibliography"/>
        <w:spacing w:after="0"/>
        <w:ind w:left="720" w:hanging="720"/>
      </w:pPr>
      <w:r w:rsidRPr="00823C5A">
        <w:t xml:space="preserve">Cosgrove, R., Browne, D., McDonald, D., Curtin, R., and Keatinge, M. 2015a. Assessment of an increase in cod-end mesh size in the Irish Sea </w:t>
      </w:r>
      <w:r w:rsidRPr="00823C5A">
        <w:rPr>
          <w:i/>
        </w:rPr>
        <w:t>Nephrops</w:t>
      </w:r>
      <w:r w:rsidRPr="00823C5A">
        <w:t xml:space="preserve"> fishery. 16 pp.</w:t>
      </w:r>
    </w:p>
    <w:p w14:paraId="61564535" w14:textId="77777777" w:rsidR="00823C5A" w:rsidRPr="00823C5A" w:rsidRDefault="00823C5A" w:rsidP="00823C5A">
      <w:pPr>
        <w:pStyle w:val="EndNoteBibliography"/>
        <w:spacing w:after="0"/>
        <w:ind w:left="720" w:hanging="720"/>
      </w:pPr>
      <w:r w:rsidRPr="00823C5A">
        <w:t xml:space="preserve">Cosgrove, R., Browne, D., McDonald, D., Curtin, R., and Keatinge, M. 2015b. Assessment of an increase in cod-end mesh size in the Irish Sea </w:t>
      </w:r>
      <w:r w:rsidRPr="00823C5A">
        <w:rPr>
          <w:i/>
        </w:rPr>
        <w:t>Nephrops</w:t>
      </w:r>
      <w:r w:rsidRPr="00823C5A">
        <w:t xml:space="preserve"> fishery. Irish Sea Fisheries Board (BIM) Fisehries Conservation Report. 16 pp.</w:t>
      </w:r>
    </w:p>
    <w:p w14:paraId="20E9676C" w14:textId="77777777" w:rsidR="00823C5A" w:rsidRPr="00823C5A" w:rsidRDefault="00823C5A" w:rsidP="00823C5A">
      <w:pPr>
        <w:pStyle w:val="EndNoteBibliography"/>
        <w:spacing w:after="0"/>
        <w:ind w:left="720" w:hanging="720"/>
      </w:pPr>
      <w:r w:rsidRPr="00823C5A">
        <w:t>Eayrs, S. 2012. Comparative Testing of Bycatch Reduction Devices in Tropical Shrimp-trawl Fisheries — A Practical Guide. FAO, Rome.: pp. 122.</w:t>
      </w:r>
    </w:p>
    <w:p w14:paraId="2E2D1C2A" w14:textId="77777777" w:rsidR="00823C5A" w:rsidRPr="00823C5A" w:rsidRDefault="00823C5A" w:rsidP="00823C5A">
      <w:pPr>
        <w:pStyle w:val="EndNoteBibliography"/>
        <w:spacing w:after="0"/>
        <w:ind w:left="720" w:hanging="720"/>
      </w:pPr>
      <w:r w:rsidRPr="00823C5A">
        <w:t>Eigaard, O. R., Rihan, D., Graham, N., Sala, A., and Zachariassen, K. 2011. Improving fishing effort descriptors: Modelling engine power and gear-size relations of five European trawl fleets. Fisheries Research, 110: 39-46.</w:t>
      </w:r>
    </w:p>
    <w:p w14:paraId="381EE5D8" w14:textId="0FBC750A" w:rsidR="00823C5A" w:rsidRPr="00823C5A" w:rsidRDefault="00823C5A" w:rsidP="00823C5A">
      <w:pPr>
        <w:pStyle w:val="EndNoteBibliography"/>
        <w:spacing w:after="0"/>
        <w:ind w:left="720" w:hanging="720"/>
      </w:pPr>
      <w:r w:rsidRPr="00823C5A">
        <w:t xml:space="preserve">FAO 2010. Landing data for </w:t>
      </w:r>
      <w:r w:rsidRPr="00823C5A">
        <w:rPr>
          <w:i/>
        </w:rPr>
        <w:t>Nephrops norvegicus</w:t>
      </w:r>
      <w:r w:rsidRPr="00823C5A">
        <w:t xml:space="preserve"> in 1955–2010 using FAO programme and database FishStatJ. </w:t>
      </w:r>
      <w:hyperlink r:id="rId11" w:history="1">
        <w:r w:rsidRPr="00823C5A">
          <w:rPr>
            <w:rStyle w:val="Hyperlink"/>
          </w:rPr>
          <w:t>http://www.fao.org/fishery/statistics/software/fishstatj/en</w:t>
        </w:r>
      </w:hyperlink>
      <w:r w:rsidRPr="00823C5A">
        <w:t xml:space="preserve"> (last accessed 01/12/2015).</w:t>
      </w:r>
    </w:p>
    <w:p w14:paraId="5810C6B8" w14:textId="77777777" w:rsidR="00823C5A" w:rsidRPr="00823C5A" w:rsidRDefault="00823C5A" w:rsidP="00823C5A">
      <w:pPr>
        <w:pStyle w:val="EndNoteBibliography"/>
        <w:spacing w:after="0"/>
        <w:ind w:left="720" w:hanging="720"/>
      </w:pPr>
      <w:r w:rsidRPr="00823C5A">
        <w:t>Fox, J., and John, F. 2003. Effect Displays in R for Generalised Linear Models. Journal of Statistical Software, 8: 1-27.</w:t>
      </w:r>
    </w:p>
    <w:p w14:paraId="67BE8F2F" w14:textId="77777777" w:rsidR="00823C5A" w:rsidRPr="00823C5A" w:rsidRDefault="00823C5A" w:rsidP="00823C5A">
      <w:pPr>
        <w:pStyle w:val="EndNoteBibliography"/>
        <w:spacing w:after="0"/>
        <w:ind w:left="720" w:hanging="720"/>
      </w:pPr>
      <w:r w:rsidRPr="00823C5A">
        <w:t>Frandsen, R. P. 2010. Reduction of discards in the Danish Nephrops (</w:t>
      </w:r>
      <w:r w:rsidRPr="00823C5A">
        <w:rPr>
          <w:i/>
        </w:rPr>
        <w:t>Nephrops norvegicus</w:t>
      </w:r>
      <w:r w:rsidRPr="00823C5A">
        <w:t>) directed trawl fisheries in Kattegat and Skagerrak. p. 135. Aalborg University, The Faculty of Engineering and Science, Department of Biotechnology, Chemistry and Environmental Engineering.</w:t>
      </w:r>
    </w:p>
    <w:p w14:paraId="059DC419" w14:textId="77777777" w:rsidR="00823C5A" w:rsidRPr="00823C5A" w:rsidRDefault="00823C5A" w:rsidP="00823C5A">
      <w:pPr>
        <w:pStyle w:val="EndNoteBibliography"/>
        <w:spacing w:after="0"/>
        <w:ind w:left="720" w:hanging="720"/>
      </w:pPr>
      <w:r w:rsidRPr="00823C5A">
        <w:t xml:space="preserve">Frandsen, R. P., Herrmann, B., and Madsen, N. 2010. A simulation-based attempt to quantify the morphological component of size selection of </w:t>
      </w:r>
      <w:r w:rsidRPr="00823C5A">
        <w:rPr>
          <w:i/>
        </w:rPr>
        <w:t xml:space="preserve">Nephrops norvegicus </w:t>
      </w:r>
      <w:r w:rsidRPr="00823C5A">
        <w:t>in trawl codends. Fisheries research, 101: 156-167.</w:t>
      </w:r>
    </w:p>
    <w:p w14:paraId="1A9CE186" w14:textId="77777777" w:rsidR="00823C5A" w:rsidRPr="00823C5A" w:rsidRDefault="00823C5A" w:rsidP="00823C5A">
      <w:pPr>
        <w:pStyle w:val="EndNoteBibliography"/>
        <w:spacing w:after="0"/>
        <w:ind w:left="720" w:hanging="720"/>
      </w:pPr>
      <w:r w:rsidRPr="00823C5A">
        <w:t>Fryer, R., Zuur, A. F., and Graham, N. 2003. Using mixed models to combine smooth size-selection and catch-comparison curves over hauls. Canadian Journal of Fisheries and Aquatic Sciences, 60: 448-459.</w:t>
      </w:r>
    </w:p>
    <w:p w14:paraId="404C6703" w14:textId="77777777" w:rsidR="00823C5A" w:rsidRPr="00823C5A" w:rsidRDefault="00823C5A" w:rsidP="00823C5A">
      <w:pPr>
        <w:pStyle w:val="EndNoteBibliography"/>
        <w:spacing w:after="0"/>
        <w:ind w:left="720" w:hanging="720"/>
      </w:pPr>
      <w:r w:rsidRPr="00823C5A">
        <w:t>Gerritsen, H. D., McGrath, D., and Lordan, C. 2006. A simple method for comparing age–length keys reveals significant regional differences within a single stock of haddock (Melanogrammus aeglefinus). ICES Journal of Marine Science: Journal du Conseil, 63: 1096-1100.</w:t>
      </w:r>
    </w:p>
    <w:p w14:paraId="26016F60" w14:textId="77777777" w:rsidR="00823C5A" w:rsidRPr="00823C5A" w:rsidRDefault="00823C5A" w:rsidP="00823C5A">
      <w:pPr>
        <w:pStyle w:val="EndNoteBibliography"/>
        <w:spacing w:after="0"/>
        <w:ind w:left="720" w:hanging="720"/>
      </w:pPr>
      <w:r w:rsidRPr="00823C5A">
        <w:t>Greene, W. H. 2000. Econometric Analysis, Prentice Hall, Upper Saddle River, New Jersey.</w:t>
      </w:r>
    </w:p>
    <w:p w14:paraId="26F5B425" w14:textId="77777777" w:rsidR="00823C5A" w:rsidRPr="00823C5A" w:rsidRDefault="00823C5A" w:rsidP="00823C5A">
      <w:pPr>
        <w:pStyle w:val="EndNoteBibliography"/>
        <w:spacing w:after="0"/>
        <w:ind w:left="720" w:hanging="720"/>
      </w:pPr>
      <w:r w:rsidRPr="00823C5A">
        <w:lastRenderedPageBreak/>
        <w:t>Hartzel, J., Agresti, A., and Caffo, B. 2001. Multinomial logit random effects models. Statistical Modelling: An International Journal, 1: 81-102.</w:t>
      </w:r>
    </w:p>
    <w:p w14:paraId="713167C1" w14:textId="77777777" w:rsidR="00823C5A" w:rsidRPr="00823C5A" w:rsidRDefault="00823C5A" w:rsidP="00823C5A">
      <w:pPr>
        <w:pStyle w:val="EndNoteBibliography"/>
        <w:spacing w:after="0"/>
        <w:ind w:left="720" w:hanging="720"/>
      </w:pPr>
      <w:r w:rsidRPr="00823C5A">
        <w:t>Herrmann, B., and O’Neill, F. G. 2005. Theoretical study of the between-haul variation of haddock selectivity in a diamond mesh cod-end. Fisheries Research, 74: 243-252.</w:t>
      </w:r>
    </w:p>
    <w:p w14:paraId="3CA36069" w14:textId="77777777" w:rsidR="00823C5A" w:rsidRPr="00823C5A" w:rsidRDefault="00823C5A" w:rsidP="00823C5A">
      <w:pPr>
        <w:pStyle w:val="EndNoteBibliography"/>
        <w:spacing w:after="0"/>
        <w:ind w:left="720" w:hanging="720"/>
      </w:pPr>
      <w:r w:rsidRPr="00823C5A">
        <w:t>Hinde, J., and Demétrio, C. G. B. 1998. Overdispersion: Models and estimation. Computational Statistics &amp; Data Analysis, 27: 151-170.</w:t>
      </w:r>
    </w:p>
    <w:p w14:paraId="0E9F41CA" w14:textId="77777777" w:rsidR="00823C5A" w:rsidRPr="00823C5A" w:rsidRDefault="00823C5A" w:rsidP="00823C5A">
      <w:pPr>
        <w:pStyle w:val="EndNoteBibliography"/>
        <w:spacing w:after="0"/>
        <w:ind w:left="720" w:hanging="720"/>
      </w:pPr>
      <w:r w:rsidRPr="00823C5A">
        <w:t>Holst, R., and Revill, A. 2009. A simple statistical method for catch comparison studies. Fisheries Research, 95: 254-259.</w:t>
      </w:r>
    </w:p>
    <w:p w14:paraId="1B518A86" w14:textId="77777777" w:rsidR="00823C5A" w:rsidRPr="00823C5A" w:rsidRDefault="00823C5A" w:rsidP="00823C5A">
      <w:pPr>
        <w:pStyle w:val="EndNoteBibliography"/>
        <w:spacing w:after="0"/>
        <w:ind w:left="720" w:hanging="720"/>
      </w:pPr>
      <w:r w:rsidRPr="00823C5A">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6EFD58ED" w14:textId="77777777" w:rsidR="00823C5A" w:rsidRPr="00823C5A" w:rsidRDefault="00823C5A" w:rsidP="00823C5A">
      <w:pPr>
        <w:pStyle w:val="EndNoteBibliography"/>
        <w:spacing w:after="0"/>
        <w:ind w:left="720" w:hanging="720"/>
      </w:pPr>
      <w:r w:rsidRPr="00823C5A">
        <w:t>Krag, L. A., Herrmann, B., and Karlsen, J. D. 2014. Inferring fish escape behaviour in trawls based on catch comparison data: Model development and evaluation based on data from Skagerrak, Denmark. PLoS One, 9: e88819.</w:t>
      </w:r>
    </w:p>
    <w:p w14:paraId="6ECBB209" w14:textId="77777777" w:rsidR="00823C5A" w:rsidRPr="00823C5A" w:rsidRDefault="00823C5A" w:rsidP="00823C5A">
      <w:pPr>
        <w:pStyle w:val="EndNoteBibliography"/>
        <w:spacing w:after="0"/>
        <w:ind w:left="720" w:hanging="720"/>
      </w:pPr>
      <w:r w:rsidRPr="00823C5A">
        <w:t>Kristensen, K., Nielsen, A., Berg, C. W., Skaug, H., and Bell, B. 2015. TMB: Automatic Differentiation and Laplace Approximation. arXiv preprint arXiv:1509.00660.</w:t>
      </w:r>
    </w:p>
    <w:p w14:paraId="699151EC" w14:textId="77777777" w:rsidR="00823C5A" w:rsidRPr="00823C5A" w:rsidRDefault="00823C5A" w:rsidP="00823C5A">
      <w:pPr>
        <w:pStyle w:val="EndNoteBibliography"/>
        <w:spacing w:after="0"/>
        <w:ind w:left="720" w:hanging="720"/>
      </w:pPr>
      <w:r w:rsidRPr="00823C5A">
        <w:t>Lucchetti, A., and Sala, A. 2012. Impact and performance of Mediterranean fishing gear by side-scan sonar technology. Canadian Journal of Fisheries and Aquatic Sciences, 69: 1806-1816.</w:t>
      </w:r>
    </w:p>
    <w:p w14:paraId="417CBD37" w14:textId="77777777" w:rsidR="00823C5A" w:rsidRPr="00823C5A" w:rsidRDefault="00823C5A" w:rsidP="00823C5A">
      <w:pPr>
        <w:pStyle w:val="EndNoteBibliography"/>
        <w:spacing w:after="0"/>
        <w:ind w:left="720" w:hanging="720"/>
      </w:pPr>
      <w:r w:rsidRPr="00823C5A">
        <w:t>McClanahan, T. R., and Mangi, S. C. 2004. Gear-based management of a tropical artisanal fishery based on species selectivity and capture size. Fisheries Management and Ecology, 11: 51-60.</w:t>
      </w:r>
    </w:p>
    <w:p w14:paraId="19B31EB6" w14:textId="77777777" w:rsidR="00823C5A" w:rsidRPr="00823C5A" w:rsidRDefault="00823C5A" w:rsidP="00823C5A">
      <w:pPr>
        <w:pStyle w:val="EndNoteBibliography"/>
        <w:spacing w:after="0"/>
        <w:ind w:left="720" w:hanging="720"/>
      </w:pPr>
      <w:r w:rsidRPr="00823C5A">
        <w:t>McCullagh, P., and Nelder, J. A. 1989. Generalized Linear Models. 2nd edition</w:t>
      </w:r>
      <w:r w:rsidRPr="00823C5A">
        <w:rPr>
          <w:i/>
        </w:rPr>
        <w:t xml:space="preserve">, </w:t>
      </w:r>
      <w:r w:rsidRPr="00823C5A">
        <w:t>Chapman and Hall, London, UK. 512 pp.</w:t>
      </w:r>
    </w:p>
    <w:p w14:paraId="3E52693F" w14:textId="77777777" w:rsidR="00823C5A" w:rsidRPr="00823C5A" w:rsidRDefault="00823C5A" w:rsidP="00823C5A">
      <w:pPr>
        <w:pStyle w:val="EndNoteBibliography"/>
        <w:spacing w:after="0"/>
        <w:ind w:left="720" w:hanging="720"/>
      </w:pPr>
      <w:r w:rsidRPr="00823C5A">
        <w:t xml:space="preserve">McFadden, D. 1973. Conditional logit analysis of qualitative choice behavior. </w:t>
      </w:r>
      <w:r w:rsidRPr="00823C5A">
        <w:rPr>
          <w:i/>
        </w:rPr>
        <w:t>In</w:t>
      </w:r>
      <w:r w:rsidRPr="00823C5A">
        <w:t xml:space="preserve"> Frontiers in Econometrics, p. 624. Academic Press, New York.</w:t>
      </w:r>
    </w:p>
    <w:p w14:paraId="5DF2CA31" w14:textId="77777777" w:rsidR="00823C5A" w:rsidRPr="00823C5A" w:rsidRDefault="00823C5A" w:rsidP="00823C5A">
      <w:pPr>
        <w:pStyle w:val="EndNoteBibliography"/>
        <w:spacing w:after="0"/>
        <w:ind w:left="720" w:hanging="720"/>
      </w:pPr>
      <w:r w:rsidRPr="00823C5A">
        <w:t>MI. 2014. The Stock Book 2014 : Annual Review of Fish Stocks in 2014 with Management Advice for 2015. 624 pp.</w:t>
      </w:r>
    </w:p>
    <w:p w14:paraId="3E58A893" w14:textId="77777777" w:rsidR="00823C5A" w:rsidRPr="00823C5A" w:rsidRDefault="00823C5A" w:rsidP="00823C5A">
      <w:pPr>
        <w:pStyle w:val="EndNoteBibliography"/>
        <w:spacing w:after="0"/>
        <w:ind w:left="720" w:hanging="720"/>
      </w:pPr>
      <w:r w:rsidRPr="00823C5A">
        <w:t>Millar, R. B. 1992. Estimating the size-selectivity of fishing gear by conditioning on the total catch. Journal of the American Statistical Association, 87: 962-968.</w:t>
      </w:r>
    </w:p>
    <w:p w14:paraId="65C88A4D" w14:textId="77777777" w:rsidR="00823C5A" w:rsidRPr="00823C5A" w:rsidRDefault="00823C5A" w:rsidP="00823C5A">
      <w:pPr>
        <w:pStyle w:val="EndNoteBibliography"/>
        <w:spacing w:after="0"/>
        <w:ind w:left="720" w:hanging="720"/>
      </w:pPr>
      <w:r w:rsidRPr="00823C5A">
        <w:t>Millar, R. B., and Fryer, R. J. 1999. Estimating the size-selection curves of towed gears, traps, nets and hooks. Reviews in Fish Biology and Fisheries, 9: 89-116.</w:t>
      </w:r>
    </w:p>
    <w:p w14:paraId="7FD694A0" w14:textId="77777777" w:rsidR="00823C5A" w:rsidRPr="00823C5A" w:rsidRDefault="00823C5A" w:rsidP="00823C5A">
      <w:pPr>
        <w:pStyle w:val="EndNoteBibliography"/>
        <w:spacing w:after="0"/>
        <w:ind w:left="720" w:hanging="720"/>
      </w:pPr>
      <w:r w:rsidRPr="00823C5A">
        <w:t>Millar, R. B., and Walsh, S. J. 1992. Analysis of trawl selectivity studies with an application to trouser trawls. Fisheries Research, 13: 205-220.</w:t>
      </w:r>
    </w:p>
    <w:p w14:paraId="28EA0AB7" w14:textId="77777777" w:rsidR="00823C5A" w:rsidRPr="00823C5A" w:rsidRDefault="00823C5A" w:rsidP="00823C5A">
      <w:pPr>
        <w:pStyle w:val="EndNoteBibliography"/>
        <w:spacing w:after="0"/>
        <w:ind w:left="720" w:hanging="720"/>
      </w:pPr>
      <w:r w:rsidRPr="00823C5A">
        <w:t>Montgomerie, M. 2015. Basic fishing methods, a comprehensive guide to commercial fishing methods. 106.</w:t>
      </w:r>
    </w:p>
    <w:p w14:paraId="5626B84C" w14:textId="77777777" w:rsidR="00823C5A" w:rsidRPr="00823C5A" w:rsidRDefault="00823C5A" w:rsidP="00823C5A">
      <w:pPr>
        <w:pStyle w:val="EndNoteBibliography"/>
        <w:spacing w:after="0"/>
        <w:ind w:left="720" w:hanging="720"/>
      </w:pPr>
      <w:r w:rsidRPr="00823C5A">
        <w:t>Mosimann, J. E. 1962. On the compound multinomial distribution, the multivariate β-distribution, and correlations among proportions. Biometrika, 49: 65-82.</w:t>
      </w:r>
    </w:p>
    <w:p w14:paraId="7BA7DB5D" w14:textId="77777777" w:rsidR="00823C5A" w:rsidRPr="00823C5A" w:rsidRDefault="00823C5A" w:rsidP="00823C5A">
      <w:pPr>
        <w:pStyle w:val="EndNoteBibliography"/>
        <w:spacing w:after="0"/>
        <w:ind w:left="720" w:hanging="720"/>
      </w:pPr>
      <w:r w:rsidRPr="00823C5A">
        <w:t xml:space="preserve">Nikolic, N., Diméet, J., Fifas, S., Salaün, M., Ravard, D., Fauconnet, L., and Rochet, M.-J. 2015. Efficacy of selective devices in reducing discards in the </w:t>
      </w:r>
      <w:r w:rsidRPr="00823C5A">
        <w:rPr>
          <w:i/>
        </w:rPr>
        <w:t>Nephrops</w:t>
      </w:r>
      <w:r w:rsidRPr="00823C5A">
        <w:t xml:space="preserve"> trawl fishery in the Bay of Biscay. ICES Journal of Marine Science.</w:t>
      </w:r>
    </w:p>
    <w:p w14:paraId="1FC6667E" w14:textId="77777777" w:rsidR="00823C5A" w:rsidRPr="00823C5A" w:rsidRDefault="00823C5A" w:rsidP="00823C5A">
      <w:pPr>
        <w:pStyle w:val="EndNoteBibliography"/>
        <w:spacing w:after="0"/>
        <w:ind w:left="720" w:hanging="720"/>
      </w:pPr>
      <w:r w:rsidRPr="00823C5A">
        <w:t>O'Neill, F., Kynoch, R., Blackadder, L., Fryer, R., Eryaşar, A., Notti, E., and Sala, A. 2016. The influence of twine tenacity, thickness and bending stiffness on codend selectivity. Fisheries Research, 176: 94-99.</w:t>
      </w:r>
    </w:p>
    <w:p w14:paraId="2C8DB6BE" w14:textId="07181404" w:rsidR="00823C5A" w:rsidRPr="00823C5A" w:rsidRDefault="00823C5A" w:rsidP="00823C5A">
      <w:pPr>
        <w:pStyle w:val="EndNoteBibliography"/>
        <w:spacing w:after="0"/>
        <w:ind w:left="720" w:hanging="720"/>
      </w:pPr>
      <w:r w:rsidRPr="00823C5A">
        <w:t xml:space="preserve">R_Core_Team 2015. R: A language and environment for statistical computing. R Foundation for Statistical Computing, Vienna, Austria. URL </w:t>
      </w:r>
      <w:hyperlink r:id="rId12" w:history="1">
        <w:r w:rsidRPr="00823C5A">
          <w:rPr>
            <w:rStyle w:val="Hyperlink"/>
          </w:rPr>
          <w:t>http://www.R-project.org/</w:t>
        </w:r>
      </w:hyperlink>
      <w:r w:rsidRPr="00823C5A">
        <w:t>.</w:t>
      </w:r>
    </w:p>
    <w:p w14:paraId="0A5A1126" w14:textId="77777777" w:rsidR="00823C5A" w:rsidRPr="00823C5A" w:rsidRDefault="00823C5A" w:rsidP="00823C5A">
      <w:pPr>
        <w:pStyle w:val="EndNoteBibliography"/>
        <w:spacing w:after="0"/>
        <w:ind w:left="720" w:hanging="720"/>
      </w:pPr>
      <w:r w:rsidRPr="00823C5A">
        <w:t>Revill, A., Course, G., and Pasco, G. 2009. More prawns and fewer cod caught in trials with multi-rig prawn trawl, CEFAS. 3 pp.</w:t>
      </w:r>
    </w:p>
    <w:p w14:paraId="7CEE4475" w14:textId="77777777" w:rsidR="00823C5A" w:rsidRPr="00823C5A" w:rsidRDefault="00823C5A" w:rsidP="00823C5A">
      <w:pPr>
        <w:pStyle w:val="EndNoteBibliography"/>
        <w:spacing w:after="0"/>
        <w:ind w:left="720" w:hanging="720"/>
      </w:pPr>
      <w:r w:rsidRPr="00823C5A">
        <w:t>Sangster, G. I., and Breen, M. 1998. Gear performance and catch comparison trials between a single trawl and a twin rigged gear. Fisheries Research, 36: 15-26.</w:t>
      </w:r>
    </w:p>
    <w:p w14:paraId="2412A08D" w14:textId="77777777" w:rsidR="00823C5A" w:rsidRPr="00823C5A" w:rsidRDefault="00823C5A" w:rsidP="00823C5A">
      <w:pPr>
        <w:pStyle w:val="EndNoteBibliography"/>
        <w:spacing w:after="0"/>
        <w:ind w:left="720" w:hanging="720"/>
      </w:pPr>
      <w:r w:rsidRPr="00823C5A">
        <w:t>Seafish. 2010. Research &amp; Development Catching sector Fact Sheet. 8 pp.</w:t>
      </w:r>
    </w:p>
    <w:p w14:paraId="7429C954" w14:textId="77777777" w:rsidR="00823C5A" w:rsidRPr="00823C5A" w:rsidRDefault="00823C5A" w:rsidP="00823C5A">
      <w:pPr>
        <w:pStyle w:val="EndNoteBibliography"/>
        <w:spacing w:after="0"/>
        <w:ind w:left="720" w:hanging="720"/>
      </w:pPr>
      <w:r w:rsidRPr="00823C5A">
        <w:lastRenderedPageBreak/>
        <w:t>Skaug, H. J., and Fournier, D. A. 2006. Automatic approximation of the marginal likelihood in non-Gaussian hierarchical models. Computational Statistics &amp; Data Analysis, 51: 699-709.</w:t>
      </w:r>
    </w:p>
    <w:p w14:paraId="1E043485" w14:textId="77777777" w:rsidR="00823C5A" w:rsidRPr="00823C5A" w:rsidRDefault="00823C5A" w:rsidP="00823C5A">
      <w:pPr>
        <w:pStyle w:val="EndNoteBibliography"/>
        <w:spacing w:after="0"/>
        <w:ind w:left="720" w:hanging="720"/>
      </w:pPr>
      <w:r w:rsidRPr="00823C5A">
        <w:t>SLU 2015. Reduced catches of demersal trawling for Norway lobster and fish (Project 2363-14 " Demersal Halland , Development ristfiske for crayfish : Project A ( Althea) and subproject B ( Palermo " ) Swedish University of Agricultural Sciences.: 36pp.</w:t>
      </w:r>
    </w:p>
    <w:p w14:paraId="00A34D38" w14:textId="77777777" w:rsidR="00823C5A" w:rsidRPr="00823C5A" w:rsidRDefault="00823C5A" w:rsidP="00823C5A">
      <w:pPr>
        <w:pStyle w:val="EndNoteBibliography"/>
        <w:spacing w:after="0"/>
        <w:ind w:left="720" w:hanging="720"/>
      </w:pPr>
      <w:r w:rsidRPr="00823C5A">
        <w:t>Stratoudakis, Y., Bernal, M., Ganias, K., and Uriarte, A. 2006. The daily egg production method: recent advances, current applications and future challenges. Fish and Fisheries, 7: 35-57.</w:t>
      </w:r>
    </w:p>
    <w:p w14:paraId="2E3CE2F8" w14:textId="77777777" w:rsidR="00823C5A" w:rsidRPr="00823C5A" w:rsidRDefault="00823C5A" w:rsidP="00823C5A">
      <w:pPr>
        <w:pStyle w:val="EndNoteBibliography"/>
        <w:spacing w:after="0"/>
        <w:ind w:left="720" w:hanging="720"/>
      </w:pPr>
      <w:r w:rsidRPr="00823C5A">
        <w:t xml:space="preserve">Thorsén, E. 2014. Multinomial and Dirichlet-multinomial modeling of categorical time series. </w:t>
      </w:r>
      <w:r w:rsidRPr="00823C5A">
        <w:rPr>
          <w:i/>
        </w:rPr>
        <w:t>In</w:t>
      </w:r>
      <w:r w:rsidRPr="00823C5A">
        <w:t xml:space="preserve"> Mathematical Statistics, p. 33. Stockholm University.</w:t>
      </w:r>
    </w:p>
    <w:p w14:paraId="660A0BA3" w14:textId="77777777" w:rsidR="00823C5A" w:rsidRPr="00823C5A" w:rsidRDefault="00823C5A" w:rsidP="00823C5A">
      <w:pPr>
        <w:pStyle w:val="EndNoteBibliography"/>
        <w:spacing w:after="0"/>
        <w:ind w:left="720" w:hanging="720"/>
      </w:pPr>
      <w:r w:rsidRPr="00823C5A">
        <w:t xml:space="preserve">Ungfors, A., Bell, E., Johnson, M. L., Cowing, D., Dobson, N. C., Bublitz, R., and Sandell, J. 2013. Chapter Seven - </w:t>
      </w:r>
      <w:r w:rsidRPr="00823C5A">
        <w:rPr>
          <w:i/>
        </w:rPr>
        <w:t>Nephrops</w:t>
      </w:r>
      <w:r w:rsidRPr="00823C5A">
        <w:t xml:space="preserve"> Fisheries in European Waters. </w:t>
      </w:r>
      <w:r w:rsidRPr="00823C5A">
        <w:rPr>
          <w:i/>
        </w:rPr>
        <w:t>In</w:t>
      </w:r>
      <w:r w:rsidRPr="00823C5A">
        <w:t xml:space="preserve"> Advances in Marine Biology, pp. 247-314. Ed. by L. J. Magnus, and P. J. Mark. Academic Press.</w:t>
      </w:r>
    </w:p>
    <w:p w14:paraId="3F1C6220" w14:textId="77777777" w:rsidR="00823C5A" w:rsidRPr="00823C5A" w:rsidRDefault="00823C5A" w:rsidP="00823C5A">
      <w:pPr>
        <w:pStyle w:val="EndNoteBibliography"/>
        <w:spacing w:after="0"/>
        <w:ind w:left="720" w:hanging="720"/>
      </w:pPr>
      <w:r w:rsidRPr="00823C5A">
        <w:t>van Marlen, B., Wiegerinck, J. A. M., van Os-Koomen, E., and van Barneveld, E. 2014. Catch comparison of flatfish pulse trawls and a tickler chain beam trawl. Fisheries Research, 151: 57-69.</w:t>
      </w:r>
    </w:p>
    <w:p w14:paraId="5B6D5BB3" w14:textId="77777777" w:rsidR="00823C5A" w:rsidRPr="00823C5A" w:rsidRDefault="00823C5A" w:rsidP="00823C5A">
      <w:pPr>
        <w:pStyle w:val="EndNoteBibliography"/>
        <w:ind w:left="720" w:hanging="720"/>
      </w:pPr>
      <w:r w:rsidRPr="00823C5A">
        <w:t>Ward, J. M., and Sutinen, J. G. 1994. Vessel entry-exit behaviour in the gulf of Mexico shrimp fishery. American Journal of Agricultural Economics, 76: 916-923.</w:t>
      </w:r>
    </w:p>
    <w:p w14:paraId="3E81DE95" w14:textId="2FBF5D5C"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proofErr w:type="spellStart"/>
            <w:r>
              <w:t>Howth</w:t>
            </w:r>
            <w:proofErr w:type="spellEnd"/>
            <w:r>
              <w:t>,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58F57262" w:rsidR="00B75205" w:rsidRPr="00E7161A" w:rsidRDefault="00B75205" w:rsidP="000320C0">
      <w:pPr>
        <w:pStyle w:val="Caption"/>
        <w:keepNext/>
        <w:spacing w:after="40" w:line="480" w:lineRule="auto"/>
        <w:jc w:val="both"/>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640" w:author="Coilin" w:date="2016-03-21T16:51:00Z">
        <w:r w:rsidR="00EC5C94">
          <w:rPr>
            <w:i w:val="0"/>
            <w:sz w:val="24"/>
            <w:szCs w:val="24"/>
          </w:rPr>
          <w:t>;</w:t>
        </w:r>
      </w:ins>
      <w:del w:id="641" w:author="Coilin" w:date="2016-03-21T16:51:00Z">
        <w:r w:rsidDel="00EC5C94">
          <w:rPr>
            <w:i w:val="0"/>
            <w:sz w:val="24"/>
            <w:szCs w:val="24"/>
          </w:rPr>
          <w:delText>,</w:delText>
        </w:r>
      </w:del>
      <w:r>
        <w:rPr>
          <w:i w:val="0"/>
          <w:sz w:val="24"/>
          <w:szCs w:val="24"/>
        </w:rPr>
        <w:t xml:space="preserve"> </w:t>
      </w:r>
      <w:ins w:id="642" w:author="Coilin" w:date="2016-03-21T16:50:00Z">
        <w:r w:rsidR="00EC5C94">
          <w:rPr>
            <w:i w:val="0"/>
            <w:sz w:val="24"/>
            <w:szCs w:val="24"/>
          </w:rPr>
          <w:t>net positions (NP)</w:t>
        </w:r>
      </w:ins>
      <w:ins w:id="643" w:author="Coilin" w:date="2016-03-21T16:51:00Z">
        <w:r w:rsidR="00EC5C94">
          <w:rPr>
            <w:i w:val="0"/>
            <w:sz w:val="24"/>
            <w:szCs w:val="24"/>
          </w:rPr>
          <w:t xml:space="preserve">: </w:t>
        </w:r>
      </w:ins>
      <w:del w:id="644" w:author="Coilin" w:date="2016-03-21T16:46:00Z">
        <w:r w:rsidDel="00EC5C94">
          <w:rPr>
            <w:i w:val="0"/>
            <w:sz w:val="24"/>
            <w:szCs w:val="24"/>
          </w:rPr>
          <w:delText xml:space="preserve">net </w:delText>
        </w:r>
      </w:del>
      <w:ins w:id="645" w:author="Coilin" w:date="2016-03-21T16:46:00Z">
        <w:r w:rsidR="00EC5C94">
          <w:rPr>
            <w:i w:val="0"/>
            <w:sz w:val="24"/>
            <w:szCs w:val="24"/>
          </w:rPr>
          <w:t>port inside position</w:t>
        </w:r>
      </w:ins>
      <w:del w:id="646" w:author="Coilin" w:date="2016-03-21T16:46:00Z">
        <w:r w:rsidDel="00EC5C94">
          <w:rPr>
            <w:i w:val="0"/>
            <w:sz w:val="24"/>
            <w:szCs w:val="24"/>
          </w:rPr>
          <w:delText xml:space="preserve">configuration </w:delText>
        </w:r>
      </w:del>
      <w:ins w:id="647" w:author="Coilin" w:date="2016-03-21T16:46:00Z">
        <w:r w:rsidR="00EC5C94">
          <w:rPr>
            <w:i w:val="0"/>
            <w:sz w:val="24"/>
            <w:szCs w:val="24"/>
          </w:rPr>
          <w:t xml:space="preserve"> </w:t>
        </w:r>
      </w:ins>
      <w:r>
        <w:rPr>
          <w:i w:val="0"/>
          <w:sz w:val="24"/>
          <w:szCs w:val="24"/>
        </w:rPr>
        <w:t>(</w:t>
      </w:r>
      <w:del w:id="648" w:author="Coilin" w:date="2016-03-21T16:46:00Z">
        <w:r w:rsidDel="00EC5C94">
          <w:rPr>
            <w:i w:val="0"/>
            <w:sz w:val="24"/>
            <w:szCs w:val="24"/>
          </w:rPr>
          <w:delText>NC</w:delText>
        </w:r>
      </w:del>
      <w:ins w:id="649" w:author="Coilin" w:date="2016-03-21T16:46:00Z">
        <w:r w:rsidR="00EC5C94">
          <w:rPr>
            <w:i w:val="0"/>
            <w:sz w:val="24"/>
            <w:szCs w:val="24"/>
          </w:rPr>
          <w:t>PI</w:t>
        </w:r>
      </w:ins>
      <w:r>
        <w:rPr>
          <w:i w:val="0"/>
          <w:sz w:val="24"/>
          <w:szCs w:val="24"/>
        </w:rPr>
        <w:t>)</w:t>
      </w:r>
      <w:ins w:id="650" w:author="Coilin" w:date="2016-03-21T16:46:00Z">
        <w:r w:rsidR="00EC5C94">
          <w:rPr>
            <w:i w:val="0"/>
            <w:sz w:val="24"/>
            <w:szCs w:val="24"/>
          </w:rPr>
          <w:t>, starboard inside (SI) and starboard outside (SI);</w:t>
        </w:r>
      </w:ins>
      <w:r>
        <w:rPr>
          <w:i w:val="0"/>
          <w:sz w:val="24"/>
          <w:szCs w:val="24"/>
        </w:rPr>
        <w:t xml:space="preserve"> </w:t>
      </w:r>
      <w:del w:id="651" w:author="Coilin" w:date="2016-03-21T16:46:00Z">
        <w:r w:rsidRPr="005D0D92" w:rsidDel="00EC5C94">
          <w:rPr>
            <w:i w:val="0"/>
            <w:sz w:val="24"/>
            <w:szCs w:val="24"/>
          </w:rPr>
          <w:delText xml:space="preserve">and </w:delText>
        </w:r>
      </w:del>
      <w:ins w:id="652" w:author="Coilin" w:date="2016-03-21T16:55:00Z">
        <w:r w:rsidR="005D0D92" w:rsidRPr="005D0D92">
          <w:rPr>
            <w:rFonts w:asciiTheme="minorHAnsi" w:hAnsiTheme="minorHAnsi"/>
            <w:i w:val="0"/>
            <w:sz w:val="24"/>
            <w:szCs w:val="24"/>
            <w:rPrChange w:id="653" w:author="Coilin" w:date="2016-03-21T16:55:00Z">
              <w:rPr>
                <w:rFonts w:asciiTheme="minorHAnsi" w:hAnsiTheme="minorHAnsi"/>
              </w:rPr>
            </w:rPrChange>
          </w:rPr>
          <w:t>catch weight per cod-end</w:t>
        </w:r>
        <w:r w:rsidR="005D0D92" w:rsidDel="005D0D92">
          <w:rPr>
            <w:i w:val="0"/>
            <w:sz w:val="24"/>
            <w:szCs w:val="24"/>
          </w:rPr>
          <w:t xml:space="preserve"> </w:t>
        </w:r>
      </w:ins>
      <w:del w:id="654" w:author="Coilin" w:date="2016-03-21T16:55:00Z">
        <w:r w:rsidDel="005D0D92">
          <w:rPr>
            <w:i w:val="0"/>
            <w:sz w:val="24"/>
            <w:szCs w:val="24"/>
          </w:rPr>
          <w:delText xml:space="preserve">cod-end total weight </w:delText>
        </w:r>
      </w:del>
      <w:r>
        <w:rPr>
          <w:i w:val="0"/>
          <w:sz w:val="24"/>
          <w:szCs w:val="24"/>
        </w:rPr>
        <w:t>(W).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13668" w:type="dxa"/>
        <w:tblBorders>
          <w:top w:val="single" w:sz="4" w:space="0" w:color="auto"/>
          <w:bottom w:val="single" w:sz="4" w:space="0" w:color="auto"/>
        </w:tblBorders>
        <w:tblLook w:val="04A0" w:firstRow="1" w:lastRow="0" w:firstColumn="1" w:lastColumn="0" w:noHBand="0" w:noVBand="1"/>
        <w:tblPrChange w:id="655"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2694"/>
        <w:gridCol w:w="1842"/>
        <w:gridCol w:w="1134"/>
        <w:gridCol w:w="1276"/>
        <w:gridCol w:w="2742"/>
        <w:gridCol w:w="1500"/>
        <w:gridCol w:w="1240"/>
        <w:gridCol w:w="1240"/>
        <w:tblGridChange w:id="656">
          <w:tblGrid>
            <w:gridCol w:w="2694"/>
            <w:gridCol w:w="1842"/>
            <w:gridCol w:w="1134"/>
            <w:gridCol w:w="90"/>
            <w:gridCol w:w="1186"/>
            <w:gridCol w:w="314"/>
            <w:gridCol w:w="1240"/>
            <w:gridCol w:w="1240"/>
          </w:tblGrid>
        </w:tblGridChange>
      </w:tblGrid>
      <w:tr w:rsidR="00B75205" w:rsidRPr="000B1DDB" w:rsidDel="00EC5C94" w14:paraId="15434603" w14:textId="67EC1C38" w:rsidTr="00EC5C94">
        <w:trPr>
          <w:gridAfter w:val="4"/>
          <w:wAfter w:w="6722" w:type="dxa"/>
          <w:trHeight w:val="2256"/>
          <w:del w:id="657" w:author="Coilin" w:date="2016-03-21T16:45:00Z"/>
          <w:trPrChange w:id="658" w:author="Coilin" w:date="2016-03-21T16:45:00Z">
            <w:trPr>
              <w:gridAfter w:val="4"/>
              <w:trHeight w:val="2256"/>
            </w:trPr>
          </w:trPrChange>
        </w:trPr>
        <w:tc>
          <w:tcPr>
            <w:tcW w:w="2694" w:type="dxa"/>
            <w:tcBorders>
              <w:top w:val="single" w:sz="4" w:space="0" w:color="auto"/>
              <w:bottom w:val="single" w:sz="4" w:space="0" w:color="auto"/>
            </w:tcBorders>
            <w:shd w:val="clear" w:color="auto" w:fill="auto"/>
            <w:noWrap/>
            <w:vAlign w:val="bottom"/>
            <w:hideMark/>
            <w:tcPrChange w:id="659" w:author="Coilin" w:date="2016-03-21T16:45:00Z">
              <w:tcPr>
                <w:tcW w:w="2694" w:type="dxa"/>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660" w:author="Coilin" w:date="2016-03-21T16:45:00Z"/>
                <w:rFonts w:eastAsia="Times New Roman" w:cs="Arial"/>
                <w:bCs/>
                <w:sz w:val="24"/>
                <w:szCs w:val="24"/>
                <w:lang w:eastAsia="en-IE"/>
              </w:rPr>
            </w:pPr>
            <w:del w:id="661"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662"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663" w:author="Coilin" w:date="2016-03-21T16:45:00Z"/>
                <w:rFonts w:eastAsia="Times New Roman" w:cs="Arial"/>
                <w:bCs/>
                <w:sz w:val="24"/>
                <w:szCs w:val="24"/>
                <w:lang w:eastAsia="en-IE"/>
              </w:rPr>
            </w:pPr>
            <w:del w:id="664"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665"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666" w:author="Coilin" w:date="2016-03-21T16:45:00Z"/>
                <w:rFonts w:eastAsia="Times New Roman" w:cs="Arial"/>
                <w:bCs/>
                <w:sz w:val="24"/>
                <w:szCs w:val="24"/>
                <w:lang w:eastAsia="en-IE"/>
              </w:rPr>
            </w:pPr>
            <w:del w:id="667" w:author="Coilin" w:date="2016-03-21T16:45:00Z">
              <w:r w:rsidRPr="000B1DDB" w:rsidDel="00EC5C94">
                <w:rPr>
                  <w:rFonts w:eastAsia="Times New Roman" w:cs="Arial"/>
                  <w:bCs/>
                  <w:sz w:val="24"/>
                  <w:szCs w:val="24"/>
                  <w:lang w:eastAsia="en-IE"/>
                </w:rPr>
                <w:delText>Model df</w:delText>
              </w:r>
            </w:del>
          </w:p>
        </w:tc>
        <w:tc>
          <w:tcPr>
            <w:tcW w:w="1276" w:type="dxa"/>
            <w:tcBorders>
              <w:top w:val="single" w:sz="4" w:space="0" w:color="auto"/>
              <w:bottom w:val="single" w:sz="4" w:space="0" w:color="auto"/>
            </w:tcBorders>
            <w:shd w:val="clear" w:color="auto" w:fill="auto"/>
            <w:noWrap/>
            <w:vAlign w:val="bottom"/>
            <w:hideMark/>
            <w:tcPrChange w:id="668" w:author="Coilin" w:date="2016-03-21T16:45:00Z">
              <w:tcPr>
                <w:tcW w:w="1276" w:type="dxa"/>
                <w:gridSpan w:val="2"/>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669" w:author="Coilin" w:date="2016-03-21T16:45:00Z"/>
                <w:rFonts w:eastAsia="Times New Roman" w:cs="Arial"/>
                <w:bCs/>
                <w:sz w:val="24"/>
                <w:szCs w:val="24"/>
                <w:lang w:eastAsia="en-IE"/>
              </w:rPr>
            </w:pPr>
            <w:del w:id="670"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EC5C94">
        <w:trPr>
          <w:gridAfter w:val="4"/>
          <w:wAfter w:w="6722" w:type="dxa"/>
          <w:trHeight w:val="255"/>
          <w:del w:id="671" w:author="Coilin" w:date="2016-03-21T16:45:00Z"/>
          <w:trPrChange w:id="672" w:author="Coilin" w:date="2016-03-21T16:45:00Z">
            <w:trPr>
              <w:gridAfter w:val="4"/>
              <w:trHeight w:val="255"/>
            </w:trPr>
          </w:trPrChange>
        </w:trPr>
        <w:tc>
          <w:tcPr>
            <w:tcW w:w="2694" w:type="dxa"/>
            <w:tcBorders>
              <w:top w:val="single" w:sz="4" w:space="0" w:color="auto"/>
            </w:tcBorders>
            <w:shd w:val="clear" w:color="auto" w:fill="auto"/>
            <w:noWrap/>
            <w:vAlign w:val="bottom"/>
            <w:hideMark/>
            <w:tcPrChange w:id="673" w:author="Coilin" w:date="2016-03-21T16:45:00Z">
              <w:tcPr>
                <w:tcW w:w="2694" w:type="dxa"/>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674" w:author="Coilin" w:date="2016-03-21T16:45:00Z"/>
                <w:rFonts w:eastAsia="Times New Roman" w:cs="Arial"/>
                <w:sz w:val="24"/>
                <w:szCs w:val="24"/>
                <w:lang w:eastAsia="en-IE"/>
              </w:rPr>
            </w:pPr>
            <w:del w:id="675"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676"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677" w:author="Coilin" w:date="2016-03-21T16:45:00Z"/>
                <w:rFonts w:eastAsia="Times New Roman" w:cs="Arial"/>
                <w:sz w:val="24"/>
                <w:szCs w:val="24"/>
                <w:lang w:eastAsia="en-IE"/>
              </w:rPr>
            </w:pPr>
            <w:del w:id="678"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679"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680" w:author="Coilin" w:date="2016-03-21T16:45:00Z"/>
                <w:rFonts w:eastAsia="Times New Roman" w:cs="Arial"/>
                <w:sz w:val="24"/>
                <w:szCs w:val="24"/>
                <w:lang w:eastAsia="en-IE"/>
              </w:rPr>
            </w:pPr>
            <w:del w:id="681" w:author="Coilin" w:date="2016-03-21T16:45:00Z">
              <w:r w:rsidRPr="000B1DDB" w:rsidDel="00EC5C94">
                <w:rPr>
                  <w:rFonts w:eastAsia="Times New Roman" w:cs="Arial"/>
                  <w:sz w:val="24"/>
                  <w:szCs w:val="24"/>
                  <w:lang w:eastAsia="en-IE"/>
                </w:rPr>
                <w:delText>9</w:delText>
              </w:r>
            </w:del>
          </w:p>
        </w:tc>
        <w:tc>
          <w:tcPr>
            <w:tcW w:w="1276" w:type="dxa"/>
            <w:tcBorders>
              <w:top w:val="single" w:sz="4" w:space="0" w:color="auto"/>
            </w:tcBorders>
            <w:shd w:val="clear" w:color="auto" w:fill="auto"/>
            <w:noWrap/>
            <w:vAlign w:val="bottom"/>
            <w:hideMark/>
            <w:tcPrChange w:id="682" w:author="Coilin" w:date="2016-03-21T16:45:00Z">
              <w:tcPr>
                <w:tcW w:w="1276" w:type="dxa"/>
                <w:gridSpan w:val="2"/>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683" w:author="Coilin" w:date="2016-03-21T16:45:00Z"/>
                <w:rFonts w:eastAsia="Times New Roman" w:cs="Arial"/>
                <w:sz w:val="24"/>
                <w:szCs w:val="24"/>
                <w:lang w:eastAsia="en-IE"/>
              </w:rPr>
            </w:pPr>
            <w:del w:id="684"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EC5C94">
        <w:trPr>
          <w:gridAfter w:val="4"/>
          <w:wAfter w:w="6722" w:type="dxa"/>
          <w:trHeight w:val="255"/>
          <w:del w:id="685" w:author="Coilin" w:date="2016-03-21T16:45:00Z"/>
          <w:trPrChange w:id="686" w:author="Coilin" w:date="2016-03-21T16:45:00Z">
            <w:trPr>
              <w:gridAfter w:val="4"/>
              <w:trHeight w:val="255"/>
            </w:trPr>
          </w:trPrChange>
        </w:trPr>
        <w:tc>
          <w:tcPr>
            <w:tcW w:w="2694" w:type="dxa"/>
            <w:shd w:val="clear" w:color="auto" w:fill="auto"/>
            <w:noWrap/>
            <w:vAlign w:val="bottom"/>
            <w:hideMark/>
            <w:tcPrChange w:id="687" w:author="Coilin" w:date="2016-03-21T16:45:00Z">
              <w:tcPr>
                <w:tcW w:w="2694" w:type="dxa"/>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688" w:author="Coilin" w:date="2016-03-21T16:45:00Z"/>
                <w:rFonts w:eastAsia="Times New Roman" w:cs="Arial"/>
                <w:sz w:val="24"/>
                <w:szCs w:val="24"/>
                <w:lang w:eastAsia="en-IE"/>
              </w:rPr>
            </w:pPr>
            <w:del w:id="689"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690"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691" w:author="Coilin" w:date="2016-03-21T16:45:00Z"/>
                <w:rFonts w:eastAsia="Times New Roman" w:cs="Arial"/>
                <w:sz w:val="24"/>
                <w:szCs w:val="24"/>
                <w:lang w:eastAsia="en-IE"/>
              </w:rPr>
            </w:pPr>
            <w:del w:id="692"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693"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694" w:author="Coilin" w:date="2016-03-21T16:45:00Z"/>
                <w:rFonts w:eastAsia="Times New Roman" w:cs="Arial"/>
                <w:sz w:val="24"/>
                <w:szCs w:val="24"/>
                <w:lang w:eastAsia="en-IE"/>
              </w:rPr>
            </w:pPr>
            <w:del w:id="695" w:author="Coilin" w:date="2016-03-21T16:45:00Z">
              <w:r w:rsidRPr="000B1DDB" w:rsidDel="00EC5C94">
                <w:rPr>
                  <w:rFonts w:eastAsia="Times New Roman" w:cs="Arial"/>
                  <w:sz w:val="24"/>
                  <w:szCs w:val="24"/>
                  <w:lang w:eastAsia="en-IE"/>
                </w:rPr>
                <w:delText>12</w:delText>
              </w:r>
            </w:del>
          </w:p>
        </w:tc>
        <w:tc>
          <w:tcPr>
            <w:tcW w:w="1276" w:type="dxa"/>
            <w:shd w:val="clear" w:color="auto" w:fill="auto"/>
            <w:noWrap/>
            <w:vAlign w:val="bottom"/>
            <w:hideMark/>
            <w:tcPrChange w:id="696" w:author="Coilin" w:date="2016-03-21T16:45:00Z">
              <w:tcPr>
                <w:tcW w:w="1276" w:type="dxa"/>
                <w:gridSpan w:val="2"/>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697" w:author="Coilin" w:date="2016-03-21T16:45:00Z"/>
                <w:rFonts w:eastAsia="Times New Roman" w:cs="Arial"/>
                <w:sz w:val="24"/>
                <w:szCs w:val="24"/>
                <w:lang w:eastAsia="en-IE"/>
              </w:rPr>
            </w:pPr>
            <w:del w:id="698"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EC5C94">
        <w:trPr>
          <w:gridAfter w:val="4"/>
          <w:wAfter w:w="6722" w:type="dxa"/>
          <w:trHeight w:val="255"/>
          <w:del w:id="699" w:author="Coilin" w:date="2016-03-21T16:45:00Z"/>
          <w:trPrChange w:id="700" w:author="Coilin" w:date="2016-03-21T16:45:00Z">
            <w:trPr>
              <w:gridAfter w:val="4"/>
              <w:trHeight w:val="255"/>
            </w:trPr>
          </w:trPrChange>
        </w:trPr>
        <w:tc>
          <w:tcPr>
            <w:tcW w:w="2694" w:type="dxa"/>
            <w:shd w:val="clear" w:color="auto" w:fill="auto"/>
            <w:noWrap/>
            <w:vAlign w:val="bottom"/>
            <w:hideMark/>
            <w:tcPrChange w:id="701" w:author="Coilin" w:date="2016-03-21T16:45:00Z">
              <w:tcPr>
                <w:tcW w:w="2694" w:type="dxa"/>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702" w:author="Coilin" w:date="2016-03-21T16:45:00Z"/>
                <w:rFonts w:eastAsia="Times New Roman" w:cs="Arial"/>
                <w:sz w:val="24"/>
                <w:szCs w:val="24"/>
                <w:lang w:eastAsia="en-IE"/>
              </w:rPr>
            </w:pPr>
            <w:del w:id="703"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704"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705" w:author="Coilin" w:date="2016-03-21T16:45:00Z"/>
                <w:rFonts w:eastAsia="Times New Roman" w:cs="Arial"/>
                <w:sz w:val="24"/>
                <w:szCs w:val="24"/>
                <w:lang w:eastAsia="en-IE"/>
              </w:rPr>
            </w:pPr>
            <w:del w:id="706"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707"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708" w:author="Coilin" w:date="2016-03-21T16:45:00Z"/>
                <w:rFonts w:eastAsia="Times New Roman" w:cs="Arial"/>
                <w:sz w:val="24"/>
                <w:szCs w:val="24"/>
                <w:lang w:eastAsia="en-IE"/>
              </w:rPr>
            </w:pPr>
            <w:del w:id="709" w:author="Coilin" w:date="2016-03-21T16:45:00Z">
              <w:r w:rsidRPr="000B1DDB" w:rsidDel="00EC5C94">
                <w:rPr>
                  <w:rFonts w:eastAsia="Times New Roman" w:cs="Arial"/>
                  <w:sz w:val="24"/>
                  <w:szCs w:val="24"/>
                  <w:lang w:eastAsia="en-IE"/>
                </w:rPr>
                <w:delText>18</w:delText>
              </w:r>
            </w:del>
          </w:p>
        </w:tc>
        <w:tc>
          <w:tcPr>
            <w:tcW w:w="1276" w:type="dxa"/>
            <w:shd w:val="clear" w:color="auto" w:fill="auto"/>
            <w:noWrap/>
            <w:vAlign w:val="bottom"/>
            <w:hideMark/>
            <w:tcPrChange w:id="710" w:author="Coilin" w:date="2016-03-21T16:45:00Z">
              <w:tcPr>
                <w:tcW w:w="1276" w:type="dxa"/>
                <w:gridSpan w:val="2"/>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711" w:author="Coilin" w:date="2016-03-21T16:45:00Z"/>
                <w:rFonts w:eastAsia="Times New Roman" w:cs="Arial"/>
                <w:sz w:val="24"/>
                <w:szCs w:val="24"/>
                <w:lang w:eastAsia="en-IE"/>
              </w:rPr>
            </w:pPr>
            <w:del w:id="712"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EC5C94">
        <w:trPr>
          <w:gridAfter w:val="4"/>
          <w:wAfter w:w="6722" w:type="dxa"/>
          <w:trHeight w:val="255"/>
          <w:del w:id="713" w:author="Coilin" w:date="2016-03-21T16:45:00Z"/>
          <w:trPrChange w:id="714" w:author="Coilin" w:date="2016-03-21T16:45:00Z">
            <w:trPr>
              <w:gridAfter w:val="4"/>
              <w:trHeight w:val="255"/>
            </w:trPr>
          </w:trPrChange>
        </w:trPr>
        <w:tc>
          <w:tcPr>
            <w:tcW w:w="2694" w:type="dxa"/>
            <w:shd w:val="clear" w:color="auto" w:fill="auto"/>
            <w:noWrap/>
            <w:vAlign w:val="bottom"/>
            <w:hideMark/>
            <w:tcPrChange w:id="715" w:author="Coilin" w:date="2016-03-21T16:45:00Z">
              <w:tcPr>
                <w:tcW w:w="2694" w:type="dxa"/>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716" w:author="Coilin" w:date="2016-03-21T16:45:00Z"/>
                <w:rFonts w:eastAsia="Times New Roman" w:cs="Arial"/>
                <w:sz w:val="24"/>
                <w:szCs w:val="24"/>
                <w:lang w:eastAsia="en-IE"/>
              </w:rPr>
            </w:pPr>
            <w:del w:id="717"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18"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719" w:author="Coilin" w:date="2016-03-21T16:45:00Z"/>
                <w:rFonts w:eastAsia="Times New Roman" w:cs="Arial"/>
                <w:sz w:val="24"/>
                <w:szCs w:val="24"/>
                <w:lang w:eastAsia="en-IE"/>
              </w:rPr>
            </w:pPr>
            <w:del w:id="720"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721"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722" w:author="Coilin" w:date="2016-03-21T16:45:00Z"/>
                <w:rFonts w:eastAsia="Times New Roman" w:cs="Arial"/>
                <w:sz w:val="24"/>
                <w:szCs w:val="24"/>
                <w:lang w:eastAsia="en-IE"/>
              </w:rPr>
            </w:pPr>
            <w:del w:id="723" w:author="Coilin" w:date="2016-03-21T16:45:00Z">
              <w:r w:rsidRPr="000B1DDB" w:rsidDel="00EC5C94">
                <w:rPr>
                  <w:rFonts w:eastAsia="Times New Roman" w:cs="Arial"/>
                  <w:sz w:val="24"/>
                  <w:szCs w:val="24"/>
                  <w:lang w:eastAsia="en-IE"/>
                </w:rPr>
                <w:delText>10</w:delText>
              </w:r>
            </w:del>
          </w:p>
        </w:tc>
        <w:tc>
          <w:tcPr>
            <w:tcW w:w="1276" w:type="dxa"/>
            <w:shd w:val="clear" w:color="auto" w:fill="auto"/>
            <w:noWrap/>
            <w:vAlign w:val="bottom"/>
            <w:hideMark/>
            <w:tcPrChange w:id="724" w:author="Coilin" w:date="2016-03-21T16:45:00Z">
              <w:tcPr>
                <w:tcW w:w="1276" w:type="dxa"/>
                <w:gridSpan w:val="2"/>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725" w:author="Coilin" w:date="2016-03-21T16:45:00Z"/>
                <w:rFonts w:eastAsia="Times New Roman" w:cs="Arial"/>
                <w:sz w:val="24"/>
                <w:szCs w:val="24"/>
                <w:lang w:eastAsia="en-IE"/>
              </w:rPr>
            </w:pPr>
            <w:del w:id="726"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EC5C94">
        <w:trPr>
          <w:gridAfter w:val="4"/>
          <w:wAfter w:w="6722" w:type="dxa"/>
          <w:trHeight w:val="255"/>
          <w:del w:id="727" w:author="Coilin" w:date="2016-03-21T16:45:00Z"/>
          <w:trPrChange w:id="728" w:author="Coilin" w:date="2016-03-21T16:45:00Z">
            <w:trPr>
              <w:gridAfter w:val="4"/>
              <w:trHeight w:val="255"/>
            </w:trPr>
          </w:trPrChange>
        </w:trPr>
        <w:tc>
          <w:tcPr>
            <w:tcW w:w="2694" w:type="dxa"/>
            <w:shd w:val="clear" w:color="auto" w:fill="auto"/>
            <w:noWrap/>
            <w:vAlign w:val="bottom"/>
            <w:hideMark/>
            <w:tcPrChange w:id="729" w:author="Coilin" w:date="2016-03-21T16:45:00Z">
              <w:tcPr>
                <w:tcW w:w="2694" w:type="dxa"/>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730" w:author="Coilin" w:date="2016-03-21T16:45:00Z"/>
                <w:rFonts w:eastAsia="Times New Roman" w:cs="Arial"/>
                <w:sz w:val="24"/>
                <w:szCs w:val="24"/>
                <w:lang w:eastAsia="en-IE"/>
              </w:rPr>
            </w:pPr>
            <w:del w:id="731"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732"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733" w:author="Coilin" w:date="2016-03-21T16:45:00Z"/>
                <w:rFonts w:eastAsia="Times New Roman" w:cs="Arial"/>
                <w:sz w:val="24"/>
                <w:szCs w:val="24"/>
                <w:lang w:eastAsia="en-IE"/>
              </w:rPr>
            </w:pPr>
            <w:del w:id="734"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735"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736" w:author="Coilin" w:date="2016-03-21T16:45:00Z"/>
                <w:rFonts w:eastAsia="Times New Roman" w:cs="Arial"/>
                <w:sz w:val="24"/>
                <w:szCs w:val="24"/>
                <w:lang w:eastAsia="en-IE"/>
              </w:rPr>
            </w:pPr>
            <w:del w:id="737" w:author="Coilin" w:date="2016-03-21T16:45:00Z">
              <w:r w:rsidRPr="000B1DDB" w:rsidDel="00EC5C94">
                <w:rPr>
                  <w:rFonts w:eastAsia="Times New Roman" w:cs="Arial"/>
                  <w:sz w:val="24"/>
                  <w:szCs w:val="24"/>
                  <w:lang w:eastAsia="en-IE"/>
                </w:rPr>
                <w:delText>21</w:delText>
              </w:r>
            </w:del>
          </w:p>
        </w:tc>
        <w:tc>
          <w:tcPr>
            <w:tcW w:w="1276" w:type="dxa"/>
            <w:shd w:val="clear" w:color="auto" w:fill="auto"/>
            <w:noWrap/>
            <w:vAlign w:val="bottom"/>
            <w:hideMark/>
            <w:tcPrChange w:id="738" w:author="Coilin" w:date="2016-03-21T16:45:00Z">
              <w:tcPr>
                <w:tcW w:w="1276" w:type="dxa"/>
                <w:gridSpan w:val="2"/>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739" w:author="Coilin" w:date="2016-03-21T16:45:00Z"/>
                <w:rFonts w:eastAsia="Times New Roman" w:cs="Arial"/>
                <w:sz w:val="24"/>
                <w:szCs w:val="24"/>
                <w:lang w:eastAsia="en-IE"/>
              </w:rPr>
            </w:pPr>
            <w:del w:id="740"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EC5C94">
        <w:trPr>
          <w:gridAfter w:val="4"/>
          <w:wAfter w:w="6722" w:type="dxa"/>
          <w:trHeight w:val="255"/>
          <w:del w:id="741" w:author="Coilin" w:date="2016-03-21T16:45:00Z"/>
          <w:trPrChange w:id="742" w:author="Coilin" w:date="2016-03-21T16:45:00Z">
            <w:trPr>
              <w:gridAfter w:val="4"/>
              <w:trHeight w:val="255"/>
            </w:trPr>
          </w:trPrChange>
        </w:trPr>
        <w:tc>
          <w:tcPr>
            <w:tcW w:w="2694" w:type="dxa"/>
            <w:shd w:val="clear" w:color="auto" w:fill="auto"/>
            <w:noWrap/>
            <w:vAlign w:val="bottom"/>
            <w:hideMark/>
            <w:tcPrChange w:id="743" w:author="Coilin" w:date="2016-03-21T16:45:00Z">
              <w:tcPr>
                <w:tcW w:w="2694" w:type="dxa"/>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744" w:author="Coilin" w:date="2016-03-21T16:45:00Z"/>
                <w:rFonts w:eastAsia="Times New Roman" w:cs="Arial"/>
                <w:sz w:val="24"/>
                <w:szCs w:val="24"/>
                <w:lang w:eastAsia="en-IE"/>
              </w:rPr>
            </w:pPr>
            <w:del w:id="745"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46"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747" w:author="Coilin" w:date="2016-03-21T16:45:00Z"/>
                <w:rFonts w:eastAsia="Times New Roman" w:cs="Arial"/>
                <w:sz w:val="24"/>
                <w:szCs w:val="24"/>
                <w:lang w:eastAsia="en-IE"/>
              </w:rPr>
            </w:pPr>
            <w:del w:id="748"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749"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750" w:author="Coilin" w:date="2016-03-21T16:45:00Z"/>
                <w:rFonts w:eastAsia="Times New Roman" w:cs="Arial"/>
                <w:sz w:val="24"/>
                <w:szCs w:val="24"/>
                <w:lang w:eastAsia="en-IE"/>
              </w:rPr>
            </w:pPr>
            <w:del w:id="751" w:author="Coilin" w:date="2016-03-21T16:45:00Z">
              <w:r w:rsidRPr="000B1DDB" w:rsidDel="00EC5C94">
                <w:rPr>
                  <w:rFonts w:eastAsia="Times New Roman" w:cs="Arial"/>
                  <w:sz w:val="24"/>
                  <w:szCs w:val="24"/>
                  <w:lang w:eastAsia="en-IE"/>
                </w:rPr>
                <w:delText>13</w:delText>
              </w:r>
            </w:del>
          </w:p>
        </w:tc>
        <w:tc>
          <w:tcPr>
            <w:tcW w:w="1276" w:type="dxa"/>
            <w:shd w:val="clear" w:color="auto" w:fill="auto"/>
            <w:noWrap/>
            <w:vAlign w:val="bottom"/>
            <w:hideMark/>
            <w:tcPrChange w:id="752" w:author="Coilin" w:date="2016-03-21T16:45:00Z">
              <w:tcPr>
                <w:tcW w:w="1276" w:type="dxa"/>
                <w:gridSpan w:val="2"/>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753" w:author="Coilin" w:date="2016-03-21T16:45:00Z"/>
                <w:rFonts w:eastAsia="Times New Roman" w:cs="Arial"/>
                <w:sz w:val="24"/>
                <w:szCs w:val="24"/>
                <w:lang w:eastAsia="en-IE"/>
              </w:rPr>
            </w:pPr>
            <w:del w:id="754"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EC5C94">
        <w:trPr>
          <w:gridAfter w:val="4"/>
          <w:wAfter w:w="6722" w:type="dxa"/>
          <w:trHeight w:val="255"/>
          <w:del w:id="755" w:author="Coilin" w:date="2016-03-21T16:45:00Z"/>
          <w:trPrChange w:id="756" w:author="Coilin" w:date="2016-03-21T16:45:00Z">
            <w:trPr>
              <w:gridAfter w:val="4"/>
              <w:trHeight w:val="255"/>
            </w:trPr>
          </w:trPrChange>
        </w:trPr>
        <w:tc>
          <w:tcPr>
            <w:tcW w:w="2694" w:type="dxa"/>
            <w:shd w:val="clear" w:color="auto" w:fill="auto"/>
            <w:noWrap/>
            <w:vAlign w:val="bottom"/>
            <w:hideMark/>
            <w:tcPrChange w:id="757" w:author="Coilin" w:date="2016-03-21T16:45:00Z">
              <w:tcPr>
                <w:tcW w:w="2694" w:type="dxa"/>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758" w:author="Coilin" w:date="2016-03-21T16:45:00Z"/>
                <w:rFonts w:eastAsia="Times New Roman" w:cs="Arial"/>
                <w:sz w:val="24"/>
                <w:szCs w:val="24"/>
                <w:lang w:eastAsia="en-IE"/>
              </w:rPr>
            </w:pPr>
            <w:del w:id="759"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60"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761" w:author="Coilin" w:date="2016-03-21T16:45:00Z"/>
                <w:rFonts w:eastAsia="Times New Roman" w:cs="Arial"/>
                <w:sz w:val="24"/>
                <w:szCs w:val="24"/>
                <w:lang w:eastAsia="en-IE"/>
              </w:rPr>
            </w:pPr>
            <w:del w:id="762"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763"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764" w:author="Coilin" w:date="2016-03-21T16:45:00Z"/>
                <w:rFonts w:eastAsia="Times New Roman" w:cs="Arial"/>
                <w:sz w:val="24"/>
                <w:szCs w:val="24"/>
                <w:lang w:eastAsia="en-IE"/>
              </w:rPr>
            </w:pPr>
            <w:del w:id="765" w:author="Coilin" w:date="2016-03-21T16:45:00Z">
              <w:r w:rsidRPr="000B1DDB" w:rsidDel="00EC5C94">
                <w:rPr>
                  <w:rFonts w:eastAsia="Times New Roman" w:cs="Arial"/>
                  <w:sz w:val="24"/>
                  <w:szCs w:val="24"/>
                  <w:lang w:eastAsia="en-IE"/>
                </w:rPr>
                <w:delText>19</w:delText>
              </w:r>
            </w:del>
          </w:p>
        </w:tc>
        <w:tc>
          <w:tcPr>
            <w:tcW w:w="1276" w:type="dxa"/>
            <w:shd w:val="clear" w:color="auto" w:fill="auto"/>
            <w:noWrap/>
            <w:vAlign w:val="bottom"/>
            <w:hideMark/>
            <w:tcPrChange w:id="766" w:author="Coilin" w:date="2016-03-21T16:45:00Z">
              <w:tcPr>
                <w:tcW w:w="1276" w:type="dxa"/>
                <w:gridSpan w:val="2"/>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767" w:author="Coilin" w:date="2016-03-21T16:45:00Z"/>
                <w:rFonts w:eastAsia="Times New Roman" w:cs="Arial"/>
                <w:sz w:val="24"/>
                <w:szCs w:val="24"/>
                <w:lang w:eastAsia="en-IE"/>
              </w:rPr>
            </w:pPr>
            <w:del w:id="768"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EC5C94">
        <w:trPr>
          <w:gridAfter w:val="4"/>
          <w:wAfter w:w="6722" w:type="dxa"/>
          <w:trHeight w:val="255"/>
          <w:del w:id="769" w:author="Coilin" w:date="2016-03-21T16:45:00Z"/>
          <w:trPrChange w:id="770" w:author="Coilin" w:date="2016-03-21T16:45:00Z">
            <w:trPr>
              <w:gridAfter w:val="4"/>
              <w:trHeight w:val="255"/>
            </w:trPr>
          </w:trPrChange>
        </w:trPr>
        <w:tc>
          <w:tcPr>
            <w:tcW w:w="2694" w:type="dxa"/>
            <w:shd w:val="clear" w:color="auto" w:fill="auto"/>
            <w:noWrap/>
            <w:vAlign w:val="bottom"/>
            <w:hideMark/>
            <w:tcPrChange w:id="771" w:author="Coilin" w:date="2016-03-21T16:45:00Z">
              <w:tcPr>
                <w:tcW w:w="2694" w:type="dxa"/>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772" w:author="Coilin" w:date="2016-03-21T16:45:00Z"/>
                <w:rFonts w:eastAsia="Times New Roman" w:cs="Arial"/>
                <w:sz w:val="24"/>
                <w:szCs w:val="24"/>
                <w:lang w:eastAsia="en-IE"/>
              </w:rPr>
            </w:pPr>
            <w:del w:id="773"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74"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775" w:author="Coilin" w:date="2016-03-21T16:45:00Z"/>
                <w:rFonts w:eastAsia="Times New Roman" w:cs="Arial"/>
                <w:sz w:val="24"/>
                <w:szCs w:val="24"/>
                <w:lang w:eastAsia="en-IE"/>
              </w:rPr>
            </w:pPr>
            <w:del w:id="776"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777"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778" w:author="Coilin" w:date="2016-03-21T16:45:00Z"/>
                <w:rFonts w:eastAsia="Times New Roman" w:cs="Arial"/>
                <w:sz w:val="24"/>
                <w:szCs w:val="24"/>
                <w:lang w:eastAsia="en-IE"/>
              </w:rPr>
            </w:pPr>
            <w:del w:id="779" w:author="Coilin" w:date="2016-03-21T16:45:00Z">
              <w:r w:rsidRPr="000B1DDB" w:rsidDel="00EC5C94">
                <w:rPr>
                  <w:rFonts w:eastAsia="Times New Roman" w:cs="Arial"/>
                  <w:sz w:val="24"/>
                  <w:szCs w:val="24"/>
                  <w:lang w:eastAsia="en-IE"/>
                </w:rPr>
                <w:delText>22</w:delText>
              </w:r>
            </w:del>
          </w:p>
        </w:tc>
        <w:tc>
          <w:tcPr>
            <w:tcW w:w="1276" w:type="dxa"/>
            <w:shd w:val="clear" w:color="auto" w:fill="auto"/>
            <w:noWrap/>
            <w:vAlign w:val="bottom"/>
            <w:hideMark/>
            <w:tcPrChange w:id="780" w:author="Coilin" w:date="2016-03-21T16:45:00Z">
              <w:tcPr>
                <w:tcW w:w="1276" w:type="dxa"/>
                <w:gridSpan w:val="2"/>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781" w:author="Coilin" w:date="2016-03-21T16:45:00Z"/>
                <w:rFonts w:eastAsia="Times New Roman" w:cs="Arial"/>
                <w:sz w:val="24"/>
                <w:szCs w:val="24"/>
                <w:lang w:eastAsia="en-IE"/>
              </w:rPr>
            </w:pPr>
            <w:del w:id="782"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EC5C94">
        <w:trPr>
          <w:gridAfter w:val="4"/>
          <w:wAfter w:w="6722" w:type="dxa"/>
          <w:trHeight w:val="255"/>
          <w:del w:id="783" w:author="Coilin" w:date="2016-03-21T16:45:00Z"/>
          <w:trPrChange w:id="784" w:author="Coilin" w:date="2016-03-21T16:45:00Z">
            <w:trPr>
              <w:gridAfter w:val="4"/>
              <w:trHeight w:val="255"/>
            </w:trPr>
          </w:trPrChange>
        </w:trPr>
        <w:tc>
          <w:tcPr>
            <w:tcW w:w="2694" w:type="dxa"/>
            <w:shd w:val="clear" w:color="auto" w:fill="auto"/>
            <w:noWrap/>
            <w:vAlign w:val="bottom"/>
            <w:hideMark/>
            <w:tcPrChange w:id="785" w:author="Coilin" w:date="2016-03-21T16:45:00Z">
              <w:tcPr>
                <w:tcW w:w="2694" w:type="dxa"/>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786" w:author="Coilin" w:date="2016-03-21T16:45:00Z"/>
                <w:rFonts w:eastAsia="Times New Roman" w:cs="Arial"/>
                <w:sz w:val="24"/>
                <w:szCs w:val="24"/>
                <w:lang w:eastAsia="en-IE"/>
              </w:rPr>
            </w:pPr>
            <w:del w:id="787"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788"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789" w:author="Coilin" w:date="2016-03-21T16:45:00Z"/>
                <w:rFonts w:eastAsia="Times New Roman" w:cs="Arial"/>
                <w:sz w:val="24"/>
                <w:szCs w:val="24"/>
                <w:lang w:eastAsia="en-IE"/>
              </w:rPr>
            </w:pPr>
            <w:del w:id="790"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791"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792" w:author="Coilin" w:date="2016-03-21T16:45:00Z"/>
                <w:rFonts w:eastAsia="Times New Roman" w:cs="Arial"/>
                <w:sz w:val="24"/>
                <w:szCs w:val="24"/>
                <w:lang w:eastAsia="en-IE"/>
              </w:rPr>
            </w:pPr>
            <w:del w:id="793" w:author="Coilin" w:date="2016-03-21T16:45:00Z">
              <w:r w:rsidRPr="000B1DDB" w:rsidDel="00EC5C94">
                <w:rPr>
                  <w:rFonts w:eastAsia="Times New Roman" w:cs="Arial"/>
                  <w:sz w:val="24"/>
                  <w:szCs w:val="24"/>
                  <w:lang w:eastAsia="en-IE"/>
                </w:rPr>
                <w:delText>25</w:delText>
              </w:r>
            </w:del>
          </w:p>
        </w:tc>
        <w:tc>
          <w:tcPr>
            <w:tcW w:w="1276" w:type="dxa"/>
            <w:shd w:val="clear" w:color="auto" w:fill="auto"/>
            <w:noWrap/>
            <w:vAlign w:val="bottom"/>
            <w:hideMark/>
            <w:tcPrChange w:id="794" w:author="Coilin" w:date="2016-03-21T16:45:00Z">
              <w:tcPr>
                <w:tcW w:w="1276" w:type="dxa"/>
                <w:gridSpan w:val="2"/>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795" w:author="Coilin" w:date="2016-03-21T16:45:00Z"/>
                <w:rFonts w:eastAsia="Times New Roman" w:cs="Arial"/>
                <w:sz w:val="24"/>
                <w:szCs w:val="24"/>
                <w:lang w:eastAsia="en-IE"/>
              </w:rPr>
            </w:pPr>
            <w:del w:id="796"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EC5C94">
        <w:tblPrEx>
          <w:tblBorders>
            <w:top w:val="none" w:sz="0" w:space="0" w:color="auto"/>
            <w:bottom w:val="none" w:sz="0" w:space="0" w:color="auto"/>
          </w:tblBorders>
          <w:tblPrExChange w:id="797" w:author="Coilin" w:date="2016-03-21T16:45:00Z">
            <w:tblPrEx>
              <w:tblW w:w="9740" w:type="dxa"/>
              <w:tblBorders>
                <w:top w:val="none" w:sz="0" w:space="0" w:color="auto"/>
                <w:bottom w:val="none" w:sz="0" w:space="0" w:color="auto"/>
              </w:tblBorders>
            </w:tblPrEx>
          </w:tblPrExChange>
        </w:tblPrEx>
        <w:trPr>
          <w:trHeight w:val="255"/>
          <w:ins w:id="798" w:author="Coilin" w:date="2016-03-21T15:51:00Z"/>
          <w:trPrChange w:id="799"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800" w:author="Coilin" w:date="2016-03-21T16:45:00Z">
              <w:tcPr>
                <w:tcW w:w="5760" w:type="dxa"/>
                <w:gridSpan w:val="4"/>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801"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802">
                <w:tblGrid>
                  <w:gridCol w:w="5279"/>
                  <w:gridCol w:w="5279"/>
                  <w:gridCol w:w="1701"/>
                  <w:gridCol w:w="1134"/>
                  <w:gridCol w:w="939"/>
                </w:tblGrid>
              </w:tblGridChange>
            </w:tblGrid>
            <w:tr w:rsidR="00952E56" w:rsidRPr="00472734" w14:paraId="11F73EA2" w14:textId="77777777" w:rsidTr="00EC5C94">
              <w:trPr>
                <w:trHeight w:val="255"/>
                <w:ins w:id="803" w:author="Coilin" w:date="2016-03-21T15:59:00Z"/>
                <w:trPrChange w:id="804"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805" w:author="Coilin" w:date="2016-03-21T16:48:00Z">
                    <w:tcPr>
                      <w:tcW w:w="5279" w:type="dxa"/>
                      <w:tcBorders>
                        <w:top w:val="nil"/>
                        <w:left w:val="nil"/>
                        <w:bottom w:val="nil"/>
                        <w:right w:val="nil"/>
                      </w:tcBorders>
                    </w:tcPr>
                  </w:tcPrChange>
                </w:tcPr>
                <w:p w14:paraId="5A85A333" w14:textId="2336FA40" w:rsidR="00952E56" w:rsidRPr="00472734" w:rsidRDefault="00952E56">
                  <w:pPr>
                    <w:spacing w:after="0" w:line="240" w:lineRule="auto"/>
                    <w:rPr>
                      <w:ins w:id="806" w:author="Coilin" w:date="2016-03-21T16:25:00Z"/>
                      <w:rFonts w:ascii="Arial" w:eastAsia="Times New Roman" w:hAnsi="Arial" w:cs="Arial"/>
                      <w:b/>
                      <w:bCs/>
                      <w:sz w:val="20"/>
                      <w:szCs w:val="20"/>
                      <w:lang w:eastAsia="en-IE"/>
                    </w:rPr>
                  </w:pPr>
                  <w:ins w:id="807" w:author="Coilin" w:date="2016-03-21T16:25:00Z">
                    <w:r>
                      <w:rPr>
                        <w:rFonts w:ascii="Arial" w:eastAsia="Times New Roman" w:hAnsi="Arial" w:cs="Arial"/>
                        <w:b/>
                        <w:bCs/>
                        <w:sz w:val="20"/>
                        <w:szCs w:val="20"/>
                        <w:lang w:eastAsia="en-IE"/>
                      </w:rPr>
                      <w:t>ID</w:t>
                    </w:r>
                  </w:ins>
                </w:p>
              </w:tc>
              <w:tc>
                <w:tcPr>
                  <w:tcW w:w="5279" w:type="dxa"/>
                  <w:tcBorders>
                    <w:top w:val="single" w:sz="4" w:space="0" w:color="auto"/>
                    <w:left w:val="nil"/>
                    <w:bottom w:val="single" w:sz="4" w:space="0" w:color="auto"/>
                    <w:right w:val="nil"/>
                  </w:tcBorders>
                  <w:shd w:val="clear" w:color="auto" w:fill="auto"/>
                  <w:noWrap/>
                  <w:vAlign w:val="bottom"/>
                  <w:hideMark/>
                  <w:tcPrChange w:id="808" w:author="Coilin" w:date="2016-03-21T16:48:00Z">
                    <w:tcPr>
                      <w:tcW w:w="5279" w:type="dxa"/>
                      <w:tcBorders>
                        <w:top w:val="nil"/>
                        <w:left w:val="nil"/>
                        <w:bottom w:val="nil"/>
                        <w:right w:val="nil"/>
                      </w:tcBorders>
                      <w:shd w:val="clear" w:color="auto" w:fill="auto"/>
                      <w:noWrap/>
                      <w:vAlign w:val="bottom"/>
                      <w:hideMark/>
                    </w:tcPr>
                  </w:tcPrChange>
                </w:tcPr>
                <w:p w14:paraId="3DE64130" w14:textId="4840017B" w:rsidR="00952E56" w:rsidRPr="00472734" w:rsidRDefault="00952E56" w:rsidP="00472734">
                  <w:pPr>
                    <w:spacing w:after="0" w:line="240" w:lineRule="auto"/>
                    <w:rPr>
                      <w:ins w:id="809" w:author="Coilin" w:date="2016-03-21T15:59:00Z"/>
                      <w:rFonts w:ascii="Arial" w:eastAsia="Times New Roman" w:hAnsi="Arial" w:cs="Arial"/>
                      <w:b/>
                      <w:bCs/>
                      <w:sz w:val="20"/>
                      <w:szCs w:val="20"/>
                      <w:lang w:eastAsia="en-IE"/>
                    </w:rPr>
                  </w:pPr>
                  <w:ins w:id="810" w:author="Coilin" w:date="2016-03-21T15:59:00Z">
                    <w:r w:rsidRPr="00472734">
                      <w:rPr>
                        <w:rFonts w:ascii="Arial" w:eastAsia="Times New Roman" w:hAnsi="Arial" w:cs="Arial"/>
                        <w:b/>
                        <w:bCs/>
                        <w:sz w:val="20"/>
                        <w:szCs w:val="20"/>
                        <w:lang w:eastAsia="en-IE"/>
                      </w:rPr>
                      <w:t>Model</w:t>
                    </w:r>
                  </w:ins>
                </w:p>
              </w:tc>
              <w:tc>
                <w:tcPr>
                  <w:tcW w:w="1701" w:type="dxa"/>
                  <w:tcBorders>
                    <w:top w:val="single" w:sz="4" w:space="0" w:color="auto"/>
                    <w:left w:val="nil"/>
                    <w:bottom w:val="single" w:sz="4" w:space="0" w:color="auto"/>
                    <w:right w:val="nil"/>
                  </w:tcBorders>
                  <w:shd w:val="clear" w:color="auto" w:fill="auto"/>
                  <w:noWrap/>
                  <w:vAlign w:val="bottom"/>
                  <w:hideMark/>
                  <w:tcPrChange w:id="811" w:author="Coilin" w:date="2016-03-21T16:48:00Z">
                    <w:tcPr>
                      <w:tcW w:w="1701" w:type="dxa"/>
                      <w:tcBorders>
                        <w:top w:val="nil"/>
                        <w:left w:val="nil"/>
                        <w:bottom w:val="nil"/>
                        <w:right w:val="nil"/>
                      </w:tcBorders>
                      <w:shd w:val="clear" w:color="auto" w:fill="auto"/>
                      <w:noWrap/>
                      <w:vAlign w:val="bottom"/>
                      <w:hideMark/>
                    </w:tcPr>
                  </w:tcPrChange>
                </w:tcPr>
                <w:p w14:paraId="455FAECC" w14:textId="77777777" w:rsidR="00952E56" w:rsidRPr="00472734" w:rsidRDefault="00952E56" w:rsidP="00472734">
                  <w:pPr>
                    <w:spacing w:after="0" w:line="240" w:lineRule="auto"/>
                    <w:jc w:val="center"/>
                    <w:rPr>
                      <w:ins w:id="812" w:author="Coilin" w:date="2016-03-21T15:59:00Z"/>
                      <w:rFonts w:ascii="Arial" w:eastAsia="Times New Roman" w:hAnsi="Arial" w:cs="Arial"/>
                      <w:b/>
                      <w:bCs/>
                      <w:sz w:val="20"/>
                      <w:szCs w:val="20"/>
                      <w:lang w:eastAsia="en-IE"/>
                    </w:rPr>
                  </w:pPr>
                  <w:ins w:id="813" w:author="Coilin" w:date="2016-03-21T15:59:00Z">
                    <w:r w:rsidRPr="00472734">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Change w:id="814" w:author="Coilin" w:date="2016-03-21T16:48:00Z">
                    <w:tcPr>
                      <w:tcW w:w="1134" w:type="dxa"/>
                      <w:tcBorders>
                        <w:top w:val="nil"/>
                        <w:left w:val="nil"/>
                        <w:bottom w:val="nil"/>
                        <w:right w:val="nil"/>
                      </w:tcBorders>
                      <w:shd w:val="clear" w:color="auto" w:fill="auto"/>
                      <w:noWrap/>
                      <w:vAlign w:val="bottom"/>
                      <w:hideMark/>
                    </w:tcPr>
                  </w:tcPrChange>
                </w:tcPr>
                <w:p w14:paraId="02C19238" w14:textId="77777777" w:rsidR="00952E56" w:rsidRPr="00472734" w:rsidRDefault="00952E56" w:rsidP="00472734">
                  <w:pPr>
                    <w:spacing w:after="0" w:line="240" w:lineRule="auto"/>
                    <w:jc w:val="center"/>
                    <w:rPr>
                      <w:ins w:id="815" w:author="Coilin" w:date="2016-03-21T15:59:00Z"/>
                      <w:rFonts w:ascii="Arial" w:eastAsia="Times New Roman" w:hAnsi="Arial" w:cs="Arial"/>
                      <w:b/>
                      <w:bCs/>
                      <w:sz w:val="20"/>
                      <w:szCs w:val="20"/>
                      <w:lang w:eastAsia="en-IE"/>
                    </w:rPr>
                  </w:pPr>
                  <w:ins w:id="816" w:author="Coilin" w:date="2016-03-21T15:59:00Z">
                    <w:r w:rsidRPr="00472734">
                      <w:rPr>
                        <w:rFonts w:ascii="Arial" w:eastAsia="Times New Roman" w:hAnsi="Arial" w:cs="Arial"/>
                        <w:b/>
                        <w:bCs/>
                        <w:sz w:val="20"/>
                        <w:szCs w:val="20"/>
                        <w:lang w:eastAsia="en-IE"/>
                      </w:rPr>
                      <w:t xml:space="preserve">Model </w:t>
                    </w:r>
                    <w:proofErr w:type="spellStart"/>
                    <w:r w:rsidRPr="00472734">
                      <w:rPr>
                        <w:rFonts w:ascii="Arial" w:eastAsia="Times New Roman" w:hAnsi="Arial" w:cs="Arial"/>
                        <w:b/>
                        <w:bCs/>
                        <w:sz w:val="20"/>
                        <w:szCs w:val="20"/>
                        <w:lang w:eastAsia="en-IE"/>
                      </w:rPr>
                      <w:t>df</w:t>
                    </w:r>
                    <w:proofErr w:type="spellEnd"/>
                  </w:ins>
                </w:p>
              </w:tc>
              <w:tc>
                <w:tcPr>
                  <w:tcW w:w="939" w:type="dxa"/>
                  <w:tcBorders>
                    <w:top w:val="single" w:sz="4" w:space="0" w:color="auto"/>
                    <w:left w:val="nil"/>
                    <w:bottom w:val="single" w:sz="4" w:space="0" w:color="auto"/>
                    <w:right w:val="nil"/>
                  </w:tcBorders>
                  <w:shd w:val="clear" w:color="auto" w:fill="auto"/>
                  <w:noWrap/>
                  <w:vAlign w:val="bottom"/>
                  <w:hideMark/>
                  <w:tcPrChange w:id="817" w:author="Coilin" w:date="2016-03-21T16:48:00Z">
                    <w:tcPr>
                      <w:tcW w:w="599" w:type="dxa"/>
                      <w:tcBorders>
                        <w:top w:val="nil"/>
                        <w:left w:val="nil"/>
                        <w:bottom w:val="nil"/>
                        <w:right w:val="nil"/>
                      </w:tcBorders>
                      <w:shd w:val="clear" w:color="auto" w:fill="auto"/>
                      <w:noWrap/>
                      <w:vAlign w:val="bottom"/>
                      <w:hideMark/>
                    </w:tcPr>
                  </w:tcPrChange>
                </w:tcPr>
                <w:p w14:paraId="5713141B" w14:textId="77777777" w:rsidR="00952E56" w:rsidRPr="00472734" w:rsidRDefault="00952E56" w:rsidP="00472734">
                  <w:pPr>
                    <w:spacing w:after="0" w:line="240" w:lineRule="auto"/>
                    <w:jc w:val="center"/>
                    <w:rPr>
                      <w:ins w:id="818" w:author="Coilin" w:date="2016-03-21T15:59:00Z"/>
                      <w:rFonts w:ascii="Arial" w:eastAsia="Times New Roman" w:hAnsi="Arial" w:cs="Arial"/>
                      <w:b/>
                      <w:bCs/>
                      <w:sz w:val="20"/>
                      <w:szCs w:val="20"/>
                      <w:lang w:eastAsia="en-IE"/>
                    </w:rPr>
                  </w:pPr>
                  <w:ins w:id="819" w:author="Coilin" w:date="2016-03-21T15:59:00Z">
                    <w:r w:rsidRPr="00472734">
                      <w:rPr>
                        <w:rFonts w:ascii="Arial" w:eastAsia="Times New Roman" w:hAnsi="Arial" w:cs="Arial"/>
                        <w:b/>
                        <w:bCs/>
                        <w:sz w:val="20"/>
                        <w:szCs w:val="20"/>
                        <w:lang w:eastAsia="en-IE"/>
                      </w:rPr>
                      <w:t>AIC</w:t>
                    </w:r>
                  </w:ins>
                </w:p>
              </w:tc>
            </w:tr>
            <w:tr w:rsidR="00952E56" w:rsidRPr="00472734" w14:paraId="090ED6CB" w14:textId="77777777" w:rsidTr="00EC5C94">
              <w:trPr>
                <w:trHeight w:val="255"/>
                <w:ins w:id="820" w:author="Coilin" w:date="2016-03-21T15:59:00Z"/>
                <w:trPrChange w:id="821" w:author="Coilin" w:date="2016-03-21T16:48:00Z">
                  <w:trPr>
                    <w:trHeight w:val="255"/>
                  </w:trPr>
                </w:trPrChange>
              </w:trPr>
              <w:tc>
                <w:tcPr>
                  <w:tcW w:w="419" w:type="dxa"/>
                  <w:tcBorders>
                    <w:top w:val="single" w:sz="4" w:space="0" w:color="auto"/>
                    <w:left w:val="nil"/>
                    <w:bottom w:val="nil"/>
                    <w:right w:val="nil"/>
                  </w:tcBorders>
                  <w:tcPrChange w:id="822" w:author="Coilin" w:date="2016-03-21T16:48:00Z">
                    <w:tcPr>
                      <w:tcW w:w="5279" w:type="dxa"/>
                      <w:tcBorders>
                        <w:top w:val="nil"/>
                        <w:left w:val="nil"/>
                        <w:bottom w:val="nil"/>
                        <w:right w:val="nil"/>
                      </w:tcBorders>
                    </w:tcPr>
                  </w:tcPrChange>
                </w:tcPr>
                <w:p w14:paraId="566A9E79" w14:textId="77777777" w:rsidR="00952E56" w:rsidRPr="00952E56" w:rsidRDefault="00952E56" w:rsidP="00472734">
                  <w:pPr>
                    <w:spacing w:after="0" w:line="240" w:lineRule="auto"/>
                    <w:rPr>
                      <w:ins w:id="823" w:author="Coilin" w:date="2016-03-21T16:25:00Z"/>
                      <w:rFonts w:ascii="Arial" w:eastAsia="Times New Roman" w:hAnsi="Arial" w:cs="Arial"/>
                      <w:iCs/>
                      <w:sz w:val="20"/>
                      <w:szCs w:val="20"/>
                      <w:lang w:eastAsia="en-IE"/>
                      <w:rPrChange w:id="824" w:author="Coilin" w:date="2016-03-21T16:26:00Z">
                        <w:rPr>
                          <w:ins w:id="825" w:author="Coilin" w:date="2016-03-21T16:25: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826"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71D89978" w:rsidR="00952E56" w:rsidRPr="00F949E3" w:rsidRDefault="00EC5C94">
                  <w:pPr>
                    <w:spacing w:after="0" w:line="240" w:lineRule="auto"/>
                    <w:rPr>
                      <w:ins w:id="827" w:author="Coilin" w:date="2016-03-21T15:59:00Z"/>
                      <w:rFonts w:ascii="Arial" w:eastAsia="Times New Roman" w:hAnsi="Arial" w:cs="Arial"/>
                      <w:iCs/>
                      <w:sz w:val="20"/>
                      <w:szCs w:val="20"/>
                      <w:lang w:eastAsia="en-IE"/>
                      <w:rPrChange w:id="828" w:author="Coilin" w:date="2016-03-21T16:42:00Z">
                        <w:rPr>
                          <w:ins w:id="829" w:author="Coilin" w:date="2016-03-21T15:59:00Z"/>
                          <w:rFonts w:ascii="Arial" w:eastAsia="Times New Roman" w:hAnsi="Arial" w:cs="Arial"/>
                          <w:i/>
                          <w:iCs/>
                          <w:sz w:val="20"/>
                          <w:szCs w:val="20"/>
                          <w:lang w:eastAsia="en-IE"/>
                        </w:rPr>
                      </w:rPrChange>
                    </w:rPr>
                  </w:pPr>
                  <w:ins w:id="830" w:author="Coilin" w:date="2016-03-21T15:59:00Z">
                    <w:r>
                      <w:rPr>
                        <w:rFonts w:ascii="Arial" w:eastAsia="Times New Roman" w:hAnsi="Arial" w:cs="Arial"/>
                        <w:iCs/>
                        <w:sz w:val="20"/>
                        <w:szCs w:val="20"/>
                        <w:lang w:eastAsia="en-IE"/>
                      </w:rPr>
                      <w:t>Main effects (</w:t>
                    </w:r>
                  </w:ins>
                  <w:ins w:id="831" w:author="Coilin" w:date="2016-03-21T16:51:00Z">
                    <w:r w:rsidRPr="00EC5C94">
                      <w:rPr>
                        <w:rFonts w:ascii="Arial" w:eastAsia="Times New Roman" w:hAnsi="Arial" w:cs="Arial"/>
                        <w:i/>
                        <w:iCs/>
                        <w:sz w:val="20"/>
                        <w:szCs w:val="20"/>
                        <w:lang w:eastAsia="en-IE"/>
                        <w:rPrChange w:id="832" w:author="Coilin" w:date="2016-03-21T16:51:00Z">
                          <w:rPr>
                            <w:rFonts w:ascii="Arial" w:eastAsia="Times New Roman" w:hAnsi="Arial" w:cs="Arial"/>
                            <w:iCs/>
                            <w:sz w:val="20"/>
                            <w:szCs w:val="20"/>
                            <w:lang w:eastAsia="en-IE"/>
                          </w:rPr>
                        </w:rPrChange>
                      </w:rPr>
                      <w:t>W</w:t>
                    </w:r>
                  </w:ins>
                  <w:ins w:id="833" w:author="Coilin" w:date="2016-03-21T15:59:00Z">
                    <w:r>
                      <w:rPr>
                        <w:rFonts w:ascii="Arial" w:eastAsia="Times New Roman" w:hAnsi="Arial" w:cs="Arial"/>
                        <w:iCs/>
                        <w:sz w:val="20"/>
                        <w:szCs w:val="20"/>
                        <w:lang w:eastAsia="en-IE"/>
                      </w:rPr>
                      <w:t xml:space="preserve"> &amp;</w:t>
                    </w:r>
                  </w:ins>
                  <w:ins w:id="834" w:author="Coilin" w:date="2016-03-21T16:49:00Z">
                    <w:r>
                      <w:rPr>
                        <w:rFonts w:ascii="Arial" w:eastAsia="Times New Roman" w:hAnsi="Arial" w:cs="Arial"/>
                        <w:iCs/>
                        <w:sz w:val="20"/>
                        <w:szCs w:val="20"/>
                        <w:lang w:eastAsia="en-IE"/>
                      </w:rPr>
                      <w:t xml:space="preserve"> </w:t>
                    </w:r>
                  </w:ins>
                  <w:ins w:id="835" w:author="Coilin" w:date="2016-03-21T16:51:00Z">
                    <w:r w:rsidRPr="00EC5C94">
                      <w:rPr>
                        <w:rFonts w:ascii="Arial" w:eastAsia="Times New Roman" w:hAnsi="Arial" w:cs="Arial"/>
                        <w:i/>
                        <w:iCs/>
                        <w:sz w:val="20"/>
                        <w:szCs w:val="20"/>
                        <w:lang w:eastAsia="en-IE"/>
                        <w:rPrChange w:id="836" w:author="Coilin" w:date="2016-03-21T16:51:00Z">
                          <w:rPr>
                            <w:rFonts w:ascii="Arial" w:eastAsia="Times New Roman" w:hAnsi="Arial" w:cs="Arial"/>
                            <w:iCs/>
                            <w:sz w:val="20"/>
                            <w:szCs w:val="20"/>
                            <w:lang w:eastAsia="en-IE"/>
                          </w:rPr>
                        </w:rPrChange>
                      </w:rPr>
                      <w:t>NP</w:t>
                    </w:r>
                  </w:ins>
                  <w:ins w:id="837" w:author="Coilin" w:date="2016-03-21T15:59:00Z">
                    <w:r w:rsidR="00952E56" w:rsidRPr="00F949E3">
                      <w:rPr>
                        <w:rFonts w:ascii="Arial" w:eastAsia="Times New Roman" w:hAnsi="Arial" w:cs="Arial"/>
                        <w:iCs/>
                        <w:sz w:val="20"/>
                        <w:szCs w:val="20"/>
                        <w:lang w:eastAsia="en-IE"/>
                        <w:rPrChange w:id="838" w:author="Coilin" w:date="2016-03-21T16:42:00Z">
                          <w:rPr>
                            <w:rFonts w:ascii="Arial" w:eastAsia="Times New Roman" w:hAnsi="Arial" w:cs="Arial"/>
                            <w:i/>
                            <w:iCs/>
                            <w:sz w:val="20"/>
                            <w:szCs w:val="20"/>
                            <w:lang w:eastAsia="en-IE"/>
                          </w:rPr>
                        </w:rPrChang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Change w:id="839" w:author="Coilin" w:date="2016-03-21T16:48:00Z">
                    <w:tcPr>
                      <w:tcW w:w="1134" w:type="dxa"/>
                      <w:tcBorders>
                        <w:top w:val="nil"/>
                        <w:left w:val="nil"/>
                        <w:bottom w:val="nil"/>
                        <w:right w:val="nil"/>
                      </w:tcBorders>
                      <w:shd w:val="clear" w:color="auto" w:fill="auto"/>
                      <w:noWrap/>
                      <w:vAlign w:val="bottom"/>
                      <w:hideMark/>
                    </w:tcPr>
                  </w:tcPrChange>
                </w:tcPr>
                <w:p w14:paraId="5BF417E4" w14:textId="77777777" w:rsidR="00952E56" w:rsidRPr="00472734" w:rsidRDefault="00952E56" w:rsidP="00472734">
                  <w:pPr>
                    <w:spacing w:after="0" w:line="240" w:lineRule="auto"/>
                    <w:rPr>
                      <w:ins w:id="840" w:author="Coilin" w:date="2016-03-21T15:59: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841" w:author="Coilin" w:date="2016-03-21T16:48:00Z">
                    <w:tcPr>
                      <w:tcW w:w="599" w:type="dxa"/>
                      <w:tcBorders>
                        <w:top w:val="nil"/>
                        <w:left w:val="nil"/>
                        <w:bottom w:val="nil"/>
                        <w:right w:val="nil"/>
                      </w:tcBorders>
                      <w:shd w:val="clear" w:color="auto" w:fill="auto"/>
                      <w:noWrap/>
                      <w:vAlign w:val="bottom"/>
                      <w:hideMark/>
                    </w:tcPr>
                  </w:tcPrChange>
                </w:tcPr>
                <w:p w14:paraId="3E45710D" w14:textId="77777777" w:rsidR="00952E56" w:rsidRPr="00472734" w:rsidRDefault="00952E56" w:rsidP="00472734">
                  <w:pPr>
                    <w:spacing w:after="0" w:line="240" w:lineRule="auto"/>
                    <w:jc w:val="center"/>
                    <w:rPr>
                      <w:ins w:id="842" w:author="Coilin" w:date="2016-03-21T15:59:00Z"/>
                      <w:rFonts w:ascii="Times New Roman" w:eastAsia="Times New Roman" w:hAnsi="Times New Roman" w:cs="Times New Roman"/>
                      <w:sz w:val="20"/>
                      <w:szCs w:val="20"/>
                      <w:lang w:eastAsia="en-IE"/>
                    </w:rPr>
                  </w:pPr>
                </w:p>
              </w:tc>
            </w:tr>
            <w:tr w:rsidR="00952E56" w:rsidRPr="00472734" w14:paraId="20F973C8" w14:textId="77777777" w:rsidTr="00EC5C94">
              <w:trPr>
                <w:trHeight w:val="315"/>
                <w:ins w:id="843" w:author="Coilin" w:date="2016-03-21T15:59:00Z"/>
                <w:trPrChange w:id="844" w:author="Coilin" w:date="2016-03-21T16:52:00Z">
                  <w:trPr>
                    <w:trHeight w:val="315"/>
                  </w:trPr>
                </w:trPrChange>
              </w:trPr>
              <w:tc>
                <w:tcPr>
                  <w:tcW w:w="419" w:type="dxa"/>
                  <w:tcBorders>
                    <w:top w:val="nil"/>
                    <w:left w:val="nil"/>
                    <w:bottom w:val="nil"/>
                    <w:right w:val="nil"/>
                  </w:tcBorders>
                  <w:vAlign w:val="bottom"/>
                  <w:tcPrChange w:id="845" w:author="Coilin" w:date="2016-03-21T16:52:00Z">
                    <w:tcPr>
                      <w:tcW w:w="5279" w:type="dxa"/>
                      <w:tcBorders>
                        <w:top w:val="nil"/>
                        <w:left w:val="nil"/>
                        <w:bottom w:val="nil"/>
                        <w:right w:val="nil"/>
                      </w:tcBorders>
                    </w:tcPr>
                  </w:tcPrChange>
                </w:tcPr>
                <w:p w14:paraId="034F46A9" w14:textId="27408783" w:rsidR="00952E56" w:rsidRPr="00DA7034" w:rsidRDefault="00952E56">
                  <w:pPr>
                    <w:spacing w:after="0" w:line="240" w:lineRule="auto"/>
                    <w:rPr>
                      <w:ins w:id="846" w:author="Coilin" w:date="2016-03-21T16:25:00Z"/>
                      <w:rFonts w:ascii="Cambria" w:eastAsia="Times New Roman" w:hAnsi="Cambria" w:cs="Times New Roman"/>
                      <w:sz w:val="20"/>
                      <w:szCs w:val="20"/>
                      <w:lang w:eastAsia="en-IE"/>
                    </w:rPr>
                  </w:pPr>
                  <w:ins w:id="847" w:author="Coilin" w:date="2016-03-21T16:26:00Z">
                    <w:r>
                      <w:rPr>
                        <w:rFonts w:ascii="Cambria" w:eastAsia="Times New Roman" w:hAnsi="Cambria" w:cs="Times New Roman"/>
                        <w:sz w:val="20"/>
                        <w:szCs w:val="20"/>
                        <w:lang w:eastAsia="en-IE"/>
                      </w:rPr>
                      <w:t>1</w:t>
                    </w:r>
                  </w:ins>
                </w:p>
              </w:tc>
              <w:tc>
                <w:tcPr>
                  <w:tcW w:w="5279" w:type="dxa"/>
                  <w:tcBorders>
                    <w:top w:val="nil"/>
                    <w:left w:val="nil"/>
                    <w:bottom w:val="nil"/>
                    <w:right w:val="nil"/>
                  </w:tcBorders>
                  <w:shd w:val="clear" w:color="auto" w:fill="auto"/>
                  <w:noWrap/>
                  <w:vAlign w:val="bottom"/>
                  <w:hideMark/>
                  <w:tcPrChange w:id="848" w:author="Coilin" w:date="2016-03-21T16:52:00Z">
                    <w:tcPr>
                      <w:tcW w:w="5279" w:type="dxa"/>
                      <w:tcBorders>
                        <w:top w:val="nil"/>
                        <w:left w:val="nil"/>
                        <w:bottom w:val="nil"/>
                        <w:right w:val="nil"/>
                      </w:tcBorders>
                      <w:shd w:val="clear" w:color="auto" w:fill="auto"/>
                      <w:noWrap/>
                      <w:vAlign w:val="bottom"/>
                      <w:hideMark/>
                    </w:tcPr>
                  </w:tcPrChange>
                </w:tcPr>
                <w:p w14:paraId="1952DFC6" w14:textId="534E70EE" w:rsidR="00952E56" w:rsidRPr="003111C4" w:rsidRDefault="00696635">
                  <w:pPr>
                    <w:spacing w:after="0" w:line="240" w:lineRule="auto"/>
                    <w:rPr>
                      <w:ins w:id="849" w:author="Coilin" w:date="2016-03-21T15:59:00Z"/>
                      <w:rFonts w:ascii="Arial" w:eastAsia="Times New Roman" w:hAnsi="Arial" w:cs="Arial"/>
                      <w:sz w:val="20"/>
                      <w:szCs w:val="20"/>
                      <w:lang w:eastAsia="en-IE"/>
                    </w:rPr>
                  </w:pPr>
                  <m:oMathPara>
                    <m:oMathParaPr>
                      <m:jc m:val="left"/>
                    </m:oMathParaPr>
                    <m:oMath>
                      <m:sSub>
                        <m:sSubPr>
                          <m:ctrlPr>
                            <w:ins w:id="850" w:author="Coilin" w:date="2016-03-21T16:01:00Z">
                              <w:rPr>
                                <w:rFonts w:ascii="Cambria Math" w:eastAsia="Times New Roman" w:hAnsi="Cambria Math" w:cs="Arial"/>
                                <w:i/>
                                <w:sz w:val="20"/>
                                <w:szCs w:val="20"/>
                                <w:lang w:eastAsia="en-IE"/>
                              </w:rPr>
                            </w:ins>
                          </m:ctrlPr>
                        </m:sSubPr>
                        <m:e>
                          <m:r>
                            <w:ins w:id="851" w:author="Coilin" w:date="2016-03-21T16:01:00Z">
                              <w:rPr>
                                <w:rFonts w:ascii="Cambria Math" w:eastAsia="Times New Roman" w:hAnsi="Cambria Math" w:cs="Arial"/>
                                <w:sz w:val="20"/>
                                <w:szCs w:val="20"/>
                                <w:lang w:eastAsia="en-IE"/>
                              </w:rPr>
                              <m:t>β</m:t>
                            </w:ins>
                          </m:r>
                        </m:e>
                        <m:sub>
                          <m:r>
                            <w:ins w:id="852" w:author="Coilin" w:date="2016-03-21T16:01:00Z">
                              <w:rPr>
                                <w:rFonts w:ascii="Cambria Math" w:eastAsia="Times New Roman" w:hAnsi="Cambria Math" w:cs="Arial"/>
                                <w:sz w:val="20"/>
                                <w:szCs w:val="20"/>
                                <w:lang w:eastAsia="en-IE"/>
                              </w:rPr>
                              <m:t>0,j</m:t>
                            </w:ins>
                          </m:r>
                        </m:sub>
                      </m:sSub>
                    </m:oMath>
                  </m:oMathPara>
                </w:p>
              </w:tc>
              <w:tc>
                <w:tcPr>
                  <w:tcW w:w="1701" w:type="dxa"/>
                  <w:tcBorders>
                    <w:top w:val="nil"/>
                    <w:left w:val="nil"/>
                    <w:bottom w:val="nil"/>
                    <w:right w:val="nil"/>
                  </w:tcBorders>
                  <w:shd w:val="clear" w:color="auto" w:fill="auto"/>
                  <w:noWrap/>
                  <w:vAlign w:val="bottom"/>
                  <w:hideMark/>
                  <w:tcPrChange w:id="853" w:author="Coilin" w:date="2016-03-21T16:52:00Z">
                    <w:tcPr>
                      <w:tcW w:w="1701" w:type="dxa"/>
                      <w:tcBorders>
                        <w:top w:val="nil"/>
                        <w:left w:val="nil"/>
                        <w:bottom w:val="nil"/>
                        <w:right w:val="nil"/>
                      </w:tcBorders>
                      <w:shd w:val="clear" w:color="auto" w:fill="auto"/>
                      <w:noWrap/>
                      <w:vAlign w:val="bottom"/>
                      <w:hideMark/>
                    </w:tcPr>
                  </w:tcPrChange>
                </w:tcPr>
                <w:p w14:paraId="1B5F60FC" w14:textId="77777777" w:rsidR="00952E56" w:rsidRPr="00472734" w:rsidRDefault="00952E56" w:rsidP="00472734">
                  <w:pPr>
                    <w:spacing w:after="0" w:line="240" w:lineRule="auto"/>
                    <w:jc w:val="center"/>
                    <w:rPr>
                      <w:ins w:id="854" w:author="Coilin" w:date="2016-03-21T15:59:00Z"/>
                      <w:rFonts w:ascii="Arial" w:eastAsia="Times New Roman" w:hAnsi="Arial" w:cs="Arial"/>
                      <w:sz w:val="20"/>
                      <w:szCs w:val="20"/>
                      <w:lang w:eastAsia="en-IE"/>
                    </w:rPr>
                  </w:pPr>
                  <w:ins w:id="855" w:author="Coilin" w:date="2016-03-21T15:59:00Z">
                    <w:r w:rsidRPr="00472734">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Change w:id="856" w:author="Coilin" w:date="2016-03-21T16:52:00Z">
                    <w:tcPr>
                      <w:tcW w:w="1134" w:type="dxa"/>
                      <w:tcBorders>
                        <w:top w:val="nil"/>
                        <w:left w:val="nil"/>
                        <w:bottom w:val="nil"/>
                        <w:right w:val="nil"/>
                      </w:tcBorders>
                      <w:shd w:val="clear" w:color="auto" w:fill="auto"/>
                      <w:noWrap/>
                      <w:vAlign w:val="bottom"/>
                      <w:hideMark/>
                    </w:tcPr>
                  </w:tcPrChange>
                </w:tcPr>
                <w:p w14:paraId="351863E9" w14:textId="77777777" w:rsidR="00952E56" w:rsidRPr="00472734" w:rsidRDefault="00952E56" w:rsidP="00472734">
                  <w:pPr>
                    <w:spacing w:after="0" w:line="240" w:lineRule="auto"/>
                    <w:jc w:val="center"/>
                    <w:rPr>
                      <w:ins w:id="857" w:author="Coilin" w:date="2016-03-21T15:59:00Z"/>
                      <w:rFonts w:ascii="Arial" w:eastAsia="Times New Roman" w:hAnsi="Arial" w:cs="Arial"/>
                      <w:sz w:val="20"/>
                      <w:szCs w:val="20"/>
                      <w:lang w:eastAsia="en-IE"/>
                    </w:rPr>
                  </w:pPr>
                  <w:ins w:id="858" w:author="Coilin" w:date="2016-03-21T15:59:00Z">
                    <w:r w:rsidRPr="00472734">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Change w:id="859" w:author="Coilin" w:date="2016-03-21T16:52:00Z">
                    <w:tcPr>
                      <w:tcW w:w="599" w:type="dxa"/>
                      <w:tcBorders>
                        <w:top w:val="nil"/>
                        <w:left w:val="nil"/>
                        <w:bottom w:val="nil"/>
                        <w:right w:val="nil"/>
                      </w:tcBorders>
                      <w:shd w:val="clear" w:color="auto" w:fill="auto"/>
                      <w:noWrap/>
                      <w:vAlign w:val="bottom"/>
                      <w:hideMark/>
                    </w:tcPr>
                  </w:tcPrChange>
                </w:tcPr>
                <w:p w14:paraId="03BDBC9D" w14:textId="77777777" w:rsidR="00952E56" w:rsidRPr="00472734" w:rsidRDefault="00952E56" w:rsidP="00472734">
                  <w:pPr>
                    <w:spacing w:after="0" w:line="240" w:lineRule="auto"/>
                    <w:jc w:val="center"/>
                    <w:rPr>
                      <w:ins w:id="860" w:author="Coilin" w:date="2016-03-21T15:59:00Z"/>
                      <w:rFonts w:ascii="Arial" w:eastAsia="Times New Roman" w:hAnsi="Arial" w:cs="Arial"/>
                      <w:sz w:val="20"/>
                      <w:szCs w:val="20"/>
                      <w:lang w:eastAsia="en-IE"/>
                    </w:rPr>
                  </w:pPr>
                  <w:ins w:id="861" w:author="Coilin" w:date="2016-03-21T15:59:00Z">
                    <w:r w:rsidRPr="00472734">
                      <w:rPr>
                        <w:rFonts w:ascii="Arial" w:eastAsia="Times New Roman" w:hAnsi="Arial" w:cs="Arial"/>
                        <w:sz w:val="20"/>
                        <w:szCs w:val="20"/>
                        <w:lang w:eastAsia="en-IE"/>
                      </w:rPr>
                      <w:t>4231.70</w:t>
                    </w:r>
                  </w:ins>
                </w:p>
              </w:tc>
            </w:tr>
            <w:tr w:rsidR="00952E56" w:rsidRPr="00472734" w14:paraId="1F5259AD" w14:textId="77777777" w:rsidTr="00EC5C94">
              <w:trPr>
                <w:trHeight w:val="315"/>
                <w:ins w:id="862" w:author="Coilin" w:date="2016-03-21T15:59:00Z"/>
                <w:trPrChange w:id="863" w:author="Coilin" w:date="2016-03-21T16:52:00Z">
                  <w:trPr>
                    <w:trHeight w:val="315"/>
                  </w:trPr>
                </w:trPrChange>
              </w:trPr>
              <w:tc>
                <w:tcPr>
                  <w:tcW w:w="419" w:type="dxa"/>
                  <w:tcBorders>
                    <w:top w:val="nil"/>
                    <w:left w:val="nil"/>
                    <w:bottom w:val="nil"/>
                    <w:right w:val="nil"/>
                  </w:tcBorders>
                  <w:vAlign w:val="bottom"/>
                  <w:tcPrChange w:id="864" w:author="Coilin" w:date="2016-03-21T16:52:00Z">
                    <w:tcPr>
                      <w:tcW w:w="5279" w:type="dxa"/>
                      <w:tcBorders>
                        <w:top w:val="nil"/>
                        <w:left w:val="nil"/>
                        <w:bottom w:val="nil"/>
                        <w:right w:val="nil"/>
                      </w:tcBorders>
                    </w:tcPr>
                  </w:tcPrChange>
                </w:tcPr>
                <w:p w14:paraId="7877CD8B" w14:textId="719B7D82" w:rsidR="00952E56" w:rsidRPr="00DA7034" w:rsidRDefault="00952E56">
                  <w:pPr>
                    <w:spacing w:after="0" w:line="240" w:lineRule="auto"/>
                    <w:rPr>
                      <w:ins w:id="865" w:author="Coilin" w:date="2016-03-21T16:25:00Z"/>
                      <w:rFonts w:ascii="Calibri" w:eastAsia="Calibri" w:hAnsi="Calibri" w:cs="Times New Roman"/>
                      <w:sz w:val="20"/>
                      <w:szCs w:val="20"/>
                      <w:lang w:eastAsia="en-IE"/>
                    </w:rPr>
                  </w:pPr>
                  <w:ins w:id="866" w:author="Coilin" w:date="2016-03-21T16:26:00Z">
                    <w:r>
                      <w:rPr>
                        <w:rFonts w:ascii="Calibri" w:eastAsia="Calibri" w:hAnsi="Calibri" w:cs="Times New Roman"/>
                        <w:sz w:val="20"/>
                        <w:szCs w:val="20"/>
                        <w:lang w:eastAsia="en-IE"/>
                      </w:rPr>
                      <w:t>2</w:t>
                    </w:r>
                  </w:ins>
                </w:p>
              </w:tc>
              <w:tc>
                <w:tcPr>
                  <w:tcW w:w="5279" w:type="dxa"/>
                  <w:tcBorders>
                    <w:top w:val="nil"/>
                    <w:left w:val="nil"/>
                    <w:bottom w:val="nil"/>
                    <w:right w:val="nil"/>
                  </w:tcBorders>
                  <w:shd w:val="clear" w:color="auto" w:fill="auto"/>
                  <w:noWrap/>
                  <w:vAlign w:val="bottom"/>
                  <w:hideMark/>
                  <w:tcPrChange w:id="867" w:author="Coilin" w:date="2016-03-21T16:52:00Z">
                    <w:tcPr>
                      <w:tcW w:w="5279" w:type="dxa"/>
                      <w:tcBorders>
                        <w:top w:val="nil"/>
                        <w:left w:val="nil"/>
                        <w:bottom w:val="nil"/>
                        <w:right w:val="nil"/>
                      </w:tcBorders>
                      <w:shd w:val="clear" w:color="auto" w:fill="auto"/>
                      <w:noWrap/>
                      <w:vAlign w:val="bottom"/>
                      <w:hideMark/>
                    </w:tcPr>
                  </w:tcPrChange>
                </w:tcPr>
                <w:p w14:paraId="1CDB8198" w14:textId="13567FF6" w:rsidR="00952E56" w:rsidRPr="003111C4" w:rsidRDefault="00696635" w:rsidP="00472734">
                  <w:pPr>
                    <w:spacing w:after="0" w:line="240" w:lineRule="auto"/>
                    <w:rPr>
                      <w:ins w:id="868" w:author="Coilin" w:date="2016-03-21T15:59:00Z"/>
                      <w:rFonts w:ascii="Arial" w:eastAsia="Times New Roman" w:hAnsi="Arial" w:cs="Arial"/>
                      <w:sz w:val="20"/>
                      <w:szCs w:val="20"/>
                      <w:lang w:eastAsia="en-IE"/>
                    </w:rPr>
                  </w:pPr>
                  <m:oMathPara>
                    <m:oMathParaPr>
                      <m:jc m:val="left"/>
                    </m:oMathParaPr>
                    <m:oMath>
                      <m:sSub>
                        <m:sSubPr>
                          <m:ctrlPr>
                            <w:ins w:id="869" w:author="Coilin" w:date="2016-03-21T16:01:00Z">
                              <w:rPr>
                                <w:rFonts w:ascii="Cambria Math" w:eastAsia="Times New Roman" w:hAnsi="Cambria Math" w:cs="Arial"/>
                                <w:i/>
                                <w:sz w:val="20"/>
                                <w:szCs w:val="20"/>
                                <w:lang w:eastAsia="en-IE"/>
                              </w:rPr>
                            </w:ins>
                          </m:ctrlPr>
                        </m:sSubPr>
                        <m:e>
                          <m:r>
                            <w:ins w:id="870" w:author="Coilin" w:date="2016-03-21T16:01:00Z">
                              <w:rPr>
                                <w:rFonts w:ascii="Cambria Math" w:eastAsia="Times New Roman" w:hAnsi="Cambria Math" w:cs="Arial"/>
                                <w:sz w:val="20"/>
                                <w:szCs w:val="20"/>
                                <w:lang w:eastAsia="en-IE"/>
                              </w:rPr>
                              <m:t>β</m:t>
                            </w:ins>
                          </m:r>
                        </m:e>
                        <m:sub>
                          <m:r>
                            <w:ins w:id="871" w:author="Coilin" w:date="2016-03-21T16:01:00Z">
                              <w:rPr>
                                <w:rFonts w:ascii="Cambria Math" w:eastAsia="Times New Roman" w:hAnsi="Cambria Math" w:cs="Arial"/>
                                <w:sz w:val="20"/>
                                <w:szCs w:val="20"/>
                                <w:lang w:eastAsia="en-IE"/>
                              </w:rPr>
                              <m:t>0,j</m:t>
                            </w:ins>
                          </m:r>
                        </m:sub>
                      </m:sSub>
                      <m:r>
                        <w:ins w:id="872" w:author="Coilin" w:date="2016-03-21T16:01:00Z">
                          <w:rPr>
                            <w:rFonts w:ascii="Cambria Math" w:eastAsia="Times New Roman" w:hAnsi="Cambria Math" w:cs="Arial"/>
                            <w:sz w:val="20"/>
                            <w:szCs w:val="20"/>
                            <w:lang w:eastAsia="en-IE"/>
                          </w:rPr>
                          <m:t xml:space="preserve">+ </m:t>
                        </w:ins>
                      </m:r>
                      <m:sSub>
                        <m:sSubPr>
                          <m:ctrlPr>
                            <w:ins w:id="873" w:author="Coilin" w:date="2016-03-21T16:01:00Z">
                              <w:rPr>
                                <w:rFonts w:ascii="Cambria Math" w:eastAsia="Times New Roman" w:hAnsi="Cambria Math" w:cs="Arial"/>
                                <w:i/>
                                <w:sz w:val="20"/>
                                <w:szCs w:val="20"/>
                                <w:lang w:eastAsia="en-IE"/>
                              </w:rPr>
                            </w:ins>
                          </m:ctrlPr>
                        </m:sSubPr>
                        <m:e>
                          <m:r>
                            <w:ins w:id="874" w:author="Coilin" w:date="2016-03-21T16:01:00Z">
                              <w:rPr>
                                <w:rFonts w:ascii="Cambria Math" w:eastAsia="Times New Roman" w:hAnsi="Cambria Math" w:cs="Arial"/>
                                <w:sz w:val="20"/>
                                <w:szCs w:val="20"/>
                                <w:lang w:eastAsia="en-IE"/>
                              </w:rPr>
                              <m:t>β</m:t>
                            </w:ins>
                          </m:r>
                        </m:e>
                        <m:sub>
                          <m:r>
                            <w:ins w:id="875" w:author="Coilin" w:date="2016-03-21T16:01:00Z">
                              <w:rPr>
                                <w:rFonts w:ascii="Cambria Math" w:eastAsia="Times New Roman" w:hAnsi="Cambria Math" w:cs="Arial"/>
                                <w:sz w:val="20"/>
                                <w:szCs w:val="20"/>
                                <w:lang w:eastAsia="en-IE"/>
                              </w:rPr>
                              <m:t>1,j</m:t>
                            </w:ins>
                          </m:r>
                        </m:sub>
                      </m:sSub>
                      <m:r>
                        <w:ins w:id="876" w:author="Coilin" w:date="2016-03-21T16:01:00Z">
                          <w:rPr>
                            <w:rFonts w:ascii="Cambria Math" w:eastAsia="Times New Roman" w:hAnsi="Cambria Math" w:cs="Arial"/>
                            <w:sz w:val="20"/>
                            <w:szCs w:val="20"/>
                            <w:lang w:eastAsia="en-IE"/>
                          </w:rPr>
                          <m:t>CL</m:t>
                        </w:ins>
                      </m:r>
                    </m:oMath>
                  </m:oMathPara>
                </w:p>
              </w:tc>
              <w:tc>
                <w:tcPr>
                  <w:tcW w:w="1701" w:type="dxa"/>
                  <w:tcBorders>
                    <w:top w:val="nil"/>
                    <w:left w:val="nil"/>
                    <w:bottom w:val="nil"/>
                    <w:right w:val="nil"/>
                  </w:tcBorders>
                  <w:shd w:val="clear" w:color="auto" w:fill="auto"/>
                  <w:noWrap/>
                  <w:vAlign w:val="bottom"/>
                  <w:hideMark/>
                  <w:tcPrChange w:id="877" w:author="Coilin" w:date="2016-03-21T16:52:00Z">
                    <w:tcPr>
                      <w:tcW w:w="1701" w:type="dxa"/>
                      <w:tcBorders>
                        <w:top w:val="nil"/>
                        <w:left w:val="nil"/>
                        <w:bottom w:val="nil"/>
                        <w:right w:val="nil"/>
                      </w:tcBorders>
                      <w:shd w:val="clear" w:color="auto" w:fill="auto"/>
                      <w:noWrap/>
                      <w:vAlign w:val="bottom"/>
                      <w:hideMark/>
                    </w:tcPr>
                  </w:tcPrChange>
                </w:tcPr>
                <w:p w14:paraId="2C077811" w14:textId="77777777" w:rsidR="00952E56" w:rsidRPr="00472734" w:rsidRDefault="00952E56" w:rsidP="00472734">
                  <w:pPr>
                    <w:spacing w:after="0" w:line="240" w:lineRule="auto"/>
                    <w:jc w:val="center"/>
                    <w:rPr>
                      <w:ins w:id="878" w:author="Coilin" w:date="2016-03-21T15:59:00Z"/>
                      <w:rFonts w:ascii="Arial" w:eastAsia="Times New Roman" w:hAnsi="Arial" w:cs="Arial"/>
                      <w:sz w:val="20"/>
                      <w:szCs w:val="20"/>
                      <w:lang w:eastAsia="en-IE"/>
                    </w:rPr>
                  </w:pPr>
                  <w:ins w:id="879" w:author="Coilin" w:date="2016-03-21T15:59:00Z">
                    <w:r w:rsidRPr="00472734">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Change w:id="880" w:author="Coilin" w:date="2016-03-21T16:52:00Z">
                    <w:tcPr>
                      <w:tcW w:w="1134" w:type="dxa"/>
                      <w:tcBorders>
                        <w:top w:val="nil"/>
                        <w:left w:val="nil"/>
                        <w:bottom w:val="nil"/>
                        <w:right w:val="nil"/>
                      </w:tcBorders>
                      <w:shd w:val="clear" w:color="auto" w:fill="auto"/>
                      <w:noWrap/>
                      <w:vAlign w:val="bottom"/>
                      <w:hideMark/>
                    </w:tcPr>
                  </w:tcPrChange>
                </w:tcPr>
                <w:p w14:paraId="3595E178" w14:textId="77777777" w:rsidR="00952E56" w:rsidRPr="00472734" w:rsidRDefault="00952E56" w:rsidP="00472734">
                  <w:pPr>
                    <w:spacing w:after="0" w:line="240" w:lineRule="auto"/>
                    <w:jc w:val="center"/>
                    <w:rPr>
                      <w:ins w:id="881" w:author="Coilin" w:date="2016-03-21T15:59:00Z"/>
                      <w:rFonts w:ascii="Arial" w:eastAsia="Times New Roman" w:hAnsi="Arial" w:cs="Arial"/>
                      <w:sz w:val="20"/>
                      <w:szCs w:val="20"/>
                      <w:lang w:eastAsia="en-IE"/>
                    </w:rPr>
                  </w:pPr>
                  <w:ins w:id="882"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883" w:author="Coilin" w:date="2016-03-21T16:52:00Z">
                    <w:tcPr>
                      <w:tcW w:w="599" w:type="dxa"/>
                      <w:tcBorders>
                        <w:top w:val="nil"/>
                        <w:left w:val="nil"/>
                        <w:bottom w:val="nil"/>
                        <w:right w:val="nil"/>
                      </w:tcBorders>
                      <w:shd w:val="clear" w:color="auto" w:fill="auto"/>
                      <w:noWrap/>
                      <w:vAlign w:val="bottom"/>
                      <w:hideMark/>
                    </w:tcPr>
                  </w:tcPrChange>
                </w:tcPr>
                <w:p w14:paraId="51F78266" w14:textId="77777777" w:rsidR="00952E56" w:rsidRPr="00472734" w:rsidRDefault="00952E56" w:rsidP="00472734">
                  <w:pPr>
                    <w:spacing w:after="0" w:line="240" w:lineRule="auto"/>
                    <w:jc w:val="center"/>
                    <w:rPr>
                      <w:ins w:id="884" w:author="Coilin" w:date="2016-03-21T15:59:00Z"/>
                      <w:rFonts w:ascii="Arial" w:eastAsia="Times New Roman" w:hAnsi="Arial" w:cs="Arial"/>
                      <w:sz w:val="20"/>
                      <w:szCs w:val="20"/>
                      <w:lang w:eastAsia="en-IE"/>
                    </w:rPr>
                  </w:pPr>
                  <w:ins w:id="885" w:author="Coilin" w:date="2016-03-21T15:59:00Z">
                    <w:r w:rsidRPr="00472734">
                      <w:rPr>
                        <w:rFonts w:ascii="Arial" w:eastAsia="Times New Roman" w:hAnsi="Arial" w:cs="Arial"/>
                        <w:sz w:val="20"/>
                        <w:szCs w:val="20"/>
                        <w:lang w:eastAsia="en-IE"/>
                      </w:rPr>
                      <w:t>4193.22</w:t>
                    </w:r>
                  </w:ins>
                </w:p>
              </w:tc>
            </w:tr>
            <w:tr w:rsidR="00952E56" w:rsidRPr="00472734" w14:paraId="784FC3E6" w14:textId="77777777" w:rsidTr="00EC5C94">
              <w:trPr>
                <w:trHeight w:val="315"/>
                <w:ins w:id="886" w:author="Coilin" w:date="2016-03-21T15:59:00Z"/>
                <w:trPrChange w:id="887" w:author="Coilin" w:date="2016-03-21T16:52:00Z">
                  <w:trPr>
                    <w:trHeight w:val="315"/>
                  </w:trPr>
                </w:trPrChange>
              </w:trPr>
              <w:tc>
                <w:tcPr>
                  <w:tcW w:w="419" w:type="dxa"/>
                  <w:tcBorders>
                    <w:top w:val="nil"/>
                    <w:left w:val="nil"/>
                    <w:bottom w:val="nil"/>
                    <w:right w:val="nil"/>
                  </w:tcBorders>
                  <w:vAlign w:val="bottom"/>
                  <w:tcPrChange w:id="888" w:author="Coilin" w:date="2016-03-21T16:52:00Z">
                    <w:tcPr>
                      <w:tcW w:w="5279" w:type="dxa"/>
                      <w:tcBorders>
                        <w:top w:val="nil"/>
                        <w:left w:val="nil"/>
                        <w:bottom w:val="nil"/>
                        <w:right w:val="nil"/>
                      </w:tcBorders>
                    </w:tcPr>
                  </w:tcPrChange>
                </w:tcPr>
                <w:p w14:paraId="75899242" w14:textId="752AEB05" w:rsidR="00952E56" w:rsidRPr="00DA7034" w:rsidRDefault="00952E56">
                  <w:pPr>
                    <w:spacing w:after="0" w:line="240" w:lineRule="auto"/>
                    <w:rPr>
                      <w:ins w:id="889" w:author="Coilin" w:date="2016-03-21T16:25:00Z"/>
                      <w:rFonts w:ascii="Calibri" w:eastAsia="Calibri" w:hAnsi="Calibri" w:cs="Times New Roman"/>
                      <w:sz w:val="20"/>
                      <w:szCs w:val="20"/>
                      <w:lang w:eastAsia="en-IE"/>
                    </w:rPr>
                  </w:pPr>
                  <w:ins w:id="890" w:author="Coilin" w:date="2016-03-21T16:26:00Z">
                    <w:r>
                      <w:rPr>
                        <w:rFonts w:ascii="Calibri" w:eastAsia="Calibri" w:hAnsi="Calibri" w:cs="Times New Roman"/>
                        <w:sz w:val="20"/>
                        <w:szCs w:val="20"/>
                        <w:lang w:eastAsia="en-IE"/>
                      </w:rPr>
                      <w:t>3</w:t>
                    </w:r>
                  </w:ins>
                </w:p>
              </w:tc>
              <w:tc>
                <w:tcPr>
                  <w:tcW w:w="5279" w:type="dxa"/>
                  <w:tcBorders>
                    <w:top w:val="nil"/>
                    <w:left w:val="nil"/>
                    <w:bottom w:val="nil"/>
                    <w:right w:val="nil"/>
                  </w:tcBorders>
                  <w:shd w:val="clear" w:color="auto" w:fill="auto"/>
                  <w:noWrap/>
                  <w:vAlign w:val="bottom"/>
                  <w:hideMark/>
                  <w:tcPrChange w:id="891" w:author="Coilin" w:date="2016-03-21T16:52:00Z">
                    <w:tcPr>
                      <w:tcW w:w="5279" w:type="dxa"/>
                      <w:tcBorders>
                        <w:top w:val="nil"/>
                        <w:left w:val="nil"/>
                        <w:bottom w:val="nil"/>
                        <w:right w:val="nil"/>
                      </w:tcBorders>
                      <w:shd w:val="clear" w:color="auto" w:fill="auto"/>
                      <w:noWrap/>
                      <w:vAlign w:val="bottom"/>
                      <w:hideMark/>
                    </w:tcPr>
                  </w:tcPrChange>
                </w:tcPr>
                <w:p w14:paraId="3546F46D" w14:textId="271541C9" w:rsidR="00952E56" w:rsidRPr="003111C4" w:rsidRDefault="00696635">
                  <w:pPr>
                    <w:spacing w:after="0" w:line="240" w:lineRule="auto"/>
                    <w:rPr>
                      <w:ins w:id="892" w:author="Coilin" w:date="2016-03-21T15:59:00Z"/>
                      <w:rFonts w:ascii="Arial" w:eastAsia="Times New Roman" w:hAnsi="Arial" w:cs="Arial"/>
                      <w:sz w:val="20"/>
                      <w:szCs w:val="20"/>
                      <w:lang w:eastAsia="en-IE"/>
                    </w:rPr>
                  </w:pPr>
                  <m:oMathPara>
                    <m:oMathParaPr>
                      <m:jc m:val="left"/>
                    </m:oMathParaPr>
                    <m:oMath>
                      <m:sSub>
                        <m:sSubPr>
                          <m:ctrlPr>
                            <w:ins w:id="893" w:author="Coilin" w:date="2016-03-21T16:02:00Z">
                              <w:rPr>
                                <w:rFonts w:ascii="Cambria Math" w:eastAsia="Times New Roman" w:hAnsi="Cambria Math" w:cs="Arial"/>
                                <w:i/>
                                <w:sz w:val="20"/>
                                <w:szCs w:val="20"/>
                                <w:lang w:eastAsia="en-IE"/>
                              </w:rPr>
                            </w:ins>
                          </m:ctrlPr>
                        </m:sSubPr>
                        <m:e>
                          <m:r>
                            <w:ins w:id="894" w:author="Coilin" w:date="2016-03-21T16:02:00Z">
                              <w:rPr>
                                <w:rFonts w:ascii="Cambria Math" w:eastAsia="Times New Roman" w:hAnsi="Cambria Math" w:cs="Arial"/>
                                <w:sz w:val="20"/>
                                <w:szCs w:val="20"/>
                                <w:lang w:eastAsia="en-IE"/>
                              </w:rPr>
                              <m:t>β</m:t>
                            </w:ins>
                          </m:r>
                        </m:e>
                        <m:sub>
                          <m:r>
                            <w:ins w:id="895" w:author="Coilin" w:date="2016-03-21T16:02:00Z">
                              <w:rPr>
                                <w:rFonts w:ascii="Cambria Math" w:eastAsia="Times New Roman" w:hAnsi="Cambria Math" w:cs="Arial"/>
                                <w:sz w:val="20"/>
                                <w:szCs w:val="20"/>
                                <w:lang w:eastAsia="en-IE"/>
                              </w:rPr>
                              <m:t>0,j</m:t>
                            </w:ins>
                          </m:r>
                        </m:sub>
                      </m:sSub>
                      <m:r>
                        <w:ins w:id="896" w:author="Coilin" w:date="2016-03-21T16:02:00Z">
                          <w:rPr>
                            <w:rFonts w:ascii="Cambria Math" w:eastAsia="Times New Roman" w:hAnsi="Cambria Math" w:cs="Arial"/>
                            <w:sz w:val="20"/>
                            <w:szCs w:val="20"/>
                            <w:lang w:eastAsia="en-IE"/>
                          </w:rPr>
                          <m:t xml:space="preserve">+ </m:t>
                        </w:ins>
                      </m:r>
                      <m:sSub>
                        <m:sSubPr>
                          <m:ctrlPr>
                            <w:ins w:id="897" w:author="Coilin" w:date="2016-03-21T16:02:00Z">
                              <w:rPr>
                                <w:rFonts w:ascii="Cambria Math" w:eastAsia="Times New Roman" w:hAnsi="Cambria Math" w:cs="Arial"/>
                                <w:i/>
                                <w:sz w:val="20"/>
                                <w:szCs w:val="20"/>
                                <w:lang w:eastAsia="en-IE"/>
                              </w:rPr>
                            </w:ins>
                          </m:ctrlPr>
                        </m:sSubPr>
                        <m:e>
                          <m:r>
                            <w:ins w:id="898" w:author="Coilin" w:date="2016-03-21T16:02:00Z">
                              <w:rPr>
                                <w:rFonts w:ascii="Cambria Math" w:eastAsia="Times New Roman" w:hAnsi="Cambria Math" w:cs="Arial"/>
                                <w:sz w:val="20"/>
                                <w:szCs w:val="20"/>
                                <w:lang w:eastAsia="en-IE"/>
                              </w:rPr>
                              <m:t>δ</m:t>
                            </w:ins>
                          </m:r>
                        </m:e>
                        <m:sub>
                          <m:r>
                            <w:ins w:id="899" w:author="Coilin" w:date="2016-03-21T16:03:00Z">
                              <w:rPr>
                                <w:rFonts w:ascii="Cambria Math" w:eastAsia="Times New Roman" w:hAnsi="Cambria Math" w:cs="Arial"/>
                                <w:sz w:val="20"/>
                                <w:szCs w:val="20"/>
                                <w:lang w:eastAsia="en-IE"/>
                              </w:rPr>
                              <m:t>1</m:t>
                            </w:ins>
                          </m:r>
                        </m:sub>
                      </m:sSub>
                      <m:r>
                        <w:ins w:id="900" w:author="Coilin" w:date="2016-03-21T16:03:00Z">
                          <w:rPr>
                            <w:rFonts w:ascii="Cambria Math" w:eastAsia="Times New Roman" w:hAnsi="Cambria Math" w:cs="Arial"/>
                            <w:sz w:val="20"/>
                            <w:szCs w:val="20"/>
                            <w:lang w:eastAsia="en-IE"/>
                          </w:rPr>
                          <m:t xml:space="preserve">PI+ </m:t>
                        </w:ins>
                      </m:r>
                      <m:sSub>
                        <m:sSubPr>
                          <m:ctrlPr>
                            <w:ins w:id="901" w:author="Coilin" w:date="2016-03-21T16:03:00Z">
                              <w:rPr>
                                <w:rFonts w:ascii="Cambria Math" w:eastAsia="Times New Roman" w:hAnsi="Cambria Math" w:cs="Arial"/>
                                <w:i/>
                                <w:sz w:val="20"/>
                                <w:szCs w:val="20"/>
                                <w:lang w:eastAsia="en-IE"/>
                              </w:rPr>
                            </w:ins>
                          </m:ctrlPr>
                        </m:sSubPr>
                        <m:e>
                          <m:r>
                            <w:ins w:id="902" w:author="Coilin" w:date="2016-03-21T16:03:00Z">
                              <w:rPr>
                                <w:rFonts w:ascii="Cambria Math" w:eastAsia="Times New Roman" w:hAnsi="Cambria Math" w:cs="Arial"/>
                                <w:sz w:val="20"/>
                                <w:szCs w:val="20"/>
                                <w:lang w:eastAsia="en-IE"/>
                              </w:rPr>
                              <m:t>δ</m:t>
                            </w:ins>
                          </m:r>
                        </m:e>
                        <m:sub>
                          <m:r>
                            <w:ins w:id="903" w:author="Coilin" w:date="2016-03-21T16:03:00Z">
                              <w:rPr>
                                <w:rFonts w:ascii="Cambria Math" w:eastAsia="Times New Roman" w:hAnsi="Cambria Math" w:cs="Arial"/>
                                <w:sz w:val="20"/>
                                <w:szCs w:val="20"/>
                                <w:lang w:eastAsia="en-IE"/>
                              </w:rPr>
                              <m:t>2</m:t>
                            </w:ins>
                          </m:r>
                        </m:sub>
                      </m:sSub>
                      <m:r>
                        <w:ins w:id="904" w:author="Coilin" w:date="2016-03-21T16:03:00Z">
                          <w:rPr>
                            <w:rFonts w:ascii="Cambria Math" w:eastAsia="Times New Roman" w:hAnsi="Cambria Math" w:cs="Arial"/>
                            <w:sz w:val="20"/>
                            <w:szCs w:val="20"/>
                            <w:lang w:eastAsia="en-IE"/>
                          </w:rPr>
                          <m:t xml:space="preserve">SI+ </m:t>
                        </w:ins>
                      </m:r>
                      <m:sSub>
                        <m:sSubPr>
                          <m:ctrlPr>
                            <w:ins w:id="905" w:author="Coilin" w:date="2016-03-21T16:03:00Z">
                              <w:rPr>
                                <w:rFonts w:ascii="Cambria Math" w:eastAsia="Times New Roman" w:hAnsi="Cambria Math" w:cs="Arial"/>
                                <w:i/>
                                <w:sz w:val="20"/>
                                <w:szCs w:val="20"/>
                                <w:lang w:eastAsia="en-IE"/>
                              </w:rPr>
                            </w:ins>
                          </m:ctrlPr>
                        </m:sSubPr>
                        <m:e>
                          <m:r>
                            <w:ins w:id="906" w:author="Coilin" w:date="2016-03-21T16:03:00Z">
                              <w:rPr>
                                <w:rFonts w:ascii="Cambria Math" w:eastAsia="Times New Roman" w:hAnsi="Cambria Math" w:cs="Arial"/>
                                <w:sz w:val="20"/>
                                <w:szCs w:val="20"/>
                                <w:lang w:eastAsia="en-IE"/>
                              </w:rPr>
                              <m:t>δ</m:t>
                            </w:ins>
                          </m:r>
                        </m:e>
                        <m:sub>
                          <m:r>
                            <w:ins w:id="907" w:author="Coilin" w:date="2016-03-21T16:03:00Z">
                              <w:rPr>
                                <w:rFonts w:ascii="Cambria Math" w:eastAsia="Times New Roman" w:hAnsi="Cambria Math" w:cs="Arial"/>
                                <w:sz w:val="20"/>
                                <w:szCs w:val="20"/>
                                <w:lang w:eastAsia="en-IE"/>
                              </w:rPr>
                              <m:t>3</m:t>
                            </w:ins>
                          </m:r>
                        </m:sub>
                      </m:sSub>
                      <m:r>
                        <w:ins w:id="908" w:author="Coilin" w:date="2016-03-21T16:03: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909" w:author="Coilin" w:date="2016-03-21T16:52:00Z">
                    <w:tcPr>
                      <w:tcW w:w="1701" w:type="dxa"/>
                      <w:tcBorders>
                        <w:top w:val="nil"/>
                        <w:left w:val="nil"/>
                        <w:bottom w:val="nil"/>
                        <w:right w:val="nil"/>
                      </w:tcBorders>
                      <w:shd w:val="clear" w:color="auto" w:fill="auto"/>
                      <w:noWrap/>
                      <w:vAlign w:val="bottom"/>
                      <w:hideMark/>
                    </w:tcPr>
                  </w:tcPrChange>
                </w:tcPr>
                <w:p w14:paraId="7E1BC45F" w14:textId="77777777" w:rsidR="00952E56" w:rsidRPr="00472734" w:rsidRDefault="00952E56" w:rsidP="00472734">
                  <w:pPr>
                    <w:spacing w:after="0" w:line="240" w:lineRule="auto"/>
                    <w:jc w:val="center"/>
                    <w:rPr>
                      <w:ins w:id="910" w:author="Coilin" w:date="2016-03-21T15:59:00Z"/>
                      <w:rFonts w:ascii="Arial" w:eastAsia="Times New Roman" w:hAnsi="Arial" w:cs="Arial"/>
                      <w:sz w:val="20"/>
                      <w:szCs w:val="20"/>
                      <w:lang w:eastAsia="en-IE"/>
                    </w:rPr>
                  </w:pPr>
                  <w:ins w:id="911" w:author="Coilin" w:date="2016-03-21T15:59:00Z">
                    <w:r w:rsidRPr="00472734">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Change w:id="912" w:author="Coilin" w:date="2016-03-21T16:52:00Z">
                    <w:tcPr>
                      <w:tcW w:w="1134" w:type="dxa"/>
                      <w:tcBorders>
                        <w:top w:val="nil"/>
                        <w:left w:val="nil"/>
                        <w:bottom w:val="nil"/>
                        <w:right w:val="nil"/>
                      </w:tcBorders>
                      <w:shd w:val="clear" w:color="auto" w:fill="auto"/>
                      <w:noWrap/>
                      <w:vAlign w:val="bottom"/>
                      <w:hideMark/>
                    </w:tcPr>
                  </w:tcPrChange>
                </w:tcPr>
                <w:p w14:paraId="0A497B5C" w14:textId="77777777" w:rsidR="00952E56" w:rsidRPr="00472734" w:rsidRDefault="00952E56" w:rsidP="00472734">
                  <w:pPr>
                    <w:spacing w:after="0" w:line="240" w:lineRule="auto"/>
                    <w:jc w:val="center"/>
                    <w:rPr>
                      <w:ins w:id="913" w:author="Coilin" w:date="2016-03-21T15:59:00Z"/>
                      <w:rFonts w:ascii="Arial" w:eastAsia="Times New Roman" w:hAnsi="Arial" w:cs="Arial"/>
                      <w:sz w:val="20"/>
                      <w:szCs w:val="20"/>
                      <w:lang w:eastAsia="en-IE"/>
                    </w:rPr>
                  </w:pPr>
                  <w:ins w:id="914"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915" w:author="Coilin" w:date="2016-03-21T16:52:00Z">
                    <w:tcPr>
                      <w:tcW w:w="599" w:type="dxa"/>
                      <w:tcBorders>
                        <w:top w:val="nil"/>
                        <w:left w:val="nil"/>
                        <w:bottom w:val="nil"/>
                        <w:right w:val="nil"/>
                      </w:tcBorders>
                      <w:shd w:val="clear" w:color="auto" w:fill="auto"/>
                      <w:noWrap/>
                      <w:vAlign w:val="bottom"/>
                      <w:hideMark/>
                    </w:tcPr>
                  </w:tcPrChange>
                </w:tcPr>
                <w:p w14:paraId="400E1BDD" w14:textId="77777777" w:rsidR="00952E56" w:rsidRPr="00472734" w:rsidRDefault="00952E56" w:rsidP="00472734">
                  <w:pPr>
                    <w:spacing w:after="0" w:line="240" w:lineRule="auto"/>
                    <w:jc w:val="center"/>
                    <w:rPr>
                      <w:ins w:id="916" w:author="Coilin" w:date="2016-03-21T15:59:00Z"/>
                      <w:rFonts w:ascii="Arial" w:eastAsia="Times New Roman" w:hAnsi="Arial" w:cs="Arial"/>
                      <w:sz w:val="20"/>
                      <w:szCs w:val="20"/>
                      <w:lang w:eastAsia="en-IE"/>
                    </w:rPr>
                  </w:pPr>
                  <w:ins w:id="917" w:author="Coilin" w:date="2016-03-21T15:59:00Z">
                    <w:r w:rsidRPr="00472734">
                      <w:rPr>
                        <w:rFonts w:ascii="Arial" w:eastAsia="Times New Roman" w:hAnsi="Arial" w:cs="Arial"/>
                        <w:sz w:val="20"/>
                        <w:szCs w:val="20"/>
                        <w:lang w:eastAsia="en-IE"/>
                      </w:rPr>
                      <w:t>4175.26</w:t>
                    </w:r>
                  </w:ins>
                </w:p>
              </w:tc>
            </w:tr>
            <w:tr w:rsidR="00952E56" w:rsidRPr="00472734" w14:paraId="2751E0DB" w14:textId="77777777" w:rsidTr="00EC5C94">
              <w:trPr>
                <w:trHeight w:val="255"/>
                <w:ins w:id="918" w:author="Coilin" w:date="2016-03-21T15:59:00Z"/>
                <w:trPrChange w:id="919" w:author="Coilin" w:date="2016-03-21T16:52:00Z">
                  <w:trPr>
                    <w:trHeight w:val="255"/>
                  </w:trPr>
                </w:trPrChange>
              </w:trPr>
              <w:tc>
                <w:tcPr>
                  <w:tcW w:w="419" w:type="dxa"/>
                  <w:tcBorders>
                    <w:top w:val="nil"/>
                    <w:left w:val="nil"/>
                    <w:bottom w:val="nil"/>
                    <w:right w:val="nil"/>
                  </w:tcBorders>
                  <w:vAlign w:val="bottom"/>
                  <w:tcPrChange w:id="920" w:author="Coilin" w:date="2016-03-21T16:52:00Z">
                    <w:tcPr>
                      <w:tcW w:w="5279" w:type="dxa"/>
                      <w:tcBorders>
                        <w:top w:val="nil"/>
                        <w:left w:val="nil"/>
                        <w:bottom w:val="nil"/>
                        <w:right w:val="nil"/>
                      </w:tcBorders>
                    </w:tcPr>
                  </w:tcPrChange>
                </w:tcPr>
                <w:p w14:paraId="206EC802" w14:textId="0A871655" w:rsidR="00952E56" w:rsidRPr="00DA7034" w:rsidRDefault="00952E56">
                  <w:pPr>
                    <w:spacing w:after="0" w:line="240" w:lineRule="auto"/>
                    <w:rPr>
                      <w:ins w:id="921" w:author="Coilin" w:date="2016-03-21T16:25:00Z"/>
                      <w:rFonts w:ascii="Calibri" w:eastAsia="Calibri" w:hAnsi="Calibri" w:cs="Times New Roman"/>
                      <w:sz w:val="20"/>
                      <w:szCs w:val="20"/>
                      <w:lang w:eastAsia="en-IE"/>
                    </w:rPr>
                  </w:pPr>
                  <w:ins w:id="922" w:author="Coilin" w:date="2016-03-21T16:26:00Z">
                    <w:r>
                      <w:rPr>
                        <w:rFonts w:ascii="Calibri" w:eastAsia="Calibri" w:hAnsi="Calibri" w:cs="Times New Roman"/>
                        <w:sz w:val="20"/>
                        <w:szCs w:val="20"/>
                        <w:lang w:eastAsia="en-IE"/>
                      </w:rPr>
                      <w:t>4</w:t>
                    </w:r>
                  </w:ins>
                </w:p>
              </w:tc>
              <w:tc>
                <w:tcPr>
                  <w:tcW w:w="5279" w:type="dxa"/>
                  <w:tcBorders>
                    <w:top w:val="nil"/>
                    <w:left w:val="nil"/>
                    <w:bottom w:val="nil"/>
                    <w:right w:val="nil"/>
                  </w:tcBorders>
                  <w:shd w:val="clear" w:color="auto" w:fill="auto"/>
                  <w:noWrap/>
                  <w:vAlign w:val="bottom"/>
                  <w:hideMark/>
                  <w:tcPrChange w:id="923" w:author="Coilin" w:date="2016-03-21T16:52:00Z">
                    <w:tcPr>
                      <w:tcW w:w="5279" w:type="dxa"/>
                      <w:tcBorders>
                        <w:top w:val="nil"/>
                        <w:left w:val="nil"/>
                        <w:bottom w:val="nil"/>
                        <w:right w:val="nil"/>
                      </w:tcBorders>
                      <w:shd w:val="clear" w:color="auto" w:fill="auto"/>
                      <w:noWrap/>
                      <w:vAlign w:val="bottom"/>
                      <w:hideMark/>
                    </w:tcPr>
                  </w:tcPrChange>
                </w:tcPr>
                <w:p w14:paraId="271B4DDC" w14:textId="39BCF0CD" w:rsidR="00952E56" w:rsidRPr="003111C4" w:rsidRDefault="00696635">
                  <w:pPr>
                    <w:spacing w:after="0" w:line="240" w:lineRule="auto"/>
                    <w:rPr>
                      <w:ins w:id="924" w:author="Coilin" w:date="2016-03-21T15:59:00Z"/>
                      <w:rFonts w:ascii="Arial" w:eastAsia="Times New Roman" w:hAnsi="Arial" w:cs="Arial"/>
                      <w:sz w:val="20"/>
                      <w:szCs w:val="20"/>
                      <w:lang w:eastAsia="en-IE"/>
                    </w:rPr>
                  </w:pPr>
                  <m:oMathPara>
                    <m:oMathParaPr>
                      <m:jc m:val="left"/>
                    </m:oMathParaPr>
                    <m:oMath>
                      <m:sSub>
                        <m:sSubPr>
                          <m:ctrlPr>
                            <w:ins w:id="925" w:author="Coilin" w:date="2016-03-21T16:03:00Z">
                              <w:rPr>
                                <w:rFonts w:ascii="Cambria Math" w:eastAsia="Times New Roman" w:hAnsi="Cambria Math" w:cs="Arial"/>
                                <w:i/>
                                <w:sz w:val="20"/>
                                <w:szCs w:val="20"/>
                                <w:lang w:eastAsia="en-IE"/>
                              </w:rPr>
                            </w:ins>
                          </m:ctrlPr>
                        </m:sSubPr>
                        <m:e>
                          <m:r>
                            <w:ins w:id="926" w:author="Coilin" w:date="2016-03-21T16:03:00Z">
                              <w:rPr>
                                <w:rFonts w:ascii="Cambria Math" w:eastAsia="Times New Roman" w:hAnsi="Cambria Math" w:cs="Arial"/>
                                <w:sz w:val="20"/>
                                <w:szCs w:val="20"/>
                                <w:lang w:eastAsia="en-IE"/>
                              </w:rPr>
                              <m:t>β</m:t>
                            </w:ins>
                          </m:r>
                        </m:e>
                        <m:sub>
                          <m:r>
                            <w:ins w:id="927" w:author="Coilin" w:date="2016-03-21T16:03:00Z">
                              <w:rPr>
                                <w:rFonts w:ascii="Cambria Math" w:eastAsia="Times New Roman" w:hAnsi="Cambria Math" w:cs="Arial"/>
                                <w:sz w:val="20"/>
                                <w:szCs w:val="20"/>
                                <w:lang w:eastAsia="en-IE"/>
                              </w:rPr>
                              <m:t>0,j</m:t>
                            </w:ins>
                          </m:r>
                        </m:sub>
                      </m:sSub>
                      <m:r>
                        <w:ins w:id="928" w:author="Coilin" w:date="2016-03-21T16:03: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929" w:author="Coilin" w:date="2016-03-21T16:52:00Z">
                    <w:tcPr>
                      <w:tcW w:w="1701" w:type="dxa"/>
                      <w:tcBorders>
                        <w:top w:val="nil"/>
                        <w:left w:val="nil"/>
                        <w:bottom w:val="nil"/>
                        <w:right w:val="nil"/>
                      </w:tcBorders>
                      <w:shd w:val="clear" w:color="auto" w:fill="auto"/>
                      <w:noWrap/>
                      <w:vAlign w:val="bottom"/>
                      <w:hideMark/>
                    </w:tcPr>
                  </w:tcPrChange>
                </w:tcPr>
                <w:p w14:paraId="5D86BBC6" w14:textId="77777777" w:rsidR="00952E56" w:rsidRPr="00472734" w:rsidRDefault="00952E56" w:rsidP="00472734">
                  <w:pPr>
                    <w:spacing w:after="0" w:line="240" w:lineRule="auto"/>
                    <w:jc w:val="center"/>
                    <w:rPr>
                      <w:ins w:id="930" w:author="Coilin" w:date="2016-03-21T15:59:00Z"/>
                      <w:rFonts w:ascii="Arial" w:eastAsia="Times New Roman" w:hAnsi="Arial" w:cs="Arial"/>
                      <w:sz w:val="20"/>
                      <w:szCs w:val="20"/>
                      <w:lang w:eastAsia="en-IE"/>
                    </w:rPr>
                  </w:pPr>
                  <w:ins w:id="931" w:author="Coilin" w:date="2016-03-21T15:59:00Z">
                    <w:r w:rsidRPr="00472734">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Change w:id="932" w:author="Coilin" w:date="2016-03-21T16:52:00Z">
                    <w:tcPr>
                      <w:tcW w:w="1134" w:type="dxa"/>
                      <w:tcBorders>
                        <w:top w:val="nil"/>
                        <w:left w:val="nil"/>
                        <w:bottom w:val="nil"/>
                        <w:right w:val="nil"/>
                      </w:tcBorders>
                      <w:shd w:val="clear" w:color="auto" w:fill="auto"/>
                      <w:noWrap/>
                      <w:vAlign w:val="bottom"/>
                      <w:hideMark/>
                    </w:tcPr>
                  </w:tcPrChange>
                </w:tcPr>
                <w:p w14:paraId="14DE8661" w14:textId="77777777" w:rsidR="00952E56" w:rsidRPr="00472734" w:rsidRDefault="00952E56" w:rsidP="00472734">
                  <w:pPr>
                    <w:spacing w:after="0" w:line="240" w:lineRule="auto"/>
                    <w:jc w:val="center"/>
                    <w:rPr>
                      <w:ins w:id="933" w:author="Coilin" w:date="2016-03-21T15:59:00Z"/>
                      <w:rFonts w:ascii="Arial" w:eastAsia="Times New Roman" w:hAnsi="Arial" w:cs="Arial"/>
                      <w:sz w:val="20"/>
                      <w:szCs w:val="20"/>
                      <w:lang w:eastAsia="en-IE"/>
                    </w:rPr>
                  </w:pPr>
                  <w:ins w:id="934" w:author="Coilin" w:date="2016-03-21T15:59:00Z">
                    <w:r w:rsidRPr="00472734">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Change w:id="935" w:author="Coilin" w:date="2016-03-21T16:52:00Z">
                    <w:tcPr>
                      <w:tcW w:w="599" w:type="dxa"/>
                      <w:tcBorders>
                        <w:top w:val="nil"/>
                        <w:left w:val="nil"/>
                        <w:bottom w:val="nil"/>
                        <w:right w:val="nil"/>
                      </w:tcBorders>
                      <w:shd w:val="clear" w:color="auto" w:fill="auto"/>
                      <w:noWrap/>
                      <w:vAlign w:val="bottom"/>
                      <w:hideMark/>
                    </w:tcPr>
                  </w:tcPrChange>
                </w:tcPr>
                <w:p w14:paraId="37D5FCD9" w14:textId="77777777" w:rsidR="00952E56" w:rsidRPr="00472734" w:rsidRDefault="00952E56" w:rsidP="00472734">
                  <w:pPr>
                    <w:spacing w:after="0" w:line="240" w:lineRule="auto"/>
                    <w:jc w:val="center"/>
                    <w:rPr>
                      <w:ins w:id="936" w:author="Coilin" w:date="2016-03-21T15:59:00Z"/>
                      <w:rFonts w:ascii="Arial" w:eastAsia="Times New Roman" w:hAnsi="Arial" w:cs="Arial"/>
                      <w:sz w:val="20"/>
                      <w:szCs w:val="20"/>
                      <w:lang w:eastAsia="en-IE"/>
                    </w:rPr>
                  </w:pPr>
                  <w:ins w:id="937" w:author="Coilin" w:date="2016-03-21T15:59:00Z">
                    <w:r w:rsidRPr="00472734">
                      <w:rPr>
                        <w:rFonts w:ascii="Arial" w:eastAsia="Times New Roman" w:hAnsi="Arial" w:cs="Arial"/>
                        <w:sz w:val="20"/>
                        <w:szCs w:val="20"/>
                        <w:lang w:eastAsia="en-IE"/>
                      </w:rPr>
                      <w:t>4181.14</w:t>
                    </w:r>
                  </w:ins>
                </w:p>
              </w:tc>
            </w:tr>
            <w:tr w:rsidR="00952E56" w:rsidRPr="00472734" w14:paraId="0D1C4980" w14:textId="77777777" w:rsidTr="00EC5C94">
              <w:trPr>
                <w:trHeight w:val="255"/>
                <w:ins w:id="938" w:author="Coilin" w:date="2016-03-21T15:59:00Z"/>
                <w:trPrChange w:id="939" w:author="Coilin" w:date="2016-03-21T16:52:00Z">
                  <w:trPr>
                    <w:trHeight w:val="255"/>
                  </w:trPr>
                </w:trPrChange>
              </w:trPr>
              <w:tc>
                <w:tcPr>
                  <w:tcW w:w="419" w:type="dxa"/>
                  <w:tcBorders>
                    <w:top w:val="nil"/>
                    <w:left w:val="nil"/>
                    <w:bottom w:val="nil"/>
                    <w:right w:val="nil"/>
                  </w:tcBorders>
                  <w:vAlign w:val="bottom"/>
                  <w:tcPrChange w:id="940" w:author="Coilin" w:date="2016-03-21T16:52:00Z">
                    <w:tcPr>
                      <w:tcW w:w="5279" w:type="dxa"/>
                      <w:tcBorders>
                        <w:top w:val="nil"/>
                        <w:left w:val="nil"/>
                        <w:bottom w:val="nil"/>
                        <w:right w:val="nil"/>
                      </w:tcBorders>
                    </w:tcPr>
                  </w:tcPrChange>
                </w:tcPr>
                <w:p w14:paraId="58D79D60" w14:textId="7B706390" w:rsidR="00952E56" w:rsidRPr="00DA7034" w:rsidRDefault="00952E56">
                  <w:pPr>
                    <w:spacing w:after="0" w:line="240" w:lineRule="auto"/>
                    <w:rPr>
                      <w:ins w:id="941" w:author="Coilin" w:date="2016-03-21T16:25:00Z"/>
                      <w:rFonts w:ascii="Calibri" w:eastAsia="Calibri" w:hAnsi="Calibri" w:cs="Times New Roman"/>
                      <w:sz w:val="20"/>
                      <w:szCs w:val="20"/>
                      <w:lang w:eastAsia="en-IE"/>
                    </w:rPr>
                  </w:pPr>
                  <w:ins w:id="942" w:author="Coilin" w:date="2016-03-21T16:26:00Z">
                    <w:r>
                      <w:rPr>
                        <w:rFonts w:ascii="Calibri" w:eastAsia="Calibri" w:hAnsi="Calibri" w:cs="Times New Roman"/>
                        <w:sz w:val="20"/>
                        <w:szCs w:val="20"/>
                        <w:lang w:eastAsia="en-IE"/>
                      </w:rPr>
                      <w:t>5</w:t>
                    </w:r>
                  </w:ins>
                </w:p>
              </w:tc>
              <w:tc>
                <w:tcPr>
                  <w:tcW w:w="5279" w:type="dxa"/>
                  <w:tcBorders>
                    <w:top w:val="nil"/>
                    <w:left w:val="nil"/>
                    <w:bottom w:val="nil"/>
                    <w:right w:val="nil"/>
                  </w:tcBorders>
                  <w:shd w:val="clear" w:color="auto" w:fill="auto"/>
                  <w:noWrap/>
                  <w:vAlign w:val="bottom"/>
                  <w:hideMark/>
                  <w:tcPrChange w:id="943" w:author="Coilin" w:date="2016-03-21T16:52:00Z">
                    <w:tcPr>
                      <w:tcW w:w="5279" w:type="dxa"/>
                      <w:tcBorders>
                        <w:top w:val="nil"/>
                        <w:left w:val="nil"/>
                        <w:bottom w:val="nil"/>
                        <w:right w:val="nil"/>
                      </w:tcBorders>
                      <w:shd w:val="clear" w:color="auto" w:fill="auto"/>
                      <w:noWrap/>
                      <w:vAlign w:val="bottom"/>
                      <w:hideMark/>
                    </w:tcPr>
                  </w:tcPrChange>
                </w:tcPr>
                <w:p w14:paraId="0B2C0B1A" w14:textId="54FBBEE8" w:rsidR="00952E56" w:rsidRPr="007A406F" w:rsidRDefault="00696635" w:rsidP="00472734">
                  <w:pPr>
                    <w:spacing w:after="0" w:line="240" w:lineRule="auto"/>
                    <w:rPr>
                      <w:ins w:id="944" w:author="Coilin" w:date="2016-03-21T15:59:00Z"/>
                      <w:rFonts w:ascii="Arial" w:eastAsia="Times New Roman" w:hAnsi="Arial" w:cs="Arial"/>
                      <w:sz w:val="20"/>
                      <w:szCs w:val="20"/>
                      <w:lang w:eastAsia="en-IE"/>
                    </w:rPr>
                  </w:pPr>
                  <m:oMathPara>
                    <m:oMathParaPr>
                      <m:jc m:val="left"/>
                    </m:oMathParaPr>
                    <m:oMath>
                      <m:sSub>
                        <m:sSubPr>
                          <m:ctrlPr>
                            <w:ins w:id="945" w:author="Coilin" w:date="2016-03-21T16:06:00Z">
                              <w:rPr>
                                <w:rFonts w:ascii="Cambria Math" w:eastAsia="Times New Roman" w:hAnsi="Cambria Math" w:cs="Arial"/>
                                <w:i/>
                                <w:sz w:val="20"/>
                                <w:szCs w:val="20"/>
                                <w:lang w:eastAsia="en-IE"/>
                              </w:rPr>
                            </w:ins>
                          </m:ctrlPr>
                        </m:sSubPr>
                        <m:e>
                          <m:r>
                            <w:ins w:id="946" w:author="Coilin" w:date="2016-03-21T16:06:00Z">
                              <w:rPr>
                                <w:rFonts w:ascii="Cambria Math" w:eastAsia="Times New Roman" w:hAnsi="Cambria Math" w:cs="Arial"/>
                                <w:sz w:val="20"/>
                                <w:szCs w:val="20"/>
                                <w:lang w:eastAsia="en-IE"/>
                              </w:rPr>
                              <m:t>β</m:t>
                            </w:ins>
                          </m:r>
                        </m:e>
                        <m:sub>
                          <m:r>
                            <w:ins w:id="947" w:author="Coilin" w:date="2016-03-21T16:06:00Z">
                              <w:rPr>
                                <w:rFonts w:ascii="Cambria Math" w:eastAsia="Times New Roman" w:hAnsi="Cambria Math" w:cs="Arial"/>
                                <w:sz w:val="20"/>
                                <w:szCs w:val="20"/>
                                <w:lang w:eastAsia="en-IE"/>
                              </w:rPr>
                              <m:t>0,j</m:t>
                            </w:ins>
                          </m:r>
                        </m:sub>
                      </m:sSub>
                      <m:r>
                        <w:ins w:id="948" w:author="Coilin" w:date="2016-03-21T16:06:00Z">
                          <w:rPr>
                            <w:rFonts w:ascii="Cambria Math" w:eastAsia="Times New Roman" w:hAnsi="Cambria Math" w:cs="Arial"/>
                            <w:sz w:val="20"/>
                            <w:szCs w:val="20"/>
                            <w:lang w:eastAsia="en-IE"/>
                          </w:rPr>
                          <m:t xml:space="preserve">+ </m:t>
                        </w:ins>
                      </m:r>
                      <m:sSub>
                        <m:sSubPr>
                          <m:ctrlPr>
                            <w:ins w:id="949" w:author="Coilin" w:date="2016-03-21T16:06:00Z">
                              <w:rPr>
                                <w:rFonts w:ascii="Cambria Math" w:eastAsia="Times New Roman" w:hAnsi="Cambria Math" w:cs="Arial"/>
                                <w:i/>
                                <w:sz w:val="20"/>
                                <w:szCs w:val="20"/>
                                <w:lang w:eastAsia="en-IE"/>
                              </w:rPr>
                            </w:ins>
                          </m:ctrlPr>
                        </m:sSubPr>
                        <m:e>
                          <m:r>
                            <w:ins w:id="950" w:author="Coilin" w:date="2016-03-21T16:06:00Z">
                              <w:rPr>
                                <w:rFonts w:ascii="Cambria Math" w:eastAsia="Times New Roman" w:hAnsi="Cambria Math" w:cs="Arial"/>
                                <w:sz w:val="20"/>
                                <w:szCs w:val="20"/>
                                <w:lang w:eastAsia="en-IE"/>
                              </w:rPr>
                              <m:t>β</m:t>
                            </w:ins>
                          </m:r>
                        </m:e>
                        <m:sub>
                          <m:r>
                            <w:ins w:id="951" w:author="Coilin" w:date="2016-03-21T16:06:00Z">
                              <w:rPr>
                                <w:rFonts w:ascii="Cambria Math" w:eastAsia="Times New Roman" w:hAnsi="Cambria Math" w:cs="Arial"/>
                                <w:sz w:val="20"/>
                                <w:szCs w:val="20"/>
                                <w:lang w:eastAsia="en-IE"/>
                              </w:rPr>
                              <m:t>1,j</m:t>
                            </w:ins>
                          </m:r>
                        </m:sub>
                      </m:sSub>
                      <m:r>
                        <w:ins w:id="952" w:author="Coilin" w:date="2016-03-21T16:06:00Z">
                          <w:rPr>
                            <w:rFonts w:ascii="Cambria Math" w:eastAsia="Times New Roman" w:hAnsi="Cambria Math" w:cs="Arial"/>
                            <w:sz w:val="20"/>
                            <w:szCs w:val="20"/>
                            <w:lang w:eastAsia="en-IE"/>
                          </w:rPr>
                          <m:t>CL</m:t>
                        </w:ins>
                      </m:r>
                      <m:r>
                        <w:ins w:id="953" w:author="Coilin" w:date="2016-03-21T16:04:00Z">
                          <w:rPr>
                            <w:rFonts w:ascii="Cambria Math" w:eastAsia="Times New Roman" w:hAnsi="Cambria Math" w:cs="Arial"/>
                            <w:sz w:val="20"/>
                            <w:szCs w:val="20"/>
                            <w:lang w:eastAsia="en-IE"/>
                          </w:rPr>
                          <m:t xml:space="preserve">+ </m:t>
                        </w:ins>
                      </m:r>
                      <m:sSub>
                        <m:sSubPr>
                          <m:ctrlPr>
                            <w:ins w:id="954" w:author="Coilin" w:date="2016-03-21T16:04:00Z">
                              <w:rPr>
                                <w:rFonts w:ascii="Cambria Math" w:eastAsia="Times New Roman" w:hAnsi="Cambria Math" w:cs="Arial"/>
                                <w:i/>
                                <w:sz w:val="20"/>
                                <w:szCs w:val="20"/>
                                <w:lang w:eastAsia="en-IE"/>
                              </w:rPr>
                            </w:ins>
                          </m:ctrlPr>
                        </m:sSubPr>
                        <m:e>
                          <m:r>
                            <w:ins w:id="955" w:author="Coilin" w:date="2016-03-21T16:04:00Z">
                              <w:rPr>
                                <w:rFonts w:ascii="Cambria Math" w:eastAsia="Times New Roman" w:hAnsi="Cambria Math" w:cs="Arial"/>
                                <w:sz w:val="20"/>
                                <w:szCs w:val="20"/>
                                <w:lang w:eastAsia="en-IE"/>
                              </w:rPr>
                              <m:t>δ</m:t>
                            </w:ins>
                          </m:r>
                        </m:e>
                        <m:sub>
                          <m:r>
                            <w:ins w:id="956" w:author="Coilin" w:date="2016-03-21T16:04:00Z">
                              <w:rPr>
                                <w:rFonts w:ascii="Cambria Math" w:eastAsia="Times New Roman" w:hAnsi="Cambria Math" w:cs="Arial"/>
                                <w:sz w:val="20"/>
                                <w:szCs w:val="20"/>
                                <w:lang w:eastAsia="en-IE"/>
                              </w:rPr>
                              <m:t>1</m:t>
                            </w:ins>
                          </m:r>
                        </m:sub>
                      </m:sSub>
                      <m:r>
                        <w:ins w:id="957" w:author="Coilin" w:date="2016-03-21T16:04:00Z">
                          <w:rPr>
                            <w:rFonts w:ascii="Cambria Math" w:eastAsia="Times New Roman" w:hAnsi="Cambria Math" w:cs="Arial"/>
                            <w:sz w:val="20"/>
                            <w:szCs w:val="20"/>
                            <w:lang w:eastAsia="en-IE"/>
                          </w:rPr>
                          <m:t xml:space="preserve">PI+ </m:t>
                        </w:ins>
                      </m:r>
                      <m:sSub>
                        <m:sSubPr>
                          <m:ctrlPr>
                            <w:ins w:id="958" w:author="Coilin" w:date="2016-03-21T16:04:00Z">
                              <w:rPr>
                                <w:rFonts w:ascii="Cambria Math" w:eastAsia="Times New Roman" w:hAnsi="Cambria Math" w:cs="Arial"/>
                                <w:i/>
                                <w:sz w:val="20"/>
                                <w:szCs w:val="20"/>
                                <w:lang w:eastAsia="en-IE"/>
                              </w:rPr>
                            </w:ins>
                          </m:ctrlPr>
                        </m:sSubPr>
                        <m:e>
                          <m:r>
                            <w:ins w:id="959" w:author="Coilin" w:date="2016-03-21T16:04:00Z">
                              <w:rPr>
                                <w:rFonts w:ascii="Cambria Math" w:eastAsia="Times New Roman" w:hAnsi="Cambria Math" w:cs="Arial"/>
                                <w:sz w:val="20"/>
                                <w:szCs w:val="20"/>
                                <w:lang w:eastAsia="en-IE"/>
                              </w:rPr>
                              <m:t>δ</m:t>
                            </w:ins>
                          </m:r>
                        </m:e>
                        <m:sub>
                          <m:r>
                            <w:ins w:id="960" w:author="Coilin" w:date="2016-03-21T16:04:00Z">
                              <w:rPr>
                                <w:rFonts w:ascii="Cambria Math" w:eastAsia="Times New Roman" w:hAnsi="Cambria Math" w:cs="Arial"/>
                                <w:sz w:val="20"/>
                                <w:szCs w:val="20"/>
                                <w:lang w:eastAsia="en-IE"/>
                              </w:rPr>
                              <m:t>2</m:t>
                            </w:ins>
                          </m:r>
                        </m:sub>
                      </m:sSub>
                      <m:r>
                        <w:ins w:id="961" w:author="Coilin" w:date="2016-03-21T16:04:00Z">
                          <w:rPr>
                            <w:rFonts w:ascii="Cambria Math" w:eastAsia="Times New Roman" w:hAnsi="Cambria Math" w:cs="Arial"/>
                            <w:sz w:val="20"/>
                            <w:szCs w:val="20"/>
                            <w:lang w:eastAsia="en-IE"/>
                          </w:rPr>
                          <m:t xml:space="preserve">SI+ </m:t>
                        </w:ins>
                      </m:r>
                      <m:sSub>
                        <m:sSubPr>
                          <m:ctrlPr>
                            <w:ins w:id="962" w:author="Coilin" w:date="2016-03-21T16:04:00Z">
                              <w:rPr>
                                <w:rFonts w:ascii="Cambria Math" w:eastAsia="Times New Roman" w:hAnsi="Cambria Math" w:cs="Arial"/>
                                <w:i/>
                                <w:sz w:val="20"/>
                                <w:szCs w:val="20"/>
                                <w:lang w:eastAsia="en-IE"/>
                              </w:rPr>
                            </w:ins>
                          </m:ctrlPr>
                        </m:sSubPr>
                        <m:e>
                          <m:r>
                            <w:ins w:id="963" w:author="Coilin" w:date="2016-03-21T16:04:00Z">
                              <w:rPr>
                                <w:rFonts w:ascii="Cambria Math" w:eastAsia="Times New Roman" w:hAnsi="Cambria Math" w:cs="Arial"/>
                                <w:sz w:val="20"/>
                                <w:szCs w:val="20"/>
                                <w:lang w:eastAsia="en-IE"/>
                              </w:rPr>
                              <m:t>δ</m:t>
                            </w:ins>
                          </m:r>
                        </m:e>
                        <m:sub>
                          <m:r>
                            <w:ins w:id="964" w:author="Coilin" w:date="2016-03-21T16:04:00Z">
                              <w:rPr>
                                <w:rFonts w:ascii="Cambria Math" w:eastAsia="Times New Roman" w:hAnsi="Cambria Math" w:cs="Arial"/>
                                <w:sz w:val="20"/>
                                <w:szCs w:val="20"/>
                                <w:lang w:eastAsia="en-IE"/>
                              </w:rPr>
                              <m:t>3</m:t>
                            </w:ins>
                          </m:r>
                        </m:sub>
                      </m:sSub>
                      <m:r>
                        <w:ins w:id="965" w:author="Coilin" w:date="2016-03-21T16:04: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966" w:author="Coilin" w:date="2016-03-21T16:52:00Z">
                    <w:tcPr>
                      <w:tcW w:w="1701" w:type="dxa"/>
                      <w:tcBorders>
                        <w:top w:val="nil"/>
                        <w:left w:val="nil"/>
                        <w:bottom w:val="nil"/>
                        <w:right w:val="nil"/>
                      </w:tcBorders>
                      <w:shd w:val="clear" w:color="auto" w:fill="auto"/>
                      <w:noWrap/>
                      <w:vAlign w:val="bottom"/>
                      <w:hideMark/>
                    </w:tcPr>
                  </w:tcPrChange>
                </w:tcPr>
                <w:p w14:paraId="33B29A3F" w14:textId="77777777" w:rsidR="00952E56" w:rsidRPr="00472734" w:rsidRDefault="00952E56" w:rsidP="00472734">
                  <w:pPr>
                    <w:spacing w:after="0" w:line="240" w:lineRule="auto"/>
                    <w:jc w:val="center"/>
                    <w:rPr>
                      <w:ins w:id="967" w:author="Coilin" w:date="2016-03-21T15:59:00Z"/>
                      <w:rFonts w:ascii="Arial" w:eastAsia="Times New Roman" w:hAnsi="Arial" w:cs="Arial"/>
                      <w:sz w:val="20"/>
                      <w:szCs w:val="20"/>
                      <w:lang w:eastAsia="en-IE"/>
                    </w:rPr>
                  </w:pPr>
                  <w:ins w:id="968" w:author="Coilin" w:date="2016-03-21T15:59:00Z">
                    <w:r w:rsidRPr="00472734">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Change w:id="969" w:author="Coilin" w:date="2016-03-21T16:52:00Z">
                    <w:tcPr>
                      <w:tcW w:w="1134" w:type="dxa"/>
                      <w:tcBorders>
                        <w:top w:val="nil"/>
                        <w:left w:val="nil"/>
                        <w:bottom w:val="nil"/>
                        <w:right w:val="nil"/>
                      </w:tcBorders>
                      <w:shd w:val="clear" w:color="auto" w:fill="auto"/>
                      <w:noWrap/>
                      <w:vAlign w:val="bottom"/>
                      <w:hideMark/>
                    </w:tcPr>
                  </w:tcPrChange>
                </w:tcPr>
                <w:p w14:paraId="65D42665" w14:textId="77777777" w:rsidR="00952E56" w:rsidRPr="00472734" w:rsidRDefault="00952E56" w:rsidP="00472734">
                  <w:pPr>
                    <w:spacing w:after="0" w:line="240" w:lineRule="auto"/>
                    <w:jc w:val="center"/>
                    <w:rPr>
                      <w:ins w:id="970" w:author="Coilin" w:date="2016-03-21T15:59:00Z"/>
                      <w:rFonts w:ascii="Arial" w:eastAsia="Times New Roman" w:hAnsi="Arial" w:cs="Arial"/>
                      <w:sz w:val="20"/>
                      <w:szCs w:val="20"/>
                      <w:lang w:eastAsia="en-IE"/>
                    </w:rPr>
                  </w:pPr>
                  <w:ins w:id="971" w:author="Coilin" w:date="2016-03-21T15:59:00Z">
                    <w:r w:rsidRPr="00472734">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Change w:id="972" w:author="Coilin" w:date="2016-03-21T16:52:00Z">
                    <w:tcPr>
                      <w:tcW w:w="599" w:type="dxa"/>
                      <w:tcBorders>
                        <w:top w:val="nil"/>
                        <w:left w:val="nil"/>
                        <w:bottom w:val="nil"/>
                        <w:right w:val="nil"/>
                      </w:tcBorders>
                      <w:shd w:val="clear" w:color="auto" w:fill="auto"/>
                      <w:noWrap/>
                      <w:vAlign w:val="bottom"/>
                      <w:hideMark/>
                    </w:tcPr>
                  </w:tcPrChange>
                </w:tcPr>
                <w:p w14:paraId="16D1E3C9" w14:textId="77777777" w:rsidR="00952E56" w:rsidRPr="00472734" w:rsidRDefault="00952E56" w:rsidP="00472734">
                  <w:pPr>
                    <w:spacing w:after="0" w:line="240" w:lineRule="auto"/>
                    <w:jc w:val="center"/>
                    <w:rPr>
                      <w:ins w:id="973" w:author="Coilin" w:date="2016-03-21T15:59:00Z"/>
                      <w:rFonts w:ascii="Arial" w:eastAsia="Times New Roman" w:hAnsi="Arial" w:cs="Arial"/>
                      <w:sz w:val="20"/>
                      <w:szCs w:val="20"/>
                      <w:lang w:eastAsia="en-IE"/>
                    </w:rPr>
                  </w:pPr>
                  <w:ins w:id="974" w:author="Coilin" w:date="2016-03-21T15:59:00Z">
                    <w:r w:rsidRPr="00472734">
                      <w:rPr>
                        <w:rFonts w:ascii="Arial" w:eastAsia="Times New Roman" w:hAnsi="Arial" w:cs="Arial"/>
                        <w:sz w:val="20"/>
                        <w:szCs w:val="20"/>
                        <w:lang w:eastAsia="en-IE"/>
                      </w:rPr>
                      <w:t>4136.60</w:t>
                    </w:r>
                  </w:ins>
                </w:p>
              </w:tc>
            </w:tr>
            <w:tr w:rsidR="00952E56" w:rsidRPr="00472734" w14:paraId="79D74393" w14:textId="77777777" w:rsidTr="00EC5C94">
              <w:trPr>
                <w:trHeight w:val="255"/>
                <w:ins w:id="975" w:author="Coilin" w:date="2016-03-21T15:59:00Z"/>
                <w:trPrChange w:id="976" w:author="Coilin" w:date="2016-03-21T16:52:00Z">
                  <w:trPr>
                    <w:trHeight w:val="255"/>
                  </w:trPr>
                </w:trPrChange>
              </w:trPr>
              <w:tc>
                <w:tcPr>
                  <w:tcW w:w="419" w:type="dxa"/>
                  <w:tcBorders>
                    <w:top w:val="nil"/>
                    <w:left w:val="nil"/>
                    <w:bottom w:val="nil"/>
                    <w:right w:val="nil"/>
                  </w:tcBorders>
                  <w:vAlign w:val="bottom"/>
                  <w:tcPrChange w:id="977" w:author="Coilin" w:date="2016-03-21T16:52:00Z">
                    <w:tcPr>
                      <w:tcW w:w="5279" w:type="dxa"/>
                      <w:tcBorders>
                        <w:top w:val="nil"/>
                        <w:left w:val="nil"/>
                        <w:bottom w:val="nil"/>
                        <w:right w:val="nil"/>
                      </w:tcBorders>
                    </w:tcPr>
                  </w:tcPrChange>
                </w:tcPr>
                <w:p w14:paraId="14AF120F" w14:textId="21A87D5B" w:rsidR="00952E56" w:rsidRPr="00DA7034" w:rsidRDefault="00952E56">
                  <w:pPr>
                    <w:spacing w:after="0" w:line="240" w:lineRule="auto"/>
                    <w:rPr>
                      <w:ins w:id="978" w:author="Coilin" w:date="2016-03-21T16:25:00Z"/>
                      <w:rFonts w:ascii="Calibri" w:eastAsia="Calibri" w:hAnsi="Calibri" w:cs="Times New Roman"/>
                      <w:sz w:val="20"/>
                      <w:szCs w:val="20"/>
                      <w:lang w:eastAsia="en-IE"/>
                    </w:rPr>
                  </w:pPr>
                  <w:ins w:id="979" w:author="Coilin" w:date="2016-03-21T16:26:00Z">
                    <w:r>
                      <w:rPr>
                        <w:rFonts w:ascii="Calibri" w:eastAsia="Calibri" w:hAnsi="Calibri" w:cs="Times New Roman"/>
                        <w:sz w:val="20"/>
                        <w:szCs w:val="20"/>
                        <w:lang w:eastAsia="en-IE"/>
                      </w:rPr>
                      <w:t>6</w:t>
                    </w:r>
                  </w:ins>
                </w:p>
              </w:tc>
              <w:tc>
                <w:tcPr>
                  <w:tcW w:w="5279" w:type="dxa"/>
                  <w:tcBorders>
                    <w:top w:val="nil"/>
                    <w:left w:val="nil"/>
                    <w:bottom w:val="nil"/>
                    <w:right w:val="nil"/>
                  </w:tcBorders>
                  <w:shd w:val="clear" w:color="auto" w:fill="auto"/>
                  <w:noWrap/>
                  <w:vAlign w:val="bottom"/>
                  <w:hideMark/>
                  <w:tcPrChange w:id="980" w:author="Coilin" w:date="2016-03-21T16:52:00Z">
                    <w:tcPr>
                      <w:tcW w:w="5279" w:type="dxa"/>
                      <w:tcBorders>
                        <w:top w:val="nil"/>
                        <w:left w:val="nil"/>
                        <w:bottom w:val="nil"/>
                        <w:right w:val="nil"/>
                      </w:tcBorders>
                      <w:shd w:val="clear" w:color="auto" w:fill="auto"/>
                      <w:noWrap/>
                      <w:vAlign w:val="bottom"/>
                      <w:hideMark/>
                    </w:tcPr>
                  </w:tcPrChange>
                </w:tcPr>
                <w:p w14:paraId="113C5ED0" w14:textId="62BD5692" w:rsidR="00952E56" w:rsidRPr="007A406F" w:rsidRDefault="00696635">
                  <w:pPr>
                    <w:spacing w:after="0" w:line="240" w:lineRule="auto"/>
                    <w:rPr>
                      <w:ins w:id="981" w:author="Coilin" w:date="2016-03-21T15:59:00Z"/>
                      <w:rFonts w:ascii="Arial" w:eastAsia="Times New Roman" w:hAnsi="Arial" w:cs="Arial"/>
                      <w:sz w:val="20"/>
                      <w:szCs w:val="20"/>
                      <w:lang w:eastAsia="en-IE"/>
                    </w:rPr>
                  </w:pPr>
                  <m:oMathPara>
                    <m:oMathParaPr>
                      <m:jc m:val="left"/>
                    </m:oMathParaPr>
                    <m:oMath>
                      <m:sSub>
                        <m:sSubPr>
                          <m:ctrlPr>
                            <w:ins w:id="982" w:author="Coilin" w:date="2016-03-21T16:04:00Z">
                              <w:rPr>
                                <w:rFonts w:ascii="Cambria Math" w:eastAsia="Times New Roman" w:hAnsi="Cambria Math" w:cs="Arial"/>
                                <w:i/>
                                <w:sz w:val="20"/>
                                <w:szCs w:val="20"/>
                                <w:lang w:eastAsia="en-IE"/>
                              </w:rPr>
                            </w:ins>
                          </m:ctrlPr>
                        </m:sSubPr>
                        <m:e>
                          <m:r>
                            <w:ins w:id="983" w:author="Coilin" w:date="2016-03-21T16:04:00Z">
                              <w:rPr>
                                <w:rFonts w:ascii="Cambria Math" w:eastAsia="Times New Roman" w:hAnsi="Cambria Math" w:cs="Arial"/>
                                <w:sz w:val="20"/>
                                <w:szCs w:val="20"/>
                                <w:lang w:eastAsia="en-IE"/>
                              </w:rPr>
                              <m:t>β</m:t>
                            </w:ins>
                          </m:r>
                        </m:e>
                        <m:sub>
                          <m:r>
                            <w:ins w:id="984" w:author="Coilin" w:date="2016-03-21T16:04:00Z">
                              <w:rPr>
                                <w:rFonts w:ascii="Cambria Math" w:eastAsia="Times New Roman" w:hAnsi="Cambria Math" w:cs="Arial"/>
                                <w:sz w:val="20"/>
                                <w:szCs w:val="20"/>
                                <w:lang w:eastAsia="en-IE"/>
                              </w:rPr>
                              <m:t>0,j</m:t>
                            </w:ins>
                          </m:r>
                        </m:sub>
                      </m:sSub>
                      <m:r>
                        <w:ins w:id="985" w:author="Coilin" w:date="2016-03-21T16:04:00Z">
                          <w:rPr>
                            <w:rFonts w:ascii="Cambria Math" w:eastAsia="Times New Roman" w:hAnsi="Cambria Math" w:cs="Arial"/>
                            <w:sz w:val="20"/>
                            <w:szCs w:val="20"/>
                            <w:lang w:eastAsia="en-IE"/>
                          </w:rPr>
                          <m:t xml:space="preserve">+ </m:t>
                        </w:ins>
                      </m:r>
                      <m:sSub>
                        <m:sSubPr>
                          <m:ctrlPr>
                            <w:ins w:id="986" w:author="Coilin" w:date="2016-03-21T16:04:00Z">
                              <w:rPr>
                                <w:rFonts w:ascii="Cambria Math" w:eastAsia="Times New Roman" w:hAnsi="Cambria Math" w:cs="Arial"/>
                                <w:i/>
                                <w:sz w:val="20"/>
                                <w:szCs w:val="20"/>
                                <w:lang w:eastAsia="en-IE"/>
                              </w:rPr>
                            </w:ins>
                          </m:ctrlPr>
                        </m:sSubPr>
                        <m:e>
                          <m:r>
                            <w:ins w:id="987" w:author="Coilin" w:date="2016-03-21T16:04:00Z">
                              <w:rPr>
                                <w:rFonts w:ascii="Cambria Math" w:eastAsia="Times New Roman" w:hAnsi="Cambria Math" w:cs="Arial"/>
                                <w:sz w:val="20"/>
                                <w:szCs w:val="20"/>
                                <w:lang w:eastAsia="en-IE"/>
                              </w:rPr>
                              <m:t>β</m:t>
                            </w:ins>
                          </m:r>
                        </m:e>
                        <m:sub>
                          <m:r>
                            <w:ins w:id="988" w:author="Coilin" w:date="2016-03-21T16:04:00Z">
                              <w:rPr>
                                <w:rFonts w:ascii="Cambria Math" w:eastAsia="Times New Roman" w:hAnsi="Cambria Math" w:cs="Arial"/>
                                <w:sz w:val="20"/>
                                <w:szCs w:val="20"/>
                                <w:lang w:eastAsia="en-IE"/>
                              </w:rPr>
                              <m:t>1,j</m:t>
                            </w:ins>
                          </m:r>
                        </m:sub>
                      </m:sSub>
                      <m:r>
                        <w:ins w:id="989" w:author="Coilin" w:date="2016-03-21T16:04:00Z">
                          <w:rPr>
                            <w:rFonts w:ascii="Cambria Math" w:eastAsia="Times New Roman" w:hAnsi="Cambria Math" w:cs="Arial"/>
                            <w:sz w:val="20"/>
                            <w:szCs w:val="20"/>
                            <w:lang w:eastAsia="en-IE"/>
                          </w:rPr>
                          <m:t>CL</m:t>
                        </w:ins>
                      </m:r>
                      <m:r>
                        <w:ins w:id="990" w:author="Coilin" w:date="2016-03-21T16:05: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991" w:author="Coilin" w:date="2016-03-21T16:52:00Z">
                    <w:tcPr>
                      <w:tcW w:w="1701" w:type="dxa"/>
                      <w:tcBorders>
                        <w:top w:val="nil"/>
                        <w:left w:val="nil"/>
                        <w:bottom w:val="nil"/>
                        <w:right w:val="nil"/>
                      </w:tcBorders>
                      <w:shd w:val="clear" w:color="auto" w:fill="auto"/>
                      <w:noWrap/>
                      <w:vAlign w:val="bottom"/>
                      <w:hideMark/>
                    </w:tcPr>
                  </w:tcPrChange>
                </w:tcPr>
                <w:p w14:paraId="540E0496" w14:textId="77777777" w:rsidR="00952E56" w:rsidRPr="00472734" w:rsidRDefault="00952E56" w:rsidP="00472734">
                  <w:pPr>
                    <w:spacing w:after="0" w:line="240" w:lineRule="auto"/>
                    <w:jc w:val="center"/>
                    <w:rPr>
                      <w:ins w:id="992" w:author="Coilin" w:date="2016-03-21T15:59:00Z"/>
                      <w:rFonts w:ascii="Arial" w:eastAsia="Times New Roman" w:hAnsi="Arial" w:cs="Arial"/>
                      <w:sz w:val="20"/>
                      <w:szCs w:val="20"/>
                      <w:lang w:eastAsia="en-IE"/>
                    </w:rPr>
                  </w:pPr>
                  <w:ins w:id="993" w:author="Coilin" w:date="2016-03-21T15:59:00Z">
                    <w:r w:rsidRPr="00472734">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Change w:id="994" w:author="Coilin" w:date="2016-03-21T16:52:00Z">
                    <w:tcPr>
                      <w:tcW w:w="1134" w:type="dxa"/>
                      <w:tcBorders>
                        <w:top w:val="nil"/>
                        <w:left w:val="nil"/>
                        <w:bottom w:val="nil"/>
                        <w:right w:val="nil"/>
                      </w:tcBorders>
                      <w:shd w:val="clear" w:color="auto" w:fill="auto"/>
                      <w:noWrap/>
                      <w:vAlign w:val="bottom"/>
                      <w:hideMark/>
                    </w:tcPr>
                  </w:tcPrChange>
                </w:tcPr>
                <w:p w14:paraId="38D2E315" w14:textId="77777777" w:rsidR="00952E56" w:rsidRPr="00472734" w:rsidRDefault="00952E56" w:rsidP="00472734">
                  <w:pPr>
                    <w:spacing w:after="0" w:line="240" w:lineRule="auto"/>
                    <w:jc w:val="center"/>
                    <w:rPr>
                      <w:ins w:id="995" w:author="Coilin" w:date="2016-03-21T15:59:00Z"/>
                      <w:rFonts w:ascii="Arial" w:eastAsia="Times New Roman" w:hAnsi="Arial" w:cs="Arial"/>
                      <w:sz w:val="20"/>
                      <w:szCs w:val="20"/>
                      <w:lang w:eastAsia="en-IE"/>
                    </w:rPr>
                  </w:pPr>
                  <w:ins w:id="996"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997" w:author="Coilin" w:date="2016-03-21T16:52:00Z">
                    <w:tcPr>
                      <w:tcW w:w="599" w:type="dxa"/>
                      <w:tcBorders>
                        <w:top w:val="nil"/>
                        <w:left w:val="nil"/>
                        <w:bottom w:val="nil"/>
                        <w:right w:val="nil"/>
                      </w:tcBorders>
                      <w:shd w:val="clear" w:color="auto" w:fill="auto"/>
                      <w:noWrap/>
                      <w:vAlign w:val="bottom"/>
                      <w:hideMark/>
                    </w:tcPr>
                  </w:tcPrChange>
                </w:tcPr>
                <w:p w14:paraId="0D5E6863" w14:textId="77777777" w:rsidR="00952E56" w:rsidRPr="00472734" w:rsidRDefault="00952E56" w:rsidP="00472734">
                  <w:pPr>
                    <w:spacing w:after="0" w:line="240" w:lineRule="auto"/>
                    <w:jc w:val="center"/>
                    <w:rPr>
                      <w:ins w:id="998" w:author="Coilin" w:date="2016-03-21T15:59:00Z"/>
                      <w:rFonts w:ascii="Arial" w:eastAsia="Times New Roman" w:hAnsi="Arial" w:cs="Arial"/>
                      <w:sz w:val="20"/>
                      <w:szCs w:val="20"/>
                      <w:lang w:eastAsia="en-IE"/>
                    </w:rPr>
                  </w:pPr>
                  <w:ins w:id="999" w:author="Coilin" w:date="2016-03-21T15:59:00Z">
                    <w:r w:rsidRPr="00472734">
                      <w:rPr>
                        <w:rFonts w:ascii="Arial" w:eastAsia="Times New Roman" w:hAnsi="Arial" w:cs="Arial"/>
                        <w:sz w:val="20"/>
                        <w:szCs w:val="20"/>
                        <w:lang w:eastAsia="en-IE"/>
                      </w:rPr>
                      <w:t>4142.50</w:t>
                    </w:r>
                  </w:ins>
                </w:p>
              </w:tc>
            </w:tr>
            <w:tr w:rsidR="00952E56" w:rsidRPr="00472734" w14:paraId="06B54D35" w14:textId="77777777" w:rsidTr="00EC5C94">
              <w:trPr>
                <w:trHeight w:val="255"/>
                <w:ins w:id="1000" w:author="Coilin" w:date="2016-03-21T15:59:00Z"/>
                <w:trPrChange w:id="1001" w:author="Coilin" w:date="2016-03-21T16:52:00Z">
                  <w:trPr>
                    <w:trHeight w:val="255"/>
                  </w:trPr>
                </w:trPrChange>
              </w:trPr>
              <w:tc>
                <w:tcPr>
                  <w:tcW w:w="419" w:type="dxa"/>
                  <w:tcBorders>
                    <w:top w:val="nil"/>
                    <w:left w:val="nil"/>
                    <w:bottom w:val="nil"/>
                    <w:right w:val="nil"/>
                  </w:tcBorders>
                  <w:vAlign w:val="bottom"/>
                  <w:tcPrChange w:id="1002" w:author="Coilin" w:date="2016-03-21T16:52:00Z">
                    <w:tcPr>
                      <w:tcW w:w="5279" w:type="dxa"/>
                      <w:tcBorders>
                        <w:top w:val="nil"/>
                        <w:left w:val="nil"/>
                        <w:bottom w:val="nil"/>
                        <w:right w:val="nil"/>
                      </w:tcBorders>
                    </w:tcPr>
                  </w:tcPrChange>
                </w:tcPr>
                <w:p w14:paraId="123E0DCD" w14:textId="73B01DEB" w:rsidR="00952E56" w:rsidRPr="00DA7034" w:rsidRDefault="00952E56">
                  <w:pPr>
                    <w:spacing w:after="0" w:line="240" w:lineRule="auto"/>
                    <w:rPr>
                      <w:ins w:id="1003" w:author="Coilin" w:date="2016-03-21T16:25:00Z"/>
                      <w:rFonts w:ascii="Calibri" w:eastAsia="Calibri" w:hAnsi="Calibri" w:cs="Times New Roman"/>
                      <w:sz w:val="20"/>
                      <w:szCs w:val="20"/>
                      <w:lang w:eastAsia="en-IE"/>
                    </w:rPr>
                  </w:pPr>
                  <w:ins w:id="1004" w:author="Coilin" w:date="2016-03-21T16:26:00Z">
                    <w:r>
                      <w:rPr>
                        <w:rFonts w:ascii="Calibri" w:eastAsia="Calibri" w:hAnsi="Calibri" w:cs="Times New Roman"/>
                        <w:sz w:val="20"/>
                        <w:szCs w:val="20"/>
                        <w:lang w:eastAsia="en-IE"/>
                      </w:rPr>
                      <w:t>7</w:t>
                    </w:r>
                  </w:ins>
                </w:p>
              </w:tc>
              <w:tc>
                <w:tcPr>
                  <w:tcW w:w="5279" w:type="dxa"/>
                  <w:tcBorders>
                    <w:top w:val="nil"/>
                    <w:left w:val="nil"/>
                    <w:bottom w:val="nil"/>
                    <w:right w:val="nil"/>
                  </w:tcBorders>
                  <w:shd w:val="clear" w:color="auto" w:fill="auto"/>
                  <w:noWrap/>
                  <w:vAlign w:val="bottom"/>
                  <w:hideMark/>
                  <w:tcPrChange w:id="1005" w:author="Coilin" w:date="2016-03-21T16:52:00Z">
                    <w:tcPr>
                      <w:tcW w:w="5279" w:type="dxa"/>
                      <w:tcBorders>
                        <w:top w:val="nil"/>
                        <w:left w:val="nil"/>
                        <w:bottom w:val="nil"/>
                        <w:right w:val="nil"/>
                      </w:tcBorders>
                      <w:shd w:val="clear" w:color="auto" w:fill="auto"/>
                      <w:noWrap/>
                      <w:vAlign w:val="bottom"/>
                      <w:hideMark/>
                    </w:tcPr>
                  </w:tcPrChange>
                </w:tcPr>
                <w:p w14:paraId="524865A6" w14:textId="1B5475F6" w:rsidR="00952E56" w:rsidRPr="007A406F" w:rsidRDefault="00696635">
                  <w:pPr>
                    <w:spacing w:after="0" w:line="240" w:lineRule="auto"/>
                    <w:rPr>
                      <w:ins w:id="1006" w:author="Coilin" w:date="2016-03-21T15:59:00Z"/>
                      <w:rFonts w:ascii="Arial" w:eastAsia="Times New Roman" w:hAnsi="Arial" w:cs="Arial"/>
                      <w:sz w:val="20"/>
                      <w:szCs w:val="20"/>
                      <w:lang w:eastAsia="en-IE"/>
                    </w:rPr>
                  </w:pPr>
                  <m:oMathPara>
                    <m:oMathParaPr>
                      <m:jc m:val="left"/>
                    </m:oMathParaPr>
                    <m:oMath>
                      <m:sSub>
                        <m:sSubPr>
                          <m:ctrlPr>
                            <w:ins w:id="1007" w:author="Coilin" w:date="2016-03-21T16:05:00Z">
                              <w:rPr>
                                <w:rFonts w:ascii="Cambria Math" w:eastAsia="Times New Roman" w:hAnsi="Cambria Math" w:cs="Arial"/>
                                <w:i/>
                                <w:sz w:val="20"/>
                                <w:szCs w:val="20"/>
                                <w:lang w:eastAsia="en-IE"/>
                              </w:rPr>
                            </w:ins>
                          </m:ctrlPr>
                        </m:sSubPr>
                        <m:e>
                          <m:r>
                            <w:ins w:id="1008" w:author="Coilin" w:date="2016-03-21T16:05:00Z">
                              <w:rPr>
                                <w:rFonts w:ascii="Cambria Math" w:eastAsia="Times New Roman" w:hAnsi="Cambria Math" w:cs="Arial"/>
                                <w:sz w:val="20"/>
                                <w:szCs w:val="20"/>
                                <w:lang w:eastAsia="en-IE"/>
                              </w:rPr>
                              <m:t>β</m:t>
                            </w:ins>
                          </m:r>
                        </m:e>
                        <m:sub>
                          <m:r>
                            <w:ins w:id="1009" w:author="Coilin" w:date="2016-03-21T16:05:00Z">
                              <w:rPr>
                                <w:rFonts w:ascii="Cambria Math" w:eastAsia="Times New Roman" w:hAnsi="Cambria Math" w:cs="Arial"/>
                                <w:sz w:val="20"/>
                                <w:szCs w:val="20"/>
                                <w:lang w:eastAsia="en-IE"/>
                              </w:rPr>
                              <m:t>0,j</m:t>
                            </w:ins>
                          </m:r>
                        </m:sub>
                      </m:sSub>
                      <m:r>
                        <w:ins w:id="1010" w:author="Coilin" w:date="2016-03-21T16:05:00Z">
                          <w:rPr>
                            <w:rFonts w:ascii="Cambria Math" w:eastAsia="Times New Roman" w:hAnsi="Cambria Math" w:cs="Arial"/>
                            <w:sz w:val="20"/>
                            <w:szCs w:val="20"/>
                            <w:lang w:eastAsia="en-IE"/>
                          </w:rPr>
                          <m:t xml:space="preserve">+ </m:t>
                        </w:ins>
                      </m:r>
                      <m:sSub>
                        <m:sSubPr>
                          <m:ctrlPr>
                            <w:ins w:id="1011" w:author="Coilin" w:date="2016-03-21T16:05:00Z">
                              <w:rPr>
                                <w:rFonts w:ascii="Cambria Math" w:eastAsia="Times New Roman" w:hAnsi="Cambria Math" w:cs="Arial"/>
                                <w:i/>
                                <w:sz w:val="20"/>
                                <w:szCs w:val="20"/>
                                <w:lang w:eastAsia="en-IE"/>
                              </w:rPr>
                            </w:ins>
                          </m:ctrlPr>
                        </m:sSubPr>
                        <m:e>
                          <m:r>
                            <w:ins w:id="1012" w:author="Coilin" w:date="2016-03-21T16:05:00Z">
                              <w:rPr>
                                <w:rFonts w:ascii="Cambria Math" w:eastAsia="Times New Roman" w:hAnsi="Cambria Math" w:cs="Arial"/>
                                <w:sz w:val="20"/>
                                <w:szCs w:val="20"/>
                                <w:lang w:eastAsia="en-IE"/>
                              </w:rPr>
                              <m:t>δ</m:t>
                            </w:ins>
                          </m:r>
                        </m:e>
                        <m:sub>
                          <m:r>
                            <w:ins w:id="1013" w:author="Coilin" w:date="2016-03-21T16:05:00Z">
                              <w:rPr>
                                <w:rFonts w:ascii="Cambria Math" w:eastAsia="Times New Roman" w:hAnsi="Cambria Math" w:cs="Arial"/>
                                <w:sz w:val="20"/>
                                <w:szCs w:val="20"/>
                                <w:lang w:eastAsia="en-IE"/>
                              </w:rPr>
                              <m:t>1</m:t>
                            </w:ins>
                          </m:r>
                        </m:sub>
                      </m:sSub>
                      <m:r>
                        <w:ins w:id="1014" w:author="Coilin" w:date="2016-03-21T16:05:00Z">
                          <w:rPr>
                            <w:rFonts w:ascii="Cambria Math" w:eastAsia="Times New Roman" w:hAnsi="Cambria Math" w:cs="Arial"/>
                            <w:sz w:val="20"/>
                            <w:szCs w:val="20"/>
                            <w:lang w:eastAsia="en-IE"/>
                          </w:rPr>
                          <m:t xml:space="preserve">PI+ </m:t>
                        </w:ins>
                      </m:r>
                      <m:sSub>
                        <m:sSubPr>
                          <m:ctrlPr>
                            <w:ins w:id="1015" w:author="Coilin" w:date="2016-03-21T16:05:00Z">
                              <w:rPr>
                                <w:rFonts w:ascii="Cambria Math" w:eastAsia="Times New Roman" w:hAnsi="Cambria Math" w:cs="Arial"/>
                                <w:i/>
                                <w:sz w:val="20"/>
                                <w:szCs w:val="20"/>
                                <w:lang w:eastAsia="en-IE"/>
                              </w:rPr>
                            </w:ins>
                          </m:ctrlPr>
                        </m:sSubPr>
                        <m:e>
                          <m:r>
                            <w:ins w:id="1016" w:author="Coilin" w:date="2016-03-21T16:05:00Z">
                              <w:rPr>
                                <w:rFonts w:ascii="Cambria Math" w:eastAsia="Times New Roman" w:hAnsi="Cambria Math" w:cs="Arial"/>
                                <w:sz w:val="20"/>
                                <w:szCs w:val="20"/>
                                <w:lang w:eastAsia="en-IE"/>
                              </w:rPr>
                              <m:t>δ</m:t>
                            </w:ins>
                          </m:r>
                        </m:e>
                        <m:sub>
                          <m:r>
                            <w:ins w:id="1017" w:author="Coilin" w:date="2016-03-21T16:05:00Z">
                              <w:rPr>
                                <w:rFonts w:ascii="Cambria Math" w:eastAsia="Times New Roman" w:hAnsi="Cambria Math" w:cs="Arial"/>
                                <w:sz w:val="20"/>
                                <w:szCs w:val="20"/>
                                <w:lang w:eastAsia="en-IE"/>
                              </w:rPr>
                              <m:t>2</m:t>
                            </w:ins>
                          </m:r>
                        </m:sub>
                      </m:sSub>
                      <m:r>
                        <w:ins w:id="1018" w:author="Coilin" w:date="2016-03-21T16:05:00Z">
                          <w:rPr>
                            <w:rFonts w:ascii="Cambria Math" w:eastAsia="Times New Roman" w:hAnsi="Cambria Math" w:cs="Arial"/>
                            <w:sz w:val="20"/>
                            <w:szCs w:val="20"/>
                            <w:lang w:eastAsia="en-IE"/>
                          </w:rPr>
                          <m:t xml:space="preserve">SI+ </m:t>
                        </w:ins>
                      </m:r>
                      <m:sSub>
                        <m:sSubPr>
                          <m:ctrlPr>
                            <w:ins w:id="1019" w:author="Coilin" w:date="2016-03-21T16:05:00Z">
                              <w:rPr>
                                <w:rFonts w:ascii="Cambria Math" w:eastAsia="Times New Roman" w:hAnsi="Cambria Math" w:cs="Arial"/>
                                <w:i/>
                                <w:sz w:val="20"/>
                                <w:szCs w:val="20"/>
                                <w:lang w:eastAsia="en-IE"/>
                              </w:rPr>
                            </w:ins>
                          </m:ctrlPr>
                        </m:sSubPr>
                        <m:e>
                          <m:r>
                            <w:ins w:id="1020" w:author="Coilin" w:date="2016-03-21T16:05:00Z">
                              <w:rPr>
                                <w:rFonts w:ascii="Cambria Math" w:eastAsia="Times New Roman" w:hAnsi="Cambria Math" w:cs="Arial"/>
                                <w:sz w:val="20"/>
                                <w:szCs w:val="20"/>
                                <w:lang w:eastAsia="en-IE"/>
                              </w:rPr>
                              <m:t>δ</m:t>
                            </w:ins>
                          </m:r>
                        </m:e>
                        <m:sub>
                          <m:r>
                            <w:ins w:id="1021" w:author="Coilin" w:date="2016-03-21T16:05:00Z">
                              <w:rPr>
                                <w:rFonts w:ascii="Cambria Math" w:eastAsia="Times New Roman" w:hAnsi="Cambria Math" w:cs="Arial"/>
                                <w:sz w:val="20"/>
                                <w:szCs w:val="20"/>
                                <w:lang w:eastAsia="en-IE"/>
                              </w:rPr>
                              <m:t>3</m:t>
                            </w:ins>
                          </m:r>
                        </m:sub>
                      </m:sSub>
                      <m:r>
                        <w:ins w:id="1022" w:author="Coilin" w:date="2016-03-21T16:05: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1023" w:author="Coilin" w:date="2016-03-21T16:52:00Z">
                    <w:tcPr>
                      <w:tcW w:w="1701" w:type="dxa"/>
                      <w:tcBorders>
                        <w:top w:val="nil"/>
                        <w:left w:val="nil"/>
                        <w:bottom w:val="nil"/>
                        <w:right w:val="nil"/>
                      </w:tcBorders>
                      <w:shd w:val="clear" w:color="auto" w:fill="auto"/>
                      <w:noWrap/>
                      <w:vAlign w:val="bottom"/>
                      <w:hideMark/>
                    </w:tcPr>
                  </w:tcPrChange>
                </w:tcPr>
                <w:p w14:paraId="3E7065E6" w14:textId="77777777" w:rsidR="00952E56" w:rsidRPr="00472734" w:rsidRDefault="00952E56" w:rsidP="00472734">
                  <w:pPr>
                    <w:spacing w:after="0" w:line="240" w:lineRule="auto"/>
                    <w:jc w:val="center"/>
                    <w:rPr>
                      <w:ins w:id="1024" w:author="Coilin" w:date="2016-03-21T15:59:00Z"/>
                      <w:rFonts w:ascii="Arial" w:eastAsia="Times New Roman" w:hAnsi="Arial" w:cs="Arial"/>
                      <w:sz w:val="20"/>
                      <w:szCs w:val="20"/>
                      <w:lang w:eastAsia="en-IE"/>
                    </w:rPr>
                  </w:pPr>
                  <w:ins w:id="1025" w:author="Coilin" w:date="2016-03-21T15:59:00Z">
                    <w:r w:rsidRPr="00472734">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Change w:id="1026" w:author="Coilin" w:date="2016-03-21T16:52:00Z">
                    <w:tcPr>
                      <w:tcW w:w="1134" w:type="dxa"/>
                      <w:tcBorders>
                        <w:top w:val="nil"/>
                        <w:left w:val="nil"/>
                        <w:bottom w:val="nil"/>
                        <w:right w:val="nil"/>
                      </w:tcBorders>
                      <w:shd w:val="clear" w:color="auto" w:fill="auto"/>
                      <w:noWrap/>
                      <w:vAlign w:val="bottom"/>
                      <w:hideMark/>
                    </w:tcPr>
                  </w:tcPrChange>
                </w:tcPr>
                <w:p w14:paraId="7902052A" w14:textId="77777777" w:rsidR="00952E56" w:rsidRPr="00472734" w:rsidRDefault="00952E56" w:rsidP="00472734">
                  <w:pPr>
                    <w:spacing w:after="0" w:line="240" w:lineRule="auto"/>
                    <w:jc w:val="center"/>
                    <w:rPr>
                      <w:ins w:id="1027" w:author="Coilin" w:date="2016-03-21T15:59:00Z"/>
                      <w:rFonts w:ascii="Arial" w:eastAsia="Times New Roman" w:hAnsi="Arial" w:cs="Arial"/>
                      <w:sz w:val="20"/>
                      <w:szCs w:val="20"/>
                      <w:lang w:eastAsia="en-IE"/>
                    </w:rPr>
                  </w:pPr>
                  <w:ins w:id="1028"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029" w:author="Coilin" w:date="2016-03-21T16:52:00Z">
                    <w:tcPr>
                      <w:tcW w:w="599" w:type="dxa"/>
                      <w:tcBorders>
                        <w:top w:val="nil"/>
                        <w:left w:val="nil"/>
                        <w:bottom w:val="nil"/>
                        <w:right w:val="nil"/>
                      </w:tcBorders>
                      <w:shd w:val="clear" w:color="auto" w:fill="auto"/>
                      <w:noWrap/>
                      <w:vAlign w:val="bottom"/>
                      <w:hideMark/>
                    </w:tcPr>
                  </w:tcPrChange>
                </w:tcPr>
                <w:p w14:paraId="5D8D0994" w14:textId="77777777" w:rsidR="00952E56" w:rsidRPr="00472734" w:rsidRDefault="00952E56" w:rsidP="00472734">
                  <w:pPr>
                    <w:spacing w:after="0" w:line="240" w:lineRule="auto"/>
                    <w:jc w:val="center"/>
                    <w:rPr>
                      <w:ins w:id="1030" w:author="Coilin" w:date="2016-03-21T15:59:00Z"/>
                      <w:rFonts w:ascii="Arial" w:eastAsia="Times New Roman" w:hAnsi="Arial" w:cs="Arial"/>
                      <w:sz w:val="20"/>
                      <w:szCs w:val="20"/>
                      <w:lang w:eastAsia="en-IE"/>
                    </w:rPr>
                  </w:pPr>
                  <w:ins w:id="1031" w:author="Coilin" w:date="2016-03-21T15:59:00Z">
                    <w:r w:rsidRPr="00472734">
                      <w:rPr>
                        <w:rFonts w:ascii="Arial" w:eastAsia="Times New Roman" w:hAnsi="Arial" w:cs="Arial"/>
                        <w:sz w:val="20"/>
                        <w:szCs w:val="20"/>
                        <w:lang w:eastAsia="en-IE"/>
                      </w:rPr>
                      <w:t>4160.50</w:t>
                    </w:r>
                  </w:ins>
                </w:p>
              </w:tc>
            </w:tr>
            <w:tr w:rsidR="00952E56" w:rsidRPr="00472734" w14:paraId="554835A4" w14:textId="77777777" w:rsidTr="00EC5C94">
              <w:trPr>
                <w:trHeight w:val="255"/>
                <w:ins w:id="1032" w:author="Coilin" w:date="2016-03-21T15:59:00Z"/>
                <w:trPrChange w:id="1033" w:author="Coilin" w:date="2016-03-21T16:52:00Z">
                  <w:trPr>
                    <w:trHeight w:val="255"/>
                  </w:trPr>
                </w:trPrChange>
              </w:trPr>
              <w:tc>
                <w:tcPr>
                  <w:tcW w:w="419" w:type="dxa"/>
                  <w:tcBorders>
                    <w:top w:val="nil"/>
                    <w:left w:val="nil"/>
                    <w:bottom w:val="nil"/>
                    <w:right w:val="nil"/>
                  </w:tcBorders>
                  <w:vAlign w:val="bottom"/>
                  <w:tcPrChange w:id="1034" w:author="Coilin" w:date="2016-03-21T16:52:00Z">
                    <w:tcPr>
                      <w:tcW w:w="5279" w:type="dxa"/>
                      <w:tcBorders>
                        <w:top w:val="nil"/>
                        <w:left w:val="nil"/>
                        <w:bottom w:val="nil"/>
                        <w:right w:val="nil"/>
                      </w:tcBorders>
                    </w:tcPr>
                  </w:tcPrChange>
                </w:tcPr>
                <w:p w14:paraId="410AB15F" w14:textId="4678B2A3" w:rsidR="00952E56" w:rsidRPr="00DA7034" w:rsidRDefault="00952E56">
                  <w:pPr>
                    <w:spacing w:after="0" w:line="240" w:lineRule="auto"/>
                    <w:rPr>
                      <w:ins w:id="1035" w:author="Coilin" w:date="2016-03-21T16:25:00Z"/>
                      <w:rFonts w:ascii="Calibri" w:eastAsia="Calibri" w:hAnsi="Calibri" w:cs="Times New Roman"/>
                      <w:sz w:val="20"/>
                      <w:szCs w:val="20"/>
                      <w:lang w:eastAsia="en-IE"/>
                    </w:rPr>
                  </w:pPr>
                  <w:ins w:id="1036" w:author="Coilin" w:date="2016-03-21T16:26:00Z">
                    <w:r>
                      <w:rPr>
                        <w:rFonts w:ascii="Calibri" w:eastAsia="Calibri" w:hAnsi="Calibri" w:cs="Times New Roman"/>
                        <w:sz w:val="20"/>
                        <w:szCs w:val="20"/>
                        <w:lang w:eastAsia="en-IE"/>
                      </w:rPr>
                      <w:t>8</w:t>
                    </w:r>
                  </w:ins>
                </w:p>
              </w:tc>
              <w:tc>
                <w:tcPr>
                  <w:tcW w:w="5279" w:type="dxa"/>
                  <w:tcBorders>
                    <w:top w:val="nil"/>
                    <w:left w:val="nil"/>
                    <w:bottom w:val="nil"/>
                    <w:right w:val="nil"/>
                  </w:tcBorders>
                  <w:shd w:val="clear" w:color="auto" w:fill="auto"/>
                  <w:noWrap/>
                  <w:vAlign w:val="bottom"/>
                  <w:hideMark/>
                  <w:tcPrChange w:id="1037" w:author="Coilin" w:date="2016-03-21T16:52:00Z">
                    <w:tcPr>
                      <w:tcW w:w="5279" w:type="dxa"/>
                      <w:tcBorders>
                        <w:top w:val="nil"/>
                        <w:left w:val="nil"/>
                        <w:bottom w:val="nil"/>
                        <w:right w:val="nil"/>
                      </w:tcBorders>
                      <w:shd w:val="clear" w:color="auto" w:fill="auto"/>
                      <w:noWrap/>
                      <w:vAlign w:val="bottom"/>
                      <w:hideMark/>
                    </w:tcPr>
                  </w:tcPrChange>
                </w:tcPr>
                <w:p w14:paraId="745FA6F1" w14:textId="71A4241F" w:rsidR="00952E56" w:rsidRPr="007A406F" w:rsidRDefault="00696635" w:rsidP="00472734">
                  <w:pPr>
                    <w:spacing w:after="0" w:line="240" w:lineRule="auto"/>
                    <w:rPr>
                      <w:ins w:id="1038" w:author="Coilin" w:date="2016-03-21T15:59:00Z"/>
                      <w:rFonts w:ascii="Arial" w:eastAsia="Times New Roman" w:hAnsi="Arial" w:cs="Arial"/>
                      <w:sz w:val="20"/>
                      <w:szCs w:val="20"/>
                      <w:lang w:eastAsia="en-IE"/>
                    </w:rPr>
                  </w:pPr>
                  <m:oMathPara>
                    <m:oMathParaPr>
                      <m:jc m:val="left"/>
                    </m:oMathParaPr>
                    <m:oMath>
                      <m:sSub>
                        <m:sSubPr>
                          <m:ctrlPr>
                            <w:ins w:id="1039" w:author="Coilin" w:date="2016-03-21T16:06:00Z">
                              <w:rPr>
                                <w:rFonts w:ascii="Cambria Math" w:eastAsia="Times New Roman" w:hAnsi="Cambria Math" w:cs="Arial"/>
                                <w:i/>
                                <w:sz w:val="20"/>
                                <w:szCs w:val="20"/>
                                <w:lang w:eastAsia="en-IE"/>
                              </w:rPr>
                            </w:ins>
                          </m:ctrlPr>
                        </m:sSubPr>
                        <m:e>
                          <m:r>
                            <w:ins w:id="1040" w:author="Coilin" w:date="2016-03-21T16:06:00Z">
                              <w:rPr>
                                <w:rFonts w:ascii="Cambria Math" w:eastAsia="Times New Roman" w:hAnsi="Cambria Math" w:cs="Arial"/>
                                <w:sz w:val="20"/>
                                <w:szCs w:val="20"/>
                                <w:lang w:eastAsia="en-IE"/>
                              </w:rPr>
                              <m:t>β</m:t>
                            </w:ins>
                          </m:r>
                        </m:e>
                        <m:sub>
                          <m:r>
                            <w:ins w:id="1041" w:author="Coilin" w:date="2016-03-21T16:06:00Z">
                              <w:rPr>
                                <w:rFonts w:ascii="Cambria Math" w:eastAsia="Times New Roman" w:hAnsi="Cambria Math" w:cs="Arial"/>
                                <w:sz w:val="20"/>
                                <w:szCs w:val="20"/>
                                <w:lang w:eastAsia="en-IE"/>
                              </w:rPr>
                              <m:t>0,j</m:t>
                            </w:ins>
                          </m:r>
                        </m:sub>
                      </m:sSub>
                      <m:r>
                        <w:ins w:id="1042" w:author="Coilin" w:date="2016-03-21T16:06:00Z">
                          <w:rPr>
                            <w:rFonts w:ascii="Cambria Math" w:eastAsia="Times New Roman" w:hAnsi="Cambria Math" w:cs="Arial"/>
                            <w:sz w:val="20"/>
                            <w:szCs w:val="20"/>
                            <w:lang w:eastAsia="en-IE"/>
                          </w:rPr>
                          <m:t xml:space="preserve">+ </m:t>
                        </w:ins>
                      </m:r>
                      <m:sSub>
                        <m:sSubPr>
                          <m:ctrlPr>
                            <w:ins w:id="1043" w:author="Coilin" w:date="2016-03-21T16:06:00Z">
                              <w:rPr>
                                <w:rFonts w:ascii="Cambria Math" w:eastAsia="Times New Roman" w:hAnsi="Cambria Math" w:cs="Arial"/>
                                <w:i/>
                                <w:sz w:val="20"/>
                                <w:szCs w:val="20"/>
                                <w:lang w:eastAsia="en-IE"/>
                              </w:rPr>
                            </w:ins>
                          </m:ctrlPr>
                        </m:sSubPr>
                        <m:e>
                          <m:r>
                            <w:ins w:id="1044" w:author="Coilin" w:date="2016-03-21T16:06:00Z">
                              <w:rPr>
                                <w:rFonts w:ascii="Cambria Math" w:eastAsia="Times New Roman" w:hAnsi="Cambria Math" w:cs="Arial"/>
                                <w:sz w:val="20"/>
                                <w:szCs w:val="20"/>
                                <w:lang w:eastAsia="en-IE"/>
                              </w:rPr>
                              <m:t>β</m:t>
                            </w:ins>
                          </m:r>
                        </m:e>
                        <m:sub>
                          <m:r>
                            <w:ins w:id="1045" w:author="Coilin" w:date="2016-03-21T16:06:00Z">
                              <w:rPr>
                                <w:rFonts w:ascii="Cambria Math" w:eastAsia="Times New Roman" w:hAnsi="Cambria Math" w:cs="Arial"/>
                                <w:sz w:val="20"/>
                                <w:szCs w:val="20"/>
                                <w:lang w:eastAsia="en-IE"/>
                              </w:rPr>
                              <m:t>1,j</m:t>
                            </w:ins>
                          </m:r>
                        </m:sub>
                      </m:sSub>
                      <m:r>
                        <w:ins w:id="1046" w:author="Coilin" w:date="2016-03-21T16:06:00Z">
                          <w:rPr>
                            <w:rFonts w:ascii="Cambria Math" w:eastAsia="Times New Roman" w:hAnsi="Cambria Math" w:cs="Arial"/>
                            <w:sz w:val="20"/>
                            <w:szCs w:val="20"/>
                            <w:lang w:eastAsia="en-IE"/>
                          </w:rPr>
                          <m:t xml:space="preserve">CL+ </m:t>
                        </w:ins>
                      </m:r>
                      <m:sSub>
                        <m:sSubPr>
                          <m:ctrlPr>
                            <w:ins w:id="1047" w:author="Coilin" w:date="2016-03-21T16:06:00Z">
                              <w:rPr>
                                <w:rFonts w:ascii="Cambria Math" w:eastAsia="Times New Roman" w:hAnsi="Cambria Math" w:cs="Arial"/>
                                <w:i/>
                                <w:sz w:val="20"/>
                                <w:szCs w:val="20"/>
                                <w:lang w:eastAsia="en-IE"/>
                              </w:rPr>
                            </w:ins>
                          </m:ctrlPr>
                        </m:sSubPr>
                        <m:e>
                          <m:r>
                            <w:ins w:id="1048" w:author="Coilin" w:date="2016-03-21T16:06:00Z">
                              <w:rPr>
                                <w:rFonts w:ascii="Cambria Math" w:eastAsia="Times New Roman" w:hAnsi="Cambria Math" w:cs="Arial"/>
                                <w:sz w:val="20"/>
                                <w:szCs w:val="20"/>
                                <w:lang w:eastAsia="en-IE"/>
                              </w:rPr>
                              <m:t>δ</m:t>
                            </w:ins>
                          </m:r>
                        </m:e>
                        <m:sub>
                          <m:r>
                            <w:ins w:id="1049" w:author="Coilin" w:date="2016-03-21T16:06:00Z">
                              <w:rPr>
                                <w:rFonts w:ascii="Cambria Math" w:eastAsia="Times New Roman" w:hAnsi="Cambria Math" w:cs="Arial"/>
                                <w:sz w:val="20"/>
                                <w:szCs w:val="20"/>
                                <w:lang w:eastAsia="en-IE"/>
                              </w:rPr>
                              <m:t>1</m:t>
                            </w:ins>
                          </m:r>
                        </m:sub>
                      </m:sSub>
                      <m:r>
                        <w:ins w:id="1050" w:author="Coilin" w:date="2016-03-21T16:06:00Z">
                          <w:rPr>
                            <w:rFonts w:ascii="Cambria Math" w:eastAsia="Times New Roman" w:hAnsi="Cambria Math" w:cs="Arial"/>
                            <w:sz w:val="20"/>
                            <w:szCs w:val="20"/>
                            <w:lang w:eastAsia="en-IE"/>
                          </w:rPr>
                          <m:t xml:space="preserve">PI+ </m:t>
                        </w:ins>
                      </m:r>
                      <m:sSub>
                        <m:sSubPr>
                          <m:ctrlPr>
                            <w:ins w:id="1051" w:author="Coilin" w:date="2016-03-21T16:06:00Z">
                              <w:rPr>
                                <w:rFonts w:ascii="Cambria Math" w:eastAsia="Times New Roman" w:hAnsi="Cambria Math" w:cs="Arial"/>
                                <w:i/>
                                <w:sz w:val="20"/>
                                <w:szCs w:val="20"/>
                                <w:lang w:eastAsia="en-IE"/>
                              </w:rPr>
                            </w:ins>
                          </m:ctrlPr>
                        </m:sSubPr>
                        <m:e>
                          <m:r>
                            <w:ins w:id="1052" w:author="Coilin" w:date="2016-03-21T16:06:00Z">
                              <w:rPr>
                                <w:rFonts w:ascii="Cambria Math" w:eastAsia="Times New Roman" w:hAnsi="Cambria Math" w:cs="Arial"/>
                                <w:sz w:val="20"/>
                                <w:szCs w:val="20"/>
                                <w:lang w:eastAsia="en-IE"/>
                              </w:rPr>
                              <m:t>δ</m:t>
                            </w:ins>
                          </m:r>
                        </m:e>
                        <m:sub>
                          <m:r>
                            <w:ins w:id="1053" w:author="Coilin" w:date="2016-03-21T16:06:00Z">
                              <w:rPr>
                                <w:rFonts w:ascii="Cambria Math" w:eastAsia="Times New Roman" w:hAnsi="Cambria Math" w:cs="Arial"/>
                                <w:sz w:val="20"/>
                                <w:szCs w:val="20"/>
                                <w:lang w:eastAsia="en-IE"/>
                              </w:rPr>
                              <m:t>2</m:t>
                            </w:ins>
                          </m:r>
                        </m:sub>
                      </m:sSub>
                      <m:r>
                        <w:ins w:id="1054" w:author="Coilin" w:date="2016-03-21T16:06:00Z">
                          <w:rPr>
                            <w:rFonts w:ascii="Cambria Math" w:eastAsia="Times New Roman" w:hAnsi="Cambria Math" w:cs="Arial"/>
                            <w:sz w:val="20"/>
                            <w:szCs w:val="20"/>
                            <w:lang w:eastAsia="en-IE"/>
                          </w:rPr>
                          <m:t xml:space="preserve">SI+ </m:t>
                        </w:ins>
                      </m:r>
                      <m:sSub>
                        <m:sSubPr>
                          <m:ctrlPr>
                            <w:ins w:id="1055" w:author="Coilin" w:date="2016-03-21T16:06:00Z">
                              <w:rPr>
                                <w:rFonts w:ascii="Cambria Math" w:eastAsia="Times New Roman" w:hAnsi="Cambria Math" w:cs="Arial"/>
                                <w:i/>
                                <w:sz w:val="20"/>
                                <w:szCs w:val="20"/>
                                <w:lang w:eastAsia="en-IE"/>
                              </w:rPr>
                            </w:ins>
                          </m:ctrlPr>
                        </m:sSubPr>
                        <m:e>
                          <m:r>
                            <w:ins w:id="1056" w:author="Coilin" w:date="2016-03-21T16:06:00Z">
                              <w:rPr>
                                <w:rFonts w:ascii="Cambria Math" w:eastAsia="Times New Roman" w:hAnsi="Cambria Math" w:cs="Arial"/>
                                <w:sz w:val="20"/>
                                <w:szCs w:val="20"/>
                                <w:lang w:eastAsia="en-IE"/>
                              </w:rPr>
                              <m:t>δ</m:t>
                            </w:ins>
                          </m:r>
                        </m:e>
                        <m:sub>
                          <m:r>
                            <w:ins w:id="1057" w:author="Coilin" w:date="2016-03-21T16:06:00Z">
                              <w:rPr>
                                <w:rFonts w:ascii="Cambria Math" w:eastAsia="Times New Roman" w:hAnsi="Cambria Math" w:cs="Arial"/>
                                <w:sz w:val="20"/>
                                <w:szCs w:val="20"/>
                                <w:lang w:eastAsia="en-IE"/>
                              </w:rPr>
                              <m:t>3</m:t>
                            </w:ins>
                          </m:r>
                        </m:sub>
                      </m:sSub>
                      <m:r>
                        <w:ins w:id="1058" w:author="Coilin" w:date="2016-03-21T16:06:00Z">
                          <w:rPr>
                            <w:rFonts w:ascii="Cambria Math" w:eastAsia="Times New Roman" w:hAnsi="Cambria Math" w:cs="Arial"/>
                            <w:sz w:val="20"/>
                            <w:szCs w:val="20"/>
                            <w:lang w:eastAsia="en-IE"/>
                          </w:rPr>
                          <m:t>SO +</m:t>
                        </w:ins>
                      </m:r>
                      <m:r>
                        <w:ins w:id="1059" w:author="Coilin" w:date="2016-03-21T16:07:00Z">
                          <w:rPr>
                            <w:rFonts w:ascii="Cambria Math" w:eastAsia="Times New Roman" w:hAnsi="Cambria Math" w:cs="Arial"/>
                            <w:sz w:val="20"/>
                            <w:szCs w:val="20"/>
                            <w:lang w:eastAsia="en-IE"/>
                          </w:rPr>
                          <m:t>γW</m:t>
                        </w:ins>
                      </m:r>
                    </m:oMath>
                  </m:oMathPara>
                </w:p>
              </w:tc>
              <w:tc>
                <w:tcPr>
                  <w:tcW w:w="1701" w:type="dxa"/>
                  <w:tcBorders>
                    <w:top w:val="nil"/>
                    <w:left w:val="nil"/>
                    <w:bottom w:val="nil"/>
                    <w:right w:val="nil"/>
                  </w:tcBorders>
                  <w:shd w:val="clear" w:color="auto" w:fill="auto"/>
                  <w:noWrap/>
                  <w:vAlign w:val="bottom"/>
                  <w:hideMark/>
                  <w:tcPrChange w:id="1060" w:author="Coilin" w:date="2016-03-21T16:52:00Z">
                    <w:tcPr>
                      <w:tcW w:w="1701" w:type="dxa"/>
                      <w:tcBorders>
                        <w:top w:val="nil"/>
                        <w:left w:val="nil"/>
                        <w:bottom w:val="nil"/>
                        <w:right w:val="nil"/>
                      </w:tcBorders>
                      <w:shd w:val="clear" w:color="auto" w:fill="auto"/>
                      <w:noWrap/>
                      <w:vAlign w:val="bottom"/>
                      <w:hideMark/>
                    </w:tcPr>
                  </w:tcPrChange>
                </w:tcPr>
                <w:p w14:paraId="149470B4" w14:textId="77777777" w:rsidR="00952E56" w:rsidRPr="00472734" w:rsidRDefault="00952E56" w:rsidP="00472734">
                  <w:pPr>
                    <w:spacing w:after="0" w:line="240" w:lineRule="auto"/>
                    <w:jc w:val="center"/>
                    <w:rPr>
                      <w:ins w:id="1061" w:author="Coilin" w:date="2016-03-21T15:59:00Z"/>
                      <w:rFonts w:ascii="Arial" w:eastAsia="Times New Roman" w:hAnsi="Arial" w:cs="Arial"/>
                      <w:sz w:val="20"/>
                      <w:szCs w:val="20"/>
                      <w:lang w:eastAsia="en-IE"/>
                    </w:rPr>
                  </w:pPr>
                  <w:ins w:id="1062" w:author="Coilin" w:date="2016-03-21T15:59:00Z">
                    <w:r w:rsidRPr="00472734">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Change w:id="1063" w:author="Coilin" w:date="2016-03-21T16:52:00Z">
                    <w:tcPr>
                      <w:tcW w:w="1134" w:type="dxa"/>
                      <w:tcBorders>
                        <w:top w:val="nil"/>
                        <w:left w:val="nil"/>
                        <w:bottom w:val="nil"/>
                        <w:right w:val="nil"/>
                      </w:tcBorders>
                      <w:shd w:val="clear" w:color="auto" w:fill="auto"/>
                      <w:noWrap/>
                      <w:vAlign w:val="bottom"/>
                      <w:hideMark/>
                    </w:tcPr>
                  </w:tcPrChange>
                </w:tcPr>
                <w:p w14:paraId="1DB45454" w14:textId="77777777" w:rsidR="00952E56" w:rsidRPr="00472734" w:rsidRDefault="00952E56" w:rsidP="00472734">
                  <w:pPr>
                    <w:spacing w:after="0" w:line="240" w:lineRule="auto"/>
                    <w:jc w:val="center"/>
                    <w:rPr>
                      <w:ins w:id="1064" w:author="Coilin" w:date="2016-03-21T15:59:00Z"/>
                      <w:rFonts w:ascii="Arial" w:eastAsia="Times New Roman" w:hAnsi="Arial" w:cs="Arial"/>
                      <w:sz w:val="20"/>
                      <w:szCs w:val="20"/>
                      <w:lang w:eastAsia="en-IE"/>
                    </w:rPr>
                  </w:pPr>
                  <w:ins w:id="1065"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066" w:author="Coilin" w:date="2016-03-21T16:52:00Z">
                    <w:tcPr>
                      <w:tcW w:w="599" w:type="dxa"/>
                      <w:tcBorders>
                        <w:top w:val="nil"/>
                        <w:left w:val="nil"/>
                        <w:bottom w:val="nil"/>
                        <w:right w:val="nil"/>
                      </w:tcBorders>
                      <w:shd w:val="clear" w:color="auto" w:fill="auto"/>
                      <w:noWrap/>
                      <w:vAlign w:val="bottom"/>
                      <w:hideMark/>
                    </w:tcPr>
                  </w:tcPrChange>
                </w:tcPr>
                <w:p w14:paraId="2A13D111" w14:textId="77777777" w:rsidR="00952E56" w:rsidRPr="00472734" w:rsidRDefault="00952E56" w:rsidP="00472734">
                  <w:pPr>
                    <w:spacing w:after="0" w:line="240" w:lineRule="auto"/>
                    <w:jc w:val="center"/>
                    <w:rPr>
                      <w:ins w:id="1067" w:author="Coilin" w:date="2016-03-21T15:59:00Z"/>
                      <w:rFonts w:ascii="Arial" w:eastAsia="Times New Roman" w:hAnsi="Arial" w:cs="Arial"/>
                      <w:sz w:val="20"/>
                      <w:szCs w:val="20"/>
                      <w:lang w:eastAsia="en-IE"/>
                    </w:rPr>
                  </w:pPr>
                  <w:ins w:id="1068" w:author="Coilin" w:date="2016-03-21T15:59:00Z">
                    <w:r w:rsidRPr="00472734">
                      <w:rPr>
                        <w:rFonts w:ascii="Arial" w:eastAsia="Times New Roman" w:hAnsi="Arial" w:cs="Arial"/>
                        <w:sz w:val="20"/>
                        <w:szCs w:val="20"/>
                        <w:lang w:eastAsia="en-IE"/>
                      </w:rPr>
                      <w:t>4120.98</w:t>
                    </w:r>
                  </w:ins>
                </w:p>
              </w:tc>
            </w:tr>
            <w:tr w:rsidR="00952E56" w:rsidRPr="00472734" w14:paraId="02694C63" w14:textId="77777777" w:rsidTr="00EC5C94">
              <w:trPr>
                <w:trHeight w:val="255"/>
                <w:ins w:id="1069" w:author="Coilin" w:date="2016-03-21T15:59:00Z"/>
                <w:trPrChange w:id="1070" w:author="Coilin" w:date="2016-03-21T16:52:00Z">
                  <w:trPr>
                    <w:trHeight w:val="255"/>
                  </w:trPr>
                </w:trPrChange>
              </w:trPr>
              <w:tc>
                <w:tcPr>
                  <w:tcW w:w="419" w:type="dxa"/>
                  <w:tcBorders>
                    <w:top w:val="nil"/>
                    <w:left w:val="nil"/>
                    <w:bottom w:val="nil"/>
                    <w:right w:val="nil"/>
                  </w:tcBorders>
                  <w:vAlign w:val="bottom"/>
                  <w:tcPrChange w:id="1071" w:author="Coilin" w:date="2016-03-21T16:52:00Z">
                    <w:tcPr>
                      <w:tcW w:w="5279" w:type="dxa"/>
                      <w:tcBorders>
                        <w:top w:val="nil"/>
                        <w:left w:val="nil"/>
                        <w:bottom w:val="nil"/>
                        <w:right w:val="nil"/>
                      </w:tcBorders>
                    </w:tcPr>
                  </w:tcPrChange>
                </w:tcPr>
                <w:p w14:paraId="7F4439FC" w14:textId="1F69F135" w:rsidR="00952E56" w:rsidRPr="00DA7034" w:rsidRDefault="00952E56">
                  <w:pPr>
                    <w:spacing w:after="0" w:line="240" w:lineRule="auto"/>
                    <w:rPr>
                      <w:ins w:id="1072" w:author="Coilin" w:date="2016-03-21T16:25:00Z"/>
                      <w:rFonts w:ascii="Calibri" w:eastAsia="Calibri" w:hAnsi="Calibri" w:cs="Times New Roman"/>
                      <w:sz w:val="20"/>
                      <w:szCs w:val="20"/>
                      <w:lang w:eastAsia="en-IE"/>
                    </w:rPr>
                  </w:pPr>
                  <w:ins w:id="1073" w:author="Coilin" w:date="2016-03-21T16:26:00Z">
                    <w:r>
                      <w:rPr>
                        <w:rFonts w:ascii="Calibri" w:eastAsia="Calibri" w:hAnsi="Calibri" w:cs="Times New Roman"/>
                        <w:sz w:val="20"/>
                        <w:szCs w:val="20"/>
                        <w:lang w:eastAsia="en-IE"/>
                      </w:rPr>
                      <w:t>9</w:t>
                    </w:r>
                  </w:ins>
                </w:p>
              </w:tc>
              <w:tc>
                <w:tcPr>
                  <w:tcW w:w="5279" w:type="dxa"/>
                  <w:tcBorders>
                    <w:top w:val="nil"/>
                    <w:left w:val="nil"/>
                    <w:bottom w:val="nil"/>
                    <w:right w:val="nil"/>
                  </w:tcBorders>
                  <w:shd w:val="clear" w:color="auto" w:fill="auto"/>
                  <w:noWrap/>
                  <w:vAlign w:val="bottom"/>
                  <w:hideMark/>
                  <w:tcPrChange w:id="1074" w:author="Coilin" w:date="2016-03-21T16:52:00Z">
                    <w:tcPr>
                      <w:tcW w:w="5279" w:type="dxa"/>
                      <w:tcBorders>
                        <w:top w:val="nil"/>
                        <w:left w:val="nil"/>
                        <w:bottom w:val="nil"/>
                        <w:right w:val="nil"/>
                      </w:tcBorders>
                      <w:shd w:val="clear" w:color="auto" w:fill="auto"/>
                      <w:noWrap/>
                      <w:vAlign w:val="bottom"/>
                      <w:hideMark/>
                    </w:tcPr>
                  </w:tcPrChange>
                </w:tcPr>
                <w:p w14:paraId="4E3EC4D2" w14:textId="524369F2" w:rsidR="00952E56" w:rsidRPr="007A406F" w:rsidRDefault="00696635" w:rsidP="00472734">
                  <w:pPr>
                    <w:spacing w:after="0" w:line="240" w:lineRule="auto"/>
                    <w:rPr>
                      <w:ins w:id="1075" w:author="Coilin" w:date="2016-03-21T15:59:00Z"/>
                      <w:rFonts w:ascii="Arial" w:eastAsia="Times New Roman" w:hAnsi="Arial" w:cs="Arial"/>
                      <w:sz w:val="20"/>
                      <w:szCs w:val="20"/>
                      <w:lang w:eastAsia="en-IE"/>
                    </w:rPr>
                  </w:pPr>
                  <m:oMathPara>
                    <m:oMathParaPr>
                      <m:jc m:val="left"/>
                    </m:oMathParaPr>
                    <m:oMath>
                      <m:sSub>
                        <m:sSubPr>
                          <m:ctrlPr>
                            <w:ins w:id="1076" w:author="Coilin" w:date="2016-03-21T16:07:00Z">
                              <w:rPr>
                                <w:rFonts w:ascii="Cambria Math" w:eastAsia="Times New Roman" w:hAnsi="Cambria Math" w:cs="Arial"/>
                                <w:i/>
                                <w:sz w:val="20"/>
                                <w:szCs w:val="20"/>
                                <w:lang w:eastAsia="en-IE"/>
                              </w:rPr>
                            </w:ins>
                          </m:ctrlPr>
                        </m:sSubPr>
                        <m:e>
                          <m:r>
                            <w:ins w:id="1077" w:author="Coilin" w:date="2016-03-21T16:07:00Z">
                              <w:rPr>
                                <w:rFonts w:ascii="Cambria Math" w:eastAsia="Times New Roman" w:hAnsi="Cambria Math" w:cs="Arial"/>
                                <w:sz w:val="20"/>
                                <w:szCs w:val="20"/>
                                <w:lang w:eastAsia="en-IE"/>
                              </w:rPr>
                              <m:t>β</m:t>
                            </w:ins>
                          </m:r>
                        </m:e>
                        <m:sub>
                          <m:r>
                            <w:ins w:id="1078" w:author="Coilin" w:date="2016-03-21T16:07:00Z">
                              <w:rPr>
                                <w:rFonts w:ascii="Cambria Math" w:eastAsia="Times New Roman" w:hAnsi="Cambria Math" w:cs="Arial"/>
                                <w:sz w:val="20"/>
                                <w:szCs w:val="20"/>
                                <w:lang w:eastAsia="en-IE"/>
                              </w:rPr>
                              <m:t>0,j</m:t>
                            </w:ins>
                          </m:r>
                        </m:sub>
                      </m:sSub>
                      <m:r>
                        <w:ins w:id="1079" w:author="Coilin" w:date="2016-03-21T16:07:00Z">
                          <w:rPr>
                            <w:rFonts w:ascii="Cambria Math" w:eastAsia="Times New Roman" w:hAnsi="Cambria Math" w:cs="Arial"/>
                            <w:sz w:val="20"/>
                            <w:szCs w:val="20"/>
                            <w:lang w:eastAsia="en-IE"/>
                          </w:rPr>
                          <m:t xml:space="preserve">+ </m:t>
                        </w:ins>
                      </m:r>
                      <m:sSub>
                        <m:sSubPr>
                          <m:ctrlPr>
                            <w:ins w:id="1080" w:author="Coilin" w:date="2016-03-21T16:07:00Z">
                              <w:rPr>
                                <w:rFonts w:ascii="Cambria Math" w:eastAsia="Times New Roman" w:hAnsi="Cambria Math" w:cs="Arial"/>
                                <w:i/>
                                <w:sz w:val="20"/>
                                <w:szCs w:val="20"/>
                                <w:lang w:eastAsia="en-IE"/>
                              </w:rPr>
                            </w:ins>
                          </m:ctrlPr>
                        </m:sSubPr>
                        <m:e>
                          <m:r>
                            <w:ins w:id="1081" w:author="Coilin" w:date="2016-03-21T16:07:00Z">
                              <w:rPr>
                                <w:rFonts w:ascii="Cambria Math" w:eastAsia="Times New Roman" w:hAnsi="Cambria Math" w:cs="Arial"/>
                                <w:sz w:val="20"/>
                                <w:szCs w:val="20"/>
                                <w:lang w:eastAsia="en-IE"/>
                              </w:rPr>
                              <m:t>β</m:t>
                            </w:ins>
                          </m:r>
                        </m:e>
                        <m:sub>
                          <m:r>
                            <w:ins w:id="1082" w:author="Coilin" w:date="2016-03-21T16:07:00Z">
                              <w:rPr>
                                <w:rFonts w:ascii="Cambria Math" w:eastAsia="Times New Roman" w:hAnsi="Cambria Math" w:cs="Arial"/>
                                <w:sz w:val="20"/>
                                <w:szCs w:val="20"/>
                                <w:lang w:eastAsia="en-IE"/>
                              </w:rPr>
                              <m:t>1,j</m:t>
                            </w:ins>
                          </m:r>
                        </m:sub>
                      </m:sSub>
                      <m:r>
                        <w:ins w:id="1083" w:author="Coilin" w:date="2016-03-21T16:07:00Z">
                          <w:rPr>
                            <w:rFonts w:ascii="Cambria Math" w:eastAsia="Times New Roman" w:hAnsi="Cambria Math" w:cs="Arial"/>
                            <w:sz w:val="20"/>
                            <w:szCs w:val="20"/>
                            <w:lang w:eastAsia="en-IE"/>
                          </w:rPr>
                          <m:t xml:space="preserve">CL+ </m:t>
                        </w:ins>
                      </m:r>
                      <m:sSub>
                        <m:sSubPr>
                          <m:ctrlPr>
                            <w:ins w:id="1084" w:author="Coilin" w:date="2016-03-21T16:07:00Z">
                              <w:rPr>
                                <w:rFonts w:ascii="Cambria Math" w:eastAsia="Times New Roman" w:hAnsi="Cambria Math" w:cs="Arial"/>
                                <w:i/>
                                <w:sz w:val="20"/>
                                <w:szCs w:val="20"/>
                                <w:lang w:eastAsia="en-IE"/>
                              </w:rPr>
                            </w:ins>
                          </m:ctrlPr>
                        </m:sSubPr>
                        <m:e>
                          <m:r>
                            <w:ins w:id="1085" w:author="Coilin" w:date="2016-03-21T16:07:00Z">
                              <w:rPr>
                                <w:rFonts w:ascii="Cambria Math" w:eastAsia="Times New Roman" w:hAnsi="Cambria Math" w:cs="Arial"/>
                                <w:sz w:val="20"/>
                                <w:szCs w:val="20"/>
                                <w:lang w:eastAsia="en-IE"/>
                              </w:rPr>
                              <m:t>β</m:t>
                            </w:ins>
                          </m:r>
                        </m:e>
                        <m:sub>
                          <m:r>
                            <w:ins w:id="1086" w:author="Coilin" w:date="2016-03-21T16:07:00Z">
                              <w:rPr>
                                <w:rFonts w:ascii="Cambria Math" w:eastAsia="Times New Roman" w:hAnsi="Cambria Math" w:cs="Arial"/>
                                <w:sz w:val="20"/>
                                <w:szCs w:val="20"/>
                                <w:lang w:eastAsia="en-IE"/>
                              </w:rPr>
                              <m:t>2,j</m:t>
                            </w:ins>
                          </m:r>
                        </m:sub>
                      </m:sSub>
                      <m:sSup>
                        <m:sSupPr>
                          <m:ctrlPr>
                            <w:ins w:id="1087" w:author="Coilin" w:date="2016-03-21T16:07:00Z">
                              <w:rPr>
                                <w:rFonts w:ascii="Cambria Math" w:eastAsia="Times New Roman" w:hAnsi="Cambria Math" w:cs="Arial"/>
                                <w:i/>
                                <w:sz w:val="20"/>
                                <w:szCs w:val="20"/>
                                <w:lang w:eastAsia="en-IE"/>
                              </w:rPr>
                            </w:ins>
                          </m:ctrlPr>
                        </m:sSupPr>
                        <m:e>
                          <m:r>
                            <w:ins w:id="1088" w:author="Coilin" w:date="2016-03-21T16:07:00Z">
                              <w:rPr>
                                <w:rFonts w:ascii="Cambria Math" w:eastAsia="Times New Roman" w:hAnsi="Cambria Math" w:cs="Arial"/>
                                <w:sz w:val="20"/>
                                <w:szCs w:val="20"/>
                                <w:lang w:eastAsia="en-IE"/>
                              </w:rPr>
                              <m:t>CL</m:t>
                            </w:ins>
                          </m:r>
                        </m:e>
                        <m:sup>
                          <m:r>
                            <w:ins w:id="1089" w:author="Coilin" w:date="2016-03-21T16:07:00Z">
                              <w:rPr>
                                <w:rFonts w:ascii="Cambria Math" w:eastAsia="Times New Roman" w:hAnsi="Cambria Math" w:cs="Arial"/>
                                <w:sz w:val="20"/>
                                <w:szCs w:val="20"/>
                                <w:lang w:eastAsia="en-IE"/>
                              </w:rPr>
                              <m:t>2</m:t>
                            </w:ins>
                          </m:r>
                        </m:sup>
                      </m:sSup>
                      <m:r>
                        <w:ins w:id="1090" w:author="Coilin" w:date="2016-03-21T16:07:00Z">
                          <w:rPr>
                            <w:rFonts w:ascii="Cambria Math" w:eastAsia="Times New Roman" w:hAnsi="Cambria Math" w:cs="Arial"/>
                            <w:sz w:val="20"/>
                            <w:szCs w:val="20"/>
                            <w:lang w:eastAsia="en-IE"/>
                          </w:rPr>
                          <m:t xml:space="preserve">+ </m:t>
                        </w:ins>
                      </m:r>
                      <m:sSub>
                        <m:sSubPr>
                          <m:ctrlPr>
                            <w:ins w:id="1091" w:author="Coilin" w:date="2016-03-21T16:07:00Z">
                              <w:rPr>
                                <w:rFonts w:ascii="Cambria Math" w:eastAsia="Times New Roman" w:hAnsi="Cambria Math" w:cs="Arial"/>
                                <w:i/>
                                <w:sz w:val="20"/>
                                <w:szCs w:val="20"/>
                                <w:lang w:eastAsia="en-IE"/>
                              </w:rPr>
                            </w:ins>
                          </m:ctrlPr>
                        </m:sSubPr>
                        <m:e>
                          <m:r>
                            <w:ins w:id="1092" w:author="Coilin" w:date="2016-03-21T16:07:00Z">
                              <w:rPr>
                                <w:rFonts w:ascii="Cambria Math" w:eastAsia="Times New Roman" w:hAnsi="Cambria Math" w:cs="Arial"/>
                                <w:sz w:val="20"/>
                                <w:szCs w:val="20"/>
                                <w:lang w:eastAsia="en-IE"/>
                              </w:rPr>
                              <m:t>δ</m:t>
                            </w:ins>
                          </m:r>
                        </m:e>
                        <m:sub>
                          <m:r>
                            <w:ins w:id="1093" w:author="Coilin" w:date="2016-03-21T16:07:00Z">
                              <w:rPr>
                                <w:rFonts w:ascii="Cambria Math" w:eastAsia="Times New Roman" w:hAnsi="Cambria Math" w:cs="Arial"/>
                                <w:sz w:val="20"/>
                                <w:szCs w:val="20"/>
                                <w:lang w:eastAsia="en-IE"/>
                              </w:rPr>
                              <m:t>1</m:t>
                            </w:ins>
                          </m:r>
                        </m:sub>
                      </m:sSub>
                      <m:r>
                        <w:ins w:id="1094" w:author="Coilin" w:date="2016-03-21T16:07:00Z">
                          <w:rPr>
                            <w:rFonts w:ascii="Cambria Math" w:eastAsia="Times New Roman" w:hAnsi="Cambria Math" w:cs="Arial"/>
                            <w:sz w:val="20"/>
                            <w:szCs w:val="20"/>
                            <w:lang w:eastAsia="en-IE"/>
                          </w:rPr>
                          <m:t xml:space="preserve">PI+ </m:t>
                        </w:ins>
                      </m:r>
                      <m:sSub>
                        <m:sSubPr>
                          <m:ctrlPr>
                            <w:ins w:id="1095" w:author="Coilin" w:date="2016-03-21T16:07:00Z">
                              <w:rPr>
                                <w:rFonts w:ascii="Cambria Math" w:eastAsia="Times New Roman" w:hAnsi="Cambria Math" w:cs="Arial"/>
                                <w:i/>
                                <w:sz w:val="20"/>
                                <w:szCs w:val="20"/>
                                <w:lang w:eastAsia="en-IE"/>
                              </w:rPr>
                            </w:ins>
                          </m:ctrlPr>
                        </m:sSubPr>
                        <m:e>
                          <m:r>
                            <w:ins w:id="1096" w:author="Coilin" w:date="2016-03-21T16:07:00Z">
                              <w:rPr>
                                <w:rFonts w:ascii="Cambria Math" w:eastAsia="Times New Roman" w:hAnsi="Cambria Math" w:cs="Arial"/>
                                <w:sz w:val="20"/>
                                <w:szCs w:val="20"/>
                                <w:lang w:eastAsia="en-IE"/>
                              </w:rPr>
                              <m:t>δ</m:t>
                            </w:ins>
                          </m:r>
                        </m:e>
                        <m:sub>
                          <m:r>
                            <w:ins w:id="1097" w:author="Coilin" w:date="2016-03-21T16:07:00Z">
                              <w:rPr>
                                <w:rFonts w:ascii="Cambria Math" w:eastAsia="Times New Roman" w:hAnsi="Cambria Math" w:cs="Arial"/>
                                <w:sz w:val="20"/>
                                <w:szCs w:val="20"/>
                                <w:lang w:eastAsia="en-IE"/>
                              </w:rPr>
                              <m:t>2</m:t>
                            </w:ins>
                          </m:r>
                        </m:sub>
                      </m:sSub>
                      <m:r>
                        <w:ins w:id="1098" w:author="Coilin" w:date="2016-03-21T16:07:00Z">
                          <w:rPr>
                            <w:rFonts w:ascii="Cambria Math" w:eastAsia="Times New Roman" w:hAnsi="Cambria Math" w:cs="Arial"/>
                            <w:sz w:val="20"/>
                            <w:szCs w:val="20"/>
                            <w:lang w:eastAsia="en-IE"/>
                          </w:rPr>
                          <m:t xml:space="preserve">SI+ </m:t>
                        </w:ins>
                      </m:r>
                      <m:sSub>
                        <m:sSubPr>
                          <m:ctrlPr>
                            <w:ins w:id="1099" w:author="Coilin" w:date="2016-03-21T16:07:00Z">
                              <w:rPr>
                                <w:rFonts w:ascii="Cambria Math" w:eastAsia="Times New Roman" w:hAnsi="Cambria Math" w:cs="Arial"/>
                                <w:i/>
                                <w:sz w:val="20"/>
                                <w:szCs w:val="20"/>
                                <w:lang w:eastAsia="en-IE"/>
                              </w:rPr>
                            </w:ins>
                          </m:ctrlPr>
                        </m:sSubPr>
                        <m:e>
                          <m:r>
                            <w:ins w:id="1100" w:author="Coilin" w:date="2016-03-21T16:07:00Z">
                              <w:rPr>
                                <w:rFonts w:ascii="Cambria Math" w:eastAsia="Times New Roman" w:hAnsi="Cambria Math" w:cs="Arial"/>
                                <w:sz w:val="20"/>
                                <w:szCs w:val="20"/>
                                <w:lang w:eastAsia="en-IE"/>
                              </w:rPr>
                              <m:t>δ</m:t>
                            </w:ins>
                          </m:r>
                        </m:e>
                        <m:sub>
                          <m:r>
                            <w:ins w:id="1101" w:author="Coilin" w:date="2016-03-21T16:07:00Z">
                              <w:rPr>
                                <w:rFonts w:ascii="Cambria Math" w:eastAsia="Times New Roman" w:hAnsi="Cambria Math" w:cs="Arial"/>
                                <w:sz w:val="20"/>
                                <w:szCs w:val="20"/>
                                <w:lang w:eastAsia="en-IE"/>
                              </w:rPr>
                              <m:t>3</m:t>
                            </w:ins>
                          </m:r>
                        </m:sub>
                      </m:sSub>
                      <m:r>
                        <w:ins w:id="1102" w:author="Coilin" w:date="2016-03-21T16:07: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1103" w:author="Coilin" w:date="2016-03-21T16:52:00Z">
                    <w:tcPr>
                      <w:tcW w:w="1701" w:type="dxa"/>
                      <w:tcBorders>
                        <w:top w:val="nil"/>
                        <w:left w:val="nil"/>
                        <w:bottom w:val="nil"/>
                        <w:right w:val="nil"/>
                      </w:tcBorders>
                      <w:shd w:val="clear" w:color="auto" w:fill="auto"/>
                      <w:noWrap/>
                      <w:vAlign w:val="bottom"/>
                      <w:hideMark/>
                    </w:tcPr>
                  </w:tcPrChange>
                </w:tcPr>
                <w:p w14:paraId="591189E0" w14:textId="77777777" w:rsidR="00952E56" w:rsidRPr="00472734" w:rsidRDefault="00952E56" w:rsidP="00472734">
                  <w:pPr>
                    <w:spacing w:after="0" w:line="240" w:lineRule="auto"/>
                    <w:jc w:val="center"/>
                    <w:rPr>
                      <w:ins w:id="1104" w:author="Coilin" w:date="2016-03-21T15:59:00Z"/>
                      <w:rFonts w:ascii="Arial" w:eastAsia="Times New Roman" w:hAnsi="Arial" w:cs="Arial"/>
                      <w:sz w:val="20"/>
                      <w:szCs w:val="20"/>
                      <w:lang w:eastAsia="en-IE"/>
                    </w:rPr>
                  </w:pPr>
                  <w:ins w:id="1105" w:author="Coilin" w:date="2016-03-21T15:59:00Z">
                    <w:r w:rsidRPr="00472734">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Change w:id="1106" w:author="Coilin" w:date="2016-03-21T16:52:00Z">
                    <w:tcPr>
                      <w:tcW w:w="1134" w:type="dxa"/>
                      <w:tcBorders>
                        <w:top w:val="nil"/>
                        <w:left w:val="nil"/>
                        <w:bottom w:val="nil"/>
                        <w:right w:val="nil"/>
                      </w:tcBorders>
                      <w:shd w:val="clear" w:color="auto" w:fill="auto"/>
                      <w:noWrap/>
                      <w:vAlign w:val="bottom"/>
                      <w:hideMark/>
                    </w:tcPr>
                  </w:tcPrChange>
                </w:tcPr>
                <w:p w14:paraId="10E32B32" w14:textId="77777777" w:rsidR="00952E56" w:rsidRPr="00472734" w:rsidRDefault="00952E56" w:rsidP="00472734">
                  <w:pPr>
                    <w:spacing w:after="0" w:line="240" w:lineRule="auto"/>
                    <w:jc w:val="center"/>
                    <w:rPr>
                      <w:ins w:id="1107" w:author="Coilin" w:date="2016-03-21T15:59:00Z"/>
                      <w:rFonts w:ascii="Arial" w:eastAsia="Times New Roman" w:hAnsi="Arial" w:cs="Arial"/>
                      <w:sz w:val="20"/>
                      <w:szCs w:val="20"/>
                      <w:lang w:eastAsia="en-IE"/>
                    </w:rPr>
                  </w:pPr>
                  <w:ins w:id="1108"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109" w:author="Coilin" w:date="2016-03-21T16:52:00Z">
                    <w:tcPr>
                      <w:tcW w:w="599" w:type="dxa"/>
                      <w:tcBorders>
                        <w:top w:val="nil"/>
                        <w:left w:val="nil"/>
                        <w:bottom w:val="nil"/>
                        <w:right w:val="nil"/>
                      </w:tcBorders>
                      <w:shd w:val="clear" w:color="auto" w:fill="auto"/>
                      <w:noWrap/>
                      <w:vAlign w:val="bottom"/>
                      <w:hideMark/>
                    </w:tcPr>
                  </w:tcPrChange>
                </w:tcPr>
                <w:p w14:paraId="75FCE850" w14:textId="77777777" w:rsidR="00952E56" w:rsidRPr="00472734" w:rsidRDefault="00952E56" w:rsidP="00472734">
                  <w:pPr>
                    <w:spacing w:after="0" w:line="240" w:lineRule="auto"/>
                    <w:jc w:val="center"/>
                    <w:rPr>
                      <w:ins w:id="1110" w:author="Coilin" w:date="2016-03-21T15:59:00Z"/>
                      <w:rFonts w:ascii="Arial" w:eastAsia="Times New Roman" w:hAnsi="Arial" w:cs="Arial"/>
                      <w:sz w:val="20"/>
                      <w:szCs w:val="20"/>
                      <w:lang w:eastAsia="en-IE"/>
                    </w:rPr>
                  </w:pPr>
                  <w:ins w:id="1111" w:author="Coilin" w:date="2016-03-21T15:59:00Z">
                    <w:r w:rsidRPr="00472734">
                      <w:rPr>
                        <w:rFonts w:ascii="Arial" w:eastAsia="Times New Roman" w:hAnsi="Arial" w:cs="Arial"/>
                        <w:sz w:val="20"/>
                        <w:szCs w:val="20"/>
                        <w:lang w:eastAsia="en-IE"/>
                      </w:rPr>
                      <w:t>4126.22</w:t>
                    </w:r>
                  </w:ins>
                </w:p>
              </w:tc>
            </w:tr>
            <w:tr w:rsidR="00952E56" w:rsidRPr="00472734" w14:paraId="698C8450" w14:textId="77777777" w:rsidTr="00EC5C94">
              <w:trPr>
                <w:trHeight w:val="300"/>
                <w:ins w:id="1112" w:author="Coilin" w:date="2016-03-21T15:59:00Z"/>
                <w:trPrChange w:id="1113" w:author="Coilin" w:date="2016-03-21T16:52:00Z">
                  <w:trPr>
                    <w:trHeight w:val="300"/>
                  </w:trPr>
                </w:trPrChange>
              </w:trPr>
              <w:tc>
                <w:tcPr>
                  <w:tcW w:w="419" w:type="dxa"/>
                  <w:tcBorders>
                    <w:top w:val="nil"/>
                    <w:left w:val="nil"/>
                    <w:bottom w:val="nil"/>
                    <w:right w:val="nil"/>
                  </w:tcBorders>
                  <w:vAlign w:val="bottom"/>
                  <w:tcPrChange w:id="1114" w:author="Coilin" w:date="2016-03-21T16:52:00Z">
                    <w:tcPr>
                      <w:tcW w:w="5279" w:type="dxa"/>
                      <w:tcBorders>
                        <w:top w:val="nil"/>
                        <w:left w:val="nil"/>
                        <w:bottom w:val="nil"/>
                        <w:right w:val="nil"/>
                      </w:tcBorders>
                    </w:tcPr>
                  </w:tcPrChange>
                </w:tcPr>
                <w:p w14:paraId="54860E47" w14:textId="77777777" w:rsidR="00952E56" w:rsidRPr="00472734" w:rsidRDefault="00952E56">
                  <w:pPr>
                    <w:spacing w:after="0" w:line="240" w:lineRule="auto"/>
                    <w:rPr>
                      <w:ins w:id="1115" w:author="Coilin" w:date="2016-03-21T16:25:00Z"/>
                      <w:rFonts w:ascii="Arial" w:eastAsia="Times New Roman" w:hAnsi="Arial" w:cs="Arial"/>
                      <w:sz w:val="20"/>
                      <w:szCs w:val="20"/>
                      <w:lang w:eastAsia="en-IE"/>
                    </w:rPr>
                    <w:pPrChange w:id="1116"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117" w:author="Coilin" w:date="2016-03-21T16:52:00Z">
                    <w:tcPr>
                      <w:tcW w:w="5279" w:type="dxa"/>
                      <w:tcBorders>
                        <w:top w:val="nil"/>
                        <w:left w:val="nil"/>
                        <w:bottom w:val="nil"/>
                        <w:right w:val="nil"/>
                      </w:tcBorders>
                      <w:shd w:val="clear" w:color="auto" w:fill="auto"/>
                      <w:noWrap/>
                      <w:vAlign w:val="bottom"/>
                      <w:hideMark/>
                    </w:tcPr>
                  </w:tcPrChange>
                </w:tcPr>
                <w:p w14:paraId="1CA4273E" w14:textId="777166EA" w:rsidR="00952E56" w:rsidRPr="00472734" w:rsidRDefault="00952E56" w:rsidP="00472734">
                  <w:pPr>
                    <w:spacing w:after="0" w:line="240" w:lineRule="auto"/>
                    <w:jc w:val="center"/>
                    <w:rPr>
                      <w:ins w:id="1118"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119" w:author="Coilin" w:date="2016-03-21T16:52:00Z">
                    <w:tcPr>
                      <w:tcW w:w="1701" w:type="dxa"/>
                      <w:tcBorders>
                        <w:top w:val="nil"/>
                        <w:left w:val="nil"/>
                        <w:bottom w:val="nil"/>
                        <w:right w:val="nil"/>
                      </w:tcBorders>
                      <w:shd w:val="clear" w:color="auto" w:fill="auto"/>
                      <w:noWrap/>
                      <w:vAlign w:val="bottom"/>
                      <w:hideMark/>
                    </w:tcPr>
                  </w:tcPrChange>
                </w:tcPr>
                <w:p w14:paraId="60822E9F" w14:textId="77777777" w:rsidR="00952E56" w:rsidRPr="00472734" w:rsidRDefault="00952E56" w:rsidP="00472734">
                  <w:pPr>
                    <w:spacing w:after="0" w:line="240" w:lineRule="auto"/>
                    <w:rPr>
                      <w:ins w:id="1120"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121" w:author="Coilin" w:date="2016-03-21T16:52:00Z">
                    <w:tcPr>
                      <w:tcW w:w="1134" w:type="dxa"/>
                      <w:tcBorders>
                        <w:top w:val="nil"/>
                        <w:left w:val="nil"/>
                        <w:bottom w:val="nil"/>
                        <w:right w:val="nil"/>
                      </w:tcBorders>
                      <w:shd w:val="clear" w:color="auto" w:fill="auto"/>
                      <w:noWrap/>
                      <w:vAlign w:val="bottom"/>
                      <w:hideMark/>
                    </w:tcPr>
                  </w:tcPrChange>
                </w:tcPr>
                <w:p w14:paraId="7D4363F9" w14:textId="77777777" w:rsidR="00952E56" w:rsidRPr="00472734" w:rsidRDefault="00952E56" w:rsidP="00472734">
                  <w:pPr>
                    <w:spacing w:after="0" w:line="240" w:lineRule="auto"/>
                    <w:jc w:val="center"/>
                    <w:rPr>
                      <w:ins w:id="1122"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123" w:author="Coilin" w:date="2016-03-21T16:52:00Z">
                    <w:tcPr>
                      <w:tcW w:w="599" w:type="dxa"/>
                      <w:tcBorders>
                        <w:top w:val="nil"/>
                        <w:left w:val="nil"/>
                        <w:bottom w:val="nil"/>
                        <w:right w:val="nil"/>
                      </w:tcBorders>
                      <w:shd w:val="clear" w:color="auto" w:fill="auto"/>
                      <w:noWrap/>
                      <w:vAlign w:val="bottom"/>
                      <w:hideMark/>
                    </w:tcPr>
                  </w:tcPrChange>
                </w:tcPr>
                <w:p w14:paraId="1D5F3BF9" w14:textId="77777777" w:rsidR="00952E56" w:rsidRPr="00472734" w:rsidRDefault="00952E56" w:rsidP="00472734">
                  <w:pPr>
                    <w:spacing w:after="0" w:line="240" w:lineRule="auto"/>
                    <w:jc w:val="center"/>
                    <w:rPr>
                      <w:ins w:id="1124" w:author="Coilin" w:date="2016-03-21T15:59:00Z"/>
                      <w:rFonts w:ascii="Times New Roman" w:eastAsia="Times New Roman" w:hAnsi="Times New Roman" w:cs="Times New Roman"/>
                      <w:sz w:val="20"/>
                      <w:szCs w:val="20"/>
                      <w:lang w:eastAsia="en-IE"/>
                    </w:rPr>
                  </w:pPr>
                </w:p>
              </w:tc>
            </w:tr>
            <w:tr w:rsidR="00952E56" w:rsidRPr="00472734" w14:paraId="22E88290" w14:textId="77777777" w:rsidTr="00EC5C94">
              <w:trPr>
                <w:trHeight w:val="255"/>
                <w:ins w:id="1125" w:author="Coilin" w:date="2016-03-21T15:59:00Z"/>
                <w:trPrChange w:id="1126" w:author="Coilin" w:date="2016-03-21T16:52:00Z">
                  <w:trPr>
                    <w:trHeight w:val="255"/>
                  </w:trPr>
                </w:trPrChange>
              </w:trPr>
              <w:tc>
                <w:tcPr>
                  <w:tcW w:w="419" w:type="dxa"/>
                  <w:tcBorders>
                    <w:top w:val="nil"/>
                    <w:left w:val="nil"/>
                    <w:bottom w:val="nil"/>
                    <w:right w:val="nil"/>
                  </w:tcBorders>
                  <w:vAlign w:val="bottom"/>
                  <w:tcPrChange w:id="1127" w:author="Coilin" w:date="2016-03-21T16:52:00Z">
                    <w:tcPr>
                      <w:tcW w:w="5279" w:type="dxa"/>
                      <w:tcBorders>
                        <w:top w:val="nil"/>
                        <w:left w:val="nil"/>
                        <w:bottom w:val="nil"/>
                        <w:right w:val="nil"/>
                      </w:tcBorders>
                    </w:tcPr>
                  </w:tcPrChange>
                </w:tcPr>
                <w:p w14:paraId="355150DB" w14:textId="77777777" w:rsidR="00952E56" w:rsidRPr="00472734" w:rsidRDefault="00952E56">
                  <w:pPr>
                    <w:spacing w:after="0" w:line="240" w:lineRule="auto"/>
                    <w:rPr>
                      <w:ins w:id="1128" w:author="Coilin" w:date="2016-03-21T16:25: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1129" w:author="Coilin" w:date="2016-03-21T16:52:00Z">
                    <w:tcPr>
                      <w:tcW w:w="5279" w:type="dxa"/>
                      <w:tcBorders>
                        <w:top w:val="nil"/>
                        <w:left w:val="nil"/>
                        <w:bottom w:val="nil"/>
                        <w:right w:val="nil"/>
                      </w:tcBorders>
                      <w:shd w:val="clear" w:color="auto" w:fill="auto"/>
                      <w:noWrap/>
                      <w:vAlign w:val="bottom"/>
                      <w:hideMark/>
                    </w:tcPr>
                  </w:tcPrChange>
                </w:tcPr>
                <w:p w14:paraId="4EBCEE7E" w14:textId="20256400" w:rsidR="00952E56" w:rsidRPr="00F949E3" w:rsidRDefault="00952E56">
                  <w:pPr>
                    <w:spacing w:after="0" w:line="240" w:lineRule="auto"/>
                    <w:rPr>
                      <w:ins w:id="1130" w:author="Coilin" w:date="2016-03-21T15:59:00Z"/>
                      <w:rFonts w:ascii="Arial" w:eastAsia="Times New Roman" w:hAnsi="Arial" w:cs="Arial"/>
                      <w:iCs/>
                      <w:sz w:val="20"/>
                      <w:szCs w:val="20"/>
                      <w:lang w:eastAsia="en-IE"/>
                      <w:rPrChange w:id="1131" w:author="Coilin" w:date="2016-03-21T16:42:00Z">
                        <w:rPr>
                          <w:ins w:id="1132" w:author="Coilin" w:date="2016-03-21T15:59:00Z"/>
                          <w:rFonts w:ascii="Arial" w:eastAsia="Times New Roman" w:hAnsi="Arial" w:cs="Arial"/>
                          <w:i/>
                          <w:iCs/>
                          <w:sz w:val="20"/>
                          <w:szCs w:val="20"/>
                          <w:lang w:eastAsia="en-IE"/>
                        </w:rPr>
                      </w:rPrChange>
                    </w:rPr>
                  </w:pPr>
                  <w:ins w:id="1133" w:author="Coilin" w:date="2016-03-21T15:59:00Z">
                    <w:r w:rsidRPr="00F949E3">
                      <w:rPr>
                        <w:rFonts w:ascii="Arial" w:eastAsia="Times New Roman" w:hAnsi="Arial" w:cs="Arial"/>
                        <w:iCs/>
                        <w:sz w:val="20"/>
                        <w:szCs w:val="20"/>
                        <w:lang w:eastAsia="en-IE"/>
                        <w:rPrChange w:id="1134" w:author="Coilin" w:date="2016-03-21T16:42:00Z">
                          <w:rPr>
                            <w:rFonts w:ascii="Arial" w:eastAsia="Times New Roman" w:hAnsi="Arial" w:cs="Arial"/>
                            <w:i/>
                            <w:iCs/>
                            <w:sz w:val="20"/>
                            <w:szCs w:val="20"/>
                            <w:lang w:eastAsia="en-IE"/>
                          </w:rPr>
                        </w:rPrChange>
                      </w:rPr>
                      <w:t>Main effects (</w:t>
                    </w:r>
                  </w:ins>
                  <w:ins w:id="1135" w:author="Coilin" w:date="2016-03-21T16:50:00Z">
                    <w:r w:rsidR="00EC5C94" w:rsidRPr="00EC5C94">
                      <w:rPr>
                        <w:rFonts w:ascii="Arial" w:eastAsia="Times New Roman" w:hAnsi="Arial" w:cs="Arial"/>
                        <w:i/>
                        <w:iCs/>
                        <w:sz w:val="20"/>
                        <w:szCs w:val="20"/>
                        <w:lang w:eastAsia="en-IE"/>
                        <w:rPrChange w:id="1136" w:author="Coilin" w:date="2016-03-21T16:51:00Z">
                          <w:rPr>
                            <w:rFonts w:ascii="Arial" w:eastAsia="Times New Roman" w:hAnsi="Arial" w:cs="Arial"/>
                            <w:iCs/>
                            <w:sz w:val="20"/>
                            <w:szCs w:val="20"/>
                            <w:lang w:eastAsia="en-IE"/>
                          </w:rPr>
                        </w:rPrChange>
                      </w:rPr>
                      <w:t>W</w:t>
                    </w:r>
                  </w:ins>
                  <w:ins w:id="1137" w:author="Coilin" w:date="2016-03-21T15:59:00Z">
                    <w:r w:rsidRPr="00F949E3">
                      <w:rPr>
                        <w:rFonts w:ascii="Arial" w:eastAsia="Times New Roman" w:hAnsi="Arial" w:cs="Arial"/>
                        <w:iCs/>
                        <w:sz w:val="20"/>
                        <w:szCs w:val="20"/>
                        <w:lang w:eastAsia="en-IE"/>
                        <w:rPrChange w:id="1138" w:author="Coilin" w:date="2016-03-21T16:42:00Z">
                          <w:rPr>
                            <w:rFonts w:ascii="Arial" w:eastAsia="Times New Roman" w:hAnsi="Arial" w:cs="Arial"/>
                            <w:i/>
                            <w:iCs/>
                            <w:sz w:val="20"/>
                            <w:szCs w:val="20"/>
                            <w:lang w:eastAsia="en-IE"/>
                          </w:rPr>
                        </w:rPrChange>
                      </w:rPr>
                      <w:t xml:space="preserve"> and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139" w:author="Coilin" w:date="2016-03-21T16:42:00Z">
                          <w:rPr>
                            <w:rFonts w:ascii="Arial" w:eastAsia="Times New Roman" w:hAnsi="Arial" w:cs="Arial"/>
                            <w:i/>
                            <w:iCs/>
                            <w:sz w:val="20"/>
                            <w:szCs w:val="20"/>
                            <w:lang w:eastAsia="en-IE"/>
                          </w:rPr>
                        </w:rPrChange>
                      </w:rPr>
                      <w:t xml:space="preserve"> effects differ by mesh)</w:t>
                    </w:r>
                  </w:ins>
                </w:p>
              </w:tc>
              <w:tc>
                <w:tcPr>
                  <w:tcW w:w="1701" w:type="dxa"/>
                  <w:tcBorders>
                    <w:top w:val="nil"/>
                    <w:left w:val="nil"/>
                    <w:bottom w:val="nil"/>
                    <w:right w:val="nil"/>
                  </w:tcBorders>
                  <w:shd w:val="clear" w:color="auto" w:fill="auto"/>
                  <w:noWrap/>
                  <w:vAlign w:val="bottom"/>
                  <w:hideMark/>
                  <w:tcPrChange w:id="1140" w:author="Coilin" w:date="2016-03-21T16:52:00Z">
                    <w:tcPr>
                      <w:tcW w:w="1701" w:type="dxa"/>
                      <w:tcBorders>
                        <w:top w:val="nil"/>
                        <w:left w:val="nil"/>
                        <w:bottom w:val="nil"/>
                        <w:right w:val="nil"/>
                      </w:tcBorders>
                      <w:shd w:val="clear" w:color="auto" w:fill="auto"/>
                      <w:noWrap/>
                      <w:vAlign w:val="bottom"/>
                      <w:hideMark/>
                    </w:tcPr>
                  </w:tcPrChange>
                </w:tcPr>
                <w:p w14:paraId="41163429" w14:textId="77777777" w:rsidR="00952E56" w:rsidRPr="00472734" w:rsidRDefault="00952E56" w:rsidP="00472734">
                  <w:pPr>
                    <w:spacing w:after="0" w:line="240" w:lineRule="auto"/>
                    <w:rPr>
                      <w:ins w:id="1141" w:author="Coilin" w:date="2016-03-21T15:59: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1142" w:author="Coilin" w:date="2016-03-21T16:52:00Z">
                    <w:tcPr>
                      <w:tcW w:w="1134" w:type="dxa"/>
                      <w:tcBorders>
                        <w:top w:val="nil"/>
                        <w:left w:val="nil"/>
                        <w:bottom w:val="nil"/>
                        <w:right w:val="nil"/>
                      </w:tcBorders>
                      <w:shd w:val="clear" w:color="auto" w:fill="auto"/>
                      <w:noWrap/>
                      <w:vAlign w:val="bottom"/>
                      <w:hideMark/>
                    </w:tcPr>
                  </w:tcPrChange>
                </w:tcPr>
                <w:p w14:paraId="0BDBE150" w14:textId="77777777" w:rsidR="00952E56" w:rsidRPr="00472734" w:rsidRDefault="00952E56" w:rsidP="00472734">
                  <w:pPr>
                    <w:spacing w:after="0" w:line="240" w:lineRule="auto"/>
                    <w:jc w:val="center"/>
                    <w:rPr>
                      <w:ins w:id="1143"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144" w:author="Coilin" w:date="2016-03-21T16:52:00Z">
                    <w:tcPr>
                      <w:tcW w:w="599" w:type="dxa"/>
                      <w:tcBorders>
                        <w:top w:val="nil"/>
                        <w:left w:val="nil"/>
                        <w:bottom w:val="nil"/>
                        <w:right w:val="nil"/>
                      </w:tcBorders>
                      <w:shd w:val="clear" w:color="auto" w:fill="auto"/>
                      <w:noWrap/>
                      <w:vAlign w:val="bottom"/>
                      <w:hideMark/>
                    </w:tcPr>
                  </w:tcPrChange>
                </w:tcPr>
                <w:p w14:paraId="0D5F7A6E" w14:textId="77777777" w:rsidR="00952E56" w:rsidRPr="00472734" w:rsidRDefault="00952E56" w:rsidP="00472734">
                  <w:pPr>
                    <w:spacing w:after="0" w:line="240" w:lineRule="auto"/>
                    <w:jc w:val="center"/>
                    <w:rPr>
                      <w:ins w:id="1145" w:author="Coilin" w:date="2016-03-21T15:59:00Z"/>
                      <w:rFonts w:ascii="Times New Roman" w:eastAsia="Times New Roman" w:hAnsi="Times New Roman" w:cs="Times New Roman"/>
                      <w:sz w:val="20"/>
                      <w:szCs w:val="20"/>
                      <w:lang w:eastAsia="en-IE"/>
                    </w:rPr>
                  </w:pPr>
                </w:p>
              </w:tc>
            </w:tr>
            <w:tr w:rsidR="00952E56" w:rsidRPr="00472734" w14:paraId="15C7F54B" w14:textId="77777777" w:rsidTr="00EC5C94">
              <w:trPr>
                <w:trHeight w:val="255"/>
                <w:ins w:id="1146" w:author="Coilin" w:date="2016-03-21T15:59:00Z"/>
                <w:trPrChange w:id="1147" w:author="Coilin" w:date="2016-03-21T16:52:00Z">
                  <w:trPr>
                    <w:trHeight w:val="255"/>
                  </w:trPr>
                </w:trPrChange>
              </w:trPr>
              <w:tc>
                <w:tcPr>
                  <w:tcW w:w="419" w:type="dxa"/>
                  <w:tcBorders>
                    <w:top w:val="nil"/>
                    <w:left w:val="nil"/>
                    <w:bottom w:val="nil"/>
                    <w:right w:val="nil"/>
                  </w:tcBorders>
                  <w:vAlign w:val="bottom"/>
                  <w:tcPrChange w:id="1148" w:author="Coilin" w:date="2016-03-21T16:52:00Z">
                    <w:tcPr>
                      <w:tcW w:w="5279" w:type="dxa"/>
                      <w:tcBorders>
                        <w:top w:val="nil"/>
                        <w:left w:val="nil"/>
                        <w:bottom w:val="nil"/>
                        <w:right w:val="nil"/>
                      </w:tcBorders>
                    </w:tcPr>
                  </w:tcPrChange>
                </w:tcPr>
                <w:p w14:paraId="5370B298" w14:textId="3E573780" w:rsidR="00952E56" w:rsidRPr="00DA7034" w:rsidRDefault="00952E56">
                  <w:pPr>
                    <w:spacing w:after="0" w:line="240" w:lineRule="auto"/>
                    <w:rPr>
                      <w:ins w:id="1149" w:author="Coilin" w:date="2016-03-21T16:25:00Z"/>
                      <w:rFonts w:ascii="Calibri" w:eastAsia="Calibri" w:hAnsi="Calibri" w:cs="Times New Roman"/>
                      <w:sz w:val="20"/>
                      <w:szCs w:val="20"/>
                      <w:lang w:eastAsia="en-IE"/>
                    </w:rPr>
                  </w:pPr>
                  <w:ins w:id="1150" w:author="Coilin" w:date="2016-03-21T16:26:00Z">
                    <w:r>
                      <w:rPr>
                        <w:rFonts w:ascii="Calibri" w:eastAsia="Calibri" w:hAnsi="Calibri" w:cs="Times New Roman"/>
                        <w:sz w:val="20"/>
                        <w:szCs w:val="20"/>
                        <w:lang w:eastAsia="en-IE"/>
                      </w:rPr>
                      <w:t>10</w:t>
                    </w:r>
                  </w:ins>
                </w:p>
              </w:tc>
              <w:tc>
                <w:tcPr>
                  <w:tcW w:w="5279" w:type="dxa"/>
                  <w:tcBorders>
                    <w:top w:val="nil"/>
                    <w:left w:val="nil"/>
                    <w:bottom w:val="nil"/>
                    <w:right w:val="nil"/>
                  </w:tcBorders>
                  <w:shd w:val="clear" w:color="auto" w:fill="auto"/>
                  <w:noWrap/>
                  <w:vAlign w:val="bottom"/>
                  <w:hideMark/>
                  <w:tcPrChange w:id="1151" w:author="Coilin" w:date="2016-03-21T16:52:00Z">
                    <w:tcPr>
                      <w:tcW w:w="5279" w:type="dxa"/>
                      <w:tcBorders>
                        <w:top w:val="nil"/>
                        <w:left w:val="nil"/>
                        <w:bottom w:val="nil"/>
                        <w:right w:val="nil"/>
                      </w:tcBorders>
                      <w:shd w:val="clear" w:color="auto" w:fill="auto"/>
                      <w:noWrap/>
                      <w:vAlign w:val="bottom"/>
                      <w:hideMark/>
                    </w:tcPr>
                  </w:tcPrChange>
                </w:tcPr>
                <w:p w14:paraId="4CE5956B" w14:textId="0B97A3B9" w:rsidR="00952E56" w:rsidRPr="00B7390D" w:rsidRDefault="00696635" w:rsidP="00472734">
                  <w:pPr>
                    <w:spacing w:after="0" w:line="240" w:lineRule="auto"/>
                    <w:rPr>
                      <w:ins w:id="1152" w:author="Coilin" w:date="2016-03-21T15:59:00Z"/>
                      <w:rFonts w:ascii="Arial" w:eastAsia="Times New Roman" w:hAnsi="Arial" w:cs="Arial"/>
                      <w:sz w:val="20"/>
                      <w:szCs w:val="20"/>
                      <w:lang w:eastAsia="en-IE"/>
                    </w:rPr>
                  </w:pPr>
                  <m:oMathPara>
                    <m:oMathParaPr>
                      <m:jc m:val="left"/>
                    </m:oMathParaPr>
                    <m:oMath>
                      <m:sSub>
                        <m:sSubPr>
                          <m:ctrlPr>
                            <w:ins w:id="1153" w:author="Coilin" w:date="2016-03-21T16:09:00Z">
                              <w:rPr>
                                <w:rFonts w:ascii="Cambria Math" w:eastAsia="Times New Roman" w:hAnsi="Cambria Math" w:cs="Arial"/>
                                <w:i/>
                                <w:sz w:val="20"/>
                                <w:szCs w:val="20"/>
                                <w:lang w:eastAsia="en-IE"/>
                              </w:rPr>
                            </w:ins>
                          </m:ctrlPr>
                        </m:sSubPr>
                        <m:e>
                          <m:r>
                            <w:ins w:id="1154" w:author="Coilin" w:date="2016-03-21T16:09:00Z">
                              <w:rPr>
                                <w:rFonts w:ascii="Cambria Math" w:eastAsia="Times New Roman" w:hAnsi="Cambria Math" w:cs="Arial"/>
                                <w:sz w:val="20"/>
                                <w:szCs w:val="20"/>
                                <w:lang w:eastAsia="en-IE"/>
                              </w:rPr>
                              <m:t>β</m:t>
                            </w:ins>
                          </m:r>
                        </m:e>
                        <m:sub>
                          <m:r>
                            <w:ins w:id="1155" w:author="Coilin" w:date="2016-03-21T16:09:00Z">
                              <w:rPr>
                                <w:rFonts w:ascii="Cambria Math" w:eastAsia="Times New Roman" w:hAnsi="Cambria Math" w:cs="Arial"/>
                                <w:sz w:val="20"/>
                                <w:szCs w:val="20"/>
                                <w:lang w:eastAsia="en-IE"/>
                              </w:rPr>
                              <m:t>0,j</m:t>
                            </w:ins>
                          </m:r>
                        </m:sub>
                      </m:sSub>
                      <m:r>
                        <w:ins w:id="1156" w:author="Coilin" w:date="2016-03-21T16:09:00Z">
                          <w:rPr>
                            <w:rFonts w:ascii="Cambria Math" w:eastAsia="Times New Roman" w:hAnsi="Cambria Math" w:cs="Arial"/>
                            <w:sz w:val="20"/>
                            <w:szCs w:val="20"/>
                            <w:lang w:eastAsia="en-IE"/>
                          </w:rPr>
                          <m:t xml:space="preserve">+ </m:t>
                        </w:ins>
                      </m:r>
                      <m:sSub>
                        <m:sSubPr>
                          <m:ctrlPr>
                            <w:ins w:id="1157" w:author="Coilin" w:date="2016-03-21T16:09:00Z">
                              <w:rPr>
                                <w:rFonts w:ascii="Cambria Math" w:eastAsia="Times New Roman" w:hAnsi="Cambria Math" w:cs="Arial"/>
                                <w:i/>
                                <w:sz w:val="20"/>
                                <w:szCs w:val="20"/>
                                <w:lang w:eastAsia="en-IE"/>
                              </w:rPr>
                            </w:ins>
                          </m:ctrlPr>
                        </m:sSubPr>
                        <m:e>
                          <m:r>
                            <w:ins w:id="1158" w:author="Coilin" w:date="2016-03-21T16:09:00Z">
                              <w:rPr>
                                <w:rFonts w:ascii="Cambria Math" w:eastAsia="Times New Roman" w:hAnsi="Cambria Math" w:cs="Arial"/>
                                <w:sz w:val="20"/>
                                <w:szCs w:val="20"/>
                                <w:lang w:eastAsia="en-IE"/>
                              </w:rPr>
                              <m:t>δ</m:t>
                            </w:ins>
                          </m:r>
                        </m:e>
                        <m:sub>
                          <m:r>
                            <w:ins w:id="1159" w:author="Coilin" w:date="2016-03-21T16:09:00Z">
                              <w:rPr>
                                <w:rFonts w:ascii="Cambria Math" w:eastAsia="Times New Roman" w:hAnsi="Cambria Math" w:cs="Arial"/>
                                <w:sz w:val="20"/>
                                <w:szCs w:val="20"/>
                                <w:lang w:eastAsia="en-IE"/>
                              </w:rPr>
                              <m:t>1,j</m:t>
                            </w:ins>
                          </m:r>
                        </m:sub>
                      </m:sSub>
                      <m:r>
                        <w:ins w:id="1160" w:author="Coilin" w:date="2016-03-21T16:09:00Z">
                          <w:rPr>
                            <w:rFonts w:ascii="Cambria Math" w:eastAsia="Times New Roman" w:hAnsi="Cambria Math" w:cs="Arial"/>
                            <w:sz w:val="20"/>
                            <w:szCs w:val="20"/>
                            <w:lang w:eastAsia="en-IE"/>
                          </w:rPr>
                          <m:t xml:space="preserve">PI+ </m:t>
                        </w:ins>
                      </m:r>
                      <m:sSub>
                        <m:sSubPr>
                          <m:ctrlPr>
                            <w:ins w:id="1161" w:author="Coilin" w:date="2016-03-21T16:09:00Z">
                              <w:rPr>
                                <w:rFonts w:ascii="Cambria Math" w:eastAsia="Times New Roman" w:hAnsi="Cambria Math" w:cs="Arial"/>
                                <w:i/>
                                <w:sz w:val="20"/>
                                <w:szCs w:val="20"/>
                                <w:lang w:eastAsia="en-IE"/>
                              </w:rPr>
                            </w:ins>
                          </m:ctrlPr>
                        </m:sSubPr>
                        <m:e>
                          <m:r>
                            <w:ins w:id="1162" w:author="Coilin" w:date="2016-03-21T16:09:00Z">
                              <w:rPr>
                                <w:rFonts w:ascii="Cambria Math" w:eastAsia="Times New Roman" w:hAnsi="Cambria Math" w:cs="Arial"/>
                                <w:sz w:val="20"/>
                                <w:szCs w:val="20"/>
                                <w:lang w:eastAsia="en-IE"/>
                              </w:rPr>
                              <m:t>δ</m:t>
                            </w:ins>
                          </m:r>
                        </m:e>
                        <m:sub>
                          <m:r>
                            <w:ins w:id="1163" w:author="Coilin" w:date="2016-03-21T16:09:00Z">
                              <w:rPr>
                                <w:rFonts w:ascii="Cambria Math" w:eastAsia="Times New Roman" w:hAnsi="Cambria Math" w:cs="Arial"/>
                                <w:sz w:val="20"/>
                                <w:szCs w:val="20"/>
                                <w:lang w:eastAsia="en-IE"/>
                              </w:rPr>
                              <m:t>2,j</m:t>
                            </w:ins>
                          </m:r>
                        </m:sub>
                      </m:sSub>
                      <m:r>
                        <w:ins w:id="1164" w:author="Coilin" w:date="2016-03-21T16:09:00Z">
                          <w:rPr>
                            <w:rFonts w:ascii="Cambria Math" w:eastAsia="Times New Roman" w:hAnsi="Cambria Math" w:cs="Arial"/>
                            <w:sz w:val="20"/>
                            <w:szCs w:val="20"/>
                            <w:lang w:eastAsia="en-IE"/>
                          </w:rPr>
                          <m:t xml:space="preserve">SI+ </m:t>
                        </w:ins>
                      </m:r>
                      <m:sSub>
                        <m:sSubPr>
                          <m:ctrlPr>
                            <w:ins w:id="1165" w:author="Coilin" w:date="2016-03-21T16:09:00Z">
                              <w:rPr>
                                <w:rFonts w:ascii="Cambria Math" w:eastAsia="Times New Roman" w:hAnsi="Cambria Math" w:cs="Arial"/>
                                <w:i/>
                                <w:sz w:val="20"/>
                                <w:szCs w:val="20"/>
                                <w:lang w:eastAsia="en-IE"/>
                              </w:rPr>
                            </w:ins>
                          </m:ctrlPr>
                        </m:sSubPr>
                        <m:e>
                          <m:r>
                            <w:ins w:id="1166" w:author="Coilin" w:date="2016-03-21T16:09:00Z">
                              <w:rPr>
                                <w:rFonts w:ascii="Cambria Math" w:eastAsia="Times New Roman" w:hAnsi="Cambria Math" w:cs="Arial"/>
                                <w:sz w:val="20"/>
                                <w:szCs w:val="20"/>
                                <w:lang w:eastAsia="en-IE"/>
                              </w:rPr>
                              <m:t>δ</m:t>
                            </w:ins>
                          </m:r>
                        </m:e>
                        <m:sub>
                          <m:r>
                            <w:ins w:id="1167" w:author="Coilin" w:date="2016-03-21T16:09:00Z">
                              <w:rPr>
                                <w:rFonts w:ascii="Cambria Math" w:eastAsia="Times New Roman" w:hAnsi="Cambria Math" w:cs="Arial"/>
                                <w:sz w:val="20"/>
                                <w:szCs w:val="20"/>
                                <w:lang w:eastAsia="en-IE"/>
                              </w:rPr>
                              <m:t>3,j</m:t>
                            </w:ins>
                          </m:r>
                        </m:sub>
                      </m:sSub>
                      <m:r>
                        <w:ins w:id="1168" w:author="Coilin" w:date="2016-03-21T16:09: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169" w:author="Coilin" w:date="2016-03-21T16:52:00Z">
                    <w:tcPr>
                      <w:tcW w:w="1701" w:type="dxa"/>
                      <w:tcBorders>
                        <w:top w:val="nil"/>
                        <w:left w:val="nil"/>
                        <w:bottom w:val="nil"/>
                        <w:right w:val="nil"/>
                      </w:tcBorders>
                      <w:shd w:val="clear" w:color="auto" w:fill="auto"/>
                      <w:noWrap/>
                      <w:vAlign w:val="bottom"/>
                      <w:hideMark/>
                    </w:tcPr>
                  </w:tcPrChange>
                </w:tcPr>
                <w:p w14:paraId="1EA2122C" w14:textId="77777777" w:rsidR="00952E56" w:rsidRPr="00472734" w:rsidRDefault="00952E56" w:rsidP="00472734">
                  <w:pPr>
                    <w:spacing w:after="0" w:line="240" w:lineRule="auto"/>
                    <w:jc w:val="center"/>
                    <w:rPr>
                      <w:ins w:id="1170" w:author="Coilin" w:date="2016-03-21T15:59:00Z"/>
                      <w:rFonts w:ascii="Arial" w:eastAsia="Times New Roman" w:hAnsi="Arial" w:cs="Arial"/>
                      <w:sz w:val="20"/>
                      <w:szCs w:val="20"/>
                      <w:lang w:eastAsia="en-IE"/>
                    </w:rPr>
                  </w:pPr>
                  <w:ins w:id="1171" w:author="Coilin" w:date="2016-03-21T15:59:00Z">
                    <w:r w:rsidRPr="00472734">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Change w:id="1172" w:author="Coilin" w:date="2016-03-21T16:52:00Z">
                    <w:tcPr>
                      <w:tcW w:w="1134" w:type="dxa"/>
                      <w:tcBorders>
                        <w:top w:val="nil"/>
                        <w:left w:val="nil"/>
                        <w:bottom w:val="nil"/>
                        <w:right w:val="nil"/>
                      </w:tcBorders>
                      <w:shd w:val="clear" w:color="auto" w:fill="auto"/>
                      <w:noWrap/>
                      <w:vAlign w:val="bottom"/>
                      <w:hideMark/>
                    </w:tcPr>
                  </w:tcPrChange>
                </w:tcPr>
                <w:p w14:paraId="4A9FF5D4" w14:textId="77777777" w:rsidR="00952E56" w:rsidRPr="00472734" w:rsidRDefault="00952E56" w:rsidP="00472734">
                  <w:pPr>
                    <w:spacing w:after="0" w:line="240" w:lineRule="auto"/>
                    <w:jc w:val="center"/>
                    <w:rPr>
                      <w:ins w:id="1173" w:author="Coilin" w:date="2016-03-21T15:59:00Z"/>
                      <w:rFonts w:ascii="Arial" w:eastAsia="Times New Roman" w:hAnsi="Arial" w:cs="Arial"/>
                      <w:sz w:val="20"/>
                      <w:szCs w:val="20"/>
                      <w:lang w:eastAsia="en-IE"/>
                    </w:rPr>
                  </w:pPr>
                  <w:ins w:id="1174" w:author="Coilin" w:date="2016-03-21T15:59:00Z">
                    <w:r w:rsidRPr="00472734">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Change w:id="1175" w:author="Coilin" w:date="2016-03-21T16:52:00Z">
                    <w:tcPr>
                      <w:tcW w:w="599" w:type="dxa"/>
                      <w:tcBorders>
                        <w:top w:val="nil"/>
                        <w:left w:val="nil"/>
                        <w:bottom w:val="nil"/>
                        <w:right w:val="nil"/>
                      </w:tcBorders>
                      <w:shd w:val="clear" w:color="auto" w:fill="auto"/>
                      <w:noWrap/>
                      <w:vAlign w:val="bottom"/>
                      <w:hideMark/>
                    </w:tcPr>
                  </w:tcPrChange>
                </w:tcPr>
                <w:p w14:paraId="75A6A9AB" w14:textId="77777777" w:rsidR="00952E56" w:rsidRPr="00472734" w:rsidRDefault="00952E56" w:rsidP="00472734">
                  <w:pPr>
                    <w:spacing w:after="0" w:line="240" w:lineRule="auto"/>
                    <w:jc w:val="center"/>
                    <w:rPr>
                      <w:ins w:id="1176" w:author="Coilin" w:date="2016-03-21T15:59:00Z"/>
                      <w:rFonts w:ascii="Arial" w:eastAsia="Times New Roman" w:hAnsi="Arial" w:cs="Arial"/>
                      <w:sz w:val="20"/>
                      <w:szCs w:val="20"/>
                      <w:lang w:eastAsia="en-IE"/>
                    </w:rPr>
                  </w:pPr>
                  <w:ins w:id="1177" w:author="Coilin" w:date="2016-03-21T15:59:00Z">
                    <w:r w:rsidRPr="00472734">
                      <w:rPr>
                        <w:rFonts w:ascii="Arial" w:eastAsia="Times New Roman" w:hAnsi="Arial" w:cs="Arial"/>
                        <w:sz w:val="20"/>
                        <w:szCs w:val="20"/>
                        <w:lang w:eastAsia="en-IE"/>
                      </w:rPr>
                      <w:t>4178.92</w:t>
                    </w:r>
                  </w:ins>
                </w:p>
              </w:tc>
            </w:tr>
            <w:tr w:rsidR="00952E56" w:rsidRPr="00472734" w14:paraId="1E00C063" w14:textId="77777777" w:rsidTr="00EC5C94">
              <w:trPr>
                <w:trHeight w:val="255"/>
                <w:ins w:id="1178" w:author="Coilin" w:date="2016-03-21T15:59:00Z"/>
                <w:trPrChange w:id="1179" w:author="Coilin" w:date="2016-03-21T16:52:00Z">
                  <w:trPr>
                    <w:trHeight w:val="255"/>
                  </w:trPr>
                </w:trPrChange>
              </w:trPr>
              <w:tc>
                <w:tcPr>
                  <w:tcW w:w="419" w:type="dxa"/>
                  <w:tcBorders>
                    <w:top w:val="nil"/>
                    <w:left w:val="nil"/>
                    <w:bottom w:val="nil"/>
                    <w:right w:val="nil"/>
                  </w:tcBorders>
                  <w:vAlign w:val="bottom"/>
                  <w:tcPrChange w:id="1180" w:author="Coilin" w:date="2016-03-21T16:52:00Z">
                    <w:tcPr>
                      <w:tcW w:w="5279" w:type="dxa"/>
                      <w:tcBorders>
                        <w:top w:val="nil"/>
                        <w:left w:val="nil"/>
                        <w:bottom w:val="nil"/>
                        <w:right w:val="nil"/>
                      </w:tcBorders>
                    </w:tcPr>
                  </w:tcPrChange>
                </w:tcPr>
                <w:p w14:paraId="456A9485" w14:textId="14B48148" w:rsidR="00952E56" w:rsidRPr="00DA7034" w:rsidRDefault="00952E56">
                  <w:pPr>
                    <w:spacing w:after="0" w:line="240" w:lineRule="auto"/>
                    <w:rPr>
                      <w:ins w:id="1181" w:author="Coilin" w:date="2016-03-21T16:25:00Z"/>
                      <w:rFonts w:ascii="Calibri" w:eastAsia="Calibri" w:hAnsi="Calibri" w:cs="Times New Roman"/>
                      <w:sz w:val="20"/>
                      <w:szCs w:val="20"/>
                      <w:lang w:eastAsia="en-IE"/>
                    </w:rPr>
                  </w:pPr>
                  <w:ins w:id="1182" w:author="Coilin" w:date="2016-03-21T16:26:00Z">
                    <w:r>
                      <w:rPr>
                        <w:rFonts w:ascii="Calibri" w:eastAsia="Calibri" w:hAnsi="Calibri" w:cs="Times New Roman"/>
                        <w:sz w:val="20"/>
                        <w:szCs w:val="20"/>
                        <w:lang w:eastAsia="en-IE"/>
                      </w:rPr>
                      <w:t>11</w:t>
                    </w:r>
                  </w:ins>
                </w:p>
              </w:tc>
              <w:tc>
                <w:tcPr>
                  <w:tcW w:w="5279" w:type="dxa"/>
                  <w:tcBorders>
                    <w:top w:val="nil"/>
                    <w:left w:val="nil"/>
                    <w:bottom w:val="nil"/>
                    <w:right w:val="nil"/>
                  </w:tcBorders>
                  <w:shd w:val="clear" w:color="auto" w:fill="auto"/>
                  <w:noWrap/>
                  <w:vAlign w:val="bottom"/>
                  <w:hideMark/>
                  <w:tcPrChange w:id="1183" w:author="Coilin" w:date="2016-03-21T16:52:00Z">
                    <w:tcPr>
                      <w:tcW w:w="5279" w:type="dxa"/>
                      <w:tcBorders>
                        <w:top w:val="nil"/>
                        <w:left w:val="nil"/>
                        <w:bottom w:val="nil"/>
                        <w:right w:val="nil"/>
                      </w:tcBorders>
                      <w:shd w:val="clear" w:color="auto" w:fill="auto"/>
                      <w:noWrap/>
                      <w:vAlign w:val="bottom"/>
                      <w:hideMark/>
                    </w:tcPr>
                  </w:tcPrChange>
                </w:tcPr>
                <w:p w14:paraId="3319EE93" w14:textId="25804883" w:rsidR="00952E56" w:rsidRPr="00B7390D" w:rsidRDefault="00696635" w:rsidP="00472734">
                  <w:pPr>
                    <w:spacing w:after="0" w:line="240" w:lineRule="auto"/>
                    <w:rPr>
                      <w:ins w:id="1184" w:author="Coilin" w:date="2016-03-21T15:59:00Z"/>
                      <w:rFonts w:ascii="Arial" w:eastAsia="Times New Roman" w:hAnsi="Arial" w:cs="Arial"/>
                      <w:sz w:val="20"/>
                      <w:szCs w:val="20"/>
                      <w:lang w:eastAsia="en-IE"/>
                    </w:rPr>
                  </w:pPr>
                  <m:oMathPara>
                    <m:oMathParaPr>
                      <m:jc m:val="left"/>
                    </m:oMathParaPr>
                    <m:oMath>
                      <m:sSub>
                        <m:sSubPr>
                          <m:ctrlPr>
                            <w:ins w:id="1185" w:author="Coilin" w:date="2016-03-21T16:10:00Z">
                              <w:rPr>
                                <w:rFonts w:ascii="Cambria Math" w:eastAsia="Times New Roman" w:hAnsi="Cambria Math" w:cs="Arial"/>
                                <w:i/>
                                <w:sz w:val="20"/>
                                <w:szCs w:val="20"/>
                                <w:lang w:eastAsia="en-IE"/>
                              </w:rPr>
                            </w:ins>
                          </m:ctrlPr>
                        </m:sSubPr>
                        <m:e>
                          <m:r>
                            <w:ins w:id="1186" w:author="Coilin" w:date="2016-03-21T16:10:00Z">
                              <w:rPr>
                                <w:rFonts w:ascii="Cambria Math" w:eastAsia="Times New Roman" w:hAnsi="Cambria Math" w:cs="Arial"/>
                                <w:sz w:val="20"/>
                                <w:szCs w:val="20"/>
                                <w:lang w:eastAsia="en-IE"/>
                              </w:rPr>
                              <m:t>β</m:t>
                            </w:ins>
                          </m:r>
                        </m:e>
                        <m:sub>
                          <m:r>
                            <w:ins w:id="1187" w:author="Coilin" w:date="2016-03-21T16:10:00Z">
                              <w:rPr>
                                <w:rFonts w:ascii="Cambria Math" w:eastAsia="Times New Roman" w:hAnsi="Cambria Math" w:cs="Arial"/>
                                <w:sz w:val="20"/>
                                <w:szCs w:val="20"/>
                                <w:lang w:eastAsia="en-IE"/>
                              </w:rPr>
                              <m:t>0,j</m:t>
                            </w:ins>
                          </m:r>
                        </m:sub>
                      </m:sSub>
                      <m:r>
                        <w:ins w:id="1188" w:author="Coilin" w:date="2016-03-21T16:10:00Z">
                          <w:rPr>
                            <w:rFonts w:ascii="Cambria Math" w:eastAsia="Times New Roman" w:hAnsi="Cambria Math" w:cs="Arial"/>
                            <w:sz w:val="20"/>
                            <w:szCs w:val="20"/>
                            <w:lang w:eastAsia="en-IE"/>
                          </w:rPr>
                          <m:t xml:space="preserve">+ </m:t>
                        </w:ins>
                      </m:r>
                      <m:sSub>
                        <m:sSubPr>
                          <m:ctrlPr>
                            <w:ins w:id="1189" w:author="Coilin" w:date="2016-03-21T16:10:00Z">
                              <w:rPr>
                                <w:rFonts w:ascii="Cambria Math" w:eastAsia="Times New Roman" w:hAnsi="Cambria Math" w:cs="Arial"/>
                                <w:i/>
                                <w:sz w:val="20"/>
                                <w:szCs w:val="20"/>
                                <w:lang w:eastAsia="en-IE"/>
                              </w:rPr>
                            </w:ins>
                          </m:ctrlPr>
                        </m:sSubPr>
                        <m:e>
                          <m:r>
                            <w:ins w:id="1190" w:author="Coilin" w:date="2016-03-21T16:10:00Z">
                              <w:rPr>
                                <w:rFonts w:ascii="Cambria Math" w:eastAsia="Times New Roman" w:hAnsi="Cambria Math" w:cs="Arial"/>
                                <w:sz w:val="20"/>
                                <w:szCs w:val="20"/>
                                <w:lang w:eastAsia="en-IE"/>
                              </w:rPr>
                              <m:t>γ</m:t>
                            </w:ins>
                          </m:r>
                        </m:e>
                        <m:sub>
                          <m:r>
                            <w:ins w:id="1191" w:author="Coilin" w:date="2016-03-21T16:10:00Z">
                              <w:rPr>
                                <w:rFonts w:ascii="Cambria Math" w:eastAsia="Times New Roman" w:hAnsi="Cambria Math" w:cs="Arial"/>
                                <w:sz w:val="20"/>
                                <w:szCs w:val="20"/>
                                <w:lang w:eastAsia="en-IE"/>
                              </w:rPr>
                              <m:t>j</m:t>
                            </w:ins>
                          </m:r>
                        </m:sub>
                      </m:sSub>
                      <m:r>
                        <w:ins w:id="1192" w:author="Coilin" w:date="2016-03-21T16:10: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93" w:author="Coilin" w:date="2016-03-21T16:52:00Z">
                    <w:tcPr>
                      <w:tcW w:w="1701" w:type="dxa"/>
                      <w:tcBorders>
                        <w:top w:val="nil"/>
                        <w:left w:val="nil"/>
                        <w:bottom w:val="nil"/>
                        <w:right w:val="nil"/>
                      </w:tcBorders>
                      <w:shd w:val="clear" w:color="auto" w:fill="auto"/>
                      <w:noWrap/>
                      <w:vAlign w:val="bottom"/>
                      <w:hideMark/>
                    </w:tcPr>
                  </w:tcPrChange>
                </w:tcPr>
                <w:p w14:paraId="04E25D51" w14:textId="77777777" w:rsidR="00952E56" w:rsidRPr="00472734" w:rsidRDefault="00952E56" w:rsidP="00472734">
                  <w:pPr>
                    <w:spacing w:after="0" w:line="240" w:lineRule="auto"/>
                    <w:jc w:val="center"/>
                    <w:rPr>
                      <w:ins w:id="1194" w:author="Coilin" w:date="2016-03-21T15:59:00Z"/>
                      <w:rFonts w:ascii="Arial" w:eastAsia="Times New Roman" w:hAnsi="Arial" w:cs="Arial"/>
                      <w:sz w:val="20"/>
                      <w:szCs w:val="20"/>
                      <w:lang w:eastAsia="en-IE"/>
                    </w:rPr>
                  </w:pPr>
                  <w:ins w:id="1195" w:author="Coilin" w:date="2016-03-21T15:59:00Z">
                    <w:r w:rsidRPr="00472734">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Change w:id="1196" w:author="Coilin" w:date="2016-03-21T16:52:00Z">
                    <w:tcPr>
                      <w:tcW w:w="1134" w:type="dxa"/>
                      <w:tcBorders>
                        <w:top w:val="nil"/>
                        <w:left w:val="nil"/>
                        <w:bottom w:val="nil"/>
                        <w:right w:val="nil"/>
                      </w:tcBorders>
                      <w:shd w:val="clear" w:color="auto" w:fill="auto"/>
                      <w:noWrap/>
                      <w:vAlign w:val="bottom"/>
                      <w:hideMark/>
                    </w:tcPr>
                  </w:tcPrChange>
                </w:tcPr>
                <w:p w14:paraId="7B228CB7" w14:textId="77777777" w:rsidR="00952E56" w:rsidRPr="00472734" w:rsidRDefault="00952E56" w:rsidP="00472734">
                  <w:pPr>
                    <w:spacing w:after="0" w:line="240" w:lineRule="auto"/>
                    <w:jc w:val="center"/>
                    <w:rPr>
                      <w:ins w:id="1197" w:author="Coilin" w:date="2016-03-21T15:59:00Z"/>
                      <w:rFonts w:ascii="Arial" w:eastAsia="Times New Roman" w:hAnsi="Arial" w:cs="Arial"/>
                      <w:sz w:val="20"/>
                      <w:szCs w:val="20"/>
                      <w:lang w:eastAsia="en-IE"/>
                    </w:rPr>
                  </w:pPr>
                  <w:ins w:id="1198"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199" w:author="Coilin" w:date="2016-03-21T16:52:00Z">
                    <w:tcPr>
                      <w:tcW w:w="599" w:type="dxa"/>
                      <w:tcBorders>
                        <w:top w:val="nil"/>
                        <w:left w:val="nil"/>
                        <w:bottom w:val="nil"/>
                        <w:right w:val="nil"/>
                      </w:tcBorders>
                      <w:shd w:val="clear" w:color="auto" w:fill="auto"/>
                      <w:noWrap/>
                      <w:vAlign w:val="bottom"/>
                      <w:hideMark/>
                    </w:tcPr>
                  </w:tcPrChange>
                </w:tcPr>
                <w:p w14:paraId="777D53B2" w14:textId="77777777" w:rsidR="00952E56" w:rsidRPr="00472734" w:rsidRDefault="00952E56" w:rsidP="00472734">
                  <w:pPr>
                    <w:spacing w:after="0" w:line="240" w:lineRule="auto"/>
                    <w:jc w:val="center"/>
                    <w:rPr>
                      <w:ins w:id="1200" w:author="Coilin" w:date="2016-03-21T15:59:00Z"/>
                      <w:rFonts w:ascii="Arial" w:eastAsia="Times New Roman" w:hAnsi="Arial" w:cs="Arial"/>
                      <w:sz w:val="20"/>
                      <w:szCs w:val="20"/>
                      <w:lang w:eastAsia="en-IE"/>
                    </w:rPr>
                  </w:pPr>
                  <w:ins w:id="1201" w:author="Coilin" w:date="2016-03-21T15:59:00Z">
                    <w:r w:rsidRPr="00472734">
                      <w:rPr>
                        <w:rFonts w:ascii="Arial" w:eastAsia="Times New Roman" w:hAnsi="Arial" w:cs="Arial"/>
                        <w:sz w:val="20"/>
                        <w:szCs w:val="20"/>
                        <w:lang w:eastAsia="en-IE"/>
                      </w:rPr>
                      <w:t>4170.66</w:t>
                    </w:r>
                  </w:ins>
                </w:p>
              </w:tc>
            </w:tr>
            <w:tr w:rsidR="00952E56" w:rsidRPr="00472734" w14:paraId="1D60053A" w14:textId="77777777" w:rsidTr="00EC5C94">
              <w:trPr>
                <w:trHeight w:val="255"/>
                <w:ins w:id="1202" w:author="Coilin" w:date="2016-03-21T15:59:00Z"/>
                <w:trPrChange w:id="1203" w:author="Coilin" w:date="2016-03-21T16:52:00Z">
                  <w:trPr>
                    <w:trHeight w:val="255"/>
                  </w:trPr>
                </w:trPrChange>
              </w:trPr>
              <w:tc>
                <w:tcPr>
                  <w:tcW w:w="419" w:type="dxa"/>
                  <w:tcBorders>
                    <w:top w:val="nil"/>
                    <w:left w:val="nil"/>
                    <w:bottom w:val="nil"/>
                    <w:right w:val="nil"/>
                  </w:tcBorders>
                  <w:vAlign w:val="bottom"/>
                  <w:tcPrChange w:id="1204" w:author="Coilin" w:date="2016-03-21T16:52:00Z">
                    <w:tcPr>
                      <w:tcW w:w="5279" w:type="dxa"/>
                      <w:tcBorders>
                        <w:top w:val="nil"/>
                        <w:left w:val="nil"/>
                        <w:bottom w:val="nil"/>
                        <w:right w:val="nil"/>
                      </w:tcBorders>
                    </w:tcPr>
                  </w:tcPrChange>
                </w:tcPr>
                <w:p w14:paraId="6D8CC3FF" w14:textId="6BD06BDD" w:rsidR="00952E56" w:rsidRPr="00DA7034" w:rsidRDefault="00952E56">
                  <w:pPr>
                    <w:spacing w:after="0" w:line="240" w:lineRule="auto"/>
                    <w:rPr>
                      <w:ins w:id="1205" w:author="Coilin" w:date="2016-03-21T16:25:00Z"/>
                      <w:rFonts w:ascii="Calibri" w:eastAsia="Calibri" w:hAnsi="Calibri" w:cs="Times New Roman"/>
                      <w:sz w:val="20"/>
                      <w:szCs w:val="20"/>
                      <w:lang w:eastAsia="en-IE"/>
                    </w:rPr>
                  </w:pPr>
                  <w:ins w:id="1206" w:author="Coilin" w:date="2016-03-21T16:26:00Z">
                    <w:r>
                      <w:rPr>
                        <w:rFonts w:ascii="Calibri" w:eastAsia="Calibri" w:hAnsi="Calibri" w:cs="Times New Roman"/>
                        <w:sz w:val="20"/>
                        <w:szCs w:val="20"/>
                        <w:lang w:eastAsia="en-IE"/>
                      </w:rPr>
                      <w:t>12</w:t>
                    </w:r>
                  </w:ins>
                </w:p>
              </w:tc>
              <w:tc>
                <w:tcPr>
                  <w:tcW w:w="5279" w:type="dxa"/>
                  <w:tcBorders>
                    <w:top w:val="nil"/>
                    <w:left w:val="nil"/>
                    <w:bottom w:val="nil"/>
                    <w:right w:val="nil"/>
                  </w:tcBorders>
                  <w:shd w:val="clear" w:color="auto" w:fill="auto"/>
                  <w:noWrap/>
                  <w:vAlign w:val="bottom"/>
                  <w:hideMark/>
                  <w:tcPrChange w:id="1207" w:author="Coilin" w:date="2016-03-21T16:52:00Z">
                    <w:tcPr>
                      <w:tcW w:w="5279" w:type="dxa"/>
                      <w:tcBorders>
                        <w:top w:val="nil"/>
                        <w:left w:val="nil"/>
                        <w:bottom w:val="nil"/>
                        <w:right w:val="nil"/>
                      </w:tcBorders>
                      <w:shd w:val="clear" w:color="auto" w:fill="auto"/>
                      <w:noWrap/>
                      <w:vAlign w:val="bottom"/>
                      <w:hideMark/>
                    </w:tcPr>
                  </w:tcPrChange>
                </w:tcPr>
                <w:p w14:paraId="1DE15F06" w14:textId="24D07E5F" w:rsidR="00952E56" w:rsidRPr="00B7390D" w:rsidRDefault="00696635" w:rsidP="00472734">
                  <w:pPr>
                    <w:spacing w:after="0" w:line="240" w:lineRule="auto"/>
                    <w:rPr>
                      <w:ins w:id="1208" w:author="Coilin" w:date="2016-03-21T15:59:00Z"/>
                      <w:rFonts w:ascii="Arial" w:eastAsia="Times New Roman" w:hAnsi="Arial" w:cs="Arial"/>
                      <w:sz w:val="20"/>
                      <w:szCs w:val="20"/>
                      <w:lang w:eastAsia="en-IE"/>
                    </w:rPr>
                  </w:pPr>
                  <m:oMathPara>
                    <m:oMathParaPr>
                      <m:jc m:val="left"/>
                    </m:oMathParaPr>
                    <m:oMath>
                      <m:sSub>
                        <m:sSubPr>
                          <m:ctrlPr>
                            <w:ins w:id="1209" w:author="Coilin" w:date="2016-03-21T16:11:00Z">
                              <w:rPr>
                                <w:rFonts w:ascii="Cambria Math" w:eastAsia="Times New Roman" w:hAnsi="Cambria Math" w:cs="Arial"/>
                                <w:i/>
                                <w:sz w:val="20"/>
                                <w:szCs w:val="20"/>
                                <w:lang w:eastAsia="en-IE"/>
                              </w:rPr>
                            </w:ins>
                          </m:ctrlPr>
                        </m:sSubPr>
                        <m:e>
                          <m:r>
                            <w:ins w:id="1210" w:author="Coilin" w:date="2016-03-21T16:11:00Z">
                              <w:rPr>
                                <w:rFonts w:ascii="Cambria Math" w:eastAsia="Times New Roman" w:hAnsi="Cambria Math" w:cs="Arial"/>
                                <w:sz w:val="20"/>
                                <w:szCs w:val="20"/>
                                <w:lang w:eastAsia="en-IE"/>
                              </w:rPr>
                              <m:t>β</m:t>
                            </w:ins>
                          </m:r>
                        </m:e>
                        <m:sub>
                          <m:r>
                            <w:ins w:id="1211" w:author="Coilin" w:date="2016-03-21T16:11:00Z">
                              <w:rPr>
                                <w:rFonts w:ascii="Cambria Math" w:eastAsia="Times New Roman" w:hAnsi="Cambria Math" w:cs="Arial"/>
                                <w:sz w:val="20"/>
                                <w:szCs w:val="20"/>
                                <w:lang w:eastAsia="en-IE"/>
                              </w:rPr>
                              <m:t>0,j</m:t>
                            </w:ins>
                          </m:r>
                        </m:sub>
                      </m:sSub>
                      <m:r>
                        <w:ins w:id="1212" w:author="Coilin" w:date="2016-03-21T16:11:00Z">
                          <w:rPr>
                            <w:rFonts w:ascii="Cambria Math" w:eastAsia="Times New Roman" w:hAnsi="Cambria Math" w:cs="Arial"/>
                            <w:sz w:val="20"/>
                            <w:szCs w:val="20"/>
                            <w:lang w:eastAsia="en-IE"/>
                          </w:rPr>
                          <m:t xml:space="preserve">+ </m:t>
                        </w:ins>
                      </m:r>
                      <m:sSub>
                        <m:sSubPr>
                          <m:ctrlPr>
                            <w:ins w:id="1213" w:author="Coilin" w:date="2016-03-21T16:11:00Z">
                              <w:rPr>
                                <w:rFonts w:ascii="Cambria Math" w:eastAsia="Times New Roman" w:hAnsi="Cambria Math" w:cs="Arial"/>
                                <w:i/>
                                <w:sz w:val="20"/>
                                <w:szCs w:val="20"/>
                                <w:lang w:eastAsia="en-IE"/>
                              </w:rPr>
                            </w:ins>
                          </m:ctrlPr>
                        </m:sSubPr>
                        <m:e>
                          <m:r>
                            <w:ins w:id="1214" w:author="Coilin" w:date="2016-03-21T16:11:00Z">
                              <w:rPr>
                                <w:rFonts w:ascii="Cambria Math" w:eastAsia="Times New Roman" w:hAnsi="Cambria Math" w:cs="Arial"/>
                                <w:sz w:val="20"/>
                                <w:szCs w:val="20"/>
                                <w:lang w:eastAsia="en-IE"/>
                              </w:rPr>
                              <m:t>β</m:t>
                            </w:ins>
                          </m:r>
                        </m:e>
                        <m:sub>
                          <m:r>
                            <w:ins w:id="1215" w:author="Coilin" w:date="2016-03-21T16:11:00Z">
                              <w:rPr>
                                <w:rFonts w:ascii="Cambria Math" w:eastAsia="Times New Roman" w:hAnsi="Cambria Math" w:cs="Arial"/>
                                <w:sz w:val="20"/>
                                <w:szCs w:val="20"/>
                                <w:lang w:eastAsia="en-IE"/>
                              </w:rPr>
                              <m:t>1,j</m:t>
                            </w:ins>
                          </m:r>
                        </m:sub>
                      </m:sSub>
                      <m:r>
                        <w:ins w:id="1216" w:author="Coilin" w:date="2016-03-21T16:11:00Z">
                          <w:rPr>
                            <w:rFonts w:ascii="Cambria Math" w:eastAsia="Times New Roman" w:hAnsi="Cambria Math" w:cs="Arial"/>
                            <w:sz w:val="20"/>
                            <w:szCs w:val="20"/>
                            <w:lang w:eastAsia="en-IE"/>
                          </w:rPr>
                          <m:t xml:space="preserve">CL+ </m:t>
                        </w:ins>
                      </m:r>
                      <m:sSub>
                        <m:sSubPr>
                          <m:ctrlPr>
                            <w:ins w:id="1217" w:author="Coilin" w:date="2016-03-21T16:11:00Z">
                              <w:rPr>
                                <w:rFonts w:ascii="Cambria Math" w:eastAsia="Times New Roman" w:hAnsi="Cambria Math" w:cs="Arial"/>
                                <w:i/>
                                <w:sz w:val="20"/>
                                <w:szCs w:val="20"/>
                                <w:lang w:eastAsia="en-IE"/>
                              </w:rPr>
                            </w:ins>
                          </m:ctrlPr>
                        </m:sSubPr>
                        <m:e>
                          <m:r>
                            <w:ins w:id="1218" w:author="Coilin" w:date="2016-03-21T16:11:00Z">
                              <w:rPr>
                                <w:rFonts w:ascii="Cambria Math" w:eastAsia="Times New Roman" w:hAnsi="Cambria Math" w:cs="Arial"/>
                                <w:sz w:val="20"/>
                                <w:szCs w:val="20"/>
                                <w:lang w:eastAsia="en-IE"/>
                              </w:rPr>
                              <m:t>δ</m:t>
                            </w:ins>
                          </m:r>
                        </m:e>
                        <m:sub>
                          <m:r>
                            <w:ins w:id="1219" w:author="Coilin" w:date="2016-03-21T16:11:00Z">
                              <w:rPr>
                                <w:rFonts w:ascii="Cambria Math" w:eastAsia="Times New Roman" w:hAnsi="Cambria Math" w:cs="Arial"/>
                                <w:sz w:val="20"/>
                                <w:szCs w:val="20"/>
                                <w:lang w:eastAsia="en-IE"/>
                              </w:rPr>
                              <m:t>1</m:t>
                            </w:ins>
                          </m:r>
                          <m:r>
                            <w:ins w:id="1220" w:author="Coilin" w:date="2016-03-21T16:12:00Z">
                              <w:rPr>
                                <w:rFonts w:ascii="Cambria Math" w:eastAsia="Times New Roman" w:hAnsi="Cambria Math" w:cs="Arial"/>
                                <w:sz w:val="20"/>
                                <w:szCs w:val="20"/>
                                <w:lang w:eastAsia="en-IE"/>
                              </w:rPr>
                              <m:t>,j</m:t>
                            </w:ins>
                          </m:r>
                        </m:sub>
                      </m:sSub>
                      <m:r>
                        <w:ins w:id="1221" w:author="Coilin" w:date="2016-03-21T16:11:00Z">
                          <w:rPr>
                            <w:rFonts w:ascii="Cambria Math" w:eastAsia="Times New Roman" w:hAnsi="Cambria Math" w:cs="Arial"/>
                            <w:sz w:val="20"/>
                            <w:szCs w:val="20"/>
                            <w:lang w:eastAsia="en-IE"/>
                          </w:rPr>
                          <m:t xml:space="preserve">PI+ </m:t>
                        </w:ins>
                      </m:r>
                      <m:sSub>
                        <m:sSubPr>
                          <m:ctrlPr>
                            <w:ins w:id="1222" w:author="Coilin" w:date="2016-03-21T16:11:00Z">
                              <w:rPr>
                                <w:rFonts w:ascii="Cambria Math" w:eastAsia="Times New Roman" w:hAnsi="Cambria Math" w:cs="Arial"/>
                                <w:i/>
                                <w:sz w:val="20"/>
                                <w:szCs w:val="20"/>
                                <w:lang w:eastAsia="en-IE"/>
                              </w:rPr>
                            </w:ins>
                          </m:ctrlPr>
                        </m:sSubPr>
                        <m:e>
                          <m:r>
                            <w:ins w:id="1223" w:author="Coilin" w:date="2016-03-21T16:11:00Z">
                              <w:rPr>
                                <w:rFonts w:ascii="Cambria Math" w:eastAsia="Times New Roman" w:hAnsi="Cambria Math" w:cs="Arial"/>
                                <w:sz w:val="20"/>
                                <w:szCs w:val="20"/>
                                <w:lang w:eastAsia="en-IE"/>
                              </w:rPr>
                              <m:t>δ</m:t>
                            </w:ins>
                          </m:r>
                        </m:e>
                        <m:sub>
                          <m:r>
                            <w:ins w:id="1224" w:author="Coilin" w:date="2016-03-21T16:11:00Z">
                              <w:rPr>
                                <w:rFonts w:ascii="Cambria Math" w:eastAsia="Times New Roman" w:hAnsi="Cambria Math" w:cs="Arial"/>
                                <w:sz w:val="20"/>
                                <w:szCs w:val="20"/>
                                <w:lang w:eastAsia="en-IE"/>
                              </w:rPr>
                              <m:t>2</m:t>
                            </w:ins>
                          </m:r>
                          <m:r>
                            <w:ins w:id="1225" w:author="Coilin" w:date="2016-03-21T16:12:00Z">
                              <w:rPr>
                                <w:rFonts w:ascii="Cambria Math" w:eastAsia="Times New Roman" w:hAnsi="Cambria Math" w:cs="Arial"/>
                                <w:sz w:val="20"/>
                                <w:szCs w:val="20"/>
                                <w:lang w:eastAsia="en-IE"/>
                              </w:rPr>
                              <m:t>,j</m:t>
                            </w:ins>
                          </m:r>
                        </m:sub>
                      </m:sSub>
                      <m:r>
                        <w:ins w:id="1226" w:author="Coilin" w:date="2016-03-21T16:11:00Z">
                          <w:rPr>
                            <w:rFonts w:ascii="Cambria Math" w:eastAsia="Times New Roman" w:hAnsi="Cambria Math" w:cs="Arial"/>
                            <w:sz w:val="20"/>
                            <w:szCs w:val="20"/>
                            <w:lang w:eastAsia="en-IE"/>
                          </w:rPr>
                          <m:t xml:space="preserve">SI+ </m:t>
                        </w:ins>
                      </m:r>
                      <m:sSub>
                        <m:sSubPr>
                          <m:ctrlPr>
                            <w:ins w:id="1227" w:author="Coilin" w:date="2016-03-21T16:11:00Z">
                              <w:rPr>
                                <w:rFonts w:ascii="Cambria Math" w:eastAsia="Times New Roman" w:hAnsi="Cambria Math" w:cs="Arial"/>
                                <w:i/>
                                <w:sz w:val="20"/>
                                <w:szCs w:val="20"/>
                                <w:lang w:eastAsia="en-IE"/>
                              </w:rPr>
                            </w:ins>
                          </m:ctrlPr>
                        </m:sSubPr>
                        <m:e>
                          <m:r>
                            <w:ins w:id="1228" w:author="Coilin" w:date="2016-03-21T16:11:00Z">
                              <w:rPr>
                                <w:rFonts w:ascii="Cambria Math" w:eastAsia="Times New Roman" w:hAnsi="Cambria Math" w:cs="Arial"/>
                                <w:sz w:val="20"/>
                                <w:szCs w:val="20"/>
                                <w:lang w:eastAsia="en-IE"/>
                              </w:rPr>
                              <m:t>δ</m:t>
                            </w:ins>
                          </m:r>
                        </m:e>
                        <m:sub>
                          <m:r>
                            <w:ins w:id="1229" w:author="Coilin" w:date="2016-03-21T16:11:00Z">
                              <w:rPr>
                                <w:rFonts w:ascii="Cambria Math" w:eastAsia="Times New Roman" w:hAnsi="Cambria Math" w:cs="Arial"/>
                                <w:sz w:val="20"/>
                                <w:szCs w:val="20"/>
                                <w:lang w:eastAsia="en-IE"/>
                              </w:rPr>
                              <m:t>3</m:t>
                            </w:ins>
                          </m:r>
                          <m:r>
                            <w:ins w:id="1230" w:author="Coilin" w:date="2016-03-21T16:12:00Z">
                              <w:rPr>
                                <w:rFonts w:ascii="Cambria Math" w:eastAsia="Times New Roman" w:hAnsi="Cambria Math" w:cs="Arial"/>
                                <w:sz w:val="20"/>
                                <w:szCs w:val="20"/>
                                <w:lang w:eastAsia="en-IE"/>
                              </w:rPr>
                              <m:t>,j</m:t>
                            </w:ins>
                          </m:r>
                        </m:sub>
                      </m:sSub>
                      <m:r>
                        <w:ins w:id="1231" w:author="Coilin" w:date="2016-03-21T16:11: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232" w:author="Coilin" w:date="2016-03-21T16:52:00Z">
                    <w:tcPr>
                      <w:tcW w:w="1701" w:type="dxa"/>
                      <w:tcBorders>
                        <w:top w:val="nil"/>
                        <w:left w:val="nil"/>
                        <w:bottom w:val="nil"/>
                        <w:right w:val="nil"/>
                      </w:tcBorders>
                      <w:shd w:val="clear" w:color="auto" w:fill="auto"/>
                      <w:noWrap/>
                      <w:vAlign w:val="bottom"/>
                      <w:hideMark/>
                    </w:tcPr>
                  </w:tcPrChange>
                </w:tcPr>
                <w:p w14:paraId="6A072079" w14:textId="77777777" w:rsidR="00952E56" w:rsidRPr="00472734" w:rsidRDefault="00952E56" w:rsidP="00472734">
                  <w:pPr>
                    <w:spacing w:after="0" w:line="240" w:lineRule="auto"/>
                    <w:jc w:val="center"/>
                    <w:rPr>
                      <w:ins w:id="1233" w:author="Coilin" w:date="2016-03-21T15:59:00Z"/>
                      <w:rFonts w:ascii="Arial" w:eastAsia="Times New Roman" w:hAnsi="Arial" w:cs="Arial"/>
                      <w:sz w:val="20"/>
                      <w:szCs w:val="20"/>
                      <w:lang w:eastAsia="en-IE"/>
                    </w:rPr>
                  </w:pPr>
                  <w:ins w:id="1234" w:author="Coilin" w:date="2016-03-21T15:59:00Z">
                    <w:r w:rsidRPr="00472734">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Change w:id="1235" w:author="Coilin" w:date="2016-03-21T16:52:00Z">
                    <w:tcPr>
                      <w:tcW w:w="1134" w:type="dxa"/>
                      <w:tcBorders>
                        <w:top w:val="nil"/>
                        <w:left w:val="nil"/>
                        <w:bottom w:val="nil"/>
                        <w:right w:val="nil"/>
                      </w:tcBorders>
                      <w:shd w:val="clear" w:color="auto" w:fill="auto"/>
                      <w:noWrap/>
                      <w:vAlign w:val="bottom"/>
                      <w:hideMark/>
                    </w:tcPr>
                  </w:tcPrChange>
                </w:tcPr>
                <w:p w14:paraId="2E75C41C" w14:textId="77777777" w:rsidR="00952E56" w:rsidRPr="00472734" w:rsidRDefault="00952E56" w:rsidP="00472734">
                  <w:pPr>
                    <w:spacing w:after="0" w:line="240" w:lineRule="auto"/>
                    <w:jc w:val="center"/>
                    <w:rPr>
                      <w:ins w:id="1236" w:author="Coilin" w:date="2016-03-21T15:59:00Z"/>
                      <w:rFonts w:ascii="Arial" w:eastAsia="Times New Roman" w:hAnsi="Arial" w:cs="Arial"/>
                      <w:sz w:val="20"/>
                      <w:szCs w:val="20"/>
                      <w:lang w:eastAsia="en-IE"/>
                    </w:rPr>
                  </w:pPr>
                  <w:ins w:id="1237" w:author="Coilin" w:date="2016-03-21T15:59:00Z">
                    <w:r w:rsidRPr="00472734">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Change w:id="1238" w:author="Coilin" w:date="2016-03-21T16:52:00Z">
                    <w:tcPr>
                      <w:tcW w:w="599" w:type="dxa"/>
                      <w:tcBorders>
                        <w:top w:val="nil"/>
                        <w:left w:val="nil"/>
                        <w:bottom w:val="nil"/>
                        <w:right w:val="nil"/>
                      </w:tcBorders>
                      <w:shd w:val="clear" w:color="auto" w:fill="auto"/>
                      <w:noWrap/>
                      <w:vAlign w:val="bottom"/>
                      <w:hideMark/>
                    </w:tcPr>
                  </w:tcPrChange>
                </w:tcPr>
                <w:p w14:paraId="76F12D33" w14:textId="77777777" w:rsidR="00952E56" w:rsidRPr="00472734" w:rsidRDefault="00952E56" w:rsidP="00472734">
                  <w:pPr>
                    <w:spacing w:after="0" w:line="240" w:lineRule="auto"/>
                    <w:jc w:val="center"/>
                    <w:rPr>
                      <w:ins w:id="1239" w:author="Coilin" w:date="2016-03-21T15:59:00Z"/>
                      <w:rFonts w:ascii="Arial" w:eastAsia="Times New Roman" w:hAnsi="Arial" w:cs="Arial"/>
                      <w:sz w:val="20"/>
                      <w:szCs w:val="20"/>
                      <w:lang w:eastAsia="en-IE"/>
                    </w:rPr>
                  </w:pPr>
                  <w:ins w:id="1240" w:author="Coilin" w:date="2016-03-21T15:59:00Z">
                    <w:r w:rsidRPr="00472734">
                      <w:rPr>
                        <w:rFonts w:ascii="Arial" w:eastAsia="Times New Roman" w:hAnsi="Arial" w:cs="Arial"/>
                        <w:sz w:val="20"/>
                        <w:szCs w:val="20"/>
                        <w:lang w:eastAsia="en-IE"/>
                      </w:rPr>
                      <w:t>4140.74</w:t>
                    </w:r>
                  </w:ins>
                </w:p>
              </w:tc>
            </w:tr>
            <w:tr w:rsidR="00952E56" w:rsidRPr="00472734" w14:paraId="4C3C2923" w14:textId="77777777" w:rsidTr="00EC5C94">
              <w:trPr>
                <w:trHeight w:val="255"/>
                <w:ins w:id="1241" w:author="Coilin" w:date="2016-03-21T15:59:00Z"/>
                <w:trPrChange w:id="1242" w:author="Coilin" w:date="2016-03-21T16:52:00Z">
                  <w:trPr>
                    <w:trHeight w:val="255"/>
                  </w:trPr>
                </w:trPrChange>
              </w:trPr>
              <w:tc>
                <w:tcPr>
                  <w:tcW w:w="419" w:type="dxa"/>
                  <w:tcBorders>
                    <w:top w:val="nil"/>
                    <w:left w:val="nil"/>
                    <w:bottom w:val="nil"/>
                    <w:right w:val="nil"/>
                  </w:tcBorders>
                  <w:vAlign w:val="bottom"/>
                  <w:tcPrChange w:id="1243" w:author="Coilin" w:date="2016-03-21T16:52:00Z">
                    <w:tcPr>
                      <w:tcW w:w="5279" w:type="dxa"/>
                      <w:tcBorders>
                        <w:top w:val="nil"/>
                        <w:left w:val="nil"/>
                        <w:bottom w:val="nil"/>
                        <w:right w:val="nil"/>
                      </w:tcBorders>
                    </w:tcPr>
                  </w:tcPrChange>
                </w:tcPr>
                <w:p w14:paraId="01DD9327" w14:textId="35C6ECC8" w:rsidR="00952E56" w:rsidRPr="00DA7034" w:rsidRDefault="00952E56">
                  <w:pPr>
                    <w:spacing w:after="0" w:line="240" w:lineRule="auto"/>
                    <w:rPr>
                      <w:ins w:id="1244" w:author="Coilin" w:date="2016-03-21T16:25:00Z"/>
                      <w:rFonts w:ascii="Calibri" w:eastAsia="Calibri" w:hAnsi="Calibri" w:cs="Times New Roman"/>
                      <w:sz w:val="20"/>
                      <w:szCs w:val="20"/>
                      <w:lang w:eastAsia="en-IE"/>
                    </w:rPr>
                  </w:pPr>
                  <w:ins w:id="1245" w:author="Coilin" w:date="2016-03-21T16:26:00Z">
                    <w:r>
                      <w:rPr>
                        <w:rFonts w:ascii="Calibri" w:eastAsia="Calibri" w:hAnsi="Calibri" w:cs="Times New Roman"/>
                        <w:sz w:val="20"/>
                        <w:szCs w:val="20"/>
                        <w:lang w:eastAsia="en-IE"/>
                      </w:rPr>
                      <w:t>13</w:t>
                    </w:r>
                  </w:ins>
                </w:p>
              </w:tc>
              <w:tc>
                <w:tcPr>
                  <w:tcW w:w="5279" w:type="dxa"/>
                  <w:tcBorders>
                    <w:top w:val="nil"/>
                    <w:left w:val="nil"/>
                    <w:bottom w:val="nil"/>
                    <w:right w:val="nil"/>
                  </w:tcBorders>
                  <w:shd w:val="clear" w:color="auto" w:fill="auto"/>
                  <w:noWrap/>
                  <w:vAlign w:val="bottom"/>
                  <w:hideMark/>
                  <w:tcPrChange w:id="1246" w:author="Coilin" w:date="2016-03-21T16:52:00Z">
                    <w:tcPr>
                      <w:tcW w:w="5279" w:type="dxa"/>
                      <w:tcBorders>
                        <w:top w:val="nil"/>
                        <w:left w:val="nil"/>
                        <w:bottom w:val="nil"/>
                        <w:right w:val="nil"/>
                      </w:tcBorders>
                      <w:shd w:val="clear" w:color="auto" w:fill="auto"/>
                      <w:noWrap/>
                      <w:vAlign w:val="bottom"/>
                      <w:hideMark/>
                    </w:tcPr>
                  </w:tcPrChange>
                </w:tcPr>
                <w:p w14:paraId="07B533C0" w14:textId="4C480466" w:rsidR="00952E56" w:rsidRPr="00B7390D" w:rsidRDefault="00696635" w:rsidP="00472734">
                  <w:pPr>
                    <w:spacing w:after="0" w:line="240" w:lineRule="auto"/>
                    <w:rPr>
                      <w:ins w:id="1247" w:author="Coilin" w:date="2016-03-21T15:59:00Z"/>
                      <w:rFonts w:ascii="Arial" w:eastAsia="Times New Roman" w:hAnsi="Arial" w:cs="Arial"/>
                      <w:sz w:val="20"/>
                      <w:szCs w:val="20"/>
                      <w:lang w:eastAsia="en-IE"/>
                    </w:rPr>
                  </w:pPr>
                  <m:oMathPara>
                    <m:oMathParaPr>
                      <m:jc m:val="left"/>
                    </m:oMathParaPr>
                    <m:oMath>
                      <m:sSub>
                        <m:sSubPr>
                          <m:ctrlPr>
                            <w:ins w:id="1248" w:author="Coilin" w:date="2016-03-21T16:13:00Z">
                              <w:rPr>
                                <w:rFonts w:ascii="Cambria Math" w:eastAsia="Times New Roman" w:hAnsi="Cambria Math" w:cs="Arial"/>
                                <w:i/>
                                <w:sz w:val="20"/>
                                <w:szCs w:val="20"/>
                                <w:lang w:eastAsia="en-IE"/>
                              </w:rPr>
                            </w:ins>
                          </m:ctrlPr>
                        </m:sSubPr>
                        <m:e>
                          <m:r>
                            <w:ins w:id="1249" w:author="Coilin" w:date="2016-03-21T16:13:00Z">
                              <w:rPr>
                                <w:rFonts w:ascii="Cambria Math" w:eastAsia="Times New Roman" w:hAnsi="Cambria Math" w:cs="Arial"/>
                                <w:sz w:val="20"/>
                                <w:szCs w:val="20"/>
                                <w:lang w:eastAsia="en-IE"/>
                              </w:rPr>
                              <m:t>β</m:t>
                            </w:ins>
                          </m:r>
                        </m:e>
                        <m:sub>
                          <m:r>
                            <w:ins w:id="1250" w:author="Coilin" w:date="2016-03-21T16:13:00Z">
                              <w:rPr>
                                <w:rFonts w:ascii="Cambria Math" w:eastAsia="Times New Roman" w:hAnsi="Cambria Math" w:cs="Arial"/>
                                <w:sz w:val="20"/>
                                <w:szCs w:val="20"/>
                                <w:lang w:eastAsia="en-IE"/>
                              </w:rPr>
                              <m:t>0,j</m:t>
                            </w:ins>
                          </m:r>
                        </m:sub>
                      </m:sSub>
                      <m:r>
                        <w:ins w:id="1251" w:author="Coilin" w:date="2016-03-21T16:13:00Z">
                          <w:rPr>
                            <w:rFonts w:ascii="Cambria Math" w:eastAsia="Times New Roman" w:hAnsi="Cambria Math" w:cs="Arial"/>
                            <w:sz w:val="20"/>
                            <w:szCs w:val="20"/>
                            <w:lang w:eastAsia="en-IE"/>
                          </w:rPr>
                          <m:t xml:space="preserve">+ </m:t>
                        </w:ins>
                      </m:r>
                      <m:sSub>
                        <m:sSubPr>
                          <m:ctrlPr>
                            <w:ins w:id="1252" w:author="Coilin" w:date="2016-03-21T16:13:00Z">
                              <w:rPr>
                                <w:rFonts w:ascii="Cambria Math" w:eastAsia="Times New Roman" w:hAnsi="Cambria Math" w:cs="Arial"/>
                                <w:i/>
                                <w:sz w:val="20"/>
                                <w:szCs w:val="20"/>
                                <w:lang w:eastAsia="en-IE"/>
                              </w:rPr>
                            </w:ins>
                          </m:ctrlPr>
                        </m:sSubPr>
                        <m:e>
                          <m:r>
                            <w:ins w:id="1253" w:author="Coilin" w:date="2016-03-21T16:13:00Z">
                              <w:rPr>
                                <w:rFonts w:ascii="Cambria Math" w:eastAsia="Times New Roman" w:hAnsi="Cambria Math" w:cs="Arial"/>
                                <w:sz w:val="20"/>
                                <w:szCs w:val="20"/>
                                <w:lang w:eastAsia="en-IE"/>
                              </w:rPr>
                              <m:t>β</m:t>
                            </w:ins>
                          </m:r>
                        </m:e>
                        <m:sub>
                          <m:r>
                            <w:ins w:id="1254" w:author="Coilin" w:date="2016-03-21T16:13:00Z">
                              <w:rPr>
                                <w:rFonts w:ascii="Cambria Math" w:eastAsia="Times New Roman" w:hAnsi="Cambria Math" w:cs="Arial"/>
                                <w:sz w:val="20"/>
                                <w:szCs w:val="20"/>
                                <w:lang w:eastAsia="en-IE"/>
                              </w:rPr>
                              <m:t>1,j</m:t>
                            </w:ins>
                          </m:r>
                        </m:sub>
                      </m:sSub>
                      <m:r>
                        <w:ins w:id="1255" w:author="Coilin" w:date="2016-03-21T16:13:00Z">
                          <w:rPr>
                            <w:rFonts w:ascii="Cambria Math" w:eastAsia="Times New Roman" w:hAnsi="Cambria Math" w:cs="Arial"/>
                            <w:sz w:val="20"/>
                            <w:szCs w:val="20"/>
                            <w:lang w:eastAsia="en-IE"/>
                          </w:rPr>
                          <m:t xml:space="preserve">CL+ </m:t>
                        </w:ins>
                      </m:r>
                      <m:sSub>
                        <m:sSubPr>
                          <m:ctrlPr>
                            <w:ins w:id="1256" w:author="Coilin" w:date="2016-03-21T16:14:00Z">
                              <w:rPr>
                                <w:rFonts w:ascii="Cambria Math" w:eastAsia="Times New Roman" w:hAnsi="Cambria Math" w:cs="Arial"/>
                                <w:i/>
                                <w:sz w:val="20"/>
                                <w:szCs w:val="20"/>
                                <w:lang w:eastAsia="en-IE"/>
                              </w:rPr>
                            </w:ins>
                          </m:ctrlPr>
                        </m:sSubPr>
                        <m:e>
                          <m:r>
                            <w:ins w:id="1257" w:author="Coilin" w:date="2016-03-21T16:14:00Z">
                              <w:rPr>
                                <w:rFonts w:ascii="Cambria Math" w:eastAsia="Times New Roman" w:hAnsi="Cambria Math" w:cs="Arial"/>
                                <w:sz w:val="20"/>
                                <w:szCs w:val="20"/>
                                <w:lang w:eastAsia="en-IE"/>
                              </w:rPr>
                              <m:t>γ</m:t>
                            </w:ins>
                          </m:r>
                        </m:e>
                        <m:sub>
                          <m:r>
                            <w:ins w:id="1258" w:author="Coilin" w:date="2016-03-21T16:14:00Z">
                              <w:rPr>
                                <w:rFonts w:ascii="Cambria Math" w:eastAsia="Times New Roman" w:hAnsi="Cambria Math" w:cs="Arial"/>
                                <w:sz w:val="20"/>
                                <w:szCs w:val="20"/>
                                <w:lang w:eastAsia="en-IE"/>
                              </w:rPr>
                              <m:t>j</m:t>
                            </w:ins>
                          </m:r>
                        </m:sub>
                      </m:sSub>
                      <m:r>
                        <w:ins w:id="1259" w:author="Coilin" w:date="2016-03-21T16:13: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60" w:author="Coilin" w:date="2016-03-21T16:52:00Z">
                    <w:tcPr>
                      <w:tcW w:w="1701" w:type="dxa"/>
                      <w:tcBorders>
                        <w:top w:val="nil"/>
                        <w:left w:val="nil"/>
                        <w:bottom w:val="nil"/>
                        <w:right w:val="nil"/>
                      </w:tcBorders>
                      <w:shd w:val="clear" w:color="auto" w:fill="auto"/>
                      <w:noWrap/>
                      <w:vAlign w:val="bottom"/>
                      <w:hideMark/>
                    </w:tcPr>
                  </w:tcPrChange>
                </w:tcPr>
                <w:p w14:paraId="4D8F10A2" w14:textId="77777777" w:rsidR="00952E56" w:rsidRPr="00472734" w:rsidRDefault="00952E56" w:rsidP="00472734">
                  <w:pPr>
                    <w:spacing w:after="0" w:line="240" w:lineRule="auto"/>
                    <w:jc w:val="center"/>
                    <w:rPr>
                      <w:ins w:id="1261" w:author="Coilin" w:date="2016-03-21T15:59:00Z"/>
                      <w:rFonts w:ascii="Arial" w:eastAsia="Times New Roman" w:hAnsi="Arial" w:cs="Arial"/>
                      <w:sz w:val="20"/>
                      <w:szCs w:val="20"/>
                      <w:lang w:eastAsia="en-IE"/>
                    </w:rPr>
                  </w:pPr>
                  <w:ins w:id="1262" w:author="Coilin" w:date="2016-03-21T15:59:00Z">
                    <w:r w:rsidRPr="00472734">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Change w:id="1263" w:author="Coilin" w:date="2016-03-21T16:52:00Z">
                    <w:tcPr>
                      <w:tcW w:w="1134" w:type="dxa"/>
                      <w:tcBorders>
                        <w:top w:val="nil"/>
                        <w:left w:val="nil"/>
                        <w:bottom w:val="nil"/>
                        <w:right w:val="nil"/>
                      </w:tcBorders>
                      <w:shd w:val="clear" w:color="auto" w:fill="auto"/>
                      <w:noWrap/>
                      <w:vAlign w:val="bottom"/>
                      <w:hideMark/>
                    </w:tcPr>
                  </w:tcPrChange>
                </w:tcPr>
                <w:p w14:paraId="047E066C" w14:textId="77777777" w:rsidR="00952E56" w:rsidRPr="00472734" w:rsidRDefault="00952E56" w:rsidP="00472734">
                  <w:pPr>
                    <w:spacing w:after="0" w:line="240" w:lineRule="auto"/>
                    <w:jc w:val="center"/>
                    <w:rPr>
                      <w:ins w:id="1264" w:author="Coilin" w:date="2016-03-21T15:59:00Z"/>
                      <w:rFonts w:ascii="Arial" w:eastAsia="Times New Roman" w:hAnsi="Arial" w:cs="Arial"/>
                      <w:sz w:val="20"/>
                      <w:szCs w:val="20"/>
                      <w:lang w:eastAsia="en-IE"/>
                    </w:rPr>
                  </w:pPr>
                  <w:ins w:id="1265"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266" w:author="Coilin" w:date="2016-03-21T16:52:00Z">
                    <w:tcPr>
                      <w:tcW w:w="599" w:type="dxa"/>
                      <w:tcBorders>
                        <w:top w:val="nil"/>
                        <w:left w:val="nil"/>
                        <w:bottom w:val="nil"/>
                        <w:right w:val="nil"/>
                      </w:tcBorders>
                      <w:shd w:val="clear" w:color="auto" w:fill="auto"/>
                      <w:noWrap/>
                      <w:vAlign w:val="bottom"/>
                      <w:hideMark/>
                    </w:tcPr>
                  </w:tcPrChange>
                </w:tcPr>
                <w:p w14:paraId="71C92277" w14:textId="77777777" w:rsidR="00952E56" w:rsidRPr="00472734" w:rsidRDefault="00952E56" w:rsidP="00472734">
                  <w:pPr>
                    <w:spacing w:after="0" w:line="240" w:lineRule="auto"/>
                    <w:jc w:val="center"/>
                    <w:rPr>
                      <w:ins w:id="1267" w:author="Coilin" w:date="2016-03-21T15:59:00Z"/>
                      <w:rFonts w:ascii="Arial" w:eastAsia="Times New Roman" w:hAnsi="Arial" w:cs="Arial"/>
                      <w:sz w:val="20"/>
                      <w:szCs w:val="20"/>
                      <w:lang w:eastAsia="en-IE"/>
                    </w:rPr>
                  </w:pPr>
                  <w:ins w:id="1268" w:author="Coilin" w:date="2016-03-21T15:59:00Z">
                    <w:r w:rsidRPr="00472734">
                      <w:rPr>
                        <w:rFonts w:ascii="Arial" w:eastAsia="Times New Roman" w:hAnsi="Arial" w:cs="Arial"/>
                        <w:sz w:val="20"/>
                        <w:szCs w:val="20"/>
                        <w:lang w:eastAsia="en-IE"/>
                      </w:rPr>
                      <w:t>4131.52</w:t>
                    </w:r>
                  </w:ins>
                </w:p>
              </w:tc>
            </w:tr>
            <w:tr w:rsidR="00952E56" w:rsidRPr="00472734" w14:paraId="557125F0" w14:textId="77777777" w:rsidTr="00EC5C94">
              <w:trPr>
                <w:trHeight w:val="255"/>
                <w:ins w:id="1269" w:author="Coilin" w:date="2016-03-21T15:59:00Z"/>
                <w:trPrChange w:id="1270" w:author="Coilin" w:date="2016-03-21T16:52:00Z">
                  <w:trPr>
                    <w:trHeight w:val="255"/>
                  </w:trPr>
                </w:trPrChange>
              </w:trPr>
              <w:tc>
                <w:tcPr>
                  <w:tcW w:w="419" w:type="dxa"/>
                  <w:tcBorders>
                    <w:top w:val="nil"/>
                    <w:left w:val="nil"/>
                    <w:bottom w:val="nil"/>
                    <w:right w:val="nil"/>
                  </w:tcBorders>
                  <w:vAlign w:val="bottom"/>
                  <w:tcPrChange w:id="1271" w:author="Coilin" w:date="2016-03-21T16:52:00Z">
                    <w:tcPr>
                      <w:tcW w:w="5279" w:type="dxa"/>
                      <w:tcBorders>
                        <w:top w:val="nil"/>
                        <w:left w:val="nil"/>
                        <w:bottom w:val="nil"/>
                        <w:right w:val="nil"/>
                      </w:tcBorders>
                    </w:tcPr>
                  </w:tcPrChange>
                </w:tcPr>
                <w:p w14:paraId="69516924" w14:textId="2B7672EC" w:rsidR="00952E56" w:rsidRPr="00DA7034" w:rsidRDefault="00952E56">
                  <w:pPr>
                    <w:spacing w:after="0" w:line="240" w:lineRule="auto"/>
                    <w:rPr>
                      <w:ins w:id="1272" w:author="Coilin" w:date="2016-03-21T16:25:00Z"/>
                      <w:rFonts w:ascii="Calibri" w:eastAsia="Calibri" w:hAnsi="Calibri" w:cs="Times New Roman"/>
                      <w:sz w:val="20"/>
                      <w:szCs w:val="20"/>
                      <w:lang w:eastAsia="en-IE"/>
                    </w:rPr>
                  </w:pPr>
                  <w:ins w:id="1273" w:author="Coilin" w:date="2016-03-21T16:26:00Z">
                    <w:r>
                      <w:rPr>
                        <w:rFonts w:ascii="Calibri" w:eastAsia="Calibri" w:hAnsi="Calibri" w:cs="Times New Roman"/>
                        <w:sz w:val="20"/>
                        <w:szCs w:val="20"/>
                        <w:lang w:eastAsia="en-IE"/>
                      </w:rPr>
                      <w:t>14</w:t>
                    </w:r>
                  </w:ins>
                </w:p>
              </w:tc>
              <w:tc>
                <w:tcPr>
                  <w:tcW w:w="5279" w:type="dxa"/>
                  <w:tcBorders>
                    <w:top w:val="nil"/>
                    <w:left w:val="nil"/>
                    <w:bottom w:val="nil"/>
                    <w:right w:val="nil"/>
                  </w:tcBorders>
                  <w:shd w:val="clear" w:color="auto" w:fill="auto"/>
                  <w:noWrap/>
                  <w:vAlign w:val="bottom"/>
                  <w:hideMark/>
                  <w:tcPrChange w:id="1274" w:author="Coilin" w:date="2016-03-21T16:52:00Z">
                    <w:tcPr>
                      <w:tcW w:w="5279" w:type="dxa"/>
                      <w:tcBorders>
                        <w:top w:val="nil"/>
                        <w:left w:val="nil"/>
                        <w:bottom w:val="nil"/>
                        <w:right w:val="nil"/>
                      </w:tcBorders>
                      <w:shd w:val="clear" w:color="auto" w:fill="auto"/>
                      <w:noWrap/>
                      <w:vAlign w:val="bottom"/>
                      <w:hideMark/>
                    </w:tcPr>
                  </w:tcPrChange>
                </w:tcPr>
                <w:p w14:paraId="3B0311EF" w14:textId="2C62E755" w:rsidR="00952E56" w:rsidRPr="00B7390D" w:rsidRDefault="00696635" w:rsidP="00472734">
                  <w:pPr>
                    <w:spacing w:after="0" w:line="240" w:lineRule="auto"/>
                    <w:rPr>
                      <w:ins w:id="1275" w:author="Coilin" w:date="2016-03-21T15:59:00Z"/>
                      <w:rFonts w:ascii="Arial" w:eastAsia="Times New Roman" w:hAnsi="Arial" w:cs="Arial"/>
                      <w:sz w:val="20"/>
                      <w:szCs w:val="20"/>
                      <w:lang w:eastAsia="en-IE"/>
                    </w:rPr>
                  </w:pPr>
                  <m:oMathPara>
                    <m:oMathParaPr>
                      <m:jc m:val="left"/>
                    </m:oMathParaPr>
                    <m:oMath>
                      <m:sSub>
                        <m:sSubPr>
                          <m:ctrlPr>
                            <w:ins w:id="1276" w:author="Coilin" w:date="2016-03-21T16:14:00Z">
                              <w:rPr>
                                <w:rFonts w:ascii="Cambria Math" w:eastAsia="Times New Roman" w:hAnsi="Cambria Math" w:cs="Arial"/>
                                <w:i/>
                                <w:sz w:val="20"/>
                                <w:szCs w:val="20"/>
                                <w:lang w:eastAsia="en-IE"/>
                              </w:rPr>
                            </w:ins>
                          </m:ctrlPr>
                        </m:sSubPr>
                        <m:e>
                          <m:r>
                            <w:ins w:id="1277" w:author="Coilin" w:date="2016-03-21T16:14:00Z">
                              <w:rPr>
                                <w:rFonts w:ascii="Cambria Math" w:eastAsia="Times New Roman" w:hAnsi="Cambria Math" w:cs="Arial"/>
                                <w:sz w:val="20"/>
                                <w:szCs w:val="20"/>
                                <w:lang w:eastAsia="en-IE"/>
                              </w:rPr>
                              <m:t>β</m:t>
                            </w:ins>
                          </m:r>
                        </m:e>
                        <m:sub>
                          <m:r>
                            <w:ins w:id="1278" w:author="Coilin" w:date="2016-03-21T16:14:00Z">
                              <w:rPr>
                                <w:rFonts w:ascii="Cambria Math" w:eastAsia="Times New Roman" w:hAnsi="Cambria Math" w:cs="Arial"/>
                                <w:sz w:val="20"/>
                                <w:szCs w:val="20"/>
                                <w:lang w:eastAsia="en-IE"/>
                              </w:rPr>
                              <m:t>0,j</m:t>
                            </w:ins>
                          </m:r>
                        </m:sub>
                      </m:sSub>
                      <m:r>
                        <w:ins w:id="1279" w:author="Coilin" w:date="2016-03-21T16:15:00Z">
                          <w:rPr>
                            <w:rFonts w:ascii="Cambria Math" w:eastAsia="Times New Roman" w:hAnsi="Cambria Math" w:cs="Arial"/>
                            <w:sz w:val="20"/>
                            <w:szCs w:val="20"/>
                            <w:lang w:eastAsia="en-IE"/>
                          </w:rPr>
                          <m:t xml:space="preserve">+ </m:t>
                        </w:ins>
                      </m:r>
                      <m:sSub>
                        <m:sSubPr>
                          <m:ctrlPr>
                            <w:ins w:id="1280" w:author="Coilin" w:date="2016-03-21T16:15:00Z">
                              <w:rPr>
                                <w:rFonts w:ascii="Cambria Math" w:eastAsia="Times New Roman" w:hAnsi="Cambria Math" w:cs="Arial"/>
                                <w:i/>
                                <w:sz w:val="20"/>
                                <w:szCs w:val="20"/>
                                <w:lang w:eastAsia="en-IE"/>
                              </w:rPr>
                            </w:ins>
                          </m:ctrlPr>
                        </m:sSubPr>
                        <m:e>
                          <m:r>
                            <w:ins w:id="1281" w:author="Coilin" w:date="2016-03-21T16:15:00Z">
                              <w:rPr>
                                <w:rFonts w:ascii="Cambria Math" w:eastAsia="Times New Roman" w:hAnsi="Cambria Math" w:cs="Arial"/>
                                <w:sz w:val="20"/>
                                <w:szCs w:val="20"/>
                                <w:lang w:eastAsia="en-IE"/>
                              </w:rPr>
                              <m:t>δ</m:t>
                            </w:ins>
                          </m:r>
                        </m:e>
                        <m:sub>
                          <m:r>
                            <w:ins w:id="1282" w:author="Coilin" w:date="2016-03-21T16:15:00Z">
                              <w:rPr>
                                <w:rFonts w:ascii="Cambria Math" w:eastAsia="Times New Roman" w:hAnsi="Cambria Math" w:cs="Arial"/>
                                <w:sz w:val="20"/>
                                <w:szCs w:val="20"/>
                                <w:lang w:eastAsia="en-IE"/>
                              </w:rPr>
                              <m:t>1,j</m:t>
                            </w:ins>
                          </m:r>
                        </m:sub>
                      </m:sSub>
                      <m:r>
                        <w:ins w:id="1283" w:author="Coilin" w:date="2016-03-21T16:15:00Z">
                          <w:rPr>
                            <w:rFonts w:ascii="Cambria Math" w:eastAsia="Times New Roman" w:hAnsi="Cambria Math" w:cs="Arial"/>
                            <w:sz w:val="20"/>
                            <w:szCs w:val="20"/>
                            <w:lang w:eastAsia="en-IE"/>
                          </w:rPr>
                          <m:t xml:space="preserve">PI+ </m:t>
                        </w:ins>
                      </m:r>
                      <m:sSub>
                        <m:sSubPr>
                          <m:ctrlPr>
                            <w:ins w:id="1284" w:author="Coilin" w:date="2016-03-21T16:15:00Z">
                              <w:rPr>
                                <w:rFonts w:ascii="Cambria Math" w:eastAsia="Times New Roman" w:hAnsi="Cambria Math" w:cs="Arial"/>
                                <w:i/>
                                <w:sz w:val="20"/>
                                <w:szCs w:val="20"/>
                                <w:lang w:eastAsia="en-IE"/>
                              </w:rPr>
                            </w:ins>
                          </m:ctrlPr>
                        </m:sSubPr>
                        <m:e>
                          <m:r>
                            <w:ins w:id="1285" w:author="Coilin" w:date="2016-03-21T16:15:00Z">
                              <w:rPr>
                                <w:rFonts w:ascii="Cambria Math" w:eastAsia="Times New Roman" w:hAnsi="Cambria Math" w:cs="Arial"/>
                                <w:sz w:val="20"/>
                                <w:szCs w:val="20"/>
                                <w:lang w:eastAsia="en-IE"/>
                              </w:rPr>
                              <m:t>δ</m:t>
                            </w:ins>
                          </m:r>
                        </m:e>
                        <m:sub>
                          <m:r>
                            <w:ins w:id="1286" w:author="Coilin" w:date="2016-03-21T16:15:00Z">
                              <w:rPr>
                                <w:rFonts w:ascii="Cambria Math" w:eastAsia="Times New Roman" w:hAnsi="Cambria Math" w:cs="Arial"/>
                                <w:sz w:val="20"/>
                                <w:szCs w:val="20"/>
                                <w:lang w:eastAsia="en-IE"/>
                              </w:rPr>
                              <m:t>2,j</m:t>
                            </w:ins>
                          </m:r>
                        </m:sub>
                      </m:sSub>
                      <m:r>
                        <w:ins w:id="1287" w:author="Coilin" w:date="2016-03-21T16:15:00Z">
                          <w:rPr>
                            <w:rFonts w:ascii="Cambria Math" w:eastAsia="Times New Roman" w:hAnsi="Cambria Math" w:cs="Arial"/>
                            <w:sz w:val="20"/>
                            <w:szCs w:val="20"/>
                            <w:lang w:eastAsia="en-IE"/>
                          </w:rPr>
                          <m:t xml:space="preserve">SI+ </m:t>
                        </w:ins>
                      </m:r>
                      <m:sSub>
                        <m:sSubPr>
                          <m:ctrlPr>
                            <w:ins w:id="1288" w:author="Coilin" w:date="2016-03-21T16:15:00Z">
                              <w:rPr>
                                <w:rFonts w:ascii="Cambria Math" w:eastAsia="Times New Roman" w:hAnsi="Cambria Math" w:cs="Arial"/>
                                <w:i/>
                                <w:sz w:val="20"/>
                                <w:szCs w:val="20"/>
                                <w:lang w:eastAsia="en-IE"/>
                              </w:rPr>
                            </w:ins>
                          </m:ctrlPr>
                        </m:sSubPr>
                        <m:e>
                          <m:r>
                            <w:ins w:id="1289" w:author="Coilin" w:date="2016-03-21T16:15:00Z">
                              <w:rPr>
                                <w:rFonts w:ascii="Cambria Math" w:eastAsia="Times New Roman" w:hAnsi="Cambria Math" w:cs="Arial"/>
                                <w:sz w:val="20"/>
                                <w:szCs w:val="20"/>
                                <w:lang w:eastAsia="en-IE"/>
                              </w:rPr>
                              <m:t>δ</m:t>
                            </w:ins>
                          </m:r>
                        </m:e>
                        <m:sub>
                          <m:r>
                            <w:ins w:id="1290" w:author="Coilin" w:date="2016-03-21T16:15:00Z">
                              <w:rPr>
                                <w:rFonts w:ascii="Cambria Math" w:eastAsia="Times New Roman" w:hAnsi="Cambria Math" w:cs="Arial"/>
                                <w:sz w:val="20"/>
                                <w:szCs w:val="20"/>
                                <w:lang w:eastAsia="en-IE"/>
                              </w:rPr>
                              <m:t>3,j</m:t>
                            </w:ins>
                          </m:r>
                        </m:sub>
                      </m:sSub>
                      <m:r>
                        <w:ins w:id="1291" w:author="Coilin" w:date="2016-03-21T16:15:00Z">
                          <w:rPr>
                            <w:rFonts w:ascii="Cambria Math" w:eastAsia="Times New Roman" w:hAnsi="Cambria Math" w:cs="Arial"/>
                            <w:sz w:val="20"/>
                            <w:szCs w:val="20"/>
                            <w:lang w:eastAsia="en-IE"/>
                          </w:rPr>
                          <m:t>SO</m:t>
                        </w:ins>
                      </m:r>
                      <m:r>
                        <w:ins w:id="1292" w:author="Coilin" w:date="2016-03-21T16:14:00Z">
                          <w:rPr>
                            <w:rFonts w:ascii="Cambria Math" w:eastAsia="Times New Roman" w:hAnsi="Cambria Math" w:cs="Arial"/>
                            <w:sz w:val="20"/>
                            <w:szCs w:val="20"/>
                            <w:lang w:eastAsia="en-IE"/>
                          </w:rPr>
                          <m:t xml:space="preserve"> +</m:t>
                        </w:ins>
                      </m:r>
                      <m:sSub>
                        <m:sSubPr>
                          <m:ctrlPr>
                            <w:ins w:id="1293" w:author="Coilin" w:date="2016-03-21T16:14:00Z">
                              <w:rPr>
                                <w:rFonts w:ascii="Cambria Math" w:eastAsia="Times New Roman" w:hAnsi="Cambria Math" w:cs="Arial"/>
                                <w:i/>
                                <w:sz w:val="20"/>
                                <w:szCs w:val="20"/>
                                <w:lang w:eastAsia="en-IE"/>
                              </w:rPr>
                            </w:ins>
                          </m:ctrlPr>
                        </m:sSubPr>
                        <m:e>
                          <m:r>
                            <w:ins w:id="1294" w:author="Coilin" w:date="2016-03-21T16:14:00Z">
                              <w:rPr>
                                <w:rFonts w:ascii="Cambria Math" w:eastAsia="Times New Roman" w:hAnsi="Cambria Math" w:cs="Arial"/>
                                <w:sz w:val="20"/>
                                <w:szCs w:val="20"/>
                                <w:lang w:eastAsia="en-IE"/>
                              </w:rPr>
                              <m:t>γ</m:t>
                            </w:ins>
                          </m:r>
                        </m:e>
                        <m:sub>
                          <m:r>
                            <w:ins w:id="1295" w:author="Coilin" w:date="2016-03-21T16:14:00Z">
                              <w:rPr>
                                <w:rFonts w:ascii="Cambria Math" w:eastAsia="Times New Roman" w:hAnsi="Cambria Math" w:cs="Arial"/>
                                <w:sz w:val="20"/>
                                <w:szCs w:val="20"/>
                                <w:lang w:eastAsia="en-IE"/>
                              </w:rPr>
                              <m:t>j</m:t>
                            </w:ins>
                          </m:r>
                        </m:sub>
                      </m:sSub>
                      <m:r>
                        <w:ins w:id="1296" w:author="Coilin" w:date="2016-03-21T16:14: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97" w:author="Coilin" w:date="2016-03-21T16:52:00Z">
                    <w:tcPr>
                      <w:tcW w:w="1701" w:type="dxa"/>
                      <w:tcBorders>
                        <w:top w:val="nil"/>
                        <w:left w:val="nil"/>
                        <w:bottom w:val="nil"/>
                        <w:right w:val="nil"/>
                      </w:tcBorders>
                      <w:shd w:val="clear" w:color="auto" w:fill="auto"/>
                      <w:noWrap/>
                      <w:vAlign w:val="bottom"/>
                      <w:hideMark/>
                    </w:tcPr>
                  </w:tcPrChange>
                </w:tcPr>
                <w:p w14:paraId="7FD3DF14" w14:textId="77777777" w:rsidR="00952E56" w:rsidRPr="00472734" w:rsidRDefault="00952E56" w:rsidP="00472734">
                  <w:pPr>
                    <w:spacing w:after="0" w:line="240" w:lineRule="auto"/>
                    <w:jc w:val="center"/>
                    <w:rPr>
                      <w:ins w:id="1298" w:author="Coilin" w:date="2016-03-21T15:59:00Z"/>
                      <w:rFonts w:ascii="Arial" w:eastAsia="Times New Roman" w:hAnsi="Arial" w:cs="Arial"/>
                      <w:sz w:val="20"/>
                      <w:szCs w:val="20"/>
                      <w:lang w:eastAsia="en-IE"/>
                    </w:rPr>
                  </w:pPr>
                  <w:ins w:id="1299" w:author="Coilin" w:date="2016-03-21T15:59:00Z">
                    <w:r w:rsidRPr="00472734">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Change w:id="1300" w:author="Coilin" w:date="2016-03-21T16:52:00Z">
                    <w:tcPr>
                      <w:tcW w:w="1134" w:type="dxa"/>
                      <w:tcBorders>
                        <w:top w:val="nil"/>
                        <w:left w:val="nil"/>
                        <w:bottom w:val="nil"/>
                        <w:right w:val="nil"/>
                      </w:tcBorders>
                      <w:shd w:val="clear" w:color="auto" w:fill="auto"/>
                      <w:noWrap/>
                      <w:vAlign w:val="bottom"/>
                      <w:hideMark/>
                    </w:tcPr>
                  </w:tcPrChange>
                </w:tcPr>
                <w:p w14:paraId="7E21F99F" w14:textId="77777777" w:rsidR="00952E56" w:rsidRPr="00472734" w:rsidRDefault="00952E56" w:rsidP="00472734">
                  <w:pPr>
                    <w:spacing w:after="0" w:line="240" w:lineRule="auto"/>
                    <w:jc w:val="center"/>
                    <w:rPr>
                      <w:ins w:id="1301" w:author="Coilin" w:date="2016-03-21T15:59:00Z"/>
                      <w:rFonts w:ascii="Arial" w:eastAsia="Times New Roman" w:hAnsi="Arial" w:cs="Arial"/>
                      <w:sz w:val="20"/>
                      <w:szCs w:val="20"/>
                      <w:lang w:eastAsia="en-IE"/>
                    </w:rPr>
                  </w:pPr>
                  <w:ins w:id="1302"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303" w:author="Coilin" w:date="2016-03-21T16:52:00Z">
                    <w:tcPr>
                      <w:tcW w:w="599" w:type="dxa"/>
                      <w:tcBorders>
                        <w:top w:val="nil"/>
                        <w:left w:val="nil"/>
                        <w:bottom w:val="nil"/>
                        <w:right w:val="nil"/>
                      </w:tcBorders>
                      <w:shd w:val="clear" w:color="auto" w:fill="auto"/>
                      <w:noWrap/>
                      <w:vAlign w:val="bottom"/>
                      <w:hideMark/>
                    </w:tcPr>
                  </w:tcPrChange>
                </w:tcPr>
                <w:p w14:paraId="78725699" w14:textId="77777777" w:rsidR="00952E56" w:rsidRPr="00472734" w:rsidRDefault="00952E56" w:rsidP="00472734">
                  <w:pPr>
                    <w:spacing w:after="0" w:line="240" w:lineRule="auto"/>
                    <w:jc w:val="center"/>
                    <w:rPr>
                      <w:ins w:id="1304" w:author="Coilin" w:date="2016-03-21T15:59:00Z"/>
                      <w:rFonts w:ascii="Arial" w:eastAsia="Times New Roman" w:hAnsi="Arial" w:cs="Arial"/>
                      <w:sz w:val="20"/>
                      <w:szCs w:val="20"/>
                      <w:lang w:eastAsia="en-IE"/>
                    </w:rPr>
                  </w:pPr>
                  <w:ins w:id="1305" w:author="Coilin" w:date="2016-03-21T15:59:00Z">
                    <w:r w:rsidRPr="00472734">
                      <w:rPr>
                        <w:rFonts w:ascii="Arial" w:eastAsia="Times New Roman" w:hAnsi="Arial" w:cs="Arial"/>
                        <w:sz w:val="20"/>
                        <w:szCs w:val="20"/>
                        <w:lang w:eastAsia="en-IE"/>
                      </w:rPr>
                      <w:t>4143.34</w:t>
                    </w:r>
                  </w:ins>
                </w:p>
              </w:tc>
            </w:tr>
            <w:tr w:rsidR="00952E56" w:rsidRPr="00472734" w14:paraId="56626E9F" w14:textId="77777777" w:rsidTr="00EC5C94">
              <w:trPr>
                <w:trHeight w:val="255"/>
                <w:ins w:id="1306" w:author="Coilin" w:date="2016-03-21T15:59:00Z"/>
                <w:trPrChange w:id="1307" w:author="Coilin" w:date="2016-03-21T16:52:00Z">
                  <w:trPr>
                    <w:trHeight w:val="255"/>
                  </w:trPr>
                </w:trPrChange>
              </w:trPr>
              <w:tc>
                <w:tcPr>
                  <w:tcW w:w="419" w:type="dxa"/>
                  <w:tcBorders>
                    <w:top w:val="nil"/>
                    <w:left w:val="nil"/>
                    <w:bottom w:val="nil"/>
                    <w:right w:val="nil"/>
                  </w:tcBorders>
                  <w:vAlign w:val="bottom"/>
                  <w:tcPrChange w:id="1308" w:author="Coilin" w:date="2016-03-21T16:52:00Z">
                    <w:tcPr>
                      <w:tcW w:w="5279" w:type="dxa"/>
                      <w:tcBorders>
                        <w:top w:val="nil"/>
                        <w:left w:val="nil"/>
                        <w:bottom w:val="nil"/>
                        <w:right w:val="nil"/>
                      </w:tcBorders>
                    </w:tcPr>
                  </w:tcPrChange>
                </w:tcPr>
                <w:p w14:paraId="4D1B0A80" w14:textId="7A239F66" w:rsidR="00952E56" w:rsidRPr="00DA7034" w:rsidRDefault="00952E56">
                  <w:pPr>
                    <w:spacing w:after="0" w:line="240" w:lineRule="auto"/>
                    <w:rPr>
                      <w:ins w:id="1309" w:author="Coilin" w:date="2016-03-21T16:25:00Z"/>
                      <w:rFonts w:ascii="Calibri" w:eastAsia="Calibri" w:hAnsi="Calibri" w:cs="Times New Roman"/>
                      <w:sz w:val="20"/>
                      <w:szCs w:val="20"/>
                      <w:lang w:eastAsia="en-IE"/>
                    </w:rPr>
                  </w:pPr>
                  <w:ins w:id="1310" w:author="Coilin" w:date="2016-03-21T16:26:00Z">
                    <w:r>
                      <w:rPr>
                        <w:rFonts w:ascii="Calibri" w:eastAsia="Calibri" w:hAnsi="Calibri" w:cs="Times New Roman"/>
                        <w:sz w:val="20"/>
                        <w:szCs w:val="20"/>
                        <w:lang w:eastAsia="en-IE"/>
                      </w:rPr>
                      <w:t>15</w:t>
                    </w:r>
                  </w:ins>
                </w:p>
              </w:tc>
              <w:tc>
                <w:tcPr>
                  <w:tcW w:w="5279" w:type="dxa"/>
                  <w:tcBorders>
                    <w:top w:val="nil"/>
                    <w:left w:val="nil"/>
                    <w:bottom w:val="nil"/>
                    <w:right w:val="nil"/>
                  </w:tcBorders>
                  <w:shd w:val="clear" w:color="auto" w:fill="auto"/>
                  <w:noWrap/>
                  <w:vAlign w:val="bottom"/>
                  <w:hideMark/>
                  <w:tcPrChange w:id="1311" w:author="Coilin" w:date="2016-03-21T16:52:00Z">
                    <w:tcPr>
                      <w:tcW w:w="5279" w:type="dxa"/>
                      <w:tcBorders>
                        <w:top w:val="nil"/>
                        <w:left w:val="nil"/>
                        <w:bottom w:val="nil"/>
                        <w:right w:val="nil"/>
                      </w:tcBorders>
                      <w:shd w:val="clear" w:color="auto" w:fill="auto"/>
                      <w:noWrap/>
                      <w:vAlign w:val="bottom"/>
                      <w:hideMark/>
                    </w:tcPr>
                  </w:tcPrChange>
                </w:tcPr>
                <w:p w14:paraId="70C959DA" w14:textId="733B82EF" w:rsidR="00952E56" w:rsidRPr="0064131D" w:rsidRDefault="00696635" w:rsidP="00472734">
                  <w:pPr>
                    <w:spacing w:after="0" w:line="240" w:lineRule="auto"/>
                    <w:rPr>
                      <w:ins w:id="1312" w:author="Coilin" w:date="2016-03-21T15:59:00Z"/>
                      <w:rFonts w:ascii="Arial" w:eastAsia="Times New Roman" w:hAnsi="Arial" w:cs="Arial"/>
                      <w:sz w:val="20"/>
                      <w:szCs w:val="20"/>
                      <w:lang w:eastAsia="en-IE"/>
                    </w:rPr>
                  </w:pPr>
                  <m:oMathPara>
                    <m:oMathParaPr>
                      <m:jc m:val="left"/>
                    </m:oMathParaPr>
                    <m:oMath>
                      <m:sSub>
                        <m:sSubPr>
                          <m:ctrlPr>
                            <w:ins w:id="1313" w:author="Coilin" w:date="2016-03-21T16:15:00Z">
                              <w:rPr>
                                <w:rFonts w:ascii="Cambria Math" w:eastAsia="Times New Roman" w:hAnsi="Cambria Math" w:cs="Arial"/>
                                <w:i/>
                                <w:sz w:val="20"/>
                                <w:szCs w:val="20"/>
                                <w:lang w:eastAsia="en-IE"/>
                              </w:rPr>
                            </w:ins>
                          </m:ctrlPr>
                        </m:sSubPr>
                        <m:e>
                          <m:r>
                            <w:ins w:id="1314" w:author="Coilin" w:date="2016-03-21T16:15:00Z">
                              <w:rPr>
                                <w:rFonts w:ascii="Cambria Math" w:eastAsia="Times New Roman" w:hAnsi="Cambria Math" w:cs="Arial"/>
                                <w:sz w:val="20"/>
                                <w:szCs w:val="20"/>
                                <w:lang w:eastAsia="en-IE"/>
                              </w:rPr>
                              <m:t>β</m:t>
                            </w:ins>
                          </m:r>
                        </m:e>
                        <m:sub>
                          <m:r>
                            <w:ins w:id="1315" w:author="Coilin" w:date="2016-03-21T16:15:00Z">
                              <w:rPr>
                                <w:rFonts w:ascii="Cambria Math" w:eastAsia="Times New Roman" w:hAnsi="Cambria Math" w:cs="Arial"/>
                                <w:sz w:val="20"/>
                                <w:szCs w:val="20"/>
                                <w:lang w:eastAsia="en-IE"/>
                              </w:rPr>
                              <m:t>0,j</m:t>
                            </w:ins>
                          </m:r>
                        </m:sub>
                      </m:sSub>
                      <m:r>
                        <w:ins w:id="1316" w:author="Coilin" w:date="2016-03-21T16:15:00Z">
                          <w:rPr>
                            <w:rFonts w:ascii="Cambria Math" w:eastAsia="Times New Roman" w:hAnsi="Cambria Math" w:cs="Arial"/>
                            <w:sz w:val="20"/>
                            <w:szCs w:val="20"/>
                            <w:lang w:eastAsia="en-IE"/>
                          </w:rPr>
                          <m:t xml:space="preserve">+ </m:t>
                        </w:ins>
                      </m:r>
                      <m:sSub>
                        <m:sSubPr>
                          <m:ctrlPr>
                            <w:ins w:id="1317" w:author="Coilin" w:date="2016-03-21T16:15:00Z">
                              <w:rPr>
                                <w:rFonts w:ascii="Cambria Math" w:eastAsia="Times New Roman" w:hAnsi="Cambria Math" w:cs="Arial"/>
                                <w:i/>
                                <w:sz w:val="20"/>
                                <w:szCs w:val="20"/>
                                <w:lang w:eastAsia="en-IE"/>
                              </w:rPr>
                            </w:ins>
                          </m:ctrlPr>
                        </m:sSubPr>
                        <m:e>
                          <m:r>
                            <w:ins w:id="1318" w:author="Coilin" w:date="2016-03-21T16:15:00Z">
                              <w:rPr>
                                <w:rFonts w:ascii="Cambria Math" w:eastAsia="Times New Roman" w:hAnsi="Cambria Math" w:cs="Arial"/>
                                <w:sz w:val="20"/>
                                <w:szCs w:val="20"/>
                                <w:lang w:eastAsia="en-IE"/>
                              </w:rPr>
                              <m:t>β</m:t>
                            </w:ins>
                          </m:r>
                        </m:e>
                        <m:sub>
                          <m:r>
                            <w:ins w:id="1319" w:author="Coilin" w:date="2016-03-21T16:15:00Z">
                              <w:rPr>
                                <w:rFonts w:ascii="Cambria Math" w:eastAsia="Times New Roman" w:hAnsi="Cambria Math" w:cs="Arial"/>
                                <w:sz w:val="20"/>
                                <w:szCs w:val="20"/>
                                <w:lang w:eastAsia="en-IE"/>
                              </w:rPr>
                              <m:t>1,j</m:t>
                            </w:ins>
                          </m:r>
                        </m:sub>
                      </m:sSub>
                      <m:r>
                        <w:ins w:id="1320" w:author="Coilin" w:date="2016-03-21T16:15:00Z">
                          <w:rPr>
                            <w:rFonts w:ascii="Cambria Math" w:eastAsia="Times New Roman" w:hAnsi="Cambria Math" w:cs="Arial"/>
                            <w:sz w:val="20"/>
                            <w:szCs w:val="20"/>
                            <w:lang w:eastAsia="en-IE"/>
                          </w:rPr>
                          <m:t xml:space="preserve">CL+ </m:t>
                        </w:ins>
                      </m:r>
                      <m:sSub>
                        <m:sSubPr>
                          <m:ctrlPr>
                            <w:ins w:id="1321" w:author="Coilin" w:date="2016-03-21T16:15:00Z">
                              <w:rPr>
                                <w:rFonts w:ascii="Cambria Math" w:eastAsia="Times New Roman" w:hAnsi="Cambria Math" w:cs="Arial"/>
                                <w:i/>
                                <w:sz w:val="20"/>
                                <w:szCs w:val="20"/>
                                <w:lang w:eastAsia="en-IE"/>
                              </w:rPr>
                            </w:ins>
                          </m:ctrlPr>
                        </m:sSubPr>
                        <m:e>
                          <m:r>
                            <w:ins w:id="1322" w:author="Coilin" w:date="2016-03-21T16:15:00Z">
                              <w:rPr>
                                <w:rFonts w:ascii="Cambria Math" w:eastAsia="Times New Roman" w:hAnsi="Cambria Math" w:cs="Arial"/>
                                <w:sz w:val="20"/>
                                <w:szCs w:val="20"/>
                                <w:lang w:eastAsia="en-IE"/>
                              </w:rPr>
                              <m:t>δ</m:t>
                            </w:ins>
                          </m:r>
                        </m:e>
                        <m:sub>
                          <m:r>
                            <w:ins w:id="1323" w:author="Coilin" w:date="2016-03-21T16:15:00Z">
                              <w:rPr>
                                <w:rFonts w:ascii="Cambria Math" w:eastAsia="Times New Roman" w:hAnsi="Cambria Math" w:cs="Arial"/>
                                <w:sz w:val="20"/>
                                <w:szCs w:val="20"/>
                                <w:lang w:eastAsia="en-IE"/>
                              </w:rPr>
                              <m:t>1,j</m:t>
                            </w:ins>
                          </m:r>
                        </m:sub>
                      </m:sSub>
                      <m:r>
                        <w:ins w:id="1324" w:author="Coilin" w:date="2016-03-21T16:15:00Z">
                          <w:rPr>
                            <w:rFonts w:ascii="Cambria Math" w:eastAsia="Times New Roman" w:hAnsi="Cambria Math" w:cs="Arial"/>
                            <w:sz w:val="20"/>
                            <w:szCs w:val="20"/>
                            <w:lang w:eastAsia="en-IE"/>
                          </w:rPr>
                          <m:t xml:space="preserve">PI+ </m:t>
                        </w:ins>
                      </m:r>
                      <m:sSub>
                        <m:sSubPr>
                          <m:ctrlPr>
                            <w:ins w:id="1325" w:author="Coilin" w:date="2016-03-21T16:15:00Z">
                              <w:rPr>
                                <w:rFonts w:ascii="Cambria Math" w:eastAsia="Times New Roman" w:hAnsi="Cambria Math" w:cs="Arial"/>
                                <w:i/>
                                <w:sz w:val="20"/>
                                <w:szCs w:val="20"/>
                                <w:lang w:eastAsia="en-IE"/>
                              </w:rPr>
                            </w:ins>
                          </m:ctrlPr>
                        </m:sSubPr>
                        <m:e>
                          <m:r>
                            <w:ins w:id="1326" w:author="Coilin" w:date="2016-03-21T16:15:00Z">
                              <w:rPr>
                                <w:rFonts w:ascii="Cambria Math" w:eastAsia="Times New Roman" w:hAnsi="Cambria Math" w:cs="Arial"/>
                                <w:sz w:val="20"/>
                                <w:szCs w:val="20"/>
                                <w:lang w:eastAsia="en-IE"/>
                              </w:rPr>
                              <m:t>δ</m:t>
                            </w:ins>
                          </m:r>
                        </m:e>
                        <m:sub>
                          <m:r>
                            <w:ins w:id="1327" w:author="Coilin" w:date="2016-03-21T16:15:00Z">
                              <w:rPr>
                                <w:rFonts w:ascii="Cambria Math" w:eastAsia="Times New Roman" w:hAnsi="Cambria Math" w:cs="Arial"/>
                                <w:sz w:val="20"/>
                                <w:szCs w:val="20"/>
                                <w:lang w:eastAsia="en-IE"/>
                              </w:rPr>
                              <m:t>2,j</m:t>
                            </w:ins>
                          </m:r>
                        </m:sub>
                      </m:sSub>
                      <m:r>
                        <w:ins w:id="1328" w:author="Coilin" w:date="2016-03-21T16:15:00Z">
                          <w:rPr>
                            <w:rFonts w:ascii="Cambria Math" w:eastAsia="Times New Roman" w:hAnsi="Cambria Math" w:cs="Arial"/>
                            <w:sz w:val="20"/>
                            <w:szCs w:val="20"/>
                            <w:lang w:eastAsia="en-IE"/>
                          </w:rPr>
                          <m:t xml:space="preserve">SI+ </m:t>
                        </w:ins>
                      </m:r>
                      <m:sSub>
                        <m:sSubPr>
                          <m:ctrlPr>
                            <w:ins w:id="1329" w:author="Coilin" w:date="2016-03-21T16:15:00Z">
                              <w:rPr>
                                <w:rFonts w:ascii="Cambria Math" w:eastAsia="Times New Roman" w:hAnsi="Cambria Math" w:cs="Arial"/>
                                <w:i/>
                                <w:sz w:val="20"/>
                                <w:szCs w:val="20"/>
                                <w:lang w:eastAsia="en-IE"/>
                              </w:rPr>
                            </w:ins>
                          </m:ctrlPr>
                        </m:sSubPr>
                        <m:e>
                          <m:r>
                            <w:ins w:id="1330" w:author="Coilin" w:date="2016-03-21T16:15:00Z">
                              <w:rPr>
                                <w:rFonts w:ascii="Cambria Math" w:eastAsia="Times New Roman" w:hAnsi="Cambria Math" w:cs="Arial"/>
                                <w:sz w:val="20"/>
                                <w:szCs w:val="20"/>
                                <w:lang w:eastAsia="en-IE"/>
                              </w:rPr>
                              <m:t>δ</m:t>
                            </w:ins>
                          </m:r>
                        </m:e>
                        <m:sub>
                          <m:r>
                            <w:ins w:id="1331" w:author="Coilin" w:date="2016-03-21T16:15:00Z">
                              <w:rPr>
                                <w:rFonts w:ascii="Cambria Math" w:eastAsia="Times New Roman" w:hAnsi="Cambria Math" w:cs="Arial"/>
                                <w:sz w:val="20"/>
                                <w:szCs w:val="20"/>
                                <w:lang w:eastAsia="en-IE"/>
                              </w:rPr>
                              <m:t>3,j</m:t>
                            </w:ins>
                          </m:r>
                        </m:sub>
                      </m:sSub>
                      <m:r>
                        <w:ins w:id="1332" w:author="Coilin" w:date="2016-03-21T16:15:00Z">
                          <w:rPr>
                            <w:rFonts w:ascii="Cambria Math" w:eastAsia="Times New Roman" w:hAnsi="Cambria Math" w:cs="Arial"/>
                            <w:sz w:val="20"/>
                            <w:szCs w:val="20"/>
                            <w:lang w:eastAsia="en-IE"/>
                          </w:rPr>
                          <m:t>SO +</m:t>
                        </w:ins>
                      </m:r>
                      <m:sSub>
                        <m:sSubPr>
                          <m:ctrlPr>
                            <w:ins w:id="1333" w:author="Coilin" w:date="2016-03-21T16:15:00Z">
                              <w:rPr>
                                <w:rFonts w:ascii="Cambria Math" w:eastAsia="Times New Roman" w:hAnsi="Cambria Math" w:cs="Arial"/>
                                <w:i/>
                                <w:sz w:val="20"/>
                                <w:szCs w:val="20"/>
                                <w:lang w:eastAsia="en-IE"/>
                              </w:rPr>
                            </w:ins>
                          </m:ctrlPr>
                        </m:sSubPr>
                        <m:e>
                          <m:r>
                            <w:ins w:id="1334" w:author="Coilin" w:date="2016-03-21T16:15:00Z">
                              <w:rPr>
                                <w:rFonts w:ascii="Cambria Math" w:eastAsia="Times New Roman" w:hAnsi="Cambria Math" w:cs="Arial"/>
                                <w:sz w:val="20"/>
                                <w:szCs w:val="20"/>
                                <w:lang w:eastAsia="en-IE"/>
                              </w:rPr>
                              <m:t>γ</m:t>
                            </w:ins>
                          </m:r>
                        </m:e>
                        <m:sub>
                          <m:r>
                            <w:ins w:id="1335" w:author="Coilin" w:date="2016-03-21T16:15:00Z">
                              <w:rPr>
                                <w:rFonts w:ascii="Cambria Math" w:eastAsia="Times New Roman" w:hAnsi="Cambria Math" w:cs="Arial"/>
                                <w:sz w:val="20"/>
                                <w:szCs w:val="20"/>
                                <w:lang w:eastAsia="en-IE"/>
                              </w:rPr>
                              <m:t>j</m:t>
                            </w:ins>
                          </m:r>
                        </m:sub>
                      </m:sSub>
                      <m:r>
                        <w:ins w:id="1336" w:author="Coilin" w:date="2016-03-21T16:15: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337" w:author="Coilin" w:date="2016-03-21T16:52:00Z">
                    <w:tcPr>
                      <w:tcW w:w="1701" w:type="dxa"/>
                      <w:tcBorders>
                        <w:top w:val="nil"/>
                        <w:left w:val="nil"/>
                        <w:bottom w:val="nil"/>
                        <w:right w:val="nil"/>
                      </w:tcBorders>
                      <w:shd w:val="clear" w:color="auto" w:fill="auto"/>
                      <w:noWrap/>
                      <w:vAlign w:val="bottom"/>
                      <w:hideMark/>
                    </w:tcPr>
                  </w:tcPrChange>
                </w:tcPr>
                <w:p w14:paraId="7788EF16" w14:textId="77777777" w:rsidR="00952E56" w:rsidRPr="00472734" w:rsidRDefault="00952E56" w:rsidP="00472734">
                  <w:pPr>
                    <w:spacing w:after="0" w:line="240" w:lineRule="auto"/>
                    <w:jc w:val="center"/>
                    <w:rPr>
                      <w:ins w:id="1338" w:author="Coilin" w:date="2016-03-21T15:59:00Z"/>
                      <w:rFonts w:ascii="Arial" w:eastAsia="Times New Roman" w:hAnsi="Arial" w:cs="Arial"/>
                      <w:sz w:val="20"/>
                      <w:szCs w:val="20"/>
                      <w:lang w:eastAsia="en-IE"/>
                    </w:rPr>
                  </w:pPr>
                  <w:ins w:id="1339" w:author="Coilin" w:date="2016-03-21T15:59:00Z">
                    <w:r w:rsidRPr="00472734">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Change w:id="1340" w:author="Coilin" w:date="2016-03-21T16:52:00Z">
                    <w:tcPr>
                      <w:tcW w:w="1134" w:type="dxa"/>
                      <w:tcBorders>
                        <w:top w:val="nil"/>
                        <w:left w:val="nil"/>
                        <w:bottom w:val="nil"/>
                        <w:right w:val="nil"/>
                      </w:tcBorders>
                      <w:shd w:val="clear" w:color="auto" w:fill="auto"/>
                      <w:noWrap/>
                      <w:vAlign w:val="bottom"/>
                      <w:hideMark/>
                    </w:tcPr>
                  </w:tcPrChange>
                </w:tcPr>
                <w:p w14:paraId="5B491899" w14:textId="77777777" w:rsidR="00952E56" w:rsidRPr="00472734" w:rsidRDefault="00952E56" w:rsidP="00472734">
                  <w:pPr>
                    <w:spacing w:after="0" w:line="240" w:lineRule="auto"/>
                    <w:jc w:val="center"/>
                    <w:rPr>
                      <w:ins w:id="1341" w:author="Coilin" w:date="2016-03-21T15:59:00Z"/>
                      <w:rFonts w:ascii="Arial" w:eastAsia="Times New Roman" w:hAnsi="Arial" w:cs="Arial"/>
                      <w:sz w:val="20"/>
                      <w:szCs w:val="20"/>
                      <w:lang w:eastAsia="en-IE"/>
                    </w:rPr>
                  </w:pPr>
                  <w:ins w:id="1342" w:author="Coilin" w:date="2016-03-21T15:59:00Z">
                    <w:r w:rsidRPr="00472734">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Change w:id="1343" w:author="Coilin" w:date="2016-03-21T16:52:00Z">
                    <w:tcPr>
                      <w:tcW w:w="599" w:type="dxa"/>
                      <w:tcBorders>
                        <w:top w:val="nil"/>
                        <w:left w:val="nil"/>
                        <w:bottom w:val="nil"/>
                        <w:right w:val="nil"/>
                      </w:tcBorders>
                      <w:shd w:val="clear" w:color="auto" w:fill="auto"/>
                      <w:noWrap/>
                      <w:vAlign w:val="bottom"/>
                      <w:hideMark/>
                    </w:tcPr>
                  </w:tcPrChange>
                </w:tcPr>
                <w:p w14:paraId="1E419E4B" w14:textId="77777777" w:rsidR="00952E56" w:rsidRPr="00472734" w:rsidRDefault="00952E56" w:rsidP="00472734">
                  <w:pPr>
                    <w:spacing w:after="0" w:line="240" w:lineRule="auto"/>
                    <w:jc w:val="center"/>
                    <w:rPr>
                      <w:ins w:id="1344" w:author="Coilin" w:date="2016-03-21T15:59:00Z"/>
                      <w:rFonts w:ascii="Arial" w:eastAsia="Times New Roman" w:hAnsi="Arial" w:cs="Arial"/>
                      <w:sz w:val="20"/>
                      <w:szCs w:val="20"/>
                      <w:lang w:eastAsia="en-IE"/>
                    </w:rPr>
                  </w:pPr>
                  <w:ins w:id="1345" w:author="Coilin" w:date="2016-03-21T15:59:00Z">
                    <w:r w:rsidRPr="00472734">
                      <w:rPr>
                        <w:rFonts w:ascii="Arial" w:eastAsia="Times New Roman" w:hAnsi="Arial" w:cs="Arial"/>
                        <w:sz w:val="20"/>
                        <w:szCs w:val="20"/>
                        <w:lang w:eastAsia="en-IE"/>
                      </w:rPr>
                      <w:t>4105.20</w:t>
                    </w:r>
                  </w:ins>
                </w:p>
              </w:tc>
            </w:tr>
            <w:tr w:rsidR="00952E56" w:rsidRPr="00472734" w14:paraId="3044594D" w14:textId="77777777" w:rsidTr="00EC5C94">
              <w:trPr>
                <w:trHeight w:val="255"/>
                <w:ins w:id="1346" w:author="Coilin" w:date="2016-03-21T15:59:00Z"/>
                <w:trPrChange w:id="1347" w:author="Coilin" w:date="2016-03-21T16:52:00Z">
                  <w:trPr>
                    <w:trHeight w:val="255"/>
                  </w:trPr>
                </w:trPrChange>
              </w:trPr>
              <w:tc>
                <w:tcPr>
                  <w:tcW w:w="419" w:type="dxa"/>
                  <w:tcBorders>
                    <w:top w:val="nil"/>
                    <w:left w:val="nil"/>
                    <w:bottom w:val="nil"/>
                    <w:right w:val="nil"/>
                  </w:tcBorders>
                  <w:vAlign w:val="bottom"/>
                  <w:tcPrChange w:id="1348" w:author="Coilin" w:date="2016-03-21T16:52:00Z">
                    <w:tcPr>
                      <w:tcW w:w="5279" w:type="dxa"/>
                      <w:tcBorders>
                        <w:top w:val="nil"/>
                        <w:left w:val="nil"/>
                        <w:bottom w:val="nil"/>
                        <w:right w:val="nil"/>
                      </w:tcBorders>
                    </w:tcPr>
                  </w:tcPrChange>
                </w:tcPr>
                <w:p w14:paraId="30807B23" w14:textId="77777777" w:rsidR="00952E56" w:rsidRPr="00472734" w:rsidRDefault="00952E56">
                  <w:pPr>
                    <w:spacing w:after="0" w:line="240" w:lineRule="auto"/>
                    <w:rPr>
                      <w:ins w:id="1349" w:author="Coilin" w:date="2016-03-21T16:25:00Z"/>
                      <w:rFonts w:ascii="Arial" w:eastAsia="Times New Roman" w:hAnsi="Arial" w:cs="Arial"/>
                      <w:sz w:val="20"/>
                      <w:szCs w:val="20"/>
                      <w:lang w:eastAsia="en-IE"/>
                    </w:rPr>
                    <w:pPrChange w:id="1350"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351" w:author="Coilin" w:date="2016-03-21T16:52:00Z">
                    <w:tcPr>
                      <w:tcW w:w="5279" w:type="dxa"/>
                      <w:tcBorders>
                        <w:top w:val="nil"/>
                        <w:left w:val="nil"/>
                        <w:bottom w:val="nil"/>
                        <w:right w:val="nil"/>
                      </w:tcBorders>
                      <w:shd w:val="clear" w:color="auto" w:fill="auto"/>
                      <w:noWrap/>
                      <w:vAlign w:val="bottom"/>
                      <w:hideMark/>
                    </w:tcPr>
                  </w:tcPrChange>
                </w:tcPr>
                <w:p w14:paraId="193ABFA0" w14:textId="216EBE1F" w:rsidR="00952E56" w:rsidRPr="00472734" w:rsidRDefault="00952E56" w:rsidP="00472734">
                  <w:pPr>
                    <w:spacing w:after="0" w:line="240" w:lineRule="auto"/>
                    <w:jc w:val="center"/>
                    <w:rPr>
                      <w:ins w:id="1352"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353" w:author="Coilin" w:date="2016-03-21T16:52:00Z">
                    <w:tcPr>
                      <w:tcW w:w="1701" w:type="dxa"/>
                      <w:tcBorders>
                        <w:top w:val="nil"/>
                        <w:left w:val="nil"/>
                        <w:bottom w:val="nil"/>
                        <w:right w:val="nil"/>
                      </w:tcBorders>
                      <w:shd w:val="clear" w:color="auto" w:fill="auto"/>
                      <w:noWrap/>
                      <w:vAlign w:val="bottom"/>
                      <w:hideMark/>
                    </w:tcPr>
                  </w:tcPrChange>
                </w:tcPr>
                <w:p w14:paraId="7DD62C3F" w14:textId="77777777" w:rsidR="00952E56" w:rsidRPr="00472734" w:rsidRDefault="00952E56" w:rsidP="00472734">
                  <w:pPr>
                    <w:spacing w:after="0" w:line="240" w:lineRule="auto"/>
                    <w:rPr>
                      <w:ins w:id="1354"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355" w:author="Coilin" w:date="2016-03-21T16:52:00Z">
                    <w:tcPr>
                      <w:tcW w:w="1134" w:type="dxa"/>
                      <w:tcBorders>
                        <w:top w:val="nil"/>
                        <w:left w:val="nil"/>
                        <w:bottom w:val="nil"/>
                        <w:right w:val="nil"/>
                      </w:tcBorders>
                      <w:shd w:val="clear" w:color="auto" w:fill="auto"/>
                      <w:noWrap/>
                      <w:vAlign w:val="bottom"/>
                      <w:hideMark/>
                    </w:tcPr>
                  </w:tcPrChange>
                </w:tcPr>
                <w:p w14:paraId="1C6C65E6" w14:textId="77777777" w:rsidR="00952E56" w:rsidRPr="00472734" w:rsidRDefault="00952E56" w:rsidP="00472734">
                  <w:pPr>
                    <w:spacing w:after="0" w:line="240" w:lineRule="auto"/>
                    <w:rPr>
                      <w:ins w:id="1356"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357" w:author="Coilin" w:date="2016-03-21T16:52:00Z">
                    <w:tcPr>
                      <w:tcW w:w="599" w:type="dxa"/>
                      <w:tcBorders>
                        <w:top w:val="nil"/>
                        <w:left w:val="nil"/>
                        <w:bottom w:val="nil"/>
                        <w:right w:val="nil"/>
                      </w:tcBorders>
                      <w:shd w:val="clear" w:color="auto" w:fill="auto"/>
                      <w:noWrap/>
                      <w:vAlign w:val="bottom"/>
                      <w:hideMark/>
                    </w:tcPr>
                  </w:tcPrChange>
                </w:tcPr>
                <w:p w14:paraId="058DE985" w14:textId="77777777" w:rsidR="00952E56" w:rsidRPr="00472734" w:rsidRDefault="00952E56" w:rsidP="00472734">
                  <w:pPr>
                    <w:spacing w:after="0" w:line="240" w:lineRule="auto"/>
                    <w:rPr>
                      <w:ins w:id="1358" w:author="Coilin" w:date="2016-03-21T15:59:00Z"/>
                      <w:rFonts w:ascii="Times New Roman" w:eastAsia="Times New Roman" w:hAnsi="Times New Roman" w:cs="Times New Roman"/>
                      <w:sz w:val="20"/>
                      <w:szCs w:val="20"/>
                      <w:lang w:eastAsia="en-IE"/>
                    </w:rPr>
                  </w:pPr>
                </w:p>
              </w:tc>
            </w:tr>
            <w:tr w:rsidR="00952E56" w:rsidRPr="00472734" w14:paraId="2AC397A6" w14:textId="77777777" w:rsidTr="00EC5C94">
              <w:trPr>
                <w:trHeight w:val="255"/>
                <w:ins w:id="1359" w:author="Coilin" w:date="2016-03-21T15:59:00Z"/>
                <w:trPrChange w:id="1360" w:author="Coilin" w:date="2016-03-21T16:52:00Z">
                  <w:trPr>
                    <w:trHeight w:val="255"/>
                  </w:trPr>
                </w:trPrChange>
              </w:trPr>
              <w:tc>
                <w:tcPr>
                  <w:tcW w:w="419" w:type="dxa"/>
                  <w:tcBorders>
                    <w:top w:val="nil"/>
                    <w:left w:val="nil"/>
                    <w:bottom w:val="nil"/>
                    <w:right w:val="nil"/>
                  </w:tcBorders>
                  <w:vAlign w:val="bottom"/>
                  <w:tcPrChange w:id="1361" w:author="Coilin" w:date="2016-03-21T16:52:00Z">
                    <w:tcPr>
                      <w:tcW w:w="5279" w:type="dxa"/>
                      <w:tcBorders>
                        <w:top w:val="nil"/>
                        <w:left w:val="nil"/>
                        <w:bottom w:val="nil"/>
                        <w:right w:val="nil"/>
                      </w:tcBorders>
                    </w:tcPr>
                  </w:tcPrChange>
                </w:tcPr>
                <w:p w14:paraId="52D23CD4" w14:textId="77777777" w:rsidR="00952E56" w:rsidRPr="00472734" w:rsidRDefault="00952E56">
                  <w:pPr>
                    <w:spacing w:after="0" w:line="240" w:lineRule="auto"/>
                    <w:rPr>
                      <w:ins w:id="1362" w:author="Coilin" w:date="2016-03-21T16:25: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1363"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45B44289" w:rsidR="00952E56" w:rsidRPr="00F949E3" w:rsidRDefault="00952E56">
                  <w:pPr>
                    <w:spacing w:after="0" w:line="240" w:lineRule="auto"/>
                    <w:rPr>
                      <w:ins w:id="1364" w:author="Coilin" w:date="2016-03-21T15:59:00Z"/>
                      <w:rFonts w:ascii="Arial" w:eastAsia="Times New Roman" w:hAnsi="Arial" w:cs="Arial"/>
                      <w:iCs/>
                      <w:sz w:val="20"/>
                      <w:szCs w:val="20"/>
                      <w:lang w:eastAsia="en-IE"/>
                      <w:rPrChange w:id="1365" w:author="Coilin" w:date="2016-03-21T16:42:00Z">
                        <w:rPr>
                          <w:ins w:id="1366" w:author="Coilin" w:date="2016-03-21T15:59:00Z"/>
                          <w:rFonts w:ascii="Arial" w:eastAsia="Times New Roman" w:hAnsi="Arial" w:cs="Arial"/>
                          <w:i/>
                          <w:iCs/>
                          <w:sz w:val="20"/>
                          <w:szCs w:val="20"/>
                          <w:lang w:eastAsia="en-IE"/>
                        </w:rPr>
                      </w:rPrChange>
                    </w:rPr>
                  </w:pPr>
                  <w:ins w:id="1367" w:author="Coilin" w:date="2016-03-21T15:59:00Z">
                    <w:r w:rsidRPr="00F949E3">
                      <w:rPr>
                        <w:rFonts w:ascii="Arial" w:eastAsia="Times New Roman" w:hAnsi="Arial" w:cs="Arial"/>
                        <w:iCs/>
                        <w:sz w:val="20"/>
                        <w:szCs w:val="20"/>
                        <w:lang w:eastAsia="en-IE"/>
                        <w:rPrChange w:id="1368" w:author="Coilin" w:date="2016-03-21T16:42:00Z">
                          <w:rPr>
                            <w:rFonts w:ascii="Arial" w:eastAsia="Times New Roman" w:hAnsi="Arial" w:cs="Arial"/>
                            <w:i/>
                            <w:iCs/>
                            <w:sz w:val="20"/>
                            <w:szCs w:val="20"/>
                            <w:lang w:eastAsia="en-IE"/>
                          </w:rPr>
                        </w:rPrChange>
                      </w:rPr>
                      <w:t>Main effects (</w:t>
                    </w:r>
                  </w:ins>
                  <w:ins w:id="1369" w:author="Coilin" w:date="2016-03-21T16:50:00Z">
                    <w:r w:rsidR="00EC5C94" w:rsidRPr="00EC5C94">
                      <w:rPr>
                        <w:rFonts w:ascii="Arial" w:eastAsia="Times New Roman" w:hAnsi="Arial" w:cs="Arial"/>
                        <w:i/>
                        <w:iCs/>
                        <w:sz w:val="20"/>
                        <w:szCs w:val="20"/>
                        <w:lang w:eastAsia="en-IE"/>
                        <w:rPrChange w:id="1370" w:author="Coilin" w:date="2016-03-21T16:51:00Z">
                          <w:rPr>
                            <w:rFonts w:ascii="Arial" w:eastAsia="Times New Roman" w:hAnsi="Arial" w:cs="Arial"/>
                            <w:iCs/>
                            <w:sz w:val="20"/>
                            <w:szCs w:val="20"/>
                            <w:lang w:eastAsia="en-IE"/>
                          </w:rPr>
                        </w:rPrChange>
                      </w:rPr>
                      <w:t>W</w:t>
                    </w:r>
                  </w:ins>
                  <w:ins w:id="1371" w:author="Coilin" w:date="2016-03-21T15:59:00Z">
                    <w:r w:rsidRPr="00F949E3">
                      <w:rPr>
                        <w:rFonts w:ascii="Arial" w:eastAsia="Times New Roman" w:hAnsi="Arial" w:cs="Arial"/>
                        <w:iCs/>
                        <w:sz w:val="20"/>
                        <w:szCs w:val="20"/>
                        <w:lang w:eastAsia="en-IE"/>
                        <w:rPrChange w:id="1372" w:author="Coilin" w:date="2016-03-21T16:42:00Z">
                          <w:rPr>
                            <w:rFonts w:ascii="Arial" w:eastAsia="Times New Roman" w:hAnsi="Arial" w:cs="Arial"/>
                            <w:i/>
                            <w:iCs/>
                            <w:sz w:val="20"/>
                            <w:szCs w:val="20"/>
                            <w:lang w:eastAsia="en-IE"/>
                          </w:rPr>
                        </w:rPrChange>
                      </w:rPr>
                      <w:t xml:space="preserve"> effects differ by mesh,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373" w:author="Coilin" w:date="2016-03-21T16:42:00Z">
                          <w:rPr>
                            <w:rFonts w:ascii="Arial" w:eastAsia="Times New Roman" w:hAnsi="Arial" w:cs="Arial"/>
                            <w:i/>
                            <w:iCs/>
                            <w:sz w:val="20"/>
                            <w:szCs w:val="20"/>
                            <w:lang w:eastAsia="en-IE"/>
                          </w:rPr>
                        </w:rPrChange>
                      </w:rPr>
                      <w:t xml:space="preserve"> effects common across meshes)</w:t>
                    </w:r>
                  </w:ins>
                </w:p>
              </w:tc>
              <w:tc>
                <w:tcPr>
                  <w:tcW w:w="939" w:type="dxa"/>
                  <w:tcBorders>
                    <w:top w:val="nil"/>
                    <w:left w:val="nil"/>
                    <w:bottom w:val="nil"/>
                    <w:right w:val="nil"/>
                  </w:tcBorders>
                  <w:shd w:val="clear" w:color="auto" w:fill="auto"/>
                  <w:noWrap/>
                  <w:vAlign w:val="bottom"/>
                  <w:hideMark/>
                  <w:tcPrChange w:id="1374" w:author="Coilin" w:date="2016-03-21T16:52:00Z">
                    <w:tcPr>
                      <w:tcW w:w="599" w:type="dxa"/>
                      <w:tcBorders>
                        <w:top w:val="nil"/>
                        <w:left w:val="nil"/>
                        <w:bottom w:val="nil"/>
                        <w:right w:val="nil"/>
                      </w:tcBorders>
                      <w:shd w:val="clear" w:color="auto" w:fill="auto"/>
                      <w:noWrap/>
                      <w:vAlign w:val="bottom"/>
                      <w:hideMark/>
                    </w:tcPr>
                  </w:tcPrChange>
                </w:tcPr>
                <w:p w14:paraId="52192C41" w14:textId="77777777" w:rsidR="00952E56" w:rsidRPr="00472734" w:rsidRDefault="00952E56" w:rsidP="00472734">
                  <w:pPr>
                    <w:spacing w:after="0" w:line="240" w:lineRule="auto"/>
                    <w:rPr>
                      <w:ins w:id="1375" w:author="Coilin" w:date="2016-03-21T15:59:00Z"/>
                      <w:rFonts w:ascii="Arial" w:eastAsia="Times New Roman" w:hAnsi="Arial" w:cs="Arial"/>
                      <w:i/>
                      <w:iCs/>
                      <w:sz w:val="20"/>
                      <w:szCs w:val="20"/>
                      <w:lang w:eastAsia="en-IE"/>
                    </w:rPr>
                  </w:pPr>
                </w:p>
              </w:tc>
            </w:tr>
            <w:tr w:rsidR="00952E56" w:rsidRPr="00472734" w14:paraId="17EB4A29" w14:textId="77777777" w:rsidTr="00EC5C94">
              <w:trPr>
                <w:trHeight w:val="255"/>
                <w:ins w:id="1376" w:author="Coilin" w:date="2016-03-21T15:59:00Z"/>
                <w:trPrChange w:id="1377" w:author="Coilin" w:date="2016-03-21T16:52:00Z">
                  <w:trPr>
                    <w:trHeight w:val="255"/>
                  </w:trPr>
                </w:trPrChange>
              </w:trPr>
              <w:tc>
                <w:tcPr>
                  <w:tcW w:w="419" w:type="dxa"/>
                  <w:tcBorders>
                    <w:top w:val="nil"/>
                    <w:left w:val="nil"/>
                    <w:bottom w:val="nil"/>
                    <w:right w:val="nil"/>
                  </w:tcBorders>
                  <w:vAlign w:val="bottom"/>
                  <w:tcPrChange w:id="1378" w:author="Coilin" w:date="2016-03-21T16:52:00Z">
                    <w:tcPr>
                      <w:tcW w:w="5279" w:type="dxa"/>
                      <w:tcBorders>
                        <w:top w:val="nil"/>
                        <w:left w:val="nil"/>
                        <w:bottom w:val="nil"/>
                        <w:right w:val="nil"/>
                      </w:tcBorders>
                    </w:tcPr>
                  </w:tcPrChange>
                </w:tcPr>
                <w:p w14:paraId="1D7E8ADA" w14:textId="07BFDE24" w:rsidR="00952E56" w:rsidRPr="00DA7034" w:rsidRDefault="00AA2D87">
                  <w:pPr>
                    <w:spacing w:after="0" w:line="240" w:lineRule="auto"/>
                    <w:rPr>
                      <w:ins w:id="1379" w:author="Coilin" w:date="2016-03-21T16:25:00Z"/>
                      <w:rFonts w:ascii="Calibri" w:eastAsia="Calibri" w:hAnsi="Calibri" w:cs="Times New Roman"/>
                      <w:sz w:val="20"/>
                      <w:szCs w:val="20"/>
                      <w:lang w:eastAsia="en-IE"/>
                    </w:rPr>
                  </w:pPr>
                  <w:ins w:id="1380" w:author="Coilin" w:date="2016-03-21T16:27:00Z">
                    <w:r>
                      <w:rPr>
                        <w:rFonts w:ascii="Calibri" w:eastAsia="Calibri" w:hAnsi="Calibri" w:cs="Times New Roman"/>
                        <w:sz w:val="20"/>
                        <w:szCs w:val="20"/>
                        <w:lang w:eastAsia="en-IE"/>
                      </w:rPr>
                      <w:t>16</w:t>
                    </w:r>
                  </w:ins>
                </w:p>
              </w:tc>
              <w:tc>
                <w:tcPr>
                  <w:tcW w:w="5279" w:type="dxa"/>
                  <w:tcBorders>
                    <w:top w:val="nil"/>
                    <w:left w:val="nil"/>
                    <w:bottom w:val="nil"/>
                    <w:right w:val="nil"/>
                  </w:tcBorders>
                  <w:shd w:val="clear" w:color="auto" w:fill="auto"/>
                  <w:noWrap/>
                  <w:vAlign w:val="bottom"/>
                  <w:hideMark/>
                  <w:tcPrChange w:id="1381" w:author="Coilin" w:date="2016-03-21T16:52:00Z">
                    <w:tcPr>
                      <w:tcW w:w="5279" w:type="dxa"/>
                      <w:tcBorders>
                        <w:top w:val="nil"/>
                        <w:left w:val="nil"/>
                        <w:bottom w:val="nil"/>
                        <w:right w:val="nil"/>
                      </w:tcBorders>
                      <w:shd w:val="clear" w:color="auto" w:fill="auto"/>
                      <w:noWrap/>
                      <w:vAlign w:val="bottom"/>
                      <w:hideMark/>
                    </w:tcPr>
                  </w:tcPrChange>
                </w:tcPr>
                <w:p w14:paraId="2C9D9392" w14:textId="7639F41F" w:rsidR="00952E56" w:rsidRPr="00952E56" w:rsidRDefault="00696635" w:rsidP="00472734">
                  <w:pPr>
                    <w:spacing w:after="0" w:line="240" w:lineRule="auto"/>
                    <w:rPr>
                      <w:ins w:id="1382" w:author="Coilin" w:date="2016-03-21T15:59:00Z"/>
                      <w:rFonts w:ascii="Arial" w:eastAsia="Times New Roman" w:hAnsi="Arial" w:cs="Arial"/>
                      <w:sz w:val="20"/>
                      <w:szCs w:val="20"/>
                      <w:lang w:eastAsia="en-IE"/>
                    </w:rPr>
                  </w:pPr>
                  <m:oMathPara>
                    <m:oMathParaPr>
                      <m:jc m:val="left"/>
                    </m:oMathParaPr>
                    <m:oMath>
                      <m:sSub>
                        <m:sSubPr>
                          <m:ctrlPr>
                            <w:ins w:id="1383" w:author="Coilin" w:date="2016-03-21T16:18:00Z">
                              <w:rPr>
                                <w:rFonts w:ascii="Cambria Math" w:eastAsia="Times New Roman" w:hAnsi="Cambria Math" w:cs="Arial"/>
                                <w:i/>
                                <w:sz w:val="20"/>
                                <w:szCs w:val="20"/>
                                <w:lang w:eastAsia="en-IE"/>
                              </w:rPr>
                            </w:ins>
                          </m:ctrlPr>
                        </m:sSubPr>
                        <m:e>
                          <m:r>
                            <w:ins w:id="1384" w:author="Coilin" w:date="2016-03-21T16:18:00Z">
                              <w:rPr>
                                <w:rFonts w:ascii="Cambria Math" w:eastAsia="Times New Roman" w:hAnsi="Cambria Math" w:cs="Arial"/>
                                <w:sz w:val="20"/>
                                <w:szCs w:val="20"/>
                                <w:lang w:eastAsia="en-IE"/>
                              </w:rPr>
                              <m:t>β</m:t>
                            </w:ins>
                          </m:r>
                        </m:e>
                        <m:sub>
                          <m:r>
                            <w:ins w:id="1385" w:author="Coilin" w:date="2016-03-21T16:18:00Z">
                              <w:rPr>
                                <w:rFonts w:ascii="Cambria Math" w:eastAsia="Times New Roman" w:hAnsi="Cambria Math" w:cs="Arial"/>
                                <w:sz w:val="20"/>
                                <w:szCs w:val="20"/>
                                <w:lang w:eastAsia="en-IE"/>
                              </w:rPr>
                              <m:t>0,j</m:t>
                            </w:ins>
                          </m:r>
                        </m:sub>
                      </m:sSub>
                      <m:r>
                        <w:ins w:id="1386" w:author="Coilin" w:date="2016-03-21T16:18:00Z">
                          <w:rPr>
                            <w:rFonts w:ascii="Cambria Math" w:eastAsia="Times New Roman" w:hAnsi="Cambria Math" w:cs="Arial"/>
                            <w:sz w:val="20"/>
                            <w:szCs w:val="20"/>
                            <w:lang w:eastAsia="en-IE"/>
                          </w:rPr>
                          <m:t xml:space="preserve">+ </m:t>
                        </w:ins>
                      </m:r>
                      <m:sSub>
                        <m:sSubPr>
                          <m:ctrlPr>
                            <w:ins w:id="1387" w:author="Coilin" w:date="2016-03-21T16:18:00Z">
                              <w:rPr>
                                <w:rFonts w:ascii="Cambria Math" w:eastAsia="Times New Roman" w:hAnsi="Cambria Math" w:cs="Arial"/>
                                <w:i/>
                                <w:sz w:val="20"/>
                                <w:szCs w:val="20"/>
                                <w:lang w:eastAsia="en-IE"/>
                              </w:rPr>
                            </w:ins>
                          </m:ctrlPr>
                        </m:sSubPr>
                        <m:e>
                          <m:r>
                            <w:ins w:id="1388" w:author="Coilin" w:date="2016-03-21T16:18:00Z">
                              <w:rPr>
                                <w:rFonts w:ascii="Cambria Math" w:eastAsia="Times New Roman" w:hAnsi="Cambria Math" w:cs="Arial"/>
                                <w:sz w:val="20"/>
                                <w:szCs w:val="20"/>
                                <w:lang w:eastAsia="en-IE"/>
                              </w:rPr>
                              <m:t>β</m:t>
                            </w:ins>
                          </m:r>
                        </m:e>
                        <m:sub>
                          <m:r>
                            <w:ins w:id="1389" w:author="Coilin" w:date="2016-03-21T16:18:00Z">
                              <w:rPr>
                                <w:rFonts w:ascii="Cambria Math" w:eastAsia="Times New Roman" w:hAnsi="Cambria Math" w:cs="Arial"/>
                                <w:sz w:val="20"/>
                                <w:szCs w:val="20"/>
                                <w:lang w:eastAsia="en-IE"/>
                              </w:rPr>
                              <m:t>1,j</m:t>
                            </w:ins>
                          </m:r>
                        </m:sub>
                      </m:sSub>
                      <m:r>
                        <w:ins w:id="1390" w:author="Coilin" w:date="2016-03-21T16:18:00Z">
                          <w:rPr>
                            <w:rFonts w:ascii="Cambria Math" w:eastAsia="Times New Roman" w:hAnsi="Cambria Math" w:cs="Arial"/>
                            <w:sz w:val="20"/>
                            <w:szCs w:val="20"/>
                            <w:lang w:eastAsia="en-IE"/>
                          </w:rPr>
                          <m:t xml:space="preserve">CL+ </m:t>
                        </w:ins>
                      </m:r>
                      <m:sSub>
                        <m:sSubPr>
                          <m:ctrlPr>
                            <w:ins w:id="1391" w:author="Coilin" w:date="2016-03-21T16:18:00Z">
                              <w:rPr>
                                <w:rFonts w:ascii="Cambria Math" w:eastAsia="Times New Roman" w:hAnsi="Cambria Math" w:cs="Arial"/>
                                <w:i/>
                                <w:sz w:val="20"/>
                                <w:szCs w:val="20"/>
                                <w:lang w:eastAsia="en-IE"/>
                              </w:rPr>
                            </w:ins>
                          </m:ctrlPr>
                        </m:sSubPr>
                        <m:e>
                          <m:r>
                            <w:ins w:id="1392" w:author="Coilin" w:date="2016-03-21T16:18:00Z">
                              <w:rPr>
                                <w:rFonts w:ascii="Cambria Math" w:eastAsia="Times New Roman" w:hAnsi="Cambria Math" w:cs="Arial"/>
                                <w:sz w:val="20"/>
                                <w:szCs w:val="20"/>
                                <w:lang w:eastAsia="en-IE"/>
                              </w:rPr>
                              <m:t>δ</m:t>
                            </w:ins>
                          </m:r>
                        </m:e>
                        <m:sub>
                          <m:r>
                            <w:ins w:id="1393" w:author="Coilin" w:date="2016-03-21T16:18:00Z">
                              <w:rPr>
                                <w:rFonts w:ascii="Cambria Math" w:eastAsia="Times New Roman" w:hAnsi="Cambria Math" w:cs="Arial"/>
                                <w:sz w:val="20"/>
                                <w:szCs w:val="20"/>
                                <w:lang w:eastAsia="en-IE"/>
                              </w:rPr>
                              <m:t>1</m:t>
                            </w:ins>
                          </m:r>
                        </m:sub>
                      </m:sSub>
                      <m:r>
                        <w:ins w:id="1394" w:author="Coilin" w:date="2016-03-21T16:18:00Z">
                          <w:rPr>
                            <w:rFonts w:ascii="Cambria Math" w:eastAsia="Times New Roman" w:hAnsi="Cambria Math" w:cs="Arial"/>
                            <w:sz w:val="20"/>
                            <w:szCs w:val="20"/>
                            <w:lang w:eastAsia="en-IE"/>
                          </w:rPr>
                          <m:t xml:space="preserve">PI+ </m:t>
                        </w:ins>
                      </m:r>
                      <m:sSub>
                        <m:sSubPr>
                          <m:ctrlPr>
                            <w:ins w:id="1395" w:author="Coilin" w:date="2016-03-21T16:18:00Z">
                              <w:rPr>
                                <w:rFonts w:ascii="Cambria Math" w:eastAsia="Times New Roman" w:hAnsi="Cambria Math" w:cs="Arial"/>
                                <w:i/>
                                <w:sz w:val="20"/>
                                <w:szCs w:val="20"/>
                                <w:lang w:eastAsia="en-IE"/>
                              </w:rPr>
                            </w:ins>
                          </m:ctrlPr>
                        </m:sSubPr>
                        <m:e>
                          <m:r>
                            <w:ins w:id="1396" w:author="Coilin" w:date="2016-03-21T16:18:00Z">
                              <w:rPr>
                                <w:rFonts w:ascii="Cambria Math" w:eastAsia="Times New Roman" w:hAnsi="Cambria Math" w:cs="Arial"/>
                                <w:sz w:val="20"/>
                                <w:szCs w:val="20"/>
                                <w:lang w:eastAsia="en-IE"/>
                              </w:rPr>
                              <m:t>δ</m:t>
                            </w:ins>
                          </m:r>
                        </m:e>
                        <m:sub>
                          <m:r>
                            <w:ins w:id="1397" w:author="Coilin" w:date="2016-03-21T16:18:00Z">
                              <w:rPr>
                                <w:rFonts w:ascii="Cambria Math" w:eastAsia="Times New Roman" w:hAnsi="Cambria Math" w:cs="Arial"/>
                                <w:sz w:val="20"/>
                                <w:szCs w:val="20"/>
                                <w:lang w:eastAsia="en-IE"/>
                              </w:rPr>
                              <m:t>2</m:t>
                            </w:ins>
                          </m:r>
                        </m:sub>
                      </m:sSub>
                      <m:r>
                        <w:ins w:id="1398" w:author="Coilin" w:date="2016-03-21T16:18:00Z">
                          <w:rPr>
                            <w:rFonts w:ascii="Cambria Math" w:eastAsia="Times New Roman" w:hAnsi="Cambria Math" w:cs="Arial"/>
                            <w:sz w:val="20"/>
                            <w:szCs w:val="20"/>
                            <w:lang w:eastAsia="en-IE"/>
                          </w:rPr>
                          <m:t xml:space="preserve">SI+ </m:t>
                        </w:ins>
                      </m:r>
                      <m:sSub>
                        <m:sSubPr>
                          <m:ctrlPr>
                            <w:ins w:id="1399" w:author="Coilin" w:date="2016-03-21T16:18:00Z">
                              <w:rPr>
                                <w:rFonts w:ascii="Cambria Math" w:eastAsia="Times New Roman" w:hAnsi="Cambria Math" w:cs="Arial"/>
                                <w:i/>
                                <w:sz w:val="20"/>
                                <w:szCs w:val="20"/>
                                <w:lang w:eastAsia="en-IE"/>
                              </w:rPr>
                            </w:ins>
                          </m:ctrlPr>
                        </m:sSubPr>
                        <m:e>
                          <m:r>
                            <w:ins w:id="1400" w:author="Coilin" w:date="2016-03-21T16:18:00Z">
                              <w:rPr>
                                <w:rFonts w:ascii="Cambria Math" w:eastAsia="Times New Roman" w:hAnsi="Cambria Math" w:cs="Arial"/>
                                <w:sz w:val="20"/>
                                <w:szCs w:val="20"/>
                                <w:lang w:eastAsia="en-IE"/>
                              </w:rPr>
                              <m:t>δ</m:t>
                            </w:ins>
                          </m:r>
                        </m:e>
                        <m:sub>
                          <m:r>
                            <w:ins w:id="1401" w:author="Coilin" w:date="2016-03-21T16:18:00Z">
                              <w:rPr>
                                <w:rFonts w:ascii="Cambria Math" w:eastAsia="Times New Roman" w:hAnsi="Cambria Math" w:cs="Arial"/>
                                <w:sz w:val="20"/>
                                <w:szCs w:val="20"/>
                                <w:lang w:eastAsia="en-IE"/>
                              </w:rPr>
                              <m:t>3</m:t>
                            </w:ins>
                          </m:r>
                        </m:sub>
                      </m:sSub>
                      <m:r>
                        <w:ins w:id="1402" w:author="Coilin" w:date="2016-03-21T16:18:00Z">
                          <w:rPr>
                            <w:rFonts w:ascii="Cambria Math" w:eastAsia="Times New Roman" w:hAnsi="Cambria Math" w:cs="Arial"/>
                            <w:sz w:val="20"/>
                            <w:szCs w:val="20"/>
                            <w:lang w:eastAsia="en-IE"/>
                          </w:rPr>
                          <m:t>SO +</m:t>
                        </w:ins>
                      </m:r>
                      <m:sSub>
                        <m:sSubPr>
                          <m:ctrlPr>
                            <w:ins w:id="1403" w:author="Coilin" w:date="2016-03-21T16:26:00Z">
                              <w:rPr>
                                <w:rFonts w:ascii="Cambria Math" w:eastAsia="Times New Roman" w:hAnsi="Cambria Math" w:cs="Arial"/>
                                <w:i/>
                                <w:sz w:val="20"/>
                                <w:szCs w:val="20"/>
                                <w:lang w:eastAsia="en-IE"/>
                              </w:rPr>
                            </w:ins>
                          </m:ctrlPr>
                        </m:sSubPr>
                        <m:e>
                          <m:r>
                            <w:ins w:id="1404" w:author="Coilin" w:date="2016-03-21T16:26:00Z">
                              <w:rPr>
                                <w:rFonts w:ascii="Cambria Math" w:eastAsia="Times New Roman" w:hAnsi="Cambria Math" w:cs="Arial"/>
                                <w:sz w:val="20"/>
                                <w:szCs w:val="20"/>
                                <w:lang w:eastAsia="en-IE"/>
                              </w:rPr>
                              <m:t>γ</m:t>
                            </w:ins>
                          </m:r>
                        </m:e>
                        <m:sub>
                          <m:r>
                            <w:ins w:id="1405" w:author="Coilin" w:date="2016-03-21T16:26:00Z">
                              <w:rPr>
                                <w:rFonts w:ascii="Cambria Math" w:eastAsia="Times New Roman" w:hAnsi="Cambria Math" w:cs="Arial"/>
                                <w:sz w:val="20"/>
                                <w:szCs w:val="20"/>
                                <w:lang w:eastAsia="en-IE"/>
                              </w:rPr>
                              <m:t>j</m:t>
                            </w:ins>
                          </m:r>
                        </m:sub>
                      </m:sSub>
                      <m:r>
                        <w:ins w:id="1406" w:author="Coilin" w:date="2016-03-21T16:18: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407" w:author="Coilin" w:date="2016-03-21T16:52:00Z">
                    <w:tcPr>
                      <w:tcW w:w="1701" w:type="dxa"/>
                      <w:tcBorders>
                        <w:top w:val="nil"/>
                        <w:left w:val="nil"/>
                        <w:bottom w:val="nil"/>
                        <w:right w:val="nil"/>
                      </w:tcBorders>
                      <w:shd w:val="clear" w:color="auto" w:fill="auto"/>
                      <w:noWrap/>
                      <w:vAlign w:val="bottom"/>
                      <w:hideMark/>
                    </w:tcPr>
                  </w:tcPrChange>
                </w:tcPr>
                <w:p w14:paraId="343320D5" w14:textId="77777777" w:rsidR="00952E56" w:rsidRPr="00472734" w:rsidRDefault="00952E56" w:rsidP="00472734">
                  <w:pPr>
                    <w:spacing w:after="0" w:line="240" w:lineRule="auto"/>
                    <w:jc w:val="center"/>
                    <w:rPr>
                      <w:ins w:id="1408" w:author="Coilin" w:date="2016-03-21T15:59:00Z"/>
                      <w:rFonts w:ascii="Arial" w:eastAsia="Times New Roman" w:hAnsi="Arial" w:cs="Arial"/>
                      <w:sz w:val="20"/>
                      <w:szCs w:val="20"/>
                      <w:lang w:eastAsia="en-IE"/>
                    </w:rPr>
                  </w:pPr>
                  <w:ins w:id="1409" w:author="Coilin" w:date="2016-03-21T15:59:00Z">
                    <w:r w:rsidRPr="00472734">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Change w:id="1410" w:author="Coilin" w:date="2016-03-21T16:52:00Z">
                    <w:tcPr>
                      <w:tcW w:w="1134" w:type="dxa"/>
                      <w:tcBorders>
                        <w:top w:val="nil"/>
                        <w:left w:val="nil"/>
                        <w:bottom w:val="nil"/>
                        <w:right w:val="nil"/>
                      </w:tcBorders>
                      <w:shd w:val="clear" w:color="auto" w:fill="auto"/>
                      <w:noWrap/>
                      <w:vAlign w:val="bottom"/>
                      <w:hideMark/>
                    </w:tcPr>
                  </w:tcPrChange>
                </w:tcPr>
                <w:p w14:paraId="287F4839" w14:textId="77777777" w:rsidR="00952E56" w:rsidRPr="00472734" w:rsidRDefault="00952E56" w:rsidP="00472734">
                  <w:pPr>
                    <w:spacing w:after="0" w:line="240" w:lineRule="auto"/>
                    <w:jc w:val="center"/>
                    <w:rPr>
                      <w:ins w:id="1411" w:author="Coilin" w:date="2016-03-21T15:59:00Z"/>
                      <w:rFonts w:ascii="Arial" w:eastAsia="Times New Roman" w:hAnsi="Arial" w:cs="Arial"/>
                      <w:sz w:val="20"/>
                      <w:szCs w:val="20"/>
                      <w:lang w:eastAsia="en-IE"/>
                    </w:rPr>
                  </w:pPr>
                  <w:ins w:id="1412"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413" w:author="Coilin" w:date="2016-03-21T16:52:00Z">
                    <w:tcPr>
                      <w:tcW w:w="599" w:type="dxa"/>
                      <w:tcBorders>
                        <w:top w:val="nil"/>
                        <w:left w:val="nil"/>
                        <w:bottom w:val="nil"/>
                        <w:right w:val="nil"/>
                      </w:tcBorders>
                      <w:shd w:val="clear" w:color="auto" w:fill="auto"/>
                      <w:noWrap/>
                      <w:vAlign w:val="bottom"/>
                      <w:hideMark/>
                    </w:tcPr>
                  </w:tcPrChange>
                </w:tcPr>
                <w:p w14:paraId="36027911" w14:textId="77777777" w:rsidR="00952E56" w:rsidRPr="00472734" w:rsidRDefault="00952E56" w:rsidP="00472734">
                  <w:pPr>
                    <w:spacing w:after="0" w:line="240" w:lineRule="auto"/>
                    <w:jc w:val="center"/>
                    <w:rPr>
                      <w:ins w:id="1414" w:author="Coilin" w:date="2016-03-21T15:59:00Z"/>
                      <w:rFonts w:ascii="Arial" w:eastAsia="Times New Roman" w:hAnsi="Arial" w:cs="Arial"/>
                      <w:sz w:val="20"/>
                      <w:szCs w:val="20"/>
                      <w:lang w:eastAsia="en-IE"/>
                    </w:rPr>
                  </w:pPr>
                  <w:ins w:id="1415" w:author="Coilin" w:date="2016-03-21T15:59:00Z">
                    <w:r w:rsidRPr="00472734">
                      <w:rPr>
                        <w:rFonts w:ascii="Arial" w:eastAsia="Times New Roman" w:hAnsi="Arial" w:cs="Arial"/>
                        <w:sz w:val="20"/>
                        <w:szCs w:val="20"/>
                        <w:lang w:eastAsia="en-IE"/>
                      </w:rPr>
                      <w:t>4104.20</w:t>
                    </w:r>
                  </w:ins>
                </w:p>
              </w:tc>
            </w:tr>
            <w:tr w:rsidR="00952E56" w:rsidRPr="00472734" w14:paraId="17F039B5" w14:textId="77777777" w:rsidTr="00EC5C94">
              <w:trPr>
                <w:trHeight w:val="255"/>
                <w:ins w:id="1416" w:author="Coilin" w:date="2016-03-21T15:59:00Z"/>
                <w:trPrChange w:id="1417" w:author="Coilin" w:date="2016-03-21T16:52:00Z">
                  <w:trPr>
                    <w:trHeight w:val="255"/>
                  </w:trPr>
                </w:trPrChange>
              </w:trPr>
              <w:tc>
                <w:tcPr>
                  <w:tcW w:w="419" w:type="dxa"/>
                  <w:tcBorders>
                    <w:top w:val="nil"/>
                    <w:left w:val="nil"/>
                    <w:bottom w:val="nil"/>
                    <w:right w:val="nil"/>
                  </w:tcBorders>
                  <w:vAlign w:val="bottom"/>
                  <w:tcPrChange w:id="1418" w:author="Coilin" w:date="2016-03-21T16:52:00Z">
                    <w:tcPr>
                      <w:tcW w:w="5279" w:type="dxa"/>
                      <w:tcBorders>
                        <w:top w:val="nil"/>
                        <w:left w:val="nil"/>
                        <w:bottom w:val="nil"/>
                        <w:right w:val="nil"/>
                      </w:tcBorders>
                    </w:tcPr>
                  </w:tcPrChange>
                </w:tcPr>
                <w:p w14:paraId="413F533E" w14:textId="7D4930D8" w:rsidR="00952E56" w:rsidRPr="00AA2D87" w:rsidRDefault="00AA2D87">
                  <w:pPr>
                    <w:spacing w:after="0" w:line="240" w:lineRule="auto"/>
                    <w:rPr>
                      <w:ins w:id="1419" w:author="Coilin" w:date="2016-03-21T16:25:00Z"/>
                      <w:rFonts w:eastAsia="Times New Roman" w:cs="Arial"/>
                      <w:sz w:val="20"/>
                      <w:szCs w:val="20"/>
                      <w:lang w:eastAsia="en-IE"/>
                      <w:rPrChange w:id="1420" w:author="Coilin" w:date="2016-03-21T16:27:00Z">
                        <w:rPr>
                          <w:ins w:id="1421" w:author="Coilin" w:date="2016-03-21T16:25:00Z"/>
                          <w:rFonts w:ascii="Arial" w:eastAsia="Times New Roman" w:hAnsi="Arial" w:cs="Arial"/>
                          <w:sz w:val="20"/>
                          <w:szCs w:val="20"/>
                          <w:lang w:eastAsia="en-IE"/>
                        </w:rPr>
                      </w:rPrChange>
                    </w:rPr>
                  </w:pPr>
                  <w:ins w:id="1422" w:author="Coilin" w:date="2016-03-21T16:27:00Z">
                    <w:r w:rsidRPr="00AA2D87">
                      <w:rPr>
                        <w:rFonts w:eastAsia="Times New Roman" w:cs="Arial"/>
                        <w:sz w:val="20"/>
                        <w:szCs w:val="20"/>
                        <w:lang w:eastAsia="en-IE"/>
                        <w:rPrChange w:id="1423" w:author="Coilin" w:date="2016-03-21T16:27:00Z">
                          <w:rPr>
                            <w:rFonts w:ascii="Arial" w:eastAsia="Times New Roman" w:hAnsi="Arial" w:cs="Arial"/>
                            <w:sz w:val="20"/>
                            <w:szCs w:val="20"/>
                            <w:lang w:eastAsia="en-IE"/>
                          </w:rPr>
                        </w:rPrChange>
                      </w:rPr>
                      <w:t>17</w:t>
                    </w:r>
                  </w:ins>
                </w:p>
              </w:tc>
              <w:tc>
                <w:tcPr>
                  <w:tcW w:w="5279" w:type="dxa"/>
                  <w:tcBorders>
                    <w:top w:val="nil"/>
                    <w:left w:val="nil"/>
                    <w:bottom w:val="nil"/>
                    <w:right w:val="nil"/>
                  </w:tcBorders>
                  <w:shd w:val="clear" w:color="auto" w:fill="auto"/>
                  <w:noWrap/>
                  <w:vAlign w:val="bottom"/>
                  <w:hideMark/>
                  <w:tcPrChange w:id="1424" w:author="Coilin" w:date="2016-03-21T16:52:00Z">
                    <w:tcPr>
                      <w:tcW w:w="5279" w:type="dxa"/>
                      <w:tcBorders>
                        <w:top w:val="nil"/>
                        <w:left w:val="nil"/>
                        <w:bottom w:val="nil"/>
                        <w:right w:val="nil"/>
                      </w:tcBorders>
                      <w:shd w:val="clear" w:color="auto" w:fill="auto"/>
                      <w:noWrap/>
                      <w:vAlign w:val="bottom"/>
                      <w:hideMark/>
                    </w:tcPr>
                  </w:tcPrChange>
                </w:tcPr>
                <w:p w14:paraId="3888B739" w14:textId="47684F88" w:rsidR="00952E56" w:rsidRPr="00AA2D87" w:rsidRDefault="00696635" w:rsidP="00472734">
                  <w:pPr>
                    <w:spacing w:after="0" w:line="240" w:lineRule="auto"/>
                    <w:rPr>
                      <w:ins w:id="1425" w:author="Coilin" w:date="2016-03-21T15:59:00Z"/>
                      <w:rFonts w:ascii="Arial" w:eastAsia="Times New Roman" w:hAnsi="Arial" w:cs="Arial"/>
                      <w:sz w:val="20"/>
                      <w:szCs w:val="20"/>
                      <w:lang w:eastAsia="en-IE"/>
                    </w:rPr>
                  </w:pPr>
                  <m:oMathPara>
                    <m:oMathParaPr>
                      <m:jc m:val="left"/>
                    </m:oMathParaPr>
                    <m:oMath>
                      <m:sSub>
                        <m:sSubPr>
                          <m:ctrlPr>
                            <w:ins w:id="1426" w:author="Coilin" w:date="2016-03-21T16:27:00Z">
                              <w:rPr>
                                <w:rFonts w:ascii="Cambria Math" w:eastAsia="Times New Roman" w:hAnsi="Cambria Math" w:cs="Arial"/>
                                <w:i/>
                                <w:sz w:val="20"/>
                                <w:szCs w:val="20"/>
                                <w:lang w:eastAsia="en-IE"/>
                              </w:rPr>
                            </w:ins>
                          </m:ctrlPr>
                        </m:sSubPr>
                        <m:e>
                          <m:r>
                            <w:ins w:id="1427" w:author="Coilin" w:date="2016-03-21T16:27:00Z">
                              <w:rPr>
                                <w:rFonts w:ascii="Cambria Math" w:eastAsia="Times New Roman" w:hAnsi="Cambria Math" w:cs="Arial"/>
                                <w:sz w:val="20"/>
                                <w:szCs w:val="20"/>
                                <w:lang w:eastAsia="en-IE"/>
                              </w:rPr>
                              <m:t>β</m:t>
                            </w:ins>
                          </m:r>
                        </m:e>
                        <m:sub>
                          <m:r>
                            <w:ins w:id="1428" w:author="Coilin" w:date="2016-03-21T16:27:00Z">
                              <w:rPr>
                                <w:rFonts w:ascii="Cambria Math" w:eastAsia="Times New Roman" w:hAnsi="Cambria Math" w:cs="Arial"/>
                                <w:sz w:val="20"/>
                                <w:szCs w:val="20"/>
                                <w:lang w:eastAsia="en-IE"/>
                              </w:rPr>
                              <m:t>0,j</m:t>
                            </w:ins>
                          </m:r>
                        </m:sub>
                      </m:sSub>
                      <m:r>
                        <w:ins w:id="1429" w:author="Coilin" w:date="2016-03-21T16:27:00Z">
                          <w:rPr>
                            <w:rFonts w:ascii="Cambria Math" w:eastAsia="Times New Roman" w:hAnsi="Cambria Math" w:cs="Arial"/>
                            <w:sz w:val="20"/>
                            <w:szCs w:val="20"/>
                            <w:lang w:eastAsia="en-IE"/>
                          </w:rPr>
                          <m:t xml:space="preserve">+ </m:t>
                        </w:ins>
                      </m:r>
                      <m:sSub>
                        <m:sSubPr>
                          <m:ctrlPr>
                            <w:ins w:id="1430" w:author="Coilin" w:date="2016-03-21T16:27:00Z">
                              <w:rPr>
                                <w:rFonts w:ascii="Cambria Math" w:eastAsia="Times New Roman" w:hAnsi="Cambria Math" w:cs="Arial"/>
                                <w:i/>
                                <w:sz w:val="20"/>
                                <w:szCs w:val="20"/>
                                <w:lang w:eastAsia="en-IE"/>
                              </w:rPr>
                            </w:ins>
                          </m:ctrlPr>
                        </m:sSubPr>
                        <m:e>
                          <m:r>
                            <w:ins w:id="1431" w:author="Coilin" w:date="2016-03-21T16:27:00Z">
                              <w:rPr>
                                <w:rFonts w:ascii="Cambria Math" w:eastAsia="Times New Roman" w:hAnsi="Cambria Math" w:cs="Arial"/>
                                <w:sz w:val="20"/>
                                <w:szCs w:val="20"/>
                                <w:lang w:eastAsia="en-IE"/>
                              </w:rPr>
                              <m:t>β</m:t>
                            </w:ins>
                          </m:r>
                        </m:e>
                        <m:sub>
                          <m:r>
                            <w:ins w:id="1432" w:author="Coilin" w:date="2016-03-21T16:27:00Z">
                              <w:rPr>
                                <w:rFonts w:ascii="Cambria Math" w:eastAsia="Times New Roman" w:hAnsi="Cambria Math" w:cs="Arial"/>
                                <w:sz w:val="20"/>
                                <w:szCs w:val="20"/>
                                <w:lang w:eastAsia="en-IE"/>
                              </w:rPr>
                              <m:t>1,j</m:t>
                            </w:ins>
                          </m:r>
                        </m:sub>
                      </m:sSub>
                      <m:r>
                        <w:ins w:id="1433" w:author="Coilin" w:date="2016-03-21T16:27:00Z">
                          <w:rPr>
                            <w:rFonts w:ascii="Cambria Math" w:eastAsia="Times New Roman" w:hAnsi="Cambria Math" w:cs="Arial"/>
                            <w:sz w:val="20"/>
                            <w:szCs w:val="20"/>
                            <w:lang w:eastAsia="en-IE"/>
                          </w:rPr>
                          <m:t xml:space="preserve">CL+ </m:t>
                        </w:ins>
                      </m:r>
                      <m:sSub>
                        <m:sSubPr>
                          <m:ctrlPr>
                            <w:ins w:id="1434" w:author="Coilin" w:date="2016-03-21T16:27:00Z">
                              <w:rPr>
                                <w:rFonts w:ascii="Cambria Math" w:eastAsia="Times New Roman" w:hAnsi="Cambria Math" w:cs="Arial"/>
                                <w:i/>
                                <w:sz w:val="20"/>
                                <w:szCs w:val="20"/>
                                <w:lang w:eastAsia="en-IE"/>
                              </w:rPr>
                            </w:ins>
                          </m:ctrlPr>
                        </m:sSubPr>
                        <m:e>
                          <m:r>
                            <w:ins w:id="1435" w:author="Coilin" w:date="2016-03-21T16:27:00Z">
                              <w:rPr>
                                <w:rFonts w:ascii="Cambria Math" w:eastAsia="Times New Roman" w:hAnsi="Cambria Math" w:cs="Arial"/>
                                <w:sz w:val="20"/>
                                <w:szCs w:val="20"/>
                                <w:lang w:eastAsia="en-IE"/>
                              </w:rPr>
                              <m:t>β</m:t>
                            </w:ins>
                          </m:r>
                        </m:e>
                        <m:sub>
                          <m:r>
                            <w:ins w:id="1436" w:author="Coilin" w:date="2016-03-21T16:27:00Z">
                              <w:rPr>
                                <w:rFonts w:ascii="Cambria Math" w:eastAsia="Times New Roman" w:hAnsi="Cambria Math" w:cs="Arial"/>
                                <w:sz w:val="20"/>
                                <w:szCs w:val="20"/>
                                <w:lang w:eastAsia="en-IE"/>
                              </w:rPr>
                              <m:t>2,j</m:t>
                            </w:ins>
                          </m:r>
                        </m:sub>
                      </m:sSub>
                      <m:sSup>
                        <m:sSupPr>
                          <m:ctrlPr>
                            <w:ins w:id="1437" w:author="Coilin" w:date="2016-03-21T16:27:00Z">
                              <w:rPr>
                                <w:rFonts w:ascii="Cambria Math" w:eastAsia="Times New Roman" w:hAnsi="Cambria Math" w:cs="Arial"/>
                                <w:i/>
                                <w:sz w:val="20"/>
                                <w:szCs w:val="20"/>
                                <w:lang w:eastAsia="en-IE"/>
                              </w:rPr>
                            </w:ins>
                          </m:ctrlPr>
                        </m:sSupPr>
                        <m:e>
                          <m:r>
                            <w:ins w:id="1438" w:author="Coilin" w:date="2016-03-21T16:27:00Z">
                              <w:rPr>
                                <w:rFonts w:ascii="Cambria Math" w:eastAsia="Times New Roman" w:hAnsi="Cambria Math" w:cs="Arial"/>
                                <w:sz w:val="20"/>
                                <w:szCs w:val="20"/>
                                <w:lang w:eastAsia="en-IE"/>
                              </w:rPr>
                              <m:t>CL</m:t>
                            </w:ins>
                          </m:r>
                        </m:e>
                        <m:sup>
                          <m:r>
                            <w:ins w:id="1439" w:author="Coilin" w:date="2016-03-21T16:27:00Z">
                              <w:rPr>
                                <w:rFonts w:ascii="Cambria Math" w:eastAsia="Times New Roman" w:hAnsi="Cambria Math" w:cs="Arial"/>
                                <w:sz w:val="20"/>
                                <w:szCs w:val="20"/>
                                <w:lang w:eastAsia="en-IE"/>
                              </w:rPr>
                              <m:t>2</m:t>
                            </w:ins>
                          </m:r>
                        </m:sup>
                      </m:sSup>
                      <m:r>
                        <w:ins w:id="1440" w:author="Coilin" w:date="2016-03-21T16:27:00Z">
                          <w:rPr>
                            <w:rFonts w:ascii="Cambria Math" w:eastAsia="Times New Roman" w:hAnsi="Cambria Math" w:cs="Arial"/>
                            <w:sz w:val="20"/>
                            <w:szCs w:val="20"/>
                            <w:lang w:eastAsia="en-IE"/>
                          </w:rPr>
                          <m:t xml:space="preserve">+ </m:t>
                        </w:ins>
                      </m:r>
                      <m:sSub>
                        <m:sSubPr>
                          <m:ctrlPr>
                            <w:ins w:id="1441" w:author="Coilin" w:date="2016-03-21T16:27:00Z">
                              <w:rPr>
                                <w:rFonts w:ascii="Cambria Math" w:eastAsia="Times New Roman" w:hAnsi="Cambria Math" w:cs="Arial"/>
                                <w:i/>
                                <w:sz w:val="20"/>
                                <w:szCs w:val="20"/>
                                <w:lang w:eastAsia="en-IE"/>
                              </w:rPr>
                            </w:ins>
                          </m:ctrlPr>
                        </m:sSubPr>
                        <m:e>
                          <m:r>
                            <w:ins w:id="1442" w:author="Coilin" w:date="2016-03-21T16:27:00Z">
                              <w:rPr>
                                <w:rFonts w:ascii="Cambria Math" w:eastAsia="Times New Roman" w:hAnsi="Cambria Math" w:cs="Arial"/>
                                <w:sz w:val="20"/>
                                <w:szCs w:val="20"/>
                                <w:lang w:eastAsia="en-IE"/>
                              </w:rPr>
                              <m:t>δ</m:t>
                            </w:ins>
                          </m:r>
                        </m:e>
                        <m:sub>
                          <m:r>
                            <w:ins w:id="1443" w:author="Coilin" w:date="2016-03-21T16:27:00Z">
                              <w:rPr>
                                <w:rFonts w:ascii="Cambria Math" w:eastAsia="Times New Roman" w:hAnsi="Cambria Math" w:cs="Arial"/>
                                <w:sz w:val="20"/>
                                <w:szCs w:val="20"/>
                                <w:lang w:eastAsia="en-IE"/>
                              </w:rPr>
                              <m:t>1</m:t>
                            </w:ins>
                          </m:r>
                        </m:sub>
                      </m:sSub>
                      <m:r>
                        <w:ins w:id="1444" w:author="Coilin" w:date="2016-03-21T16:27:00Z">
                          <w:rPr>
                            <w:rFonts w:ascii="Cambria Math" w:eastAsia="Times New Roman" w:hAnsi="Cambria Math" w:cs="Arial"/>
                            <w:sz w:val="20"/>
                            <w:szCs w:val="20"/>
                            <w:lang w:eastAsia="en-IE"/>
                          </w:rPr>
                          <m:t xml:space="preserve">PI+ </m:t>
                        </w:ins>
                      </m:r>
                      <m:sSub>
                        <m:sSubPr>
                          <m:ctrlPr>
                            <w:ins w:id="1445" w:author="Coilin" w:date="2016-03-21T16:27:00Z">
                              <w:rPr>
                                <w:rFonts w:ascii="Cambria Math" w:eastAsia="Times New Roman" w:hAnsi="Cambria Math" w:cs="Arial"/>
                                <w:i/>
                                <w:sz w:val="20"/>
                                <w:szCs w:val="20"/>
                                <w:lang w:eastAsia="en-IE"/>
                              </w:rPr>
                            </w:ins>
                          </m:ctrlPr>
                        </m:sSubPr>
                        <m:e>
                          <m:r>
                            <w:ins w:id="1446" w:author="Coilin" w:date="2016-03-21T16:27:00Z">
                              <w:rPr>
                                <w:rFonts w:ascii="Cambria Math" w:eastAsia="Times New Roman" w:hAnsi="Cambria Math" w:cs="Arial"/>
                                <w:sz w:val="20"/>
                                <w:szCs w:val="20"/>
                                <w:lang w:eastAsia="en-IE"/>
                              </w:rPr>
                              <m:t>δ</m:t>
                            </w:ins>
                          </m:r>
                        </m:e>
                        <m:sub>
                          <m:r>
                            <w:ins w:id="1447" w:author="Coilin" w:date="2016-03-21T16:27:00Z">
                              <w:rPr>
                                <w:rFonts w:ascii="Cambria Math" w:eastAsia="Times New Roman" w:hAnsi="Cambria Math" w:cs="Arial"/>
                                <w:sz w:val="20"/>
                                <w:szCs w:val="20"/>
                                <w:lang w:eastAsia="en-IE"/>
                              </w:rPr>
                              <m:t>2</m:t>
                            </w:ins>
                          </m:r>
                        </m:sub>
                      </m:sSub>
                      <m:r>
                        <w:ins w:id="1448" w:author="Coilin" w:date="2016-03-21T16:27:00Z">
                          <w:rPr>
                            <w:rFonts w:ascii="Cambria Math" w:eastAsia="Times New Roman" w:hAnsi="Cambria Math" w:cs="Arial"/>
                            <w:sz w:val="20"/>
                            <w:szCs w:val="20"/>
                            <w:lang w:eastAsia="en-IE"/>
                          </w:rPr>
                          <m:t xml:space="preserve">SI+ </m:t>
                        </w:ins>
                      </m:r>
                      <m:sSub>
                        <m:sSubPr>
                          <m:ctrlPr>
                            <w:ins w:id="1449" w:author="Coilin" w:date="2016-03-21T16:27:00Z">
                              <w:rPr>
                                <w:rFonts w:ascii="Cambria Math" w:eastAsia="Times New Roman" w:hAnsi="Cambria Math" w:cs="Arial"/>
                                <w:i/>
                                <w:sz w:val="20"/>
                                <w:szCs w:val="20"/>
                                <w:lang w:eastAsia="en-IE"/>
                              </w:rPr>
                            </w:ins>
                          </m:ctrlPr>
                        </m:sSubPr>
                        <m:e>
                          <m:r>
                            <w:ins w:id="1450" w:author="Coilin" w:date="2016-03-21T16:27:00Z">
                              <w:rPr>
                                <w:rFonts w:ascii="Cambria Math" w:eastAsia="Times New Roman" w:hAnsi="Cambria Math" w:cs="Arial"/>
                                <w:sz w:val="20"/>
                                <w:szCs w:val="20"/>
                                <w:lang w:eastAsia="en-IE"/>
                              </w:rPr>
                              <m:t>δ</m:t>
                            </w:ins>
                          </m:r>
                        </m:e>
                        <m:sub>
                          <m:r>
                            <w:ins w:id="1451" w:author="Coilin" w:date="2016-03-21T16:27:00Z">
                              <w:rPr>
                                <w:rFonts w:ascii="Cambria Math" w:eastAsia="Times New Roman" w:hAnsi="Cambria Math" w:cs="Arial"/>
                                <w:sz w:val="20"/>
                                <w:szCs w:val="20"/>
                                <w:lang w:eastAsia="en-IE"/>
                              </w:rPr>
                              <m:t>3</m:t>
                            </w:ins>
                          </m:r>
                        </m:sub>
                      </m:sSub>
                      <m:r>
                        <w:ins w:id="1452" w:author="Coilin" w:date="2016-03-21T16:27:00Z">
                          <w:rPr>
                            <w:rFonts w:ascii="Cambria Math" w:eastAsia="Times New Roman" w:hAnsi="Cambria Math" w:cs="Arial"/>
                            <w:sz w:val="20"/>
                            <w:szCs w:val="20"/>
                            <w:lang w:eastAsia="en-IE"/>
                          </w:rPr>
                          <m:t>SO +</m:t>
                        </w:ins>
                      </m:r>
                      <m:sSub>
                        <m:sSubPr>
                          <m:ctrlPr>
                            <w:ins w:id="1453" w:author="Coilin" w:date="2016-03-21T16:27:00Z">
                              <w:rPr>
                                <w:rFonts w:ascii="Cambria Math" w:eastAsia="Times New Roman" w:hAnsi="Cambria Math" w:cs="Arial"/>
                                <w:i/>
                                <w:sz w:val="20"/>
                                <w:szCs w:val="20"/>
                                <w:lang w:eastAsia="en-IE"/>
                              </w:rPr>
                            </w:ins>
                          </m:ctrlPr>
                        </m:sSubPr>
                        <m:e>
                          <m:r>
                            <w:ins w:id="1454" w:author="Coilin" w:date="2016-03-21T16:27:00Z">
                              <w:rPr>
                                <w:rFonts w:ascii="Cambria Math" w:eastAsia="Times New Roman" w:hAnsi="Cambria Math" w:cs="Arial"/>
                                <w:sz w:val="20"/>
                                <w:szCs w:val="20"/>
                                <w:lang w:eastAsia="en-IE"/>
                              </w:rPr>
                              <m:t>γ</m:t>
                            </w:ins>
                          </m:r>
                        </m:e>
                        <m:sub>
                          <m:r>
                            <w:ins w:id="1455" w:author="Coilin" w:date="2016-03-21T16:27:00Z">
                              <w:rPr>
                                <w:rFonts w:ascii="Cambria Math" w:eastAsia="Times New Roman" w:hAnsi="Cambria Math" w:cs="Arial"/>
                                <w:sz w:val="20"/>
                                <w:szCs w:val="20"/>
                                <w:lang w:eastAsia="en-IE"/>
                              </w:rPr>
                              <m:t>j</m:t>
                            </w:ins>
                          </m:r>
                        </m:sub>
                      </m:sSub>
                      <m:r>
                        <w:ins w:id="1456" w:author="Coilin" w:date="2016-03-21T16:27: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457" w:author="Coilin" w:date="2016-03-21T16:52:00Z">
                    <w:tcPr>
                      <w:tcW w:w="1701" w:type="dxa"/>
                      <w:tcBorders>
                        <w:top w:val="nil"/>
                        <w:left w:val="nil"/>
                        <w:bottom w:val="nil"/>
                        <w:right w:val="nil"/>
                      </w:tcBorders>
                      <w:shd w:val="clear" w:color="auto" w:fill="auto"/>
                      <w:noWrap/>
                      <w:vAlign w:val="bottom"/>
                      <w:hideMark/>
                    </w:tcPr>
                  </w:tcPrChange>
                </w:tcPr>
                <w:p w14:paraId="6FE9E59D" w14:textId="77777777" w:rsidR="00952E56" w:rsidRPr="00472734" w:rsidRDefault="00952E56" w:rsidP="00472734">
                  <w:pPr>
                    <w:spacing w:after="0" w:line="240" w:lineRule="auto"/>
                    <w:jc w:val="center"/>
                    <w:rPr>
                      <w:ins w:id="1458" w:author="Coilin" w:date="2016-03-21T15:59:00Z"/>
                      <w:rFonts w:ascii="Arial" w:eastAsia="Times New Roman" w:hAnsi="Arial" w:cs="Arial"/>
                      <w:sz w:val="20"/>
                      <w:szCs w:val="20"/>
                      <w:lang w:eastAsia="en-IE"/>
                    </w:rPr>
                  </w:pPr>
                  <w:ins w:id="1459" w:author="Coilin" w:date="2016-03-21T15:59:00Z">
                    <w:r w:rsidRPr="00472734">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Change w:id="1460" w:author="Coilin" w:date="2016-03-21T16:52:00Z">
                    <w:tcPr>
                      <w:tcW w:w="1134" w:type="dxa"/>
                      <w:tcBorders>
                        <w:top w:val="nil"/>
                        <w:left w:val="nil"/>
                        <w:bottom w:val="nil"/>
                        <w:right w:val="nil"/>
                      </w:tcBorders>
                      <w:shd w:val="clear" w:color="auto" w:fill="auto"/>
                      <w:noWrap/>
                      <w:vAlign w:val="bottom"/>
                      <w:hideMark/>
                    </w:tcPr>
                  </w:tcPrChange>
                </w:tcPr>
                <w:p w14:paraId="7B1AA50D" w14:textId="77777777" w:rsidR="00952E56" w:rsidRPr="00472734" w:rsidRDefault="00952E56" w:rsidP="00472734">
                  <w:pPr>
                    <w:spacing w:after="0" w:line="240" w:lineRule="auto"/>
                    <w:jc w:val="center"/>
                    <w:rPr>
                      <w:ins w:id="1461" w:author="Coilin" w:date="2016-03-21T15:59:00Z"/>
                      <w:rFonts w:ascii="Arial" w:eastAsia="Times New Roman" w:hAnsi="Arial" w:cs="Arial"/>
                      <w:sz w:val="20"/>
                      <w:szCs w:val="20"/>
                      <w:lang w:eastAsia="en-IE"/>
                    </w:rPr>
                  </w:pPr>
                  <w:ins w:id="1462"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463" w:author="Coilin" w:date="2016-03-21T16:52:00Z">
                    <w:tcPr>
                      <w:tcW w:w="599" w:type="dxa"/>
                      <w:tcBorders>
                        <w:top w:val="nil"/>
                        <w:left w:val="nil"/>
                        <w:bottom w:val="nil"/>
                        <w:right w:val="nil"/>
                      </w:tcBorders>
                      <w:shd w:val="clear" w:color="auto" w:fill="auto"/>
                      <w:noWrap/>
                      <w:vAlign w:val="bottom"/>
                      <w:hideMark/>
                    </w:tcPr>
                  </w:tcPrChange>
                </w:tcPr>
                <w:p w14:paraId="483AEF04" w14:textId="77777777" w:rsidR="00952E56" w:rsidRPr="00472734" w:rsidRDefault="00952E56" w:rsidP="00472734">
                  <w:pPr>
                    <w:spacing w:after="0" w:line="240" w:lineRule="auto"/>
                    <w:jc w:val="center"/>
                    <w:rPr>
                      <w:ins w:id="1464" w:author="Coilin" w:date="2016-03-21T15:59:00Z"/>
                      <w:rFonts w:ascii="Arial" w:eastAsia="Times New Roman" w:hAnsi="Arial" w:cs="Arial"/>
                      <w:sz w:val="20"/>
                      <w:szCs w:val="20"/>
                      <w:lang w:eastAsia="en-IE"/>
                    </w:rPr>
                  </w:pPr>
                  <w:ins w:id="1465" w:author="Coilin" w:date="2016-03-21T15:59:00Z">
                    <w:r w:rsidRPr="00472734">
                      <w:rPr>
                        <w:rFonts w:ascii="Arial" w:eastAsia="Times New Roman" w:hAnsi="Arial" w:cs="Arial"/>
                        <w:sz w:val="20"/>
                        <w:szCs w:val="20"/>
                        <w:lang w:eastAsia="en-IE"/>
                      </w:rPr>
                      <w:t>4109.46</w:t>
                    </w:r>
                  </w:ins>
                </w:p>
              </w:tc>
            </w:tr>
            <w:tr w:rsidR="00952E56" w:rsidRPr="00472734" w14:paraId="37909E0C" w14:textId="77777777" w:rsidTr="00EC5C94">
              <w:trPr>
                <w:trHeight w:val="300"/>
                <w:ins w:id="1466" w:author="Coilin" w:date="2016-03-21T15:59:00Z"/>
                <w:trPrChange w:id="1467" w:author="Coilin" w:date="2016-03-21T16:52:00Z">
                  <w:trPr>
                    <w:trHeight w:val="300"/>
                  </w:trPr>
                </w:trPrChange>
              </w:trPr>
              <w:tc>
                <w:tcPr>
                  <w:tcW w:w="419" w:type="dxa"/>
                  <w:tcBorders>
                    <w:top w:val="nil"/>
                    <w:left w:val="nil"/>
                    <w:bottom w:val="nil"/>
                    <w:right w:val="nil"/>
                  </w:tcBorders>
                  <w:vAlign w:val="bottom"/>
                  <w:tcPrChange w:id="1468" w:author="Coilin" w:date="2016-03-21T16:52:00Z">
                    <w:tcPr>
                      <w:tcW w:w="5279" w:type="dxa"/>
                      <w:tcBorders>
                        <w:top w:val="nil"/>
                        <w:left w:val="nil"/>
                        <w:bottom w:val="nil"/>
                        <w:right w:val="nil"/>
                      </w:tcBorders>
                    </w:tcPr>
                  </w:tcPrChange>
                </w:tcPr>
                <w:p w14:paraId="22F306AB" w14:textId="77777777" w:rsidR="00952E56" w:rsidRPr="00472734" w:rsidRDefault="00952E56">
                  <w:pPr>
                    <w:spacing w:after="0" w:line="240" w:lineRule="auto"/>
                    <w:rPr>
                      <w:ins w:id="1469" w:author="Coilin" w:date="2016-03-21T16:25:00Z"/>
                      <w:rFonts w:ascii="Arial" w:eastAsia="Times New Roman" w:hAnsi="Arial" w:cs="Arial"/>
                      <w:sz w:val="20"/>
                      <w:szCs w:val="20"/>
                      <w:lang w:eastAsia="en-IE"/>
                    </w:rPr>
                    <w:pPrChange w:id="1470"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471" w:author="Coilin" w:date="2016-03-21T16:52:00Z">
                    <w:tcPr>
                      <w:tcW w:w="5279" w:type="dxa"/>
                      <w:tcBorders>
                        <w:top w:val="nil"/>
                        <w:left w:val="nil"/>
                        <w:bottom w:val="nil"/>
                        <w:right w:val="nil"/>
                      </w:tcBorders>
                      <w:shd w:val="clear" w:color="auto" w:fill="auto"/>
                      <w:noWrap/>
                      <w:vAlign w:val="bottom"/>
                      <w:hideMark/>
                    </w:tcPr>
                  </w:tcPrChange>
                </w:tcPr>
                <w:p w14:paraId="75E292A4" w14:textId="356947C4" w:rsidR="00952E56" w:rsidRPr="00472734" w:rsidRDefault="00952E56" w:rsidP="00472734">
                  <w:pPr>
                    <w:spacing w:after="0" w:line="240" w:lineRule="auto"/>
                    <w:jc w:val="center"/>
                    <w:rPr>
                      <w:ins w:id="1472"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473" w:author="Coilin" w:date="2016-03-21T16:52:00Z">
                    <w:tcPr>
                      <w:tcW w:w="1701" w:type="dxa"/>
                      <w:tcBorders>
                        <w:top w:val="nil"/>
                        <w:left w:val="nil"/>
                        <w:bottom w:val="nil"/>
                        <w:right w:val="nil"/>
                      </w:tcBorders>
                      <w:shd w:val="clear" w:color="auto" w:fill="auto"/>
                      <w:noWrap/>
                      <w:vAlign w:val="bottom"/>
                      <w:hideMark/>
                    </w:tcPr>
                  </w:tcPrChange>
                </w:tcPr>
                <w:p w14:paraId="10209F22" w14:textId="77777777" w:rsidR="00952E56" w:rsidRPr="00472734" w:rsidRDefault="00952E56" w:rsidP="00472734">
                  <w:pPr>
                    <w:spacing w:after="0" w:line="240" w:lineRule="auto"/>
                    <w:rPr>
                      <w:ins w:id="1474"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475" w:author="Coilin" w:date="2016-03-21T16:52:00Z">
                    <w:tcPr>
                      <w:tcW w:w="1134" w:type="dxa"/>
                      <w:tcBorders>
                        <w:top w:val="nil"/>
                        <w:left w:val="nil"/>
                        <w:bottom w:val="nil"/>
                        <w:right w:val="nil"/>
                      </w:tcBorders>
                      <w:shd w:val="clear" w:color="auto" w:fill="auto"/>
                      <w:noWrap/>
                      <w:vAlign w:val="bottom"/>
                      <w:hideMark/>
                    </w:tcPr>
                  </w:tcPrChange>
                </w:tcPr>
                <w:p w14:paraId="4E859113" w14:textId="77777777" w:rsidR="00952E56" w:rsidRPr="00472734" w:rsidRDefault="00952E56" w:rsidP="00472734">
                  <w:pPr>
                    <w:spacing w:after="0" w:line="240" w:lineRule="auto"/>
                    <w:jc w:val="center"/>
                    <w:rPr>
                      <w:ins w:id="1476"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477" w:author="Coilin" w:date="2016-03-21T16:52:00Z">
                    <w:tcPr>
                      <w:tcW w:w="599" w:type="dxa"/>
                      <w:tcBorders>
                        <w:top w:val="nil"/>
                        <w:left w:val="nil"/>
                        <w:bottom w:val="nil"/>
                        <w:right w:val="nil"/>
                      </w:tcBorders>
                      <w:shd w:val="clear" w:color="auto" w:fill="auto"/>
                      <w:noWrap/>
                      <w:vAlign w:val="bottom"/>
                      <w:hideMark/>
                    </w:tcPr>
                  </w:tcPrChange>
                </w:tcPr>
                <w:p w14:paraId="751B68CE" w14:textId="77777777" w:rsidR="00952E56" w:rsidRPr="00472734" w:rsidRDefault="00952E56" w:rsidP="00472734">
                  <w:pPr>
                    <w:spacing w:after="0" w:line="240" w:lineRule="auto"/>
                    <w:jc w:val="center"/>
                    <w:rPr>
                      <w:ins w:id="1478" w:author="Coilin" w:date="2016-03-21T15:59:00Z"/>
                      <w:rFonts w:ascii="Times New Roman" w:eastAsia="Times New Roman" w:hAnsi="Times New Roman" w:cs="Times New Roman"/>
                      <w:sz w:val="20"/>
                      <w:szCs w:val="20"/>
                      <w:lang w:eastAsia="en-IE"/>
                    </w:rPr>
                  </w:pPr>
                </w:p>
              </w:tc>
            </w:tr>
            <w:tr w:rsidR="00952E56" w:rsidRPr="00472734" w14:paraId="6EC90FC8" w14:textId="77777777" w:rsidTr="00EC5C94">
              <w:trPr>
                <w:trHeight w:val="255"/>
                <w:ins w:id="1479" w:author="Coilin" w:date="2016-03-21T15:59:00Z"/>
                <w:trPrChange w:id="1480" w:author="Coilin" w:date="2016-03-21T16:52:00Z">
                  <w:trPr>
                    <w:trHeight w:val="255"/>
                  </w:trPr>
                </w:trPrChange>
              </w:trPr>
              <w:tc>
                <w:tcPr>
                  <w:tcW w:w="419" w:type="dxa"/>
                  <w:tcBorders>
                    <w:top w:val="nil"/>
                    <w:left w:val="nil"/>
                    <w:bottom w:val="nil"/>
                    <w:right w:val="nil"/>
                  </w:tcBorders>
                  <w:vAlign w:val="bottom"/>
                  <w:tcPrChange w:id="1481" w:author="Coilin" w:date="2016-03-21T16:52:00Z">
                    <w:tcPr>
                      <w:tcW w:w="5279" w:type="dxa"/>
                      <w:tcBorders>
                        <w:top w:val="nil"/>
                        <w:left w:val="nil"/>
                        <w:bottom w:val="nil"/>
                        <w:right w:val="nil"/>
                      </w:tcBorders>
                    </w:tcPr>
                  </w:tcPrChange>
                </w:tcPr>
                <w:p w14:paraId="7F7452AE" w14:textId="77777777" w:rsidR="00952E56" w:rsidRPr="00472734" w:rsidRDefault="00952E56">
                  <w:pPr>
                    <w:spacing w:after="0" w:line="240" w:lineRule="auto"/>
                    <w:rPr>
                      <w:ins w:id="1482" w:author="Coilin" w:date="2016-03-21T16:25: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483"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3236E8E2" w:rsidR="00952E56" w:rsidRPr="00F949E3" w:rsidRDefault="00952E56">
                  <w:pPr>
                    <w:spacing w:after="0" w:line="240" w:lineRule="auto"/>
                    <w:rPr>
                      <w:ins w:id="1484" w:author="Coilin" w:date="2016-03-21T15:59:00Z"/>
                      <w:rFonts w:ascii="Arial" w:eastAsia="Times New Roman" w:hAnsi="Arial" w:cs="Arial"/>
                      <w:iCs/>
                      <w:sz w:val="20"/>
                      <w:szCs w:val="20"/>
                      <w:lang w:eastAsia="en-IE"/>
                      <w:rPrChange w:id="1485" w:author="Coilin" w:date="2016-03-21T16:42:00Z">
                        <w:rPr>
                          <w:ins w:id="1486" w:author="Coilin" w:date="2016-03-21T15:59:00Z"/>
                          <w:rFonts w:ascii="Arial" w:eastAsia="Times New Roman" w:hAnsi="Arial" w:cs="Arial"/>
                          <w:i/>
                          <w:iCs/>
                          <w:sz w:val="20"/>
                          <w:szCs w:val="20"/>
                          <w:lang w:eastAsia="en-IE"/>
                        </w:rPr>
                      </w:rPrChange>
                    </w:rPr>
                  </w:pPr>
                  <w:ins w:id="1487" w:author="Coilin" w:date="2016-03-21T15:59:00Z">
                    <w:r w:rsidRPr="00F949E3">
                      <w:rPr>
                        <w:rFonts w:ascii="Arial" w:eastAsia="Times New Roman" w:hAnsi="Arial" w:cs="Arial"/>
                        <w:iCs/>
                        <w:sz w:val="20"/>
                        <w:szCs w:val="20"/>
                        <w:lang w:eastAsia="en-IE"/>
                        <w:rPrChange w:id="1488" w:author="Coilin" w:date="2016-03-21T16:42:00Z">
                          <w:rPr>
                            <w:rFonts w:ascii="Arial" w:eastAsia="Times New Roman" w:hAnsi="Arial" w:cs="Arial"/>
                            <w:i/>
                            <w:iCs/>
                            <w:sz w:val="20"/>
                            <w:szCs w:val="20"/>
                            <w:lang w:eastAsia="en-IE"/>
                          </w:rPr>
                        </w:rPrChange>
                      </w:rPr>
                      <w:t xml:space="preserve">Two-way interactions (best fitting main effects </w:t>
                    </w:r>
                  </w:ins>
                  <w:ins w:id="1489" w:author="Coilin" w:date="2016-03-21T16:28:00Z">
                    <w:r w:rsidR="00BA27EB" w:rsidRPr="00F949E3">
                      <w:rPr>
                        <w:rFonts w:ascii="Arial" w:eastAsia="Times New Roman" w:hAnsi="Arial" w:cs="Arial"/>
                        <w:iCs/>
                        <w:sz w:val="20"/>
                        <w:szCs w:val="20"/>
                        <w:lang w:eastAsia="en-IE"/>
                        <w:rPrChange w:id="1490" w:author="Coilin" w:date="2016-03-21T16:42:00Z">
                          <w:rPr>
                            <w:rFonts w:ascii="Arial" w:eastAsia="Times New Roman" w:hAnsi="Arial" w:cs="Arial"/>
                            <w:i/>
                            <w:iCs/>
                            <w:sz w:val="20"/>
                            <w:szCs w:val="20"/>
                            <w:lang w:eastAsia="en-IE"/>
                          </w:rPr>
                        </w:rPrChange>
                      </w:rPr>
                      <w:t xml:space="preserve">(#16) </w:t>
                    </w:r>
                  </w:ins>
                  <w:ins w:id="1491" w:author="Coilin" w:date="2016-03-21T15:59:00Z">
                    <w:r w:rsidRPr="00F949E3">
                      <w:rPr>
                        <w:rFonts w:ascii="Arial" w:eastAsia="Times New Roman" w:hAnsi="Arial" w:cs="Arial"/>
                        <w:iCs/>
                        <w:sz w:val="20"/>
                        <w:szCs w:val="20"/>
                        <w:lang w:eastAsia="en-IE"/>
                        <w:rPrChange w:id="1492" w:author="Coilin" w:date="2016-03-21T16:42:00Z">
                          <w:rPr>
                            <w:rFonts w:ascii="Arial" w:eastAsia="Times New Roman" w:hAnsi="Arial" w:cs="Arial"/>
                            <w:i/>
                            <w:iCs/>
                            <w:sz w:val="20"/>
                            <w:szCs w:val="20"/>
                            <w:lang w:eastAsia="en-IE"/>
                          </w:rPr>
                        </w:rPrChange>
                      </w:rPr>
                      <w:t>included)</w:t>
                    </w:r>
                  </w:ins>
                </w:p>
              </w:tc>
              <w:tc>
                <w:tcPr>
                  <w:tcW w:w="1134" w:type="dxa"/>
                  <w:tcBorders>
                    <w:top w:val="nil"/>
                    <w:left w:val="nil"/>
                    <w:bottom w:val="nil"/>
                    <w:right w:val="nil"/>
                  </w:tcBorders>
                  <w:shd w:val="clear" w:color="auto" w:fill="auto"/>
                  <w:noWrap/>
                  <w:vAlign w:val="bottom"/>
                  <w:hideMark/>
                  <w:tcPrChange w:id="1493" w:author="Coilin" w:date="2016-03-21T16:52:00Z">
                    <w:tcPr>
                      <w:tcW w:w="1134" w:type="dxa"/>
                      <w:tcBorders>
                        <w:top w:val="nil"/>
                        <w:left w:val="nil"/>
                        <w:bottom w:val="nil"/>
                        <w:right w:val="nil"/>
                      </w:tcBorders>
                      <w:shd w:val="clear" w:color="auto" w:fill="auto"/>
                      <w:noWrap/>
                      <w:vAlign w:val="bottom"/>
                      <w:hideMark/>
                    </w:tcPr>
                  </w:tcPrChange>
                </w:tcPr>
                <w:p w14:paraId="633152B7" w14:textId="77777777" w:rsidR="00952E56" w:rsidRPr="00472734" w:rsidRDefault="00952E56" w:rsidP="00472734">
                  <w:pPr>
                    <w:spacing w:after="0" w:line="240" w:lineRule="auto"/>
                    <w:rPr>
                      <w:ins w:id="1494" w:author="Coilin" w:date="2016-03-21T15:59: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495" w:author="Coilin" w:date="2016-03-21T16:52:00Z">
                    <w:tcPr>
                      <w:tcW w:w="599" w:type="dxa"/>
                      <w:tcBorders>
                        <w:top w:val="nil"/>
                        <w:left w:val="nil"/>
                        <w:bottom w:val="nil"/>
                        <w:right w:val="nil"/>
                      </w:tcBorders>
                      <w:shd w:val="clear" w:color="auto" w:fill="auto"/>
                      <w:noWrap/>
                      <w:vAlign w:val="bottom"/>
                      <w:hideMark/>
                    </w:tcPr>
                  </w:tcPrChange>
                </w:tcPr>
                <w:p w14:paraId="763F205A" w14:textId="77777777" w:rsidR="00952E56" w:rsidRPr="00472734" w:rsidRDefault="00952E56" w:rsidP="00472734">
                  <w:pPr>
                    <w:spacing w:after="0" w:line="240" w:lineRule="auto"/>
                    <w:jc w:val="center"/>
                    <w:rPr>
                      <w:ins w:id="1496" w:author="Coilin" w:date="2016-03-21T15:59:00Z"/>
                      <w:rFonts w:ascii="Times New Roman" w:eastAsia="Times New Roman" w:hAnsi="Times New Roman" w:cs="Times New Roman"/>
                      <w:sz w:val="20"/>
                      <w:szCs w:val="20"/>
                      <w:lang w:eastAsia="en-IE"/>
                    </w:rPr>
                  </w:pPr>
                </w:p>
              </w:tc>
            </w:tr>
            <w:tr w:rsidR="00952E56" w:rsidRPr="00472734" w14:paraId="2E82F154" w14:textId="77777777" w:rsidTr="00EC5C94">
              <w:trPr>
                <w:trHeight w:val="255"/>
                <w:ins w:id="1497" w:author="Coilin" w:date="2016-03-21T15:59:00Z"/>
                <w:trPrChange w:id="1498" w:author="Coilin" w:date="2016-03-21T16:52:00Z">
                  <w:trPr>
                    <w:trHeight w:val="255"/>
                  </w:trPr>
                </w:trPrChange>
              </w:trPr>
              <w:tc>
                <w:tcPr>
                  <w:tcW w:w="419" w:type="dxa"/>
                  <w:tcBorders>
                    <w:top w:val="nil"/>
                    <w:left w:val="nil"/>
                    <w:bottom w:val="nil"/>
                    <w:right w:val="nil"/>
                  </w:tcBorders>
                  <w:vAlign w:val="bottom"/>
                  <w:tcPrChange w:id="1499" w:author="Coilin" w:date="2016-03-21T16:52:00Z">
                    <w:tcPr>
                      <w:tcW w:w="5279" w:type="dxa"/>
                      <w:tcBorders>
                        <w:top w:val="nil"/>
                        <w:left w:val="nil"/>
                        <w:bottom w:val="nil"/>
                        <w:right w:val="nil"/>
                      </w:tcBorders>
                    </w:tcPr>
                  </w:tcPrChange>
                </w:tcPr>
                <w:p w14:paraId="66387AAB" w14:textId="6A4062A3" w:rsidR="00952E56" w:rsidRPr="00AA2D87" w:rsidRDefault="00AA2D87">
                  <w:pPr>
                    <w:spacing w:after="0" w:line="240" w:lineRule="auto"/>
                    <w:rPr>
                      <w:ins w:id="1500" w:author="Coilin" w:date="2016-03-21T16:25:00Z"/>
                      <w:rFonts w:eastAsia="Times New Roman" w:cs="Arial"/>
                      <w:sz w:val="20"/>
                      <w:szCs w:val="20"/>
                      <w:lang w:eastAsia="en-IE"/>
                      <w:rPrChange w:id="1501" w:author="Coilin" w:date="2016-03-21T16:28:00Z">
                        <w:rPr>
                          <w:ins w:id="1502" w:author="Coilin" w:date="2016-03-21T16:25:00Z"/>
                          <w:rFonts w:ascii="Arial" w:eastAsia="Times New Roman" w:hAnsi="Arial" w:cs="Arial"/>
                          <w:sz w:val="20"/>
                          <w:szCs w:val="20"/>
                          <w:lang w:eastAsia="en-IE"/>
                        </w:rPr>
                      </w:rPrChange>
                    </w:rPr>
                  </w:pPr>
                  <w:ins w:id="1503" w:author="Coilin" w:date="2016-03-21T16:27:00Z">
                    <w:r w:rsidRPr="00AA2D87">
                      <w:rPr>
                        <w:rFonts w:eastAsia="Times New Roman" w:cs="Arial"/>
                        <w:sz w:val="20"/>
                        <w:szCs w:val="20"/>
                        <w:lang w:eastAsia="en-IE"/>
                        <w:rPrChange w:id="1504" w:author="Coilin" w:date="2016-03-21T16:28:00Z">
                          <w:rPr>
                            <w:rFonts w:ascii="Arial" w:eastAsia="Times New Roman" w:hAnsi="Arial" w:cs="Arial"/>
                            <w:sz w:val="20"/>
                            <w:szCs w:val="20"/>
                            <w:lang w:eastAsia="en-IE"/>
                          </w:rPr>
                        </w:rPrChange>
                      </w:rPr>
                      <w:t>18</w:t>
                    </w:r>
                  </w:ins>
                </w:p>
              </w:tc>
              <w:tc>
                <w:tcPr>
                  <w:tcW w:w="5279" w:type="dxa"/>
                  <w:tcBorders>
                    <w:top w:val="nil"/>
                    <w:left w:val="nil"/>
                    <w:bottom w:val="nil"/>
                    <w:right w:val="nil"/>
                  </w:tcBorders>
                  <w:shd w:val="clear" w:color="auto" w:fill="auto"/>
                  <w:noWrap/>
                  <w:vAlign w:val="bottom"/>
                  <w:hideMark/>
                  <w:tcPrChange w:id="1505" w:author="Coilin" w:date="2016-03-21T16:52:00Z">
                    <w:tcPr>
                      <w:tcW w:w="5279" w:type="dxa"/>
                      <w:tcBorders>
                        <w:top w:val="nil"/>
                        <w:left w:val="nil"/>
                        <w:bottom w:val="nil"/>
                        <w:right w:val="nil"/>
                      </w:tcBorders>
                      <w:shd w:val="clear" w:color="auto" w:fill="auto"/>
                      <w:noWrap/>
                      <w:vAlign w:val="bottom"/>
                      <w:hideMark/>
                    </w:tcPr>
                  </w:tcPrChange>
                </w:tcPr>
                <w:p w14:paraId="326F6BDC" w14:textId="5282C221" w:rsidR="00952E56" w:rsidRPr="002708A0" w:rsidRDefault="00696635" w:rsidP="00472734">
                  <w:pPr>
                    <w:spacing w:after="0" w:line="240" w:lineRule="auto"/>
                    <w:rPr>
                      <w:ins w:id="1506" w:author="Coilin" w:date="2016-03-21T15:59:00Z"/>
                      <w:rFonts w:ascii="Arial" w:eastAsia="Times New Roman" w:hAnsi="Arial" w:cs="Arial"/>
                      <w:sz w:val="20"/>
                      <w:szCs w:val="20"/>
                      <w:lang w:eastAsia="en-IE"/>
                    </w:rPr>
                  </w:pPr>
                  <m:oMathPara>
                    <m:oMathParaPr>
                      <m:jc m:val="left"/>
                    </m:oMathParaPr>
                    <m:oMath>
                      <m:sSub>
                        <m:sSubPr>
                          <m:ctrlPr>
                            <w:ins w:id="1507" w:author="Coilin" w:date="2016-03-21T16:30:00Z">
                              <w:rPr>
                                <w:rFonts w:ascii="Cambria Math" w:eastAsia="Times New Roman" w:hAnsi="Cambria Math" w:cs="Arial"/>
                                <w:i/>
                                <w:sz w:val="20"/>
                                <w:szCs w:val="20"/>
                                <w:lang w:eastAsia="en-IE"/>
                              </w:rPr>
                            </w:ins>
                          </m:ctrlPr>
                        </m:sSubPr>
                        <m:e>
                          <m:r>
                            <w:ins w:id="1508" w:author="Coilin" w:date="2016-03-21T16:30:00Z">
                              <w:rPr>
                                <w:rFonts w:ascii="Cambria Math" w:eastAsia="Times New Roman" w:hAnsi="Cambria Math" w:cs="Arial"/>
                                <w:sz w:val="20"/>
                                <w:szCs w:val="20"/>
                                <w:lang w:eastAsia="en-IE"/>
                              </w:rPr>
                              <m:t>ρ</m:t>
                            </w:ins>
                          </m:r>
                        </m:e>
                        <m:sub>
                          <m:r>
                            <w:ins w:id="1509" w:author="Coilin" w:date="2016-03-21T16:32:00Z">
                              <w:rPr>
                                <w:rFonts w:ascii="Cambria Math" w:eastAsia="Times New Roman" w:hAnsi="Cambria Math" w:cs="Arial"/>
                                <w:sz w:val="20"/>
                                <w:szCs w:val="20"/>
                                <w:lang w:eastAsia="en-IE"/>
                              </w:rPr>
                              <m:t>1,</m:t>
                            </w:ins>
                          </m:r>
                          <m:r>
                            <w:ins w:id="1510" w:author="Coilin" w:date="2016-03-21T16:30:00Z">
                              <w:rPr>
                                <w:rFonts w:ascii="Cambria Math" w:eastAsia="Times New Roman" w:hAnsi="Cambria Math" w:cs="Arial"/>
                                <w:sz w:val="20"/>
                                <w:szCs w:val="20"/>
                                <w:lang w:eastAsia="en-IE"/>
                              </w:rPr>
                              <m:t>j</m:t>
                            </w:ins>
                          </m:r>
                        </m:sub>
                      </m:sSub>
                      <m:r>
                        <w:ins w:id="1511" w:author="Coilin" w:date="2016-03-21T16:29:00Z">
                          <w:rPr>
                            <w:rFonts w:ascii="Cambria Math" w:eastAsia="Times New Roman" w:hAnsi="Cambria Math" w:cs="Arial"/>
                            <w:sz w:val="20"/>
                            <w:szCs w:val="20"/>
                            <w:lang w:eastAsia="en-IE"/>
                          </w:rPr>
                          <m:t>CL×W</m:t>
                        </w:ins>
                      </m:r>
                    </m:oMath>
                  </m:oMathPara>
                </w:p>
              </w:tc>
              <w:tc>
                <w:tcPr>
                  <w:tcW w:w="1701" w:type="dxa"/>
                  <w:tcBorders>
                    <w:top w:val="nil"/>
                    <w:left w:val="nil"/>
                    <w:bottom w:val="nil"/>
                    <w:right w:val="nil"/>
                  </w:tcBorders>
                  <w:shd w:val="clear" w:color="auto" w:fill="auto"/>
                  <w:noWrap/>
                  <w:vAlign w:val="bottom"/>
                  <w:hideMark/>
                  <w:tcPrChange w:id="1512" w:author="Coilin" w:date="2016-03-21T16:52:00Z">
                    <w:tcPr>
                      <w:tcW w:w="1701" w:type="dxa"/>
                      <w:tcBorders>
                        <w:top w:val="nil"/>
                        <w:left w:val="nil"/>
                        <w:bottom w:val="nil"/>
                        <w:right w:val="nil"/>
                      </w:tcBorders>
                      <w:shd w:val="clear" w:color="auto" w:fill="auto"/>
                      <w:noWrap/>
                      <w:vAlign w:val="bottom"/>
                      <w:hideMark/>
                    </w:tcPr>
                  </w:tcPrChange>
                </w:tcPr>
                <w:p w14:paraId="7789A8AA" w14:textId="77777777" w:rsidR="00952E56" w:rsidRPr="00472734" w:rsidRDefault="00952E56" w:rsidP="00472734">
                  <w:pPr>
                    <w:spacing w:after="0" w:line="240" w:lineRule="auto"/>
                    <w:jc w:val="center"/>
                    <w:rPr>
                      <w:ins w:id="1513" w:author="Coilin" w:date="2016-03-21T15:59:00Z"/>
                      <w:rFonts w:ascii="Arial" w:eastAsia="Times New Roman" w:hAnsi="Arial" w:cs="Arial"/>
                      <w:sz w:val="20"/>
                      <w:szCs w:val="20"/>
                      <w:lang w:eastAsia="en-IE"/>
                    </w:rPr>
                  </w:pPr>
                  <w:ins w:id="1514" w:author="Coilin" w:date="2016-03-21T15:59:00Z">
                    <w:r w:rsidRPr="00472734">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Change w:id="1515" w:author="Coilin" w:date="2016-03-21T16:52:00Z">
                    <w:tcPr>
                      <w:tcW w:w="1134" w:type="dxa"/>
                      <w:tcBorders>
                        <w:top w:val="nil"/>
                        <w:left w:val="nil"/>
                        <w:bottom w:val="nil"/>
                        <w:right w:val="nil"/>
                      </w:tcBorders>
                      <w:shd w:val="clear" w:color="auto" w:fill="auto"/>
                      <w:noWrap/>
                      <w:vAlign w:val="bottom"/>
                      <w:hideMark/>
                    </w:tcPr>
                  </w:tcPrChange>
                </w:tcPr>
                <w:p w14:paraId="7718887A" w14:textId="77777777" w:rsidR="00952E56" w:rsidRPr="00472734" w:rsidRDefault="00952E56" w:rsidP="00472734">
                  <w:pPr>
                    <w:spacing w:after="0" w:line="240" w:lineRule="auto"/>
                    <w:jc w:val="center"/>
                    <w:rPr>
                      <w:ins w:id="1516" w:author="Coilin" w:date="2016-03-21T15:59:00Z"/>
                      <w:rFonts w:ascii="Arial" w:eastAsia="Times New Roman" w:hAnsi="Arial" w:cs="Arial"/>
                      <w:sz w:val="20"/>
                      <w:szCs w:val="20"/>
                      <w:lang w:eastAsia="en-IE"/>
                    </w:rPr>
                  </w:pPr>
                  <w:ins w:id="1517" w:author="Coilin" w:date="2016-03-21T15:59:00Z">
                    <w:r w:rsidRPr="00472734">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Change w:id="1518" w:author="Coilin" w:date="2016-03-21T16:52:00Z">
                    <w:tcPr>
                      <w:tcW w:w="599" w:type="dxa"/>
                      <w:tcBorders>
                        <w:top w:val="nil"/>
                        <w:left w:val="nil"/>
                        <w:bottom w:val="nil"/>
                        <w:right w:val="nil"/>
                      </w:tcBorders>
                      <w:shd w:val="clear" w:color="auto" w:fill="auto"/>
                      <w:noWrap/>
                      <w:vAlign w:val="bottom"/>
                      <w:hideMark/>
                    </w:tcPr>
                  </w:tcPrChange>
                </w:tcPr>
                <w:p w14:paraId="0338A0F1" w14:textId="77777777" w:rsidR="00952E56" w:rsidRPr="00472734" w:rsidRDefault="00952E56" w:rsidP="00472734">
                  <w:pPr>
                    <w:spacing w:after="0" w:line="240" w:lineRule="auto"/>
                    <w:jc w:val="center"/>
                    <w:rPr>
                      <w:ins w:id="1519" w:author="Coilin" w:date="2016-03-21T15:59:00Z"/>
                      <w:rFonts w:ascii="Arial" w:eastAsia="Times New Roman" w:hAnsi="Arial" w:cs="Arial"/>
                      <w:sz w:val="20"/>
                      <w:szCs w:val="20"/>
                      <w:lang w:eastAsia="en-IE"/>
                    </w:rPr>
                  </w:pPr>
                  <w:ins w:id="1520" w:author="Coilin" w:date="2016-03-21T15:59:00Z">
                    <w:r w:rsidRPr="00472734">
                      <w:rPr>
                        <w:rFonts w:ascii="Arial" w:eastAsia="Times New Roman" w:hAnsi="Arial" w:cs="Arial"/>
                        <w:sz w:val="20"/>
                        <w:szCs w:val="20"/>
                        <w:lang w:eastAsia="en-IE"/>
                      </w:rPr>
                      <w:t>4055.80</w:t>
                    </w:r>
                  </w:ins>
                </w:p>
              </w:tc>
            </w:tr>
            <w:tr w:rsidR="00952E56" w:rsidRPr="00472734" w14:paraId="4575765C" w14:textId="77777777" w:rsidTr="00EC5C94">
              <w:trPr>
                <w:trHeight w:val="255"/>
                <w:ins w:id="1521" w:author="Coilin" w:date="2016-03-21T15:59:00Z"/>
                <w:trPrChange w:id="1522" w:author="Coilin" w:date="2016-03-21T16:52:00Z">
                  <w:trPr>
                    <w:trHeight w:val="255"/>
                  </w:trPr>
                </w:trPrChange>
              </w:trPr>
              <w:tc>
                <w:tcPr>
                  <w:tcW w:w="419" w:type="dxa"/>
                  <w:tcBorders>
                    <w:top w:val="nil"/>
                    <w:left w:val="nil"/>
                    <w:right w:val="nil"/>
                  </w:tcBorders>
                  <w:vAlign w:val="bottom"/>
                  <w:tcPrChange w:id="1523" w:author="Coilin" w:date="2016-03-21T16:52:00Z">
                    <w:tcPr>
                      <w:tcW w:w="5279" w:type="dxa"/>
                      <w:tcBorders>
                        <w:top w:val="nil"/>
                        <w:left w:val="nil"/>
                        <w:bottom w:val="nil"/>
                        <w:right w:val="nil"/>
                      </w:tcBorders>
                    </w:tcPr>
                  </w:tcPrChange>
                </w:tcPr>
                <w:p w14:paraId="28AB0C9E" w14:textId="174C16BF" w:rsidR="00952E56" w:rsidRPr="00AA2D87" w:rsidRDefault="00AA2D87">
                  <w:pPr>
                    <w:spacing w:after="0" w:line="240" w:lineRule="auto"/>
                    <w:rPr>
                      <w:ins w:id="1524" w:author="Coilin" w:date="2016-03-21T16:25:00Z"/>
                      <w:rFonts w:eastAsia="Times New Roman" w:cs="Arial"/>
                      <w:sz w:val="20"/>
                      <w:szCs w:val="20"/>
                      <w:lang w:eastAsia="en-IE"/>
                      <w:rPrChange w:id="1525" w:author="Coilin" w:date="2016-03-21T16:28:00Z">
                        <w:rPr>
                          <w:ins w:id="1526" w:author="Coilin" w:date="2016-03-21T16:25:00Z"/>
                          <w:rFonts w:ascii="Arial" w:eastAsia="Times New Roman" w:hAnsi="Arial" w:cs="Arial"/>
                          <w:sz w:val="20"/>
                          <w:szCs w:val="20"/>
                          <w:lang w:eastAsia="en-IE"/>
                        </w:rPr>
                      </w:rPrChange>
                    </w:rPr>
                  </w:pPr>
                  <w:ins w:id="1527" w:author="Coilin" w:date="2016-03-21T16:27:00Z">
                    <w:r w:rsidRPr="00AA2D87">
                      <w:rPr>
                        <w:rFonts w:eastAsia="Times New Roman" w:cs="Arial"/>
                        <w:sz w:val="20"/>
                        <w:szCs w:val="20"/>
                        <w:lang w:eastAsia="en-IE"/>
                        <w:rPrChange w:id="1528" w:author="Coilin" w:date="2016-03-21T16:28:00Z">
                          <w:rPr>
                            <w:rFonts w:ascii="Arial" w:eastAsia="Times New Roman" w:hAnsi="Arial" w:cs="Arial"/>
                            <w:sz w:val="20"/>
                            <w:szCs w:val="20"/>
                            <w:lang w:eastAsia="en-IE"/>
                          </w:rPr>
                        </w:rPrChange>
                      </w:rPr>
                      <w:t>19</w:t>
                    </w:r>
                  </w:ins>
                </w:p>
              </w:tc>
              <w:tc>
                <w:tcPr>
                  <w:tcW w:w="5279" w:type="dxa"/>
                  <w:tcBorders>
                    <w:top w:val="nil"/>
                    <w:left w:val="nil"/>
                    <w:right w:val="nil"/>
                  </w:tcBorders>
                  <w:shd w:val="clear" w:color="auto" w:fill="auto"/>
                  <w:noWrap/>
                  <w:vAlign w:val="bottom"/>
                  <w:hideMark/>
                  <w:tcPrChange w:id="1529" w:author="Coilin" w:date="2016-03-21T16:52:00Z">
                    <w:tcPr>
                      <w:tcW w:w="5279" w:type="dxa"/>
                      <w:tcBorders>
                        <w:top w:val="nil"/>
                        <w:left w:val="nil"/>
                        <w:bottom w:val="nil"/>
                        <w:right w:val="nil"/>
                      </w:tcBorders>
                      <w:shd w:val="clear" w:color="auto" w:fill="auto"/>
                      <w:noWrap/>
                      <w:vAlign w:val="bottom"/>
                      <w:hideMark/>
                    </w:tcPr>
                  </w:tcPrChange>
                </w:tcPr>
                <w:p w14:paraId="7070EAB2" w14:textId="4A29CE80" w:rsidR="00952E56" w:rsidRPr="002708A0" w:rsidRDefault="00696635" w:rsidP="00472734">
                  <w:pPr>
                    <w:spacing w:after="0" w:line="240" w:lineRule="auto"/>
                    <w:rPr>
                      <w:ins w:id="1530" w:author="Coilin" w:date="2016-03-21T15:59:00Z"/>
                      <w:rFonts w:ascii="Arial" w:eastAsia="Times New Roman" w:hAnsi="Arial" w:cs="Arial"/>
                      <w:sz w:val="20"/>
                      <w:szCs w:val="20"/>
                      <w:lang w:eastAsia="en-IE"/>
                    </w:rPr>
                  </w:pPr>
                  <m:oMathPara>
                    <m:oMathParaPr>
                      <m:jc m:val="left"/>
                    </m:oMathParaPr>
                    <m:oMath>
                      <m:sSub>
                        <m:sSubPr>
                          <m:ctrlPr>
                            <w:ins w:id="1531" w:author="Coilin" w:date="2016-03-21T16:33:00Z">
                              <w:rPr>
                                <w:rFonts w:ascii="Cambria Math" w:eastAsia="Times New Roman" w:hAnsi="Cambria Math" w:cs="Arial"/>
                                <w:i/>
                                <w:sz w:val="20"/>
                                <w:szCs w:val="20"/>
                                <w:lang w:eastAsia="en-IE"/>
                              </w:rPr>
                            </w:ins>
                          </m:ctrlPr>
                        </m:sSubPr>
                        <m:e>
                          <m:r>
                            <w:ins w:id="1532" w:author="Coilin" w:date="2016-03-21T16:33:00Z">
                              <w:rPr>
                                <w:rFonts w:ascii="Cambria Math" w:eastAsia="Times New Roman" w:hAnsi="Cambria Math" w:cs="Arial"/>
                                <w:sz w:val="20"/>
                                <w:szCs w:val="20"/>
                                <w:lang w:eastAsia="en-IE"/>
                              </w:rPr>
                              <m:t>ρ</m:t>
                            </w:ins>
                          </m:r>
                        </m:e>
                        <m:sub>
                          <m:r>
                            <w:ins w:id="1533" w:author="Coilin" w:date="2016-03-21T16:37:00Z">
                              <w:rPr>
                                <w:rFonts w:ascii="Cambria Math" w:eastAsia="Times New Roman" w:hAnsi="Cambria Math" w:cs="Arial"/>
                                <w:sz w:val="20"/>
                                <w:szCs w:val="20"/>
                                <w:lang w:eastAsia="en-IE"/>
                              </w:rPr>
                              <m:t>1</m:t>
                            </w:ins>
                          </m:r>
                        </m:sub>
                      </m:sSub>
                      <m:r>
                        <w:ins w:id="1534" w:author="Coilin" w:date="2016-03-21T16:31:00Z">
                          <w:rPr>
                            <w:rFonts w:ascii="Cambria Math" w:eastAsia="Times New Roman" w:hAnsi="Cambria Math" w:cs="Arial"/>
                            <w:sz w:val="20"/>
                            <w:szCs w:val="20"/>
                            <w:lang w:eastAsia="en-IE"/>
                          </w:rPr>
                          <m:t xml:space="preserve">CL×PI+ </m:t>
                        </w:ins>
                      </m:r>
                      <m:sSub>
                        <m:sSubPr>
                          <m:ctrlPr>
                            <w:ins w:id="1535" w:author="Coilin" w:date="2016-03-21T16:31:00Z">
                              <w:rPr>
                                <w:rFonts w:ascii="Cambria Math" w:eastAsia="Times New Roman" w:hAnsi="Cambria Math" w:cs="Arial"/>
                                <w:i/>
                                <w:sz w:val="20"/>
                                <w:szCs w:val="20"/>
                                <w:lang w:eastAsia="en-IE"/>
                              </w:rPr>
                            </w:ins>
                          </m:ctrlPr>
                        </m:sSubPr>
                        <m:e>
                          <m:r>
                            <w:ins w:id="1536" w:author="Coilin" w:date="2016-03-21T16:34:00Z">
                              <w:rPr>
                                <w:rFonts w:ascii="Cambria Math" w:eastAsia="Times New Roman" w:hAnsi="Cambria Math" w:cs="Arial"/>
                                <w:sz w:val="20"/>
                                <w:szCs w:val="20"/>
                                <w:lang w:eastAsia="en-IE"/>
                              </w:rPr>
                              <m:t>ρ</m:t>
                            </w:ins>
                          </m:r>
                        </m:e>
                        <m:sub>
                          <m:r>
                            <w:ins w:id="1537" w:author="Coilin" w:date="2016-03-21T16:37:00Z">
                              <w:rPr>
                                <w:rFonts w:ascii="Cambria Math" w:eastAsia="Times New Roman" w:hAnsi="Cambria Math" w:cs="Arial"/>
                                <w:sz w:val="20"/>
                                <w:szCs w:val="20"/>
                                <w:lang w:eastAsia="en-IE"/>
                              </w:rPr>
                              <m:t>2</m:t>
                            </w:ins>
                          </m:r>
                        </m:sub>
                      </m:sSub>
                      <m:r>
                        <w:ins w:id="1538" w:author="Coilin" w:date="2016-03-21T16:31:00Z">
                          <w:rPr>
                            <w:rFonts w:ascii="Cambria Math" w:eastAsia="Times New Roman" w:hAnsi="Cambria Math" w:cs="Arial"/>
                            <w:sz w:val="20"/>
                            <w:szCs w:val="20"/>
                            <w:lang w:eastAsia="en-IE"/>
                          </w:rPr>
                          <m:t xml:space="preserve">CL×SI+ </m:t>
                        </w:ins>
                      </m:r>
                      <m:sSub>
                        <m:sSubPr>
                          <m:ctrlPr>
                            <w:ins w:id="1539" w:author="Coilin" w:date="2016-03-21T16:31:00Z">
                              <w:rPr>
                                <w:rFonts w:ascii="Cambria Math" w:eastAsia="Times New Roman" w:hAnsi="Cambria Math" w:cs="Arial"/>
                                <w:i/>
                                <w:sz w:val="20"/>
                                <w:szCs w:val="20"/>
                                <w:lang w:eastAsia="en-IE"/>
                              </w:rPr>
                            </w:ins>
                          </m:ctrlPr>
                        </m:sSubPr>
                        <m:e>
                          <m:r>
                            <w:ins w:id="1540" w:author="Coilin" w:date="2016-03-21T16:34:00Z">
                              <w:rPr>
                                <w:rFonts w:ascii="Cambria Math" w:eastAsia="Times New Roman" w:hAnsi="Cambria Math" w:cs="Arial"/>
                                <w:sz w:val="20"/>
                                <w:szCs w:val="20"/>
                                <w:lang w:eastAsia="en-IE"/>
                              </w:rPr>
                              <m:t>ρ</m:t>
                            </w:ins>
                          </m:r>
                        </m:e>
                        <m:sub>
                          <m:r>
                            <w:ins w:id="1541" w:author="Coilin" w:date="2016-03-21T16:31:00Z">
                              <w:rPr>
                                <w:rFonts w:ascii="Cambria Math" w:eastAsia="Times New Roman" w:hAnsi="Cambria Math" w:cs="Arial"/>
                                <w:sz w:val="20"/>
                                <w:szCs w:val="20"/>
                                <w:lang w:eastAsia="en-IE"/>
                              </w:rPr>
                              <m:t>3</m:t>
                            </w:ins>
                          </m:r>
                        </m:sub>
                      </m:sSub>
                      <m:r>
                        <w:ins w:id="1542" w:author="Coilin" w:date="2016-03-21T16:31:00Z">
                          <w:rPr>
                            <w:rFonts w:ascii="Cambria Math" w:eastAsia="Times New Roman" w:hAnsi="Cambria Math" w:cs="Arial"/>
                            <w:sz w:val="20"/>
                            <w:szCs w:val="20"/>
                            <w:lang w:eastAsia="en-IE"/>
                          </w:rPr>
                          <m:t>CL×SO</m:t>
                        </w:ins>
                      </m:r>
                    </m:oMath>
                  </m:oMathPara>
                </w:p>
              </w:tc>
              <w:tc>
                <w:tcPr>
                  <w:tcW w:w="1701" w:type="dxa"/>
                  <w:tcBorders>
                    <w:top w:val="nil"/>
                    <w:left w:val="nil"/>
                    <w:right w:val="nil"/>
                  </w:tcBorders>
                  <w:shd w:val="clear" w:color="auto" w:fill="auto"/>
                  <w:noWrap/>
                  <w:vAlign w:val="bottom"/>
                  <w:hideMark/>
                  <w:tcPrChange w:id="1543" w:author="Coilin" w:date="2016-03-21T16:52:00Z">
                    <w:tcPr>
                      <w:tcW w:w="1701" w:type="dxa"/>
                      <w:tcBorders>
                        <w:top w:val="nil"/>
                        <w:left w:val="nil"/>
                        <w:bottom w:val="nil"/>
                        <w:right w:val="nil"/>
                      </w:tcBorders>
                      <w:shd w:val="clear" w:color="auto" w:fill="auto"/>
                      <w:noWrap/>
                      <w:vAlign w:val="bottom"/>
                      <w:hideMark/>
                    </w:tcPr>
                  </w:tcPrChange>
                </w:tcPr>
                <w:p w14:paraId="36E8B4F0" w14:textId="77777777" w:rsidR="00952E56" w:rsidRPr="00472734" w:rsidRDefault="00952E56" w:rsidP="00472734">
                  <w:pPr>
                    <w:spacing w:after="0" w:line="240" w:lineRule="auto"/>
                    <w:jc w:val="center"/>
                    <w:rPr>
                      <w:ins w:id="1544" w:author="Coilin" w:date="2016-03-21T15:59:00Z"/>
                      <w:rFonts w:ascii="Arial" w:eastAsia="Times New Roman" w:hAnsi="Arial" w:cs="Arial"/>
                      <w:sz w:val="20"/>
                      <w:szCs w:val="20"/>
                      <w:lang w:eastAsia="en-IE"/>
                    </w:rPr>
                  </w:pPr>
                  <w:ins w:id="1545" w:author="Coilin" w:date="2016-03-21T15:59:00Z">
                    <w:r w:rsidRPr="00472734">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Change w:id="1546" w:author="Coilin" w:date="2016-03-21T16:52:00Z">
                    <w:tcPr>
                      <w:tcW w:w="1134" w:type="dxa"/>
                      <w:tcBorders>
                        <w:top w:val="nil"/>
                        <w:left w:val="nil"/>
                        <w:bottom w:val="nil"/>
                        <w:right w:val="nil"/>
                      </w:tcBorders>
                      <w:shd w:val="clear" w:color="auto" w:fill="auto"/>
                      <w:noWrap/>
                      <w:vAlign w:val="bottom"/>
                      <w:hideMark/>
                    </w:tcPr>
                  </w:tcPrChange>
                </w:tcPr>
                <w:p w14:paraId="187221D9" w14:textId="77777777" w:rsidR="00952E56" w:rsidRPr="00472734" w:rsidRDefault="00952E56" w:rsidP="00472734">
                  <w:pPr>
                    <w:spacing w:after="0" w:line="240" w:lineRule="auto"/>
                    <w:jc w:val="center"/>
                    <w:rPr>
                      <w:ins w:id="1547" w:author="Coilin" w:date="2016-03-21T15:59:00Z"/>
                      <w:rFonts w:ascii="Arial" w:eastAsia="Times New Roman" w:hAnsi="Arial" w:cs="Arial"/>
                      <w:sz w:val="20"/>
                      <w:szCs w:val="20"/>
                      <w:lang w:eastAsia="en-IE"/>
                    </w:rPr>
                  </w:pPr>
                  <w:ins w:id="1548" w:author="Coilin" w:date="2016-03-21T15:59:00Z">
                    <w:r w:rsidRPr="00472734">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Change w:id="1549" w:author="Coilin" w:date="2016-03-21T16:52:00Z">
                    <w:tcPr>
                      <w:tcW w:w="599" w:type="dxa"/>
                      <w:tcBorders>
                        <w:top w:val="nil"/>
                        <w:left w:val="nil"/>
                        <w:bottom w:val="nil"/>
                        <w:right w:val="nil"/>
                      </w:tcBorders>
                      <w:shd w:val="clear" w:color="auto" w:fill="auto"/>
                      <w:noWrap/>
                      <w:vAlign w:val="bottom"/>
                      <w:hideMark/>
                    </w:tcPr>
                  </w:tcPrChange>
                </w:tcPr>
                <w:p w14:paraId="6D894052" w14:textId="77777777" w:rsidR="00952E56" w:rsidRPr="00472734" w:rsidRDefault="00952E56" w:rsidP="00472734">
                  <w:pPr>
                    <w:spacing w:after="0" w:line="240" w:lineRule="auto"/>
                    <w:jc w:val="center"/>
                    <w:rPr>
                      <w:ins w:id="1550" w:author="Coilin" w:date="2016-03-21T15:59:00Z"/>
                      <w:rFonts w:ascii="Arial" w:eastAsia="Times New Roman" w:hAnsi="Arial" w:cs="Arial"/>
                      <w:sz w:val="20"/>
                      <w:szCs w:val="20"/>
                      <w:lang w:eastAsia="en-IE"/>
                    </w:rPr>
                  </w:pPr>
                  <w:ins w:id="1551" w:author="Coilin" w:date="2016-03-21T15:59:00Z">
                    <w:r w:rsidRPr="00472734">
                      <w:rPr>
                        <w:rFonts w:ascii="Arial" w:eastAsia="Times New Roman" w:hAnsi="Arial" w:cs="Arial"/>
                        <w:sz w:val="20"/>
                        <w:szCs w:val="20"/>
                        <w:lang w:eastAsia="en-IE"/>
                      </w:rPr>
                      <w:t>4046.26</w:t>
                    </w:r>
                  </w:ins>
                </w:p>
              </w:tc>
            </w:tr>
            <w:tr w:rsidR="005F7C78" w:rsidRPr="00472734" w14:paraId="331F9B09" w14:textId="77777777" w:rsidTr="00EC5C94">
              <w:trPr>
                <w:trHeight w:val="255"/>
                <w:ins w:id="1552" w:author="Coilin" w:date="2016-03-21T15:59:00Z"/>
                <w:trPrChange w:id="1553" w:author="Coilin" w:date="2016-03-21T16:52:00Z">
                  <w:trPr>
                    <w:trHeight w:val="255"/>
                  </w:trPr>
                </w:trPrChange>
              </w:trPr>
              <w:tc>
                <w:tcPr>
                  <w:tcW w:w="419" w:type="dxa"/>
                  <w:tcBorders>
                    <w:top w:val="nil"/>
                    <w:left w:val="nil"/>
                    <w:bottom w:val="single" w:sz="4" w:space="0" w:color="auto"/>
                    <w:right w:val="nil"/>
                  </w:tcBorders>
                  <w:vAlign w:val="bottom"/>
                  <w:tcPrChange w:id="1554" w:author="Coilin" w:date="2016-03-21T16:52:00Z">
                    <w:tcPr>
                      <w:tcW w:w="5279" w:type="dxa"/>
                      <w:tcBorders>
                        <w:top w:val="nil"/>
                        <w:left w:val="nil"/>
                        <w:bottom w:val="nil"/>
                        <w:right w:val="nil"/>
                      </w:tcBorders>
                    </w:tcPr>
                  </w:tcPrChange>
                </w:tcPr>
                <w:p w14:paraId="0C70D9A4" w14:textId="5D115B6D" w:rsidR="005F7C78" w:rsidRPr="00AA2D87" w:rsidRDefault="005F7C78">
                  <w:pPr>
                    <w:spacing w:after="0" w:line="240" w:lineRule="auto"/>
                    <w:rPr>
                      <w:ins w:id="1555" w:author="Coilin" w:date="2016-03-21T16:25:00Z"/>
                      <w:rFonts w:eastAsia="Times New Roman" w:cs="Arial"/>
                      <w:sz w:val="20"/>
                      <w:szCs w:val="20"/>
                      <w:lang w:eastAsia="en-IE"/>
                      <w:rPrChange w:id="1556" w:author="Coilin" w:date="2016-03-21T16:28:00Z">
                        <w:rPr>
                          <w:ins w:id="1557" w:author="Coilin" w:date="2016-03-21T16:25:00Z"/>
                          <w:rFonts w:ascii="Arial" w:eastAsia="Times New Roman" w:hAnsi="Arial" w:cs="Arial"/>
                          <w:sz w:val="20"/>
                          <w:szCs w:val="20"/>
                          <w:lang w:eastAsia="en-IE"/>
                        </w:rPr>
                      </w:rPrChange>
                    </w:rPr>
                  </w:pPr>
                  <w:ins w:id="1558" w:author="Coilin" w:date="2016-03-21T16:28:00Z">
                    <w:r w:rsidRPr="00AA2D87">
                      <w:rPr>
                        <w:rFonts w:eastAsia="Times New Roman" w:cs="Arial"/>
                        <w:sz w:val="20"/>
                        <w:szCs w:val="20"/>
                        <w:lang w:eastAsia="en-IE"/>
                        <w:rPrChange w:id="1559" w:author="Coilin" w:date="2016-03-21T16:28:00Z">
                          <w:rPr>
                            <w:rFonts w:ascii="Arial" w:eastAsia="Times New Roman" w:hAnsi="Arial" w:cs="Arial"/>
                            <w:sz w:val="20"/>
                            <w:szCs w:val="20"/>
                            <w:lang w:eastAsia="en-IE"/>
                          </w:rPr>
                        </w:rPrChange>
                      </w:rPr>
                      <w:t>20</w:t>
                    </w:r>
                  </w:ins>
                </w:p>
              </w:tc>
              <w:tc>
                <w:tcPr>
                  <w:tcW w:w="5279" w:type="dxa"/>
                  <w:tcBorders>
                    <w:top w:val="nil"/>
                    <w:left w:val="nil"/>
                    <w:bottom w:val="single" w:sz="4" w:space="0" w:color="auto"/>
                    <w:right w:val="nil"/>
                  </w:tcBorders>
                  <w:shd w:val="clear" w:color="auto" w:fill="auto"/>
                  <w:noWrap/>
                  <w:vAlign w:val="bottom"/>
                  <w:hideMark/>
                  <w:tcPrChange w:id="1560" w:author="Coilin" w:date="2016-03-21T16:52:00Z">
                    <w:tcPr>
                      <w:tcW w:w="5279" w:type="dxa"/>
                      <w:tcBorders>
                        <w:top w:val="nil"/>
                        <w:left w:val="nil"/>
                        <w:bottom w:val="nil"/>
                        <w:right w:val="nil"/>
                      </w:tcBorders>
                      <w:shd w:val="clear" w:color="auto" w:fill="auto"/>
                      <w:noWrap/>
                      <w:vAlign w:val="bottom"/>
                      <w:hideMark/>
                    </w:tcPr>
                  </w:tcPrChange>
                </w:tcPr>
                <w:p w14:paraId="464A88E7" w14:textId="19B0B393" w:rsidR="005F7C78" w:rsidRPr="00472734" w:rsidRDefault="00696635">
                  <w:pPr>
                    <w:spacing w:after="0" w:line="240" w:lineRule="auto"/>
                    <w:rPr>
                      <w:ins w:id="1561" w:author="Coilin" w:date="2016-03-21T15:59:00Z"/>
                      <w:rFonts w:ascii="Arial" w:eastAsia="Times New Roman" w:hAnsi="Arial" w:cs="Arial"/>
                      <w:sz w:val="20"/>
                      <w:szCs w:val="20"/>
                      <w:lang w:eastAsia="en-IE"/>
                    </w:rPr>
                  </w:pPr>
                  <m:oMath>
                    <m:sSub>
                      <m:sSubPr>
                        <m:ctrlPr>
                          <w:ins w:id="1562" w:author="Coilin" w:date="2016-03-21T16:36:00Z">
                            <w:rPr>
                              <w:rFonts w:ascii="Cambria Math" w:eastAsia="Times New Roman" w:hAnsi="Cambria Math" w:cs="Arial"/>
                              <w:i/>
                              <w:sz w:val="20"/>
                              <w:szCs w:val="20"/>
                              <w:lang w:eastAsia="en-IE"/>
                            </w:rPr>
                          </w:ins>
                        </m:ctrlPr>
                      </m:sSubPr>
                      <m:e>
                        <m:r>
                          <w:ins w:id="1563" w:author="Coilin" w:date="2016-03-21T16:36:00Z">
                            <w:rPr>
                              <w:rFonts w:ascii="Cambria Math" w:eastAsia="Times New Roman" w:hAnsi="Cambria Math" w:cs="Arial"/>
                              <w:sz w:val="20"/>
                              <w:szCs w:val="20"/>
                              <w:lang w:eastAsia="en-IE"/>
                            </w:rPr>
                            <m:t>ρ</m:t>
                          </w:ins>
                        </m:r>
                      </m:e>
                      <m:sub>
                        <m:r>
                          <w:ins w:id="1564" w:author="Coilin" w:date="2016-03-21T16:36:00Z">
                            <w:rPr>
                              <w:rFonts w:ascii="Cambria Math" w:eastAsia="Times New Roman" w:hAnsi="Cambria Math" w:cs="Arial"/>
                              <w:sz w:val="20"/>
                              <w:szCs w:val="20"/>
                              <w:lang w:eastAsia="en-IE"/>
                            </w:rPr>
                            <m:t>1,j</m:t>
                          </w:ins>
                        </m:r>
                      </m:sub>
                    </m:sSub>
                    <m:r>
                      <w:ins w:id="1565" w:author="Coilin" w:date="2016-03-21T16:36:00Z">
                        <w:rPr>
                          <w:rFonts w:ascii="Cambria Math" w:eastAsia="Times New Roman" w:hAnsi="Cambria Math" w:cs="Arial"/>
                          <w:sz w:val="20"/>
                          <w:szCs w:val="20"/>
                          <w:lang w:eastAsia="en-IE"/>
                        </w:rPr>
                        <m:t>CL×W+</m:t>
                      </w:ins>
                    </m:r>
                    <m:sSub>
                      <m:sSubPr>
                        <m:ctrlPr>
                          <w:ins w:id="1566" w:author="Coilin" w:date="2016-03-21T16:36:00Z">
                            <w:rPr>
                              <w:rFonts w:ascii="Cambria Math" w:eastAsia="Times New Roman" w:hAnsi="Cambria Math" w:cs="Arial"/>
                              <w:i/>
                              <w:sz w:val="20"/>
                              <w:szCs w:val="20"/>
                              <w:lang w:eastAsia="en-IE"/>
                            </w:rPr>
                          </w:ins>
                        </m:ctrlPr>
                      </m:sSubPr>
                      <m:e>
                        <m:r>
                          <w:ins w:id="1567" w:author="Coilin" w:date="2016-03-21T16:36:00Z">
                            <w:rPr>
                              <w:rFonts w:ascii="Cambria Math" w:eastAsia="Times New Roman" w:hAnsi="Cambria Math" w:cs="Arial"/>
                              <w:sz w:val="20"/>
                              <w:szCs w:val="20"/>
                              <w:lang w:eastAsia="en-IE"/>
                            </w:rPr>
                            <m:t>ρ</m:t>
                          </w:ins>
                        </m:r>
                      </m:e>
                      <m:sub>
                        <m:r>
                          <w:ins w:id="1568" w:author="Coilin" w:date="2016-03-21T16:36:00Z">
                            <w:rPr>
                              <w:rFonts w:ascii="Cambria Math" w:eastAsia="Times New Roman" w:hAnsi="Cambria Math" w:cs="Arial"/>
                              <w:sz w:val="20"/>
                              <w:szCs w:val="20"/>
                              <w:lang w:eastAsia="en-IE"/>
                            </w:rPr>
                            <m:t>2</m:t>
                          </w:ins>
                        </m:r>
                      </m:sub>
                    </m:sSub>
                    <m:r>
                      <w:ins w:id="1569" w:author="Coilin" w:date="2016-03-21T16:36:00Z">
                        <w:rPr>
                          <w:rFonts w:ascii="Cambria Math" w:eastAsia="Times New Roman" w:hAnsi="Cambria Math" w:cs="Arial"/>
                          <w:sz w:val="20"/>
                          <w:szCs w:val="20"/>
                          <w:lang w:eastAsia="en-IE"/>
                        </w:rPr>
                        <m:t xml:space="preserve">CL×PI+ </m:t>
                      </w:ins>
                    </m:r>
                    <m:sSub>
                      <m:sSubPr>
                        <m:ctrlPr>
                          <w:ins w:id="1570" w:author="Coilin" w:date="2016-03-21T16:36:00Z">
                            <w:rPr>
                              <w:rFonts w:ascii="Cambria Math" w:eastAsia="Times New Roman" w:hAnsi="Cambria Math" w:cs="Arial"/>
                              <w:i/>
                              <w:sz w:val="20"/>
                              <w:szCs w:val="20"/>
                              <w:lang w:eastAsia="en-IE"/>
                            </w:rPr>
                          </w:ins>
                        </m:ctrlPr>
                      </m:sSubPr>
                      <m:e>
                        <m:r>
                          <w:ins w:id="1571" w:author="Coilin" w:date="2016-03-21T16:36:00Z">
                            <w:rPr>
                              <w:rFonts w:ascii="Cambria Math" w:eastAsia="Times New Roman" w:hAnsi="Cambria Math" w:cs="Arial"/>
                              <w:sz w:val="20"/>
                              <w:szCs w:val="20"/>
                              <w:lang w:eastAsia="en-IE"/>
                            </w:rPr>
                            <m:t>ρ</m:t>
                          </w:ins>
                        </m:r>
                      </m:e>
                      <m:sub>
                        <m:r>
                          <w:ins w:id="1572" w:author="Coilin" w:date="2016-03-21T16:36:00Z">
                            <w:rPr>
                              <w:rFonts w:ascii="Cambria Math" w:eastAsia="Times New Roman" w:hAnsi="Cambria Math" w:cs="Arial"/>
                              <w:sz w:val="20"/>
                              <w:szCs w:val="20"/>
                              <w:lang w:eastAsia="en-IE"/>
                            </w:rPr>
                            <m:t>3</m:t>
                          </w:ins>
                        </m:r>
                      </m:sub>
                    </m:sSub>
                    <m:r>
                      <w:ins w:id="1573" w:author="Coilin" w:date="2016-03-21T16:36:00Z">
                        <w:rPr>
                          <w:rFonts w:ascii="Cambria Math" w:eastAsia="Times New Roman" w:hAnsi="Cambria Math" w:cs="Arial"/>
                          <w:sz w:val="20"/>
                          <w:szCs w:val="20"/>
                          <w:lang w:eastAsia="en-IE"/>
                        </w:rPr>
                        <m:t xml:space="preserve">CL×SI+ </m:t>
                      </w:ins>
                    </m:r>
                    <m:sSub>
                      <m:sSubPr>
                        <m:ctrlPr>
                          <w:ins w:id="1574" w:author="Coilin" w:date="2016-03-21T16:36:00Z">
                            <w:rPr>
                              <w:rFonts w:ascii="Cambria Math" w:eastAsia="Times New Roman" w:hAnsi="Cambria Math" w:cs="Arial"/>
                              <w:i/>
                              <w:sz w:val="20"/>
                              <w:szCs w:val="20"/>
                              <w:lang w:eastAsia="en-IE"/>
                            </w:rPr>
                          </w:ins>
                        </m:ctrlPr>
                      </m:sSubPr>
                      <m:e>
                        <m:r>
                          <w:ins w:id="1575" w:author="Coilin" w:date="2016-03-21T16:36:00Z">
                            <w:rPr>
                              <w:rFonts w:ascii="Cambria Math" w:eastAsia="Times New Roman" w:hAnsi="Cambria Math" w:cs="Arial"/>
                              <w:sz w:val="20"/>
                              <w:szCs w:val="20"/>
                              <w:lang w:eastAsia="en-IE"/>
                            </w:rPr>
                            <m:t>ρ</m:t>
                          </w:ins>
                        </m:r>
                      </m:e>
                      <m:sub>
                        <m:r>
                          <w:ins w:id="1576" w:author="Coilin" w:date="2016-03-21T16:36:00Z">
                            <w:rPr>
                              <w:rFonts w:ascii="Cambria Math" w:eastAsia="Times New Roman" w:hAnsi="Cambria Math" w:cs="Arial"/>
                              <w:sz w:val="20"/>
                              <w:szCs w:val="20"/>
                              <w:lang w:eastAsia="en-IE"/>
                            </w:rPr>
                            <m:t>4</m:t>
                          </w:ins>
                        </m:r>
                      </m:sub>
                    </m:sSub>
                    <m:r>
                      <w:ins w:id="1577" w:author="Coilin" w:date="2016-03-21T16:36:00Z">
                        <w:rPr>
                          <w:rFonts w:ascii="Cambria Math" w:eastAsia="Times New Roman" w:hAnsi="Cambria Math" w:cs="Arial"/>
                          <w:sz w:val="20"/>
                          <w:szCs w:val="20"/>
                          <w:lang w:eastAsia="en-IE"/>
                        </w:rPr>
                        <m:t>CL×SO</m:t>
                      </w:ins>
                    </m:r>
                  </m:oMath>
                  <w:ins w:id="1578" w:author="Coilin" w:date="2016-03-21T16:36:00Z">
                    <w:r w:rsidR="005F7C78" w:rsidRPr="00472734">
                      <w:rPr>
                        <w:rFonts w:ascii="Arial" w:eastAsia="Times New Roman" w:hAnsi="Arial" w:cs="Arial"/>
                        <w:sz w:val="20"/>
                        <w:szCs w:val="20"/>
                        <w:lang w:eastAsia="en-IE"/>
                      </w:rPr>
                      <w:t xml:space="preserve"> </w:t>
                    </w:r>
                  </w:ins>
                </w:p>
              </w:tc>
              <w:tc>
                <w:tcPr>
                  <w:tcW w:w="1701" w:type="dxa"/>
                  <w:tcBorders>
                    <w:top w:val="nil"/>
                    <w:left w:val="nil"/>
                    <w:bottom w:val="single" w:sz="4" w:space="0" w:color="auto"/>
                    <w:right w:val="nil"/>
                  </w:tcBorders>
                  <w:shd w:val="clear" w:color="auto" w:fill="auto"/>
                  <w:noWrap/>
                  <w:vAlign w:val="bottom"/>
                  <w:hideMark/>
                  <w:tcPrChange w:id="1579" w:author="Coilin" w:date="2016-03-21T16:52:00Z">
                    <w:tcPr>
                      <w:tcW w:w="1701" w:type="dxa"/>
                      <w:tcBorders>
                        <w:top w:val="nil"/>
                        <w:left w:val="nil"/>
                        <w:bottom w:val="nil"/>
                        <w:right w:val="nil"/>
                      </w:tcBorders>
                      <w:shd w:val="clear" w:color="auto" w:fill="auto"/>
                      <w:noWrap/>
                      <w:vAlign w:val="bottom"/>
                      <w:hideMark/>
                    </w:tcPr>
                  </w:tcPrChange>
                </w:tcPr>
                <w:p w14:paraId="3472EBD2" w14:textId="0B48CDE9" w:rsidR="005F7C78" w:rsidRPr="00472734" w:rsidRDefault="005F7C78" w:rsidP="00472734">
                  <w:pPr>
                    <w:spacing w:after="0" w:line="240" w:lineRule="auto"/>
                    <w:jc w:val="center"/>
                    <w:rPr>
                      <w:ins w:id="1580" w:author="Coilin" w:date="2016-03-21T15:59:00Z"/>
                      <w:rFonts w:ascii="Arial" w:eastAsia="Times New Roman" w:hAnsi="Arial" w:cs="Arial"/>
                      <w:sz w:val="20"/>
                      <w:szCs w:val="20"/>
                      <w:lang w:eastAsia="en-IE"/>
                    </w:rPr>
                  </w:pPr>
                  <w:ins w:id="1581" w:author="Coilin" w:date="2016-03-21T16:35:00Z">
                    <w:r w:rsidRPr="00472734">
                      <w:rPr>
                        <w:rFonts w:ascii="Arial" w:eastAsia="Times New Roman" w:hAnsi="Arial" w:cs="Arial"/>
                        <w:sz w:val="20"/>
                        <w:szCs w:val="20"/>
                        <w:lang w:eastAsia="en-IE"/>
                      </w:rPr>
                      <w:t>-1990.62</w:t>
                    </w:r>
                  </w:ins>
                </w:p>
              </w:tc>
              <w:tc>
                <w:tcPr>
                  <w:tcW w:w="1134" w:type="dxa"/>
                  <w:tcBorders>
                    <w:top w:val="nil"/>
                    <w:left w:val="nil"/>
                    <w:bottom w:val="single" w:sz="4" w:space="0" w:color="auto"/>
                    <w:right w:val="nil"/>
                  </w:tcBorders>
                  <w:shd w:val="clear" w:color="auto" w:fill="auto"/>
                  <w:noWrap/>
                  <w:vAlign w:val="bottom"/>
                  <w:hideMark/>
                  <w:tcPrChange w:id="1582" w:author="Coilin" w:date="2016-03-21T16:52:00Z">
                    <w:tcPr>
                      <w:tcW w:w="1134" w:type="dxa"/>
                      <w:tcBorders>
                        <w:top w:val="nil"/>
                        <w:left w:val="nil"/>
                        <w:bottom w:val="nil"/>
                        <w:right w:val="nil"/>
                      </w:tcBorders>
                      <w:shd w:val="clear" w:color="auto" w:fill="auto"/>
                      <w:noWrap/>
                      <w:vAlign w:val="bottom"/>
                      <w:hideMark/>
                    </w:tcPr>
                  </w:tcPrChange>
                </w:tcPr>
                <w:p w14:paraId="37CDB254" w14:textId="1965682E" w:rsidR="005F7C78" w:rsidRPr="00472734" w:rsidRDefault="005F7C78" w:rsidP="00472734">
                  <w:pPr>
                    <w:spacing w:after="0" w:line="240" w:lineRule="auto"/>
                    <w:jc w:val="center"/>
                    <w:rPr>
                      <w:ins w:id="1583" w:author="Coilin" w:date="2016-03-21T15:59:00Z"/>
                      <w:rFonts w:ascii="Arial" w:eastAsia="Times New Roman" w:hAnsi="Arial" w:cs="Arial"/>
                      <w:sz w:val="20"/>
                      <w:szCs w:val="20"/>
                      <w:lang w:eastAsia="en-IE"/>
                    </w:rPr>
                  </w:pPr>
                  <w:ins w:id="1584" w:author="Coilin" w:date="2016-03-21T16:35:00Z">
                    <w:r w:rsidRPr="00472734">
                      <w:rPr>
                        <w:rFonts w:ascii="Arial" w:eastAsia="Times New Roman" w:hAnsi="Arial" w:cs="Arial"/>
                        <w:sz w:val="20"/>
                        <w:szCs w:val="20"/>
                        <w:lang w:eastAsia="en-IE"/>
                      </w:rPr>
                      <w:t>26</w:t>
                    </w:r>
                  </w:ins>
                </w:p>
              </w:tc>
              <w:tc>
                <w:tcPr>
                  <w:tcW w:w="939" w:type="dxa"/>
                  <w:tcBorders>
                    <w:top w:val="nil"/>
                    <w:left w:val="nil"/>
                    <w:bottom w:val="single" w:sz="4" w:space="0" w:color="auto"/>
                    <w:right w:val="nil"/>
                  </w:tcBorders>
                  <w:shd w:val="clear" w:color="auto" w:fill="auto"/>
                  <w:noWrap/>
                  <w:vAlign w:val="bottom"/>
                  <w:hideMark/>
                  <w:tcPrChange w:id="1585" w:author="Coilin" w:date="2016-03-21T16:52:00Z">
                    <w:tcPr>
                      <w:tcW w:w="599" w:type="dxa"/>
                      <w:tcBorders>
                        <w:top w:val="nil"/>
                        <w:left w:val="nil"/>
                        <w:bottom w:val="nil"/>
                        <w:right w:val="nil"/>
                      </w:tcBorders>
                      <w:shd w:val="clear" w:color="auto" w:fill="auto"/>
                      <w:noWrap/>
                      <w:vAlign w:val="bottom"/>
                      <w:hideMark/>
                    </w:tcPr>
                  </w:tcPrChange>
                </w:tcPr>
                <w:p w14:paraId="693F0E97" w14:textId="42D51B55" w:rsidR="005F7C78" w:rsidRPr="00472734" w:rsidRDefault="005F7C78" w:rsidP="00472734">
                  <w:pPr>
                    <w:spacing w:after="0" w:line="240" w:lineRule="auto"/>
                    <w:jc w:val="center"/>
                    <w:rPr>
                      <w:ins w:id="1586" w:author="Coilin" w:date="2016-03-21T15:59:00Z"/>
                      <w:rFonts w:ascii="Arial" w:eastAsia="Times New Roman" w:hAnsi="Arial" w:cs="Arial"/>
                      <w:sz w:val="20"/>
                      <w:szCs w:val="20"/>
                      <w:lang w:eastAsia="en-IE"/>
                    </w:rPr>
                  </w:pPr>
                  <w:ins w:id="1587" w:author="Coilin" w:date="2016-03-21T16:35:00Z">
                    <w:r w:rsidRPr="00472734">
                      <w:rPr>
                        <w:rFonts w:ascii="Arial" w:eastAsia="Times New Roman" w:hAnsi="Arial" w:cs="Arial"/>
                        <w:sz w:val="20"/>
                        <w:szCs w:val="20"/>
                        <w:lang w:eastAsia="en-IE"/>
                      </w:rPr>
                      <w:t>4033.24</w:t>
                    </w:r>
                  </w:ins>
                </w:p>
              </w:tc>
            </w:tr>
            <w:tr w:rsidR="005F7C78" w:rsidRPr="00472734" w14:paraId="71F3B2E1" w14:textId="77777777" w:rsidTr="00EC5C94">
              <w:trPr>
                <w:trHeight w:val="255"/>
                <w:ins w:id="1588" w:author="Coilin" w:date="2016-03-21T15:59:00Z"/>
                <w:trPrChange w:id="1589" w:author="Coilin" w:date="2016-03-21T16:48:00Z">
                  <w:trPr>
                    <w:trHeight w:val="255"/>
                  </w:trPr>
                </w:trPrChange>
              </w:trPr>
              <w:tc>
                <w:tcPr>
                  <w:tcW w:w="419" w:type="dxa"/>
                  <w:tcBorders>
                    <w:top w:val="single" w:sz="4" w:space="0" w:color="auto"/>
                    <w:left w:val="nil"/>
                    <w:bottom w:val="nil"/>
                    <w:right w:val="nil"/>
                  </w:tcBorders>
                  <w:tcPrChange w:id="1590" w:author="Coilin" w:date="2016-03-21T16:48:00Z">
                    <w:tcPr>
                      <w:tcW w:w="5279" w:type="dxa"/>
                      <w:tcBorders>
                        <w:top w:val="nil"/>
                        <w:left w:val="nil"/>
                        <w:bottom w:val="nil"/>
                        <w:right w:val="nil"/>
                      </w:tcBorders>
                    </w:tcPr>
                  </w:tcPrChange>
                </w:tcPr>
                <w:p w14:paraId="79C84FB7" w14:textId="04866CD7" w:rsidR="005F7C78" w:rsidRPr="00AA2D87" w:rsidRDefault="005F7C78" w:rsidP="00472734">
                  <w:pPr>
                    <w:spacing w:after="0" w:line="240" w:lineRule="auto"/>
                    <w:rPr>
                      <w:ins w:id="1591" w:author="Coilin" w:date="2016-03-21T16:25:00Z"/>
                      <w:rFonts w:eastAsia="Times New Roman" w:cs="Arial"/>
                      <w:sz w:val="20"/>
                      <w:szCs w:val="20"/>
                      <w:lang w:eastAsia="en-IE"/>
                      <w:rPrChange w:id="1592" w:author="Coilin" w:date="2016-03-21T16:28:00Z">
                        <w:rPr>
                          <w:ins w:id="1593" w:author="Coilin" w:date="2016-03-21T16:25: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1594" w:author="Coilin" w:date="2016-03-21T16:48:00Z">
                    <w:tcPr>
                      <w:tcW w:w="5279" w:type="dxa"/>
                      <w:tcBorders>
                        <w:top w:val="nil"/>
                        <w:left w:val="nil"/>
                        <w:bottom w:val="nil"/>
                        <w:right w:val="nil"/>
                      </w:tcBorders>
                      <w:shd w:val="clear" w:color="auto" w:fill="auto"/>
                      <w:noWrap/>
                      <w:vAlign w:val="bottom"/>
                    </w:tcPr>
                  </w:tcPrChange>
                </w:tcPr>
                <w:p w14:paraId="5E8B7C7D" w14:textId="31C01C29" w:rsidR="005F7C78" w:rsidRPr="00472734" w:rsidRDefault="005F7C78" w:rsidP="00472734">
                  <w:pPr>
                    <w:spacing w:after="0" w:line="240" w:lineRule="auto"/>
                    <w:rPr>
                      <w:ins w:id="1595" w:author="Coilin" w:date="2016-03-21T15:59: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1596" w:author="Coilin" w:date="2016-03-21T16:48:00Z">
                    <w:tcPr>
                      <w:tcW w:w="1701" w:type="dxa"/>
                      <w:tcBorders>
                        <w:top w:val="nil"/>
                        <w:left w:val="nil"/>
                        <w:bottom w:val="nil"/>
                        <w:right w:val="nil"/>
                      </w:tcBorders>
                      <w:shd w:val="clear" w:color="auto" w:fill="auto"/>
                      <w:noWrap/>
                      <w:vAlign w:val="bottom"/>
                    </w:tcPr>
                  </w:tcPrChange>
                </w:tcPr>
                <w:p w14:paraId="2833A78C" w14:textId="78B4236E" w:rsidR="005F7C78" w:rsidRPr="00472734" w:rsidRDefault="005F7C78" w:rsidP="00472734">
                  <w:pPr>
                    <w:spacing w:after="0" w:line="240" w:lineRule="auto"/>
                    <w:jc w:val="center"/>
                    <w:rPr>
                      <w:ins w:id="1597" w:author="Coilin" w:date="2016-03-21T15:59: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1598" w:author="Coilin" w:date="2016-03-21T16:48:00Z">
                    <w:tcPr>
                      <w:tcW w:w="1134" w:type="dxa"/>
                      <w:tcBorders>
                        <w:top w:val="nil"/>
                        <w:left w:val="nil"/>
                        <w:bottom w:val="nil"/>
                        <w:right w:val="nil"/>
                      </w:tcBorders>
                      <w:shd w:val="clear" w:color="auto" w:fill="auto"/>
                      <w:noWrap/>
                      <w:vAlign w:val="bottom"/>
                    </w:tcPr>
                  </w:tcPrChange>
                </w:tcPr>
                <w:p w14:paraId="60AF5B0F" w14:textId="4FC94DA2" w:rsidR="005F7C78" w:rsidRPr="00472734" w:rsidRDefault="005F7C78" w:rsidP="00472734">
                  <w:pPr>
                    <w:spacing w:after="0" w:line="240" w:lineRule="auto"/>
                    <w:jc w:val="center"/>
                    <w:rPr>
                      <w:ins w:id="1599" w:author="Coilin" w:date="2016-03-21T15:59: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1600" w:author="Coilin" w:date="2016-03-21T16:48:00Z">
                    <w:tcPr>
                      <w:tcW w:w="599" w:type="dxa"/>
                      <w:tcBorders>
                        <w:top w:val="nil"/>
                        <w:left w:val="nil"/>
                        <w:bottom w:val="nil"/>
                        <w:right w:val="nil"/>
                      </w:tcBorders>
                      <w:shd w:val="clear" w:color="auto" w:fill="auto"/>
                      <w:noWrap/>
                      <w:vAlign w:val="bottom"/>
                    </w:tcPr>
                  </w:tcPrChange>
                </w:tcPr>
                <w:p w14:paraId="424526F1" w14:textId="6FBA0E73" w:rsidR="005F7C78" w:rsidRPr="00472734" w:rsidRDefault="005F7C78" w:rsidP="00472734">
                  <w:pPr>
                    <w:spacing w:after="0" w:line="240" w:lineRule="auto"/>
                    <w:jc w:val="center"/>
                    <w:rPr>
                      <w:ins w:id="1601" w:author="Coilin" w:date="2016-03-21T15:59: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1602"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1603"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1604"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605" w:author="Coilin" w:date="2016-03-21T16:45:00Z">
              <w:tcPr>
                <w:tcW w:w="1240" w:type="dxa"/>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1606"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607" w:author="Coilin" w:date="2016-03-21T16:45:00Z">
              <w:tcPr>
                <w:tcW w:w="1240" w:type="dxa"/>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1608" w:author="Coilin" w:date="2016-03-21T15:51:00Z"/>
                <w:rFonts w:ascii="Arial" w:eastAsia="Times New Roman" w:hAnsi="Arial" w:cs="Arial"/>
                <w:b/>
                <w:bCs/>
                <w:sz w:val="20"/>
                <w:szCs w:val="20"/>
                <w:lang w:eastAsia="en-IE"/>
              </w:rPr>
            </w:pPr>
          </w:p>
        </w:tc>
      </w:tr>
    </w:tbl>
    <w:p w14:paraId="487BC76E" w14:textId="77777777" w:rsidR="0032718B" w:rsidDel="00D44F88" w:rsidRDefault="0032718B">
      <w:pPr>
        <w:rPr>
          <w:del w:id="1609" w:author="Coilin" w:date="2016-03-24T18:47:00Z"/>
        </w:rPr>
      </w:pPr>
    </w:p>
    <w:p w14:paraId="1B385CCC" w14:textId="77777777" w:rsidR="00D44F88" w:rsidRDefault="00D44F88" w:rsidP="000320C0">
      <w:pPr>
        <w:pStyle w:val="Textbody"/>
        <w:spacing w:after="40" w:line="480" w:lineRule="auto"/>
        <w:jc w:val="both"/>
        <w:rPr>
          <w:ins w:id="1610" w:author="Coilin" w:date="2016-03-24T18:48:00Z"/>
        </w:rPr>
      </w:pPr>
    </w:p>
    <w:p w14:paraId="60F887C4" w14:textId="77777777" w:rsidR="006E1E2A" w:rsidRDefault="006E1E2A">
      <w:pPr>
        <w:rPr>
          <w:ins w:id="1611" w:author="Coilin" w:date="2016-03-24T18:48:00Z"/>
        </w:rPr>
      </w:pPr>
    </w:p>
    <w:p w14:paraId="5C06C979" w14:textId="77777777" w:rsidR="00D44F88" w:rsidRDefault="00D44F88">
      <w:pPr>
        <w:rPr>
          <w:ins w:id="1612" w:author="Coilin" w:date="2016-03-24T18:48:00Z"/>
        </w:rPr>
      </w:pPr>
    </w:p>
    <w:p w14:paraId="642D8693" w14:textId="77777777" w:rsidR="00D44F88" w:rsidRDefault="00D44F88">
      <w:pPr>
        <w:rPr>
          <w:ins w:id="1613" w:author="Coilin" w:date="2016-03-24T18:48:00Z"/>
        </w:rPr>
      </w:pPr>
    </w:p>
    <w:p w14:paraId="270A4FEF" w14:textId="77777777" w:rsidR="00D44F88" w:rsidRDefault="00D44F88">
      <w:pPr>
        <w:rPr>
          <w:ins w:id="1614" w:author="Coilin" w:date="2016-03-24T18:48:00Z"/>
        </w:rPr>
      </w:pPr>
    </w:p>
    <w:p w14:paraId="4DFDBBDF" w14:textId="77777777" w:rsidR="00D44F88" w:rsidRDefault="00D44F88">
      <w:pPr>
        <w:rPr>
          <w:ins w:id="1615" w:author="Coilin" w:date="2016-03-24T10:24:00Z"/>
        </w:rPr>
      </w:pPr>
    </w:p>
    <w:p w14:paraId="5701EDD5" w14:textId="7B58FFBC" w:rsidR="006E1E2A" w:rsidRDefault="006E1E2A">
      <w:pPr>
        <w:rPr>
          <w:ins w:id="1616" w:author="Coilin" w:date="2016-03-24T10:25:00Z"/>
          <w:sz w:val="24"/>
          <w:szCs w:val="24"/>
        </w:rPr>
      </w:pPr>
      <w:ins w:id="1617" w:author="Coilin" w:date="2016-03-24T10:24:00Z">
        <w:r w:rsidRPr="00E7161A">
          <w:rPr>
            <w:sz w:val="24"/>
            <w:szCs w:val="24"/>
          </w:rPr>
          <w:t xml:space="preserve">Table </w:t>
        </w:r>
        <w:r>
          <w:rPr>
            <w:sz w:val="24"/>
            <w:szCs w:val="24"/>
          </w:rPr>
          <w:t xml:space="preserve">2. Multi-rig catch comparison. </w:t>
        </w:r>
      </w:ins>
      <w:ins w:id="1618" w:author="Coilin" w:date="2016-03-24T10:26:00Z">
        <w:r>
          <w:rPr>
            <w:sz w:val="24"/>
            <w:szCs w:val="24"/>
          </w:rPr>
          <w:t>Best fitting model p</w:t>
        </w:r>
      </w:ins>
      <w:ins w:id="1619" w:author="Coilin" w:date="2016-03-24T10:25:00Z">
        <w:r>
          <w:rPr>
            <w:sz w:val="24"/>
            <w:szCs w:val="24"/>
          </w:rPr>
          <w:t xml:space="preserve">arameter estimates table. </w:t>
        </w:r>
      </w:ins>
      <w:ins w:id="1620" w:author="Coilin" w:date="2016-03-24T10:26:00Z">
        <w:r>
          <w:rPr>
            <w:sz w:val="24"/>
            <w:szCs w:val="24"/>
          </w:rPr>
          <w:t xml:space="preserve">Standard errors are in parentheses below the estimate. </w:t>
        </w:r>
      </w:ins>
      <w:ins w:id="1621" w:author="Coilin" w:date="2016-03-24T10:29:00Z">
        <w:r>
          <w:rPr>
            <w:sz w:val="24"/>
            <w:szCs w:val="24"/>
          </w:rPr>
          <w:t xml:space="preserve">Intercept </w:t>
        </w:r>
      </w:ins>
      <w:ins w:id="1622" w:author="Coilin" w:date="2016-03-24T11:31:00Z">
        <w:r w:rsidR="005C7273">
          <w:rPr>
            <w:sz w:val="24"/>
            <w:szCs w:val="24"/>
          </w:rPr>
          <w:t xml:space="preserve">and baseline carapace length effects </w:t>
        </w:r>
      </w:ins>
      <w:ins w:id="1623" w:author="Coilin" w:date="2016-03-24T10:29:00Z">
        <w:r>
          <w:rPr>
            <w:sz w:val="24"/>
            <w:szCs w:val="24"/>
          </w:rPr>
          <w:t xml:space="preserve">pertains to the port outside </w:t>
        </w:r>
        <w:r w:rsidR="005B189E">
          <w:rPr>
            <w:sz w:val="24"/>
            <w:szCs w:val="24"/>
          </w:rPr>
          <w:t xml:space="preserve">net </w:t>
        </w:r>
        <w:r>
          <w:rPr>
            <w:sz w:val="24"/>
            <w:szCs w:val="24"/>
          </w:rPr>
          <w:t>position.</w:t>
        </w:r>
      </w:ins>
    </w:p>
    <w:tbl>
      <w:tblPr>
        <w:tblW w:w="7672" w:type="dxa"/>
        <w:tblLook w:val="04A0" w:firstRow="1" w:lastRow="0" w:firstColumn="1" w:lastColumn="0" w:noHBand="0" w:noVBand="1"/>
      </w:tblPr>
      <w:tblGrid>
        <w:gridCol w:w="2425"/>
        <w:gridCol w:w="1188"/>
        <w:gridCol w:w="123"/>
        <w:gridCol w:w="1230"/>
        <w:gridCol w:w="82"/>
        <w:gridCol w:w="1271"/>
        <w:gridCol w:w="41"/>
        <w:gridCol w:w="1312"/>
      </w:tblGrid>
      <w:tr w:rsidR="006E1E2A" w:rsidRPr="00674074" w14:paraId="30C8FD31" w14:textId="77777777" w:rsidTr="005C7273">
        <w:trPr>
          <w:trHeight w:val="300"/>
          <w:ins w:id="1624" w:author="Coilin" w:date="2016-03-24T10:25:00Z"/>
        </w:trPr>
        <w:tc>
          <w:tcPr>
            <w:tcW w:w="2425" w:type="dxa"/>
            <w:tcBorders>
              <w:top w:val="single" w:sz="4" w:space="0" w:color="auto"/>
              <w:bottom w:val="single" w:sz="4" w:space="0" w:color="auto"/>
            </w:tcBorders>
            <w:noWrap/>
            <w:hideMark/>
          </w:tcPr>
          <w:p w14:paraId="18BE1EA3" w14:textId="77777777" w:rsidR="006E1E2A" w:rsidRPr="00674074" w:rsidRDefault="006E1E2A" w:rsidP="005C7273">
            <w:pPr>
              <w:spacing w:after="0" w:line="240" w:lineRule="auto"/>
              <w:rPr>
                <w:ins w:id="1625" w:author="Coilin" w:date="2016-03-24T10:25:00Z"/>
                <w:rFonts w:ascii="Calibri" w:eastAsia="Times New Roman" w:hAnsi="Calibri" w:cs="Times New Roman"/>
                <w:b/>
                <w:bCs/>
                <w:color w:val="000000"/>
                <w:lang w:eastAsia="en-IE"/>
              </w:rPr>
            </w:pPr>
            <w:ins w:id="1626" w:author="Coilin" w:date="2016-03-24T10:25:00Z">
              <w:r w:rsidRPr="00674074">
                <w:rPr>
                  <w:rFonts w:ascii="Calibri" w:eastAsia="Times New Roman" w:hAnsi="Calibri" w:cs="Times New Roman"/>
                  <w:b/>
                  <w:bCs/>
                  <w:color w:val="000000"/>
                  <w:lang w:eastAsia="en-IE"/>
                </w:rPr>
                <w:t>Parameter</w:t>
              </w:r>
            </w:ins>
          </w:p>
        </w:tc>
        <w:tc>
          <w:tcPr>
            <w:tcW w:w="1188" w:type="dxa"/>
            <w:tcBorders>
              <w:top w:val="single" w:sz="4" w:space="0" w:color="auto"/>
              <w:bottom w:val="single" w:sz="4" w:space="0" w:color="auto"/>
            </w:tcBorders>
            <w:noWrap/>
            <w:hideMark/>
          </w:tcPr>
          <w:p w14:paraId="50AA1992" w14:textId="77777777" w:rsidR="006E1E2A" w:rsidRPr="00674074" w:rsidRDefault="006E1E2A" w:rsidP="005C7273">
            <w:pPr>
              <w:spacing w:after="0" w:line="240" w:lineRule="auto"/>
              <w:jc w:val="center"/>
              <w:rPr>
                <w:ins w:id="1627" w:author="Coilin" w:date="2016-03-24T10:25:00Z"/>
                <w:rFonts w:ascii="Calibri" w:eastAsia="Times New Roman" w:hAnsi="Calibri" w:cs="Times New Roman"/>
                <w:b/>
                <w:bCs/>
                <w:color w:val="000000"/>
                <w:lang w:eastAsia="en-IE"/>
              </w:rPr>
            </w:pPr>
            <w:ins w:id="1628" w:author="Coilin" w:date="2016-03-24T10:25:00Z">
              <w:r w:rsidRPr="00674074">
                <w:rPr>
                  <w:rFonts w:ascii="Calibri" w:eastAsia="Times New Roman" w:hAnsi="Calibri" w:cs="Times New Roman"/>
                  <w:b/>
                  <w:bCs/>
                  <w:color w:val="000000"/>
                  <w:lang w:eastAsia="en-IE"/>
                </w:rPr>
                <w:t>70/70</w:t>
              </w:r>
            </w:ins>
          </w:p>
        </w:tc>
        <w:tc>
          <w:tcPr>
            <w:tcW w:w="1353" w:type="dxa"/>
            <w:gridSpan w:val="2"/>
            <w:tcBorders>
              <w:top w:val="single" w:sz="4" w:space="0" w:color="auto"/>
              <w:bottom w:val="single" w:sz="4" w:space="0" w:color="auto"/>
            </w:tcBorders>
            <w:noWrap/>
            <w:hideMark/>
          </w:tcPr>
          <w:p w14:paraId="28A3E562" w14:textId="77777777" w:rsidR="006E1E2A" w:rsidRPr="00674074" w:rsidRDefault="006E1E2A" w:rsidP="005C7273">
            <w:pPr>
              <w:spacing w:after="0" w:line="240" w:lineRule="auto"/>
              <w:jc w:val="center"/>
              <w:rPr>
                <w:ins w:id="1629" w:author="Coilin" w:date="2016-03-24T10:25:00Z"/>
                <w:rFonts w:ascii="Calibri" w:eastAsia="Times New Roman" w:hAnsi="Calibri" w:cs="Times New Roman"/>
                <w:b/>
                <w:bCs/>
                <w:color w:val="000000"/>
                <w:lang w:eastAsia="en-IE"/>
              </w:rPr>
            </w:pPr>
            <w:ins w:id="1630" w:author="Coilin" w:date="2016-03-24T10:25:00Z">
              <w:r w:rsidRPr="00674074">
                <w:rPr>
                  <w:rFonts w:ascii="Calibri" w:eastAsia="Times New Roman" w:hAnsi="Calibri" w:cs="Times New Roman"/>
                  <w:b/>
                  <w:bCs/>
                  <w:color w:val="000000"/>
                  <w:lang w:eastAsia="en-IE"/>
                </w:rPr>
                <w:t>80/70</w:t>
              </w:r>
            </w:ins>
          </w:p>
        </w:tc>
        <w:tc>
          <w:tcPr>
            <w:tcW w:w="1353" w:type="dxa"/>
            <w:gridSpan w:val="2"/>
            <w:tcBorders>
              <w:top w:val="single" w:sz="4" w:space="0" w:color="auto"/>
              <w:bottom w:val="single" w:sz="4" w:space="0" w:color="auto"/>
            </w:tcBorders>
            <w:noWrap/>
            <w:hideMark/>
          </w:tcPr>
          <w:p w14:paraId="32A3B74B" w14:textId="77777777" w:rsidR="006E1E2A" w:rsidRPr="00674074" w:rsidRDefault="006E1E2A" w:rsidP="005C7273">
            <w:pPr>
              <w:spacing w:after="0" w:line="240" w:lineRule="auto"/>
              <w:jc w:val="center"/>
              <w:rPr>
                <w:ins w:id="1631" w:author="Coilin" w:date="2016-03-24T10:25:00Z"/>
                <w:rFonts w:ascii="Calibri" w:eastAsia="Times New Roman" w:hAnsi="Calibri" w:cs="Times New Roman"/>
                <w:b/>
                <w:bCs/>
                <w:color w:val="000000"/>
                <w:lang w:eastAsia="en-IE"/>
              </w:rPr>
            </w:pPr>
            <w:ins w:id="1632" w:author="Coilin" w:date="2016-03-24T10:25:00Z">
              <w:r w:rsidRPr="00674074">
                <w:rPr>
                  <w:rFonts w:ascii="Calibri" w:eastAsia="Times New Roman" w:hAnsi="Calibri" w:cs="Times New Roman"/>
                  <w:b/>
                  <w:bCs/>
                  <w:color w:val="000000"/>
                  <w:lang w:eastAsia="en-IE"/>
                </w:rPr>
                <w:t>90/70</w:t>
              </w:r>
            </w:ins>
          </w:p>
        </w:tc>
        <w:tc>
          <w:tcPr>
            <w:tcW w:w="1353" w:type="dxa"/>
            <w:gridSpan w:val="2"/>
            <w:tcBorders>
              <w:top w:val="single" w:sz="4" w:space="0" w:color="auto"/>
              <w:bottom w:val="single" w:sz="4" w:space="0" w:color="auto"/>
            </w:tcBorders>
            <w:noWrap/>
            <w:hideMark/>
          </w:tcPr>
          <w:p w14:paraId="4DBB9827" w14:textId="77777777" w:rsidR="006E1E2A" w:rsidRPr="00674074" w:rsidRDefault="006E1E2A" w:rsidP="005C7273">
            <w:pPr>
              <w:spacing w:after="0" w:line="240" w:lineRule="auto"/>
              <w:jc w:val="center"/>
              <w:rPr>
                <w:ins w:id="1633" w:author="Coilin" w:date="2016-03-24T10:25:00Z"/>
                <w:rFonts w:ascii="Calibri" w:eastAsia="Times New Roman" w:hAnsi="Calibri" w:cs="Times New Roman"/>
                <w:b/>
                <w:bCs/>
                <w:color w:val="000000"/>
                <w:lang w:eastAsia="en-IE"/>
              </w:rPr>
            </w:pPr>
            <w:ins w:id="1634" w:author="Coilin" w:date="2016-03-24T10:25:00Z">
              <w:r w:rsidRPr="00674074">
                <w:rPr>
                  <w:rFonts w:ascii="Calibri" w:eastAsia="Times New Roman" w:hAnsi="Calibri" w:cs="Times New Roman"/>
                  <w:b/>
                  <w:bCs/>
                  <w:color w:val="000000"/>
                  <w:lang w:eastAsia="en-IE"/>
                </w:rPr>
                <w:t>100/70</w:t>
              </w:r>
            </w:ins>
          </w:p>
        </w:tc>
      </w:tr>
      <w:tr w:rsidR="006E1E2A" w:rsidRPr="00674074" w14:paraId="27B42D3B" w14:textId="77777777" w:rsidTr="005C7273">
        <w:trPr>
          <w:trHeight w:val="300"/>
          <w:ins w:id="1635" w:author="Coilin" w:date="2016-03-24T10:25:00Z"/>
        </w:trPr>
        <w:tc>
          <w:tcPr>
            <w:tcW w:w="2425" w:type="dxa"/>
            <w:tcBorders>
              <w:top w:val="single" w:sz="4" w:space="0" w:color="auto"/>
            </w:tcBorders>
            <w:noWrap/>
            <w:hideMark/>
          </w:tcPr>
          <w:p w14:paraId="3B920221" w14:textId="77777777" w:rsidR="006E1E2A" w:rsidRPr="006E1E2A" w:rsidRDefault="006E1E2A">
            <w:pPr>
              <w:spacing w:after="0" w:line="240" w:lineRule="auto"/>
              <w:rPr>
                <w:ins w:id="1636" w:author="Coilin" w:date="2016-03-24T10:27:00Z"/>
                <w:rFonts w:ascii="Calibri" w:eastAsia="Times New Roman" w:hAnsi="Calibri" w:cs="Times New Roman"/>
                <w:bCs/>
                <w:color w:val="000000"/>
                <w:lang w:eastAsia="en-IE"/>
                <w:rPrChange w:id="1637" w:author="Coilin" w:date="2016-03-24T10:28:00Z">
                  <w:rPr>
                    <w:ins w:id="1638" w:author="Coilin" w:date="2016-03-24T10:27:00Z"/>
                    <w:rFonts w:ascii="Calibri" w:eastAsia="Times New Roman" w:hAnsi="Calibri" w:cs="Times New Roman"/>
                    <w:b/>
                    <w:bCs/>
                    <w:color w:val="000000"/>
                    <w:lang w:eastAsia="en-IE"/>
                  </w:rPr>
                </w:rPrChange>
              </w:rPr>
              <w:pPrChange w:id="1639" w:author="Coilin" w:date="2016-03-24T10:27:00Z">
                <w:pPr>
                  <w:spacing w:after="0" w:line="240" w:lineRule="auto"/>
                  <w:jc w:val="center"/>
                </w:pPr>
              </w:pPrChange>
            </w:pPr>
            <w:ins w:id="1640" w:author="Coilin" w:date="2016-03-24T10:25:00Z">
              <w:r w:rsidRPr="006E1E2A">
                <w:rPr>
                  <w:rFonts w:ascii="Calibri" w:eastAsia="Times New Roman" w:hAnsi="Calibri" w:cs="Times New Roman"/>
                  <w:bCs/>
                  <w:color w:val="000000"/>
                  <w:lang w:eastAsia="en-IE"/>
                  <w:rPrChange w:id="1641" w:author="Coilin" w:date="2016-03-24T10:28:00Z">
                    <w:rPr>
                      <w:rFonts w:ascii="Calibri" w:eastAsia="Times New Roman" w:hAnsi="Calibri" w:cs="Times New Roman"/>
                      <w:b/>
                      <w:bCs/>
                      <w:color w:val="000000"/>
                      <w:lang w:eastAsia="en-IE"/>
                    </w:rPr>
                  </w:rPrChange>
                </w:rPr>
                <w:t xml:space="preserve">Intercept </w:t>
              </w:r>
            </w:ins>
          </w:p>
          <w:p w14:paraId="29A5FF4B" w14:textId="6B687F62" w:rsidR="006E1E2A" w:rsidRPr="006E1E2A" w:rsidRDefault="006E1E2A" w:rsidP="006E1E2A">
            <w:pPr>
              <w:spacing w:after="0" w:line="240" w:lineRule="auto"/>
              <w:jc w:val="center"/>
              <w:rPr>
                <w:ins w:id="1642" w:author="Coilin" w:date="2016-03-24T10:25:00Z"/>
                <w:rFonts w:ascii="Calibri" w:eastAsia="Times New Roman" w:hAnsi="Calibri" w:cs="Times New Roman"/>
                <w:bCs/>
                <w:color w:val="000000"/>
                <w:lang w:eastAsia="en-IE"/>
                <w:rPrChange w:id="1643" w:author="Coilin" w:date="2016-03-24T10:28:00Z">
                  <w:rPr>
                    <w:ins w:id="1644" w:author="Coilin" w:date="2016-03-24T10:25:00Z"/>
                    <w:rFonts w:ascii="Calibri" w:eastAsia="Times New Roman" w:hAnsi="Calibri" w:cs="Times New Roman"/>
                    <w:b/>
                    <w:bCs/>
                    <w:color w:val="000000"/>
                    <w:lang w:eastAsia="en-IE"/>
                  </w:rPr>
                </w:rPrChange>
              </w:rPr>
            </w:pPr>
            <w:ins w:id="1645" w:author="Coilin" w:date="2016-03-24T10:25:00Z">
              <w:r w:rsidRPr="006E1E2A">
                <w:rPr>
                  <w:rFonts w:ascii="Calibri" w:eastAsia="Times New Roman" w:hAnsi="Calibri" w:cs="Times New Roman"/>
                  <w:bCs/>
                  <w:color w:val="000000"/>
                  <w:lang w:eastAsia="en-IE"/>
                  <w:rPrChange w:id="1646" w:author="Coilin" w:date="2016-03-24T10:28:00Z">
                    <w:rPr>
                      <w:rFonts w:ascii="Calibri" w:eastAsia="Times New Roman" w:hAnsi="Calibri" w:cs="Times New Roman"/>
                      <w:b/>
                      <w:bCs/>
                      <w:color w:val="000000"/>
                      <w:lang w:eastAsia="en-IE"/>
                    </w:rPr>
                  </w:rPrChange>
                </w:rPr>
                <w:t>(β</w:t>
              </w:r>
              <w:r w:rsidRPr="006E1E2A">
                <w:rPr>
                  <w:rFonts w:ascii="Calibri" w:eastAsia="Times New Roman" w:hAnsi="Calibri" w:cs="Times New Roman"/>
                  <w:bCs/>
                  <w:color w:val="000000"/>
                  <w:vertAlign w:val="subscript"/>
                  <w:lang w:eastAsia="en-IE"/>
                  <w:rPrChange w:id="1647" w:author="Coilin" w:date="2016-03-24T10:28:00Z">
                    <w:rPr>
                      <w:rFonts w:ascii="Calibri" w:eastAsia="Times New Roman" w:hAnsi="Calibri" w:cs="Times New Roman"/>
                      <w:b/>
                      <w:bCs/>
                      <w:color w:val="000000"/>
                      <w:vertAlign w:val="subscript"/>
                      <w:lang w:eastAsia="en-IE"/>
                    </w:rPr>
                  </w:rPrChange>
                </w:rPr>
                <w:t>0</w:t>
              </w:r>
              <w:r w:rsidRPr="006E1E2A">
                <w:rPr>
                  <w:rFonts w:ascii="Calibri" w:eastAsia="Times New Roman" w:hAnsi="Calibri" w:cs="Times New Roman"/>
                  <w:bCs/>
                  <w:color w:val="000000"/>
                  <w:lang w:eastAsia="en-IE"/>
                  <w:rPrChange w:id="1648" w:author="Coilin" w:date="2016-03-24T10:28:00Z">
                    <w:rPr>
                      <w:rFonts w:ascii="Calibri" w:eastAsia="Times New Roman" w:hAnsi="Calibri" w:cs="Times New Roman"/>
                      <w:b/>
                      <w:bCs/>
                      <w:color w:val="000000"/>
                      <w:lang w:eastAsia="en-IE"/>
                    </w:rPr>
                  </w:rPrChange>
                </w:rPr>
                <w:t>)</w:t>
              </w:r>
            </w:ins>
          </w:p>
        </w:tc>
        <w:tc>
          <w:tcPr>
            <w:tcW w:w="1188" w:type="dxa"/>
            <w:tcBorders>
              <w:top w:val="single" w:sz="4" w:space="0" w:color="auto"/>
            </w:tcBorders>
            <w:noWrap/>
            <w:hideMark/>
          </w:tcPr>
          <w:p w14:paraId="603FA674" w14:textId="77777777" w:rsidR="006E1E2A" w:rsidRDefault="006E1E2A" w:rsidP="005C7273">
            <w:pPr>
              <w:spacing w:after="0" w:line="240" w:lineRule="auto"/>
              <w:jc w:val="center"/>
              <w:rPr>
                <w:ins w:id="1649" w:author="Coilin" w:date="2016-03-24T10:25:00Z"/>
                <w:rFonts w:ascii="Calibri" w:eastAsia="Times New Roman" w:hAnsi="Calibri" w:cs="Times New Roman"/>
                <w:color w:val="000000"/>
                <w:lang w:eastAsia="en-IE"/>
              </w:rPr>
            </w:pPr>
            <w:ins w:id="1650" w:author="Coilin" w:date="2016-03-24T10:25:00Z">
              <w:r w:rsidRPr="00674074">
                <w:rPr>
                  <w:rFonts w:ascii="Calibri" w:eastAsia="Times New Roman" w:hAnsi="Calibri" w:cs="Times New Roman"/>
                  <w:color w:val="000000"/>
                  <w:lang w:eastAsia="en-IE"/>
                </w:rPr>
                <w:t>0</w:t>
              </w:r>
            </w:ins>
          </w:p>
          <w:p w14:paraId="04E1918D" w14:textId="77777777" w:rsidR="006E1E2A" w:rsidRPr="00674074" w:rsidRDefault="006E1E2A" w:rsidP="005C7273">
            <w:pPr>
              <w:spacing w:after="0" w:line="240" w:lineRule="auto"/>
              <w:jc w:val="center"/>
              <w:rPr>
                <w:ins w:id="1651" w:author="Coilin" w:date="2016-03-24T10:25:00Z"/>
                <w:rFonts w:ascii="Calibri" w:eastAsia="Times New Roman" w:hAnsi="Calibri" w:cs="Times New Roman"/>
                <w:color w:val="000000"/>
                <w:lang w:eastAsia="en-IE"/>
              </w:rPr>
            </w:pPr>
          </w:p>
        </w:tc>
        <w:tc>
          <w:tcPr>
            <w:tcW w:w="1353" w:type="dxa"/>
            <w:gridSpan w:val="2"/>
            <w:tcBorders>
              <w:top w:val="single" w:sz="4" w:space="0" w:color="auto"/>
            </w:tcBorders>
            <w:noWrap/>
            <w:hideMark/>
          </w:tcPr>
          <w:p w14:paraId="5C9986CB" w14:textId="77777777" w:rsidR="006E1E2A" w:rsidRDefault="006E1E2A" w:rsidP="005C7273">
            <w:pPr>
              <w:spacing w:after="0" w:line="240" w:lineRule="auto"/>
              <w:jc w:val="center"/>
              <w:rPr>
                <w:ins w:id="1652" w:author="Coilin" w:date="2016-03-24T10:25:00Z"/>
                <w:rFonts w:ascii="Calibri" w:eastAsia="Times New Roman" w:hAnsi="Calibri" w:cs="Times New Roman"/>
                <w:color w:val="000000"/>
                <w:lang w:eastAsia="en-IE"/>
              </w:rPr>
            </w:pPr>
            <w:ins w:id="1653" w:author="Coilin" w:date="2016-03-24T10:25:00Z">
              <w:r w:rsidRPr="00674074">
                <w:rPr>
                  <w:rFonts w:ascii="Calibri" w:eastAsia="Times New Roman" w:hAnsi="Calibri" w:cs="Times New Roman"/>
                  <w:color w:val="000000"/>
                  <w:lang w:eastAsia="en-IE"/>
                </w:rPr>
                <w:t>0.014</w:t>
              </w:r>
            </w:ins>
          </w:p>
          <w:p w14:paraId="08D4F8E9" w14:textId="77777777" w:rsidR="006E1E2A" w:rsidRPr="00674074" w:rsidRDefault="006E1E2A" w:rsidP="005C7273">
            <w:pPr>
              <w:spacing w:after="0" w:line="240" w:lineRule="auto"/>
              <w:jc w:val="center"/>
              <w:rPr>
                <w:ins w:id="1654" w:author="Coilin" w:date="2016-03-24T10:25:00Z"/>
                <w:rFonts w:ascii="Calibri" w:eastAsia="Times New Roman" w:hAnsi="Calibri" w:cs="Times New Roman"/>
                <w:color w:val="000000"/>
                <w:lang w:eastAsia="en-IE"/>
              </w:rPr>
            </w:pPr>
            <w:ins w:id="1655" w:author="Coilin" w:date="2016-03-24T10:25:00Z">
              <w:r w:rsidRPr="00674074">
                <w:rPr>
                  <w:rFonts w:ascii="Calibri" w:eastAsia="Times New Roman" w:hAnsi="Calibri" w:cs="Times New Roman"/>
                  <w:color w:val="000000"/>
                  <w:lang w:eastAsia="en-IE"/>
                </w:rPr>
                <w:t>(0.082)</w:t>
              </w:r>
            </w:ins>
          </w:p>
        </w:tc>
        <w:tc>
          <w:tcPr>
            <w:tcW w:w="1353" w:type="dxa"/>
            <w:gridSpan w:val="2"/>
            <w:tcBorders>
              <w:top w:val="single" w:sz="4" w:space="0" w:color="auto"/>
            </w:tcBorders>
            <w:noWrap/>
            <w:hideMark/>
          </w:tcPr>
          <w:p w14:paraId="6D5DA9FB" w14:textId="5E996EC3" w:rsidR="006E1E2A" w:rsidRDefault="001A0A76" w:rsidP="005C7273">
            <w:pPr>
              <w:spacing w:after="0" w:line="240" w:lineRule="auto"/>
              <w:jc w:val="center"/>
              <w:rPr>
                <w:ins w:id="1656" w:author="Coilin" w:date="2016-03-24T10:25:00Z"/>
                <w:rFonts w:ascii="Calibri" w:eastAsia="Times New Roman" w:hAnsi="Calibri" w:cs="Times New Roman"/>
                <w:color w:val="000000"/>
                <w:lang w:eastAsia="en-IE"/>
              </w:rPr>
            </w:pPr>
            <w:ins w:id="1657" w:author="Coilin" w:date="2016-03-24T11:20:00Z">
              <w:r>
                <w:rPr>
                  <w:rFonts w:ascii="Calibri" w:eastAsia="Times New Roman" w:hAnsi="Calibri" w:cs="Times New Roman"/>
                  <w:color w:val="000000"/>
                  <w:lang w:eastAsia="en-IE"/>
                </w:rPr>
                <w:t>-</w:t>
              </w:r>
            </w:ins>
            <w:ins w:id="1658" w:author="Coilin" w:date="2016-03-24T10:25:00Z">
              <w:r w:rsidR="006E1E2A" w:rsidRPr="00674074">
                <w:rPr>
                  <w:rFonts w:ascii="Calibri" w:eastAsia="Times New Roman" w:hAnsi="Calibri" w:cs="Times New Roman"/>
                  <w:color w:val="000000"/>
                  <w:lang w:eastAsia="en-IE"/>
                </w:rPr>
                <w:t>0.019</w:t>
              </w:r>
            </w:ins>
          </w:p>
          <w:p w14:paraId="3D4EE9E3" w14:textId="77777777" w:rsidR="006E1E2A" w:rsidRPr="00674074" w:rsidRDefault="006E1E2A" w:rsidP="005C7273">
            <w:pPr>
              <w:spacing w:after="0" w:line="240" w:lineRule="auto"/>
              <w:jc w:val="center"/>
              <w:rPr>
                <w:ins w:id="1659" w:author="Coilin" w:date="2016-03-24T10:25:00Z"/>
                <w:rFonts w:ascii="Calibri" w:eastAsia="Times New Roman" w:hAnsi="Calibri" w:cs="Times New Roman"/>
                <w:color w:val="000000"/>
                <w:lang w:eastAsia="en-IE"/>
              </w:rPr>
            </w:pPr>
            <w:ins w:id="1660" w:author="Coilin" w:date="2016-03-24T10:25:00Z">
              <w:r w:rsidRPr="00674074">
                <w:rPr>
                  <w:rFonts w:ascii="Calibri" w:eastAsia="Times New Roman" w:hAnsi="Calibri" w:cs="Times New Roman"/>
                  <w:color w:val="000000"/>
                  <w:lang w:eastAsia="en-IE"/>
                </w:rPr>
                <w:t>(0.068)</w:t>
              </w:r>
            </w:ins>
          </w:p>
        </w:tc>
        <w:tc>
          <w:tcPr>
            <w:tcW w:w="1353" w:type="dxa"/>
            <w:gridSpan w:val="2"/>
            <w:tcBorders>
              <w:top w:val="single" w:sz="4" w:space="0" w:color="auto"/>
            </w:tcBorders>
            <w:noWrap/>
            <w:hideMark/>
          </w:tcPr>
          <w:p w14:paraId="176F6BEE" w14:textId="62796EFA" w:rsidR="006E1E2A" w:rsidRDefault="001A0A76" w:rsidP="005C7273">
            <w:pPr>
              <w:spacing w:after="0" w:line="240" w:lineRule="auto"/>
              <w:jc w:val="center"/>
              <w:rPr>
                <w:ins w:id="1661" w:author="Coilin" w:date="2016-03-24T10:25:00Z"/>
                <w:rFonts w:ascii="Calibri" w:eastAsia="Times New Roman" w:hAnsi="Calibri" w:cs="Times New Roman"/>
                <w:color w:val="000000"/>
                <w:lang w:eastAsia="en-IE"/>
              </w:rPr>
            </w:pPr>
            <w:ins w:id="1662" w:author="Coilin" w:date="2016-03-24T11:20:00Z">
              <w:r>
                <w:rPr>
                  <w:rFonts w:ascii="Calibri" w:eastAsia="Times New Roman" w:hAnsi="Calibri" w:cs="Times New Roman"/>
                  <w:color w:val="000000"/>
                  <w:lang w:eastAsia="en-IE"/>
                </w:rPr>
                <w:t>-</w:t>
              </w:r>
            </w:ins>
            <w:ins w:id="1663" w:author="Coilin" w:date="2016-03-24T10:25:00Z">
              <w:r w:rsidR="006E1E2A" w:rsidRPr="00674074">
                <w:rPr>
                  <w:rFonts w:ascii="Calibri" w:eastAsia="Times New Roman" w:hAnsi="Calibri" w:cs="Times New Roman"/>
                  <w:color w:val="000000"/>
                  <w:lang w:eastAsia="en-IE"/>
                </w:rPr>
                <w:t>0.034</w:t>
              </w:r>
            </w:ins>
          </w:p>
          <w:p w14:paraId="288C415C" w14:textId="77777777" w:rsidR="006E1E2A" w:rsidRPr="00674074" w:rsidRDefault="006E1E2A" w:rsidP="005C7273">
            <w:pPr>
              <w:spacing w:after="0" w:line="240" w:lineRule="auto"/>
              <w:jc w:val="center"/>
              <w:rPr>
                <w:ins w:id="1664" w:author="Coilin" w:date="2016-03-24T10:25:00Z"/>
                <w:rFonts w:ascii="Calibri" w:eastAsia="Times New Roman" w:hAnsi="Calibri" w:cs="Times New Roman"/>
                <w:color w:val="000000"/>
                <w:lang w:eastAsia="en-IE"/>
              </w:rPr>
            </w:pPr>
            <w:ins w:id="1665" w:author="Coilin" w:date="2016-03-24T10:25:00Z">
              <w:r w:rsidRPr="00674074">
                <w:rPr>
                  <w:rFonts w:ascii="Calibri" w:eastAsia="Times New Roman" w:hAnsi="Calibri" w:cs="Times New Roman"/>
                  <w:color w:val="000000"/>
                  <w:lang w:eastAsia="en-IE"/>
                </w:rPr>
                <w:t>(0.086)</w:t>
              </w:r>
            </w:ins>
          </w:p>
        </w:tc>
      </w:tr>
      <w:tr w:rsidR="006E1E2A" w:rsidRPr="00674074" w14:paraId="6EFDC485" w14:textId="77777777" w:rsidTr="005C7273">
        <w:trPr>
          <w:trHeight w:val="300"/>
          <w:ins w:id="1666" w:author="Coilin" w:date="2016-03-24T10:25:00Z"/>
        </w:trPr>
        <w:tc>
          <w:tcPr>
            <w:tcW w:w="2425" w:type="dxa"/>
            <w:noWrap/>
            <w:hideMark/>
          </w:tcPr>
          <w:p w14:paraId="0E58B175" w14:textId="77777777" w:rsidR="006E1E2A" w:rsidRPr="006E1E2A" w:rsidRDefault="006E1E2A">
            <w:pPr>
              <w:spacing w:after="0" w:line="240" w:lineRule="auto"/>
              <w:rPr>
                <w:ins w:id="1667" w:author="Coilin" w:date="2016-03-24T10:25:00Z"/>
                <w:rFonts w:ascii="Calibri" w:eastAsia="Times New Roman" w:hAnsi="Calibri" w:cs="Times New Roman"/>
                <w:bCs/>
                <w:color w:val="000000"/>
                <w:lang w:eastAsia="en-IE"/>
                <w:rPrChange w:id="1668" w:author="Coilin" w:date="2016-03-24T10:28:00Z">
                  <w:rPr>
                    <w:ins w:id="1669" w:author="Coilin" w:date="2016-03-24T10:25:00Z"/>
                    <w:rFonts w:ascii="Calibri" w:eastAsia="Times New Roman" w:hAnsi="Calibri" w:cs="Times New Roman"/>
                    <w:b/>
                    <w:bCs/>
                    <w:color w:val="000000"/>
                    <w:lang w:eastAsia="en-IE"/>
                  </w:rPr>
                </w:rPrChange>
              </w:rPr>
              <w:pPrChange w:id="1670" w:author="Coilin" w:date="2016-03-24T10:27:00Z">
                <w:pPr>
                  <w:spacing w:after="0" w:line="240" w:lineRule="auto"/>
                  <w:jc w:val="center"/>
                </w:pPr>
              </w:pPrChange>
            </w:pPr>
            <w:ins w:id="1671" w:author="Coilin" w:date="2016-03-24T10:25:00Z">
              <w:r w:rsidRPr="006E1E2A">
                <w:rPr>
                  <w:rFonts w:ascii="Calibri" w:eastAsia="Times New Roman" w:hAnsi="Calibri" w:cs="Times New Roman"/>
                  <w:bCs/>
                  <w:color w:val="000000"/>
                  <w:lang w:eastAsia="en-IE"/>
                  <w:rPrChange w:id="1672" w:author="Coilin" w:date="2016-03-24T10:28:00Z">
                    <w:rPr>
                      <w:rFonts w:ascii="Calibri" w:eastAsia="Times New Roman" w:hAnsi="Calibri" w:cs="Times New Roman"/>
                      <w:b/>
                      <w:bCs/>
                      <w:color w:val="000000"/>
                      <w:lang w:eastAsia="en-IE"/>
                    </w:rPr>
                  </w:rPrChange>
                </w:rPr>
                <w:t>Port inside (PI)</w:t>
              </w:r>
            </w:ins>
          </w:p>
          <w:p w14:paraId="7B9C7EA3" w14:textId="77777777" w:rsidR="006E1E2A" w:rsidRPr="006E1E2A" w:rsidRDefault="006E1E2A" w:rsidP="006E1E2A">
            <w:pPr>
              <w:spacing w:after="0" w:line="240" w:lineRule="auto"/>
              <w:jc w:val="center"/>
              <w:rPr>
                <w:ins w:id="1673" w:author="Coilin" w:date="2016-03-24T10:25:00Z"/>
                <w:rFonts w:ascii="Calibri" w:eastAsia="Times New Roman" w:hAnsi="Calibri" w:cs="Times New Roman"/>
                <w:bCs/>
                <w:color w:val="000000"/>
                <w:lang w:eastAsia="en-IE"/>
                <w:rPrChange w:id="1674" w:author="Coilin" w:date="2016-03-24T10:28:00Z">
                  <w:rPr>
                    <w:ins w:id="1675" w:author="Coilin" w:date="2016-03-24T10:25:00Z"/>
                    <w:rFonts w:ascii="Calibri" w:eastAsia="Times New Roman" w:hAnsi="Calibri" w:cs="Times New Roman"/>
                    <w:b/>
                    <w:bCs/>
                    <w:color w:val="000000"/>
                    <w:lang w:eastAsia="en-IE"/>
                  </w:rPr>
                </w:rPrChange>
              </w:rPr>
            </w:pPr>
            <w:ins w:id="1676" w:author="Coilin" w:date="2016-03-24T10:25:00Z">
              <w:r w:rsidRPr="006E1E2A">
                <w:rPr>
                  <w:rFonts w:ascii="Calibri" w:eastAsia="Times New Roman" w:hAnsi="Calibri" w:cs="Times New Roman"/>
                  <w:bCs/>
                  <w:color w:val="000000"/>
                  <w:lang w:eastAsia="en-IE"/>
                  <w:rPrChange w:id="1677"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678" w:author="Coilin" w:date="2016-03-24T10:28:00Z">
                    <w:rPr>
                      <w:rFonts w:ascii="Calibri" w:eastAsia="Times New Roman" w:hAnsi="Calibri" w:cs="Times New Roman"/>
                      <w:b/>
                      <w:bCs/>
                      <w:color w:val="000000"/>
                      <w:vertAlign w:val="subscript"/>
                      <w:lang w:eastAsia="en-IE"/>
                    </w:rPr>
                  </w:rPrChange>
                </w:rPr>
                <w:t>1,j</w:t>
              </w:r>
              <w:r w:rsidRPr="006E1E2A">
                <w:rPr>
                  <w:rFonts w:ascii="Calibri" w:eastAsia="Times New Roman" w:hAnsi="Calibri" w:cs="Times New Roman"/>
                  <w:bCs/>
                  <w:color w:val="000000"/>
                  <w:lang w:eastAsia="en-IE"/>
                  <w:rPrChange w:id="1679"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DB328B4" w14:textId="77777777" w:rsidR="006E1E2A" w:rsidRDefault="006E1E2A" w:rsidP="005C7273">
            <w:pPr>
              <w:spacing w:after="0" w:line="240" w:lineRule="auto"/>
              <w:jc w:val="center"/>
              <w:rPr>
                <w:ins w:id="1680" w:author="Coilin" w:date="2016-03-24T10:25:00Z"/>
                <w:rFonts w:ascii="Calibri" w:eastAsia="Times New Roman" w:hAnsi="Calibri" w:cs="Times New Roman"/>
                <w:color w:val="000000"/>
                <w:lang w:eastAsia="en-IE"/>
              </w:rPr>
            </w:pPr>
            <w:ins w:id="1681" w:author="Coilin" w:date="2016-03-24T10:25:00Z">
              <w:r w:rsidRPr="00674074">
                <w:rPr>
                  <w:rFonts w:ascii="Calibri" w:eastAsia="Times New Roman" w:hAnsi="Calibri" w:cs="Times New Roman"/>
                  <w:color w:val="000000"/>
                  <w:lang w:eastAsia="en-IE"/>
                </w:rPr>
                <w:t>-0.379</w:t>
              </w:r>
            </w:ins>
          </w:p>
          <w:p w14:paraId="1D2D540A" w14:textId="77777777" w:rsidR="006E1E2A" w:rsidRPr="00674074" w:rsidRDefault="006E1E2A" w:rsidP="005C7273">
            <w:pPr>
              <w:spacing w:after="0" w:line="240" w:lineRule="auto"/>
              <w:jc w:val="center"/>
              <w:rPr>
                <w:ins w:id="1682" w:author="Coilin" w:date="2016-03-24T10:25:00Z"/>
                <w:rFonts w:ascii="Calibri" w:eastAsia="Times New Roman" w:hAnsi="Calibri" w:cs="Times New Roman"/>
                <w:color w:val="000000"/>
                <w:lang w:eastAsia="en-IE"/>
              </w:rPr>
            </w:pPr>
            <w:ins w:id="1683" w:author="Coilin" w:date="2016-03-24T10:25:00Z">
              <w:r w:rsidRPr="00674074">
                <w:rPr>
                  <w:rFonts w:ascii="Calibri" w:eastAsia="Times New Roman" w:hAnsi="Calibri" w:cs="Times New Roman"/>
                  <w:color w:val="000000"/>
                  <w:lang w:eastAsia="en-IE"/>
                </w:rPr>
                <w:t>(0.077)</w:t>
              </w:r>
            </w:ins>
          </w:p>
        </w:tc>
      </w:tr>
      <w:tr w:rsidR="006E1E2A" w:rsidRPr="00674074" w14:paraId="248C2262" w14:textId="77777777" w:rsidTr="005C7273">
        <w:trPr>
          <w:trHeight w:val="300"/>
          <w:ins w:id="1684" w:author="Coilin" w:date="2016-03-24T10:25:00Z"/>
        </w:trPr>
        <w:tc>
          <w:tcPr>
            <w:tcW w:w="2425" w:type="dxa"/>
            <w:noWrap/>
            <w:hideMark/>
          </w:tcPr>
          <w:p w14:paraId="186907B2" w14:textId="77777777" w:rsidR="006E1E2A" w:rsidRPr="006E1E2A" w:rsidRDefault="006E1E2A">
            <w:pPr>
              <w:spacing w:after="0" w:line="240" w:lineRule="auto"/>
              <w:rPr>
                <w:ins w:id="1685" w:author="Coilin" w:date="2016-03-24T10:25:00Z"/>
                <w:rFonts w:ascii="Calibri" w:eastAsia="Times New Roman" w:hAnsi="Calibri" w:cs="Times New Roman"/>
                <w:bCs/>
                <w:color w:val="000000"/>
                <w:lang w:eastAsia="en-IE"/>
                <w:rPrChange w:id="1686" w:author="Coilin" w:date="2016-03-24T10:28:00Z">
                  <w:rPr>
                    <w:ins w:id="1687" w:author="Coilin" w:date="2016-03-24T10:25:00Z"/>
                    <w:rFonts w:ascii="Calibri" w:eastAsia="Times New Roman" w:hAnsi="Calibri" w:cs="Times New Roman"/>
                    <w:b/>
                    <w:bCs/>
                    <w:color w:val="000000"/>
                    <w:lang w:eastAsia="en-IE"/>
                  </w:rPr>
                </w:rPrChange>
              </w:rPr>
              <w:pPrChange w:id="1688" w:author="Coilin" w:date="2016-03-24T10:27:00Z">
                <w:pPr>
                  <w:spacing w:after="0" w:line="240" w:lineRule="auto"/>
                  <w:jc w:val="center"/>
                </w:pPr>
              </w:pPrChange>
            </w:pPr>
            <w:ins w:id="1689" w:author="Coilin" w:date="2016-03-24T10:25:00Z">
              <w:r w:rsidRPr="006E1E2A">
                <w:rPr>
                  <w:rFonts w:ascii="Calibri" w:eastAsia="Times New Roman" w:hAnsi="Calibri" w:cs="Times New Roman"/>
                  <w:bCs/>
                  <w:color w:val="000000"/>
                  <w:lang w:eastAsia="en-IE"/>
                  <w:rPrChange w:id="1690" w:author="Coilin" w:date="2016-03-24T10:28:00Z">
                    <w:rPr>
                      <w:rFonts w:ascii="Calibri" w:eastAsia="Times New Roman" w:hAnsi="Calibri" w:cs="Times New Roman"/>
                      <w:b/>
                      <w:bCs/>
                      <w:color w:val="000000"/>
                      <w:lang w:eastAsia="en-IE"/>
                    </w:rPr>
                  </w:rPrChange>
                </w:rPr>
                <w:t>Starboard inside (SI)</w:t>
              </w:r>
            </w:ins>
          </w:p>
          <w:p w14:paraId="1059085D" w14:textId="77777777" w:rsidR="006E1E2A" w:rsidRPr="006E1E2A" w:rsidRDefault="006E1E2A" w:rsidP="006E1E2A">
            <w:pPr>
              <w:spacing w:after="0" w:line="240" w:lineRule="auto"/>
              <w:jc w:val="center"/>
              <w:rPr>
                <w:ins w:id="1691" w:author="Coilin" w:date="2016-03-24T10:25:00Z"/>
                <w:rFonts w:ascii="Calibri" w:eastAsia="Times New Roman" w:hAnsi="Calibri" w:cs="Times New Roman"/>
                <w:bCs/>
                <w:color w:val="000000"/>
                <w:lang w:eastAsia="en-IE"/>
                <w:rPrChange w:id="1692" w:author="Coilin" w:date="2016-03-24T10:28:00Z">
                  <w:rPr>
                    <w:ins w:id="1693" w:author="Coilin" w:date="2016-03-24T10:25:00Z"/>
                    <w:rFonts w:ascii="Calibri" w:eastAsia="Times New Roman" w:hAnsi="Calibri" w:cs="Times New Roman"/>
                    <w:b/>
                    <w:bCs/>
                    <w:color w:val="000000"/>
                    <w:lang w:eastAsia="en-IE"/>
                  </w:rPr>
                </w:rPrChange>
              </w:rPr>
            </w:pPr>
            <w:ins w:id="1694" w:author="Coilin" w:date="2016-03-24T10:25:00Z">
              <w:r w:rsidRPr="006E1E2A">
                <w:rPr>
                  <w:rFonts w:ascii="Calibri" w:eastAsia="Times New Roman" w:hAnsi="Calibri" w:cs="Times New Roman"/>
                  <w:bCs/>
                  <w:color w:val="000000"/>
                  <w:lang w:eastAsia="en-IE"/>
                  <w:rPrChange w:id="1695"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696" w:author="Coilin" w:date="2016-03-24T10:28:00Z">
                    <w:rPr>
                      <w:rFonts w:ascii="Calibri" w:eastAsia="Times New Roman" w:hAnsi="Calibri" w:cs="Times New Roman"/>
                      <w:b/>
                      <w:bCs/>
                      <w:color w:val="000000"/>
                      <w:vertAlign w:val="subscript"/>
                      <w:lang w:eastAsia="en-IE"/>
                    </w:rPr>
                  </w:rPrChange>
                </w:rPr>
                <w:t>2,j</w:t>
              </w:r>
              <w:r w:rsidRPr="006E1E2A">
                <w:rPr>
                  <w:rFonts w:ascii="Calibri" w:eastAsia="Times New Roman" w:hAnsi="Calibri" w:cs="Times New Roman"/>
                  <w:bCs/>
                  <w:color w:val="000000"/>
                  <w:lang w:eastAsia="en-IE"/>
                  <w:rPrChange w:id="1697"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2A2A350" w14:textId="77777777" w:rsidR="006E1E2A" w:rsidRDefault="006E1E2A" w:rsidP="005C7273">
            <w:pPr>
              <w:spacing w:after="0" w:line="240" w:lineRule="auto"/>
              <w:jc w:val="center"/>
              <w:rPr>
                <w:ins w:id="1698" w:author="Coilin" w:date="2016-03-24T10:25:00Z"/>
                <w:rFonts w:ascii="Calibri" w:eastAsia="Times New Roman" w:hAnsi="Calibri" w:cs="Times New Roman"/>
                <w:color w:val="000000"/>
                <w:lang w:eastAsia="en-IE"/>
              </w:rPr>
            </w:pPr>
            <w:ins w:id="1699" w:author="Coilin" w:date="2016-03-24T10:25:00Z">
              <w:r w:rsidRPr="00674074">
                <w:rPr>
                  <w:rFonts w:ascii="Calibri" w:eastAsia="Times New Roman" w:hAnsi="Calibri" w:cs="Times New Roman"/>
                  <w:color w:val="000000"/>
                  <w:lang w:eastAsia="en-IE"/>
                </w:rPr>
                <w:t>-0.093</w:t>
              </w:r>
            </w:ins>
          </w:p>
          <w:p w14:paraId="7460117F" w14:textId="77777777" w:rsidR="006E1E2A" w:rsidRPr="00674074" w:rsidRDefault="006E1E2A" w:rsidP="005C7273">
            <w:pPr>
              <w:spacing w:after="0" w:line="240" w:lineRule="auto"/>
              <w:jc w:val="center"/>
              <w:rPr>
                <w:ins w:id="1700" w:author="Coilin" w:date="2016-03-24T10:25:00Z"/>
                <w:rFonts w:ascii="Calibri" w:eastAsia="Times New Roman" w:hAnsi="Calibri" w:cs="Times New Roman"/>
                <w:color w:val="000000"/>
                <w:lang w:eastAsia="en-IE"/>
              </w:rPr>
            </w:pPr>
            <w:ins w:id="1701" w:author="Coilin" w:date="2016-03-24T10:25:00Z">
              <w:r w:rsidRPr="00674074">
                <w:rPr>
                  <w:rFonts w:ascii="Calibri" w:eastAsia="Times New Roman" w:hAnsi="Calibri" w:cs="Times New Roman"/>
                  <w:color w:val="000000"/>
                  <w:lang w:eastAsia="en-IE"/>
                </w:rPr>
                <w:t>(0.071)</w:t>
              </w:r>
            </w:ins>
          </w:p>
        </w:tc>
      </w:tr>
      <w:tr w:rsidR="006E1E2A" w:rsidRPr="00674074" w14:paraId="02A8C9F6" w14:textId="77777777" w:rsidTr="005C7273">
        <w:trPr>
          <w:trHeight w:val="300"/>
          <w:ins w:id="1702" w:author="Coilin" w:date="2016-03-24T10:25:00Z"/>
        </w:trPr>
        <w:tc>
          <w:tcPr>
            <w:tcW w:w="2425" w:type="dxa"/>
            <w:noWrap/>
            <w:hideMark/>
          </w:tcPr>
          <w:p w14:paraId="2F0FDD26" w14:textId="77777777" w:rsidR="006E1E2A" w:rsidRPr="006E1E2A" w:rsidRDefault="006E1E2A">
            <w:pPr>
              <w:spacing w:after="0" w:line="240" w:lineRule="auto"/>
              <w:rPr>
                <w:ins w:id="1703" w:author="Coilin" w:date="2016-03-24T10:25:00Z"/>
                <w:rFonts w:ascii="Calibri" w:eastAsia="Times New Roman" w:hAnsi="Calibri" w:cs="Times New Roman"/>
                <w:bCs/>
                <w:color w:val="000000"/>
                <w:lang w:eastAsia="en-IE"/>
                <w:rPrChange w:id="1704" w:author="Coilin" w:date="2016-03-24T10:28:00Z">
                  <w:rPr>
                    <w:ins w:id="1705" w:author="Coilin" w:date="2016-03-24T10:25:00Z"/>
                    <w:rFonts w:ascii="Calibri" w:eastAsia="Times New Roman" w:hAnsi="Calibri" w:cs="Times New Roman"/>
                    <w:b/>
                    <w:bCs/>
                    <w:color w:val="000000"/>
                    <w:lang w:eastAsia="en-IE"/>
                  </w:rPr>
                </w:rPrChange>
              </w:rPr>
              <w:pPrChange w:id="1706" w:author="Coilin" w:date="2016-03-24T10:27:00Z">
                <w:pPr>
                  <w:spacing w:after="0" w:line="240" w:lineRule="auto"/>
                  <w:jc w:val="center"/>
                </w:pPr>
              </w:pPrChange>
            </w:pPr>
            <w:ins w:id="1707" w:author="Coilin" w:date="2016-03-24T10:25:00Z">
              <w:r w:rsidRPr="006E1E2A">
                <w:rPr>
                  <w:rFonts w:ascii="Calibri" w:eastAsia="Times New Roman" w:hAnsi="Calibri" w:cs="Times New Roman"/>
                  <w:bCs/>
                  <w:color w:val="000000"/>
                  <w:lang w:eastAsia="en-IE"/>
                  <w:rPrChange w:id="1708" w:author="Coilin" w:date="2016-03-24T10:28:00Z">
                    <w:rPr>
                      <w:rFonts w:ascii="Calibri" w:eastAsia="Times New Roman" w:hAnsi="Calibri" w:cs="Times New Roman"/>
                      <w:b/>
                      <w:bCs/>
                      <w:color w:val="000000"/>
                      <w:lang w:eastAsia="en-IE"/>
                    </w:rPr>
                  </w:rPrChange>
                </w:rPr>
                <w:t>Starboard outside (SO)</w:t>
              </w:r>
            </w:ins>
          </w:p>
          <w:p w14:paraId="0EA3C297" w14:textId="77777777" w:rsidR="006E1E2A" w:rsidRPr="006E1E2A" w:rsidRDefault="006E1E2A" w:rsidP="006E1E2A">
            <w:pPr>
              <w:spacing w:after="0" w:line="240" w:lineRule="auto"/>
              <w:jc w:val="center"/>
              <w:rPr>
                <w:ins w:id="1709" w:author="Coilin" w:date="2016-03-24T10:25:00Z"/>
                <w:rFonts w:ascii="Calibri" w:eastAsia="Times New Roman" w:hAnsi="Calibri" w:cs="Times New Roman"/>
                <w:bCs/>
                <w:color w:val="000000"/>
                <w:lang w:eastAsia="en-IE"/>
                <w:rPrChange w:id="1710" w:author="Coilin" w:date="2016-03-24T10:28:00Z">
                  <w:rPr>
                    <w:ins w:id="1711" w:author="Coilin" w:date="2016-03-24T10:25:00Z"/>
                    <w:rFonts w:ascii="Calibri" w:eastAsia="Times New Roman" w:hAnsi="Calibri" w:cs="Times New Roman"/>
                    <w:b/>
                    <w:bCs/>
                    <w:color w:val="000000"/>
                    <w:lang w:eastAsia="en-IE"/>
                  </w:rPr>
                </w:rPrChange>
              </w:rPr>
            </w:pPr>
            <w:ins w:id="1712" w:author="Coilin" w:date="2016-03-24T10:25:00Z">
              <w:r w:rsidRPr="006E1E2A">
                <w:rPr>
                  <w:rFonts w:ascii="Calibri" w:eastAsia="Times New Roman" w:hAnsi="Calibri" w:cs="Times New Roman"/>
                  <w:bCs/>
                  <w:color w:val="000000"/>
                  <w:lang w:eastAsia="en-IE"/>
                  <w:rPrChange w:id="1713"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714" w:author="Coilin" w:date="2016-03-24T10:28:00Z">
                    <w:rPr>
                      <w:rFonts w:ascii="Calibri" w:eastAsia="Times New Roman" w:hAnsi="Calibri" w:cs="Times New Roman"/>
                      <w:b/>
                      <w:bCs/>
                      <w:color w:val="000000"/>
                      <w:vertAlign w:val="subscript"/>
                      <w:lang w:eastAsia="en-IE"/>
                    </w:rPr>
                  </w:rPrChange>
                </w:rPr>
                <w:t>3,j</w:t>
              </w:r>
              <w:r w:rsidRPr="006E1E2A">
                <w:rPr>
                  <w:rFonts w:ascii="Calibri" w:eastAsia="Times New Roman" w:hAnsi="Calibri" w:cs="Times New Roman"/>
                  <w:bCs/>
                  <w:color w:val="000000"/>
                  <w:lang w:eastAsia="en-IE"/>
                  <w:rPrChange w:id="1715"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B6CCEC8" w14:textId="77777777" w:rsidR="006E1E2A" w:rsidRDefault="006E1E2A" w:rsidP="005C7273">
            <w:pPr>
              <w:spacing w:after="0" w:line="240" w:lineRule="auto"/>
              <w:jc w:val="center"/>
              <w:rPr>
                <w:ins w:id="1716" w:author="Coilin" w:date="2016-03-24T10:25:00Z"/>
                <w:rFonts w:ascii="Calibri" w:eastAsia="Times New Roman" w:hAnsi="Calibri" w:cs="Times New Roman"/>
                <w:color w:val="000000"/>
                <w:lang w:eastAsia="en-IE"/>
              </w:rPr>
            </w:pPr>
            <w:ins w:id="1717" w:author="Coilin" w:date="2016-03-24T10:25:00Z">
              <w:r w:rsidRPr="00674074">
                <w:rPr>
                  <w:rFonts w:ascii="Calibri" w:eastAsia="Times New Roman" w:hAnsi="Calibri" w:cs="Times New Roman"/>
                  <w:color w:val="000000"/>
                  <w:lang w:eastAsia="en-IE"/>
                </w:rPr>
                <w:t>0.177</w:t>
              </w:r>
            </w:ins>
          </w:p>
          <w:p w14:paraId="5845A3C6" w14:textId="77777777" w:rsidR="006E1E2A" w:rsidRPr="00674074" w:rsidRDefault="006E1E2A" w:rsidP="005C7273">
            <w:pPr>
              <w:spacing w:after="0" w:line="240" w:lineRule="auto"/>
              <w:jc w:val="center"/>
              <w:rPr>
                <w:ins w:id="1718" w:author="Coilin" w:date="2016-03-24T10:25:00Z"/>
                <w:rFonts w:ascii="Calibri" w:eastAsia="Times New Roman" w:hAnsi="Calibri" w:cs="Times New Roman"/>
                <w:color w:val="000000"/>
                <w:lang w:eastAsia="en-IE"/>
              </w:rPr>
            </w:pPr>
            <w:ins w:id="1719" w:author="Coilin" w:date="2016-03-24T10:25:00Z">
              <w:r w:rsidRPr="00674074">
                <w:rPr>
                  <w:rFonts w:ascii="Calibri" w:eastAsia="Times New Roman" w:hAnsi="Calibri" w:cs="Times New Roman"/>
                  <w:color w:val="000000"/>
                  <w:lang w:eastAsia="en-IE"/>
                </w:rPr>
                <w:t>(0.077)</w:t>
              </w:r>
            </w:ins>
          </w:p>
        </w:tc>
      </w:tr>
      <w:tr w:rsidR="00B30F13" w:rsidRPr="00674074" w14:paraId="375F2927" w14:textId="77777777" w:rsidTr="009A1D4A">
        <w:trPr>
          <w:trHeight w:val="300"/>
          <w:ins w:id="1720" w:author="Coilin" w:date="2016-03-24T12:00:00Z"/>
        </w:trPr>
        <w:tc>
          <w:tcPr>
            <w:tcW w:w="2425" w:type="dxa"/>
            <w:noWrap/>
          </w:tcPr>
          <w:p w14:paraId="581260E8" w14:textId="77777777" w:rsidR="00B30F13" w:rsidRPr="00A74E99" w:rsidRDefault="00B30F13" w:rsidP="00B30F13">
            <w:pPr>
              <w:spacing w:after="0" w:line="240" w:lineRule="auto"/>
              <w:rPr>
                <w:ins w:id="1721" w:author="Coilin" w:date="2016-03-24T12:02:00Z"/>
                <w:rFonts w:ascii="Calibri" w:eastAsia="Times New Roman" w:hAnsi="Calibri" w:cs="Times New Roman"/>
                <w:bCs/>
                <w:color w:val="000000"/>
                <w:lang w:eastAsia="en-IE"/>
              </w:rPr>
            </w:pPr>
            <w:ins w:id="1722" w:author="Coilin" w:date="2016-03-24T12:02:00Z">
              <w:r w:rsidRPr="00A74E99">
                <w:rPr>
                  <w:rFonts w:ascii="Calibri" w:eastAsia="Times New Roman" w:hAnsi="Calibri" w:cs="Times New Roman"/>
                  <w:bCs/>
                  <w:color w:val="000000"/>
                  <w:lang w:eastAsia="en-IE"/>
                </w:rPr>
                <w:t>Carapace length (CL)</w:t>
              </w:r>
            </w:ins>
          </w:p>
          <w:p w14:paraId="5A128EB2" w14:textId="541C853D" w:rsidR="00B30F13" w:rsidRPr="005763DC" w:rsidRDefault="00B30F13">
            <w:pPr>
              <w:spacing w:after="0" w:line="240" w:lineRule="auto"/>
              <w:jc w:val="center"/>
              <w:rPr>
                <w:ins w:id="1723" w:author="Coilin" w:date="2016-03-24T12:00:00Z"/>
                <w:rFonts w:ascii="Calibri" w:eastAsia="Times New Roman" w:hAnsi="Calibri" w:cs="Times New Roman"/>
                <w:bCs/>
                <w:color w:val="000000"/>
                <w:lang w:eastAsia="en-IE"/>
              </w:rPr>
              <w:pPrChange w:id="1724" w:author="Coilin" w:date="2016-03-24T12:03:00Z">
                <w:pPr>
                  <w:spacing w:after="0" w:line="240" w:lineRule="auto"/>
                </w:pPr>
              </w:pPrChange>
            </w:pPr>
            <w:ins w:id="1725" w:author="Coilin" w:date="2016-03-24T12:02:00Z">
              <w:r w:rsidRPr="00A74E99">
                <w:rPr>
                  <w:rFonts w:ascii="Calibri" w:eastAsia="Times New Roman" w:hAnsi="Calibri" w:cs="Times New Roman"/>
                  <w:bCs/>
                  <w:color w:val="000000"/>
                  <w:lang w:eastAsia="en-IE"/>
                </w:rPr>
                <w:t>(β</w:t>
              </w:r>
              <w:r w:rsidRPr="00A74E99">
                <w:rPr>
                  <w:rFonts w:ascii="Calibri" w:eastAsia="Times New Roman" w:hAnsi="Calibri" w:cs="Times New Roman"/>
                  <w:bCs/>
                  <w:color w:val="000000"/>
                  <w:lang w:eastAsia="en-IE"/>
                </w:rPr>
                <w:softHyphen/>
              </w:r>
              <w:r w:rsidRPr="00A74E99">
                <w:rPr>
                  <w:rFonts w:ascii="Calibri" w:eastAsia="Times New Roman" w:hAnsi="Calibri" w:cs="Times New Roman"/>
                  <w:bCs/>
                  <w:color w:val="000000"/>
                  <w:vertAlign w:val="subscript"/>
                  <w:lang w:eastAsia="en-IE"/>
                </w:rPr>
                <w:t>1,j</w:t>
              </w:r>
              <w:r w:rsidRPr="00A74E99">
                <w:rPr>
                  <w:rFonts w:ascii="Calibri" w:eastAsia="Times New Roman" w:hAnsi="Calibri" w:cs="Times New Roman"/>
                  <w:bCs/>
                  <w:color w:val="000000"/>
                  <w:lang w:eastAsia="en-IE"/>
                </w:rPr>
                <w:t>)</w:t>
              </w:r>
            </w:ins>
          </w:p>
        </w:tc>
        <w:tc>
          <w:tcPr>
            <w:tcW w:w="1311" w:type="dxa"/>
            <w:gridSpan w:val="2"/>
            <w:noWrap/>
          </w:tcPr>
          <w:p w14:paraId="1A0C8A7C" w14:textId="77777777" w:rsidR="00B30F13" w:rsidRDefault="00B30F13" w:rsidP="00B30F13">
            <w:pPr>
              <w:spacing w:after="0" w:line="240" w:lineRule="auto"/>
              <w:jc w:val="center"/>
              <w:rPr>
                <w:ins w:id="1726" w:author="Coilin" w:date="2016-03-24T12:02:00Z"/>
                <w:rFonts w:ascii="Calibri" w:eastAsia="Times New Roman" w:hAnsi="Calibri" w:cs="Times New Roman"/>
                <w:color w:val="000000"/>
                <w:lang w:eastAsia="en-IE"/>
              </w:rPr>
            </w:pPr>
            <w:ins w:id="1727" w:author="Coilin" w:date="2016-03-24T12:02:00Z">
              <w:r w:rsidRPr="00674074">
                <w:rPr>
                  <w:rFonts w:ascii="Calibri" w:eastAsia="Times New Roman" w:hAnsi="Calibri" w:cs="Times New Roman"/>
                  <w:color w:val="000000"/>
                  <w:lang w:eastAsia="en-IE"/>
                </w:rPr>
                <w:t>0</w:t>
              </w:r>
            </w:ins>
          </w:p>
          <w:p w14:paraId="7D6DA66E" w14:textId="77777777" w:rsidR="00B30F13" w:rsidRPr="00674074" w:rsidRDefault="00B30F13" w:rsidP="00B30F13">
            <w:pPr>
              <w:spacing w:after="0" w:line="240" w:lineRule="auto"/>
              <w:jc w:val="center"/>
              <w:rPr>
                <w:ins w:id="1728" w:author="Coilin" w:date="2016-03-24T12:00:00Z"/>
                <w:rFonts w:ascii="Calibri" w:eastAsia="Times New Roman" w:hAnsi="Calibri" w:cs="Times New Roman"/>
                <w:color w:val="000000"/>
                <w:lang w:eastAsia="en-IE"/>
              </w:rPr>
            </w:pPr>
          </w:p>
        </w:tc>
        <w:tc>
          <w:tcPr>
            <w:tcW w:w="1312" w:type="dxa"/>
            <w:gridSpan w:val="2"/>
          </w:tcPr>
          <w:p w14:paraId="6E297DDA" w14:textId="77777777" w:rsidR="00B30F13" w:rsidRDefault="00B30F13" w:rsidP="00B30F13">
            <w:pPr>
              <w:spacing w:after="0" w:line="240" w:lineRule="auto"/>
              <w:jc w:val="center"/>
              <w:rPr>
                <w:ins w:id="1729" w:author="Coilin" w:date="2016-03-24T12:02:00Z"/>
                <w:rFonts w:ascii="Calibri" w:eastAsia="Times New Roman" w:hAnsi="Calibri" w:cs="Times New Roman"/>
                <w:color w:val="000000"/>
                <w:lang w:eastAsia="en-IE"/>
              </w:rPr>
            </w:pPr>
            <w:ins w:id="1730"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0.671</w:t>
              </w:r>
            </w:ins>
          </w:p>
          <w:p w14:paraId="7296C178" w14:textId="48CE06FC" w:rsidR="00B30F13" w:rsidRPr="00674074" w:rsidRDefault="00B30F13" w:rsidP="00B30F13">
            <w:pPr>
              <w:spacing w:after="0" w:line="240" w:lineRule="auto"/>
              <w:jc w:val="center"/>
              <w:rPr>
                <w:ins w:id="1731" w:author="Coilin" w:date="2016-03-24T12:00:00Z"/>
                <w:rFonts w:ascii="Calibri" w:eastAsia="Times New Roman" w:hAnsi="Calibri" w:cs="Times New Roman"/>
                <w:color w:val="000000"/>
                <w:lang w:eastAsia="en-IE"/>
              </w:rPr>
            </w:pPr>
            <w:ins w:id="1732" w:author="Coilin" w:date="2016-03-24T12:02:00Z">
              <w:r w:rsidRPr="00674074">
                <w:rPr>
                  <w:rFonts w:ascii="Calibri" w:eastAsia="Times New Roman" w:hAnsi="Calibri" w:cs="Times New Roman"/>
                  <w:color w:val="000000"/>
                  <w:lang w:eastAsia="en-IE"/>
                </w:rPr>
                <w:t>(0.235)</w:t>
              </w:r>
            </w:ins>
          </w:p>
        </w:tc>
        <w:tc>
          <w:tcPr>
            <w:tcW w:w="1312" w:type="dxa"/>
            <w:gridSpan w:val="2"/>
          </w:tcPr>
          <w:p w14:paraId="22EED5E1" w14:textId="77777777" w:rsidR="00B30F13" w:rsidRDefault="00B30F13" w:rsidP="00B30F13">
            <w:pPr>
              <w:spacing w:after="0" w:line="240" w:lineRule="auto"/>
              <w:jc w:val="center"/>
              <w:rPr>
                <w:ins w:id="1733" w:author="Coilin" w:date="2016-03-24T12:02:00Z"/>
                <w:rFonts w:ascii="Calibri" w:eastAsia="Times New Roman" w:hAnsi="Calibri" w:cs="Times New Roman"/>
                <w:color w:val="000000"/>
                <w:lang w:eastAsia="en-IE"/>
              </w:rPr>
            </w:pPr>
            <w:ins w:id="1734"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0.073</w:t>
              </w:r>
            </w:ins>
          </w:p>
          <w:p w14:paraId="1C890E02" w14:textId="3F8FD488" w:rsidR="00B30F13" w:rsidRPr="00674074" w:rsidRDefault="00B30F13" w:rsidP="00B30F13">
            <w:pPr>
              <w:spacing w:after="0" w:line="240" w:lineRule="auto"/>
              <w:jc w:val="center"/>
              <w:rPr>
                <w:ins w:id="1735" w:author="Coilin" w:date="2016-03-24T12:00:00Z"/>
                <w:rFonts w:ascii="Calibri" w:eastAsia="Times New Roman" w:hAnsi="Calibri" w:cs="Times New Roman"/>
                <w:color w:val="000000"/>
                <w:lang w:eastAsia="en-IE"/>
              </w:rPr>
            </w:pPr>
            <w:ins w:id="1736" w:author="Coilin" w:date="2016-03-24T12:02:00Z">
              <w:r w:rsidRPr="00674074">
                <w:rPr>
                  <w:rFonts w:ascii="Calibri" w:eastAsia="Times New Roman" w:hAnsi="Calibri" w:cs="Times New Roman"/>
                  <w:color w:val="000000"/>
                  <w:lang w:eastAsia="en-IE"/>
                </w:rPr>
                <w:t>(0.198)</w:t>
              </w:r>
            </w:ins>
          </w:p>
        </w:tc>
        <w:tc>
          <w:tcPr>
            <w:tcW w:w="1312" w:type="dxa"/>
          </w:tcPr>
          <w:p w14:paraId="0BD93D4D" w14:textId="77777777" w:rsidR="00B30F13" w:rsidRDefault="00B30F13" w:rsidP="00B30F13">
            <w:pPr>
              <w:spacing w:after="0" w:line="240" w:lineRule="auto"/>
              <w:jc w:val="center"/>
              <w:rPr>
                <w:ins w:id="1737" w:author="Coilin" w:date="2016-03-24T12:02:00Z"/>
                <w:rFonts w:ascii="Calibri" w:eastAsia="Times New Roman" w:hAnsi="Calibri" w:cs="Times New Roman"/>
                <w:color w:val="000000"/>
                <w:lang w:eastAsia="en-IE"/>
              </w:rPr>
            </w:pPr>
            <w:ins w:id="1738"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0.211</w:t>
              </w:r>
            </w:ins>
          </w:p>
          <w:p w14:paraId="14F9347C" w14:textId="281168EC" w:rsidR="00B30F13" w:rsidRPr="00674074" w:rsidRDefault="00B30F13" w:rsidP="00B30F13">
            <w:pPr>
              <w:spacing w:after="0" w:line="240" w:lineRule="auto"/>
              <w:jc w:val="center"/>
              <w:rPr>
                <w:ins w:id="1739" w:author="Coilin" w:date="2016-03-24T12:00:00Z"/>
                <w:rFonts w:ascii="Calibri" w:eastAsia="Times New Roman" w:hAnsi="Calibri" w:cs="Times New Roman"/>
                <w:color w:val="000000"/>
                <w:lang w:eastAsia="en-IE"/>
              </w:rPr>
            </w:pPr>
            <w:ins w:id="1740" w:author="Coilin" w:date="2016-03-24T12:02:00Z">
              <w:r w:rsidRPr="00674074">
                <w:rPr>
                  <w:rFonts w:ascii="Calibri" w:eastAsia="Times New Roman" w:hAnsi="Calibri" w:cs="Times New Roman"/>
                  <w:color w:val="000000"/>
                  <w:lang w:eastAsia="en-IE"/>
                </w:rPr>
                <w:t>(0.218)</w:t>
              </w:r>
            </w:ins>
          </w:p>
        </w:tc>
      </w:tr>
      <w:tr w:rsidR="00B30F13" w:rsidRPr="00674074" w14:paraId="15D86CFE" w14:textId="77777777" w:rsidTr="005C7273">
        <w:trPr>
          <w:trHeight w:val="300"/>
          <w:ins w:id="1741" w:author="Coilin" w:date="2016-03-24T10:25:00Z"/>
        </w:trPr>
        <w:tc>
          <w:tcPr>
            <w:tcW w:w="2425" w:type="dxa"/>
            <w:noWrap/>
            <w:hideMark/>
          </w:tcPr>
          <w:p w14:paraId="20588C7B" w14:textId="77777777" w:rsidR="00B30F13" w:rsidRPr="006E1E2A" w:rsidRDefault="00B30F13">
            <w:pPr>
              <w:spacing w:after="0" w:line="240" w:lineRule="auto"/>
              <w:rPr>
                <w:ins w:id="1742" w:author="Coilin" w:date="2016-03-24T10:25:00Z"/>
                <w:rFonts w:ascii="Calibri" w:eastAsia="Times New Roman" w:hAnsi="Calibri" w:cs="Times New Roman"/>
                <w:bCs/>
                <w:color w:val="000000"/>
                <w:lang w:eastAsia="en-IE"/>
                <w:rPrChange w:id="1743" w:author="Coilin" w:date="2016-03-24T10:28:00Z">
                  <w:rPr>
                    <w:ins w:id="1744" w:author="Coilin" w:date="2016-03-24T10:25:00Z"/>
                    <w:rFonts w:ascii="Calibri" w:eastAsia="Times New Roman" w:hAnsi="Calibri" w:cs="Times New Roman"/>
                    <w:b/>
                    <w:bCs/>
                    <w:color w:val="000000"/>
                    <w:lang w:eastAsia="en-IE"/>
                  </w:rPr>
                </w:rPrChange>
              </w:rPr>
              <w:pPrChange w:id="1745" w:author="Coilin" w:date="2016-03-24T10:27:00Z">
                <w:pPr>
                  <w:spacing w:after="0" w:line="240" w:lineRule="auto"/>
                  <w:jc w:val="center"/>
                </w:pPr>
              </w:pPrChange>
            </w:pPr>
            <w:ins w:id="1746" w:author="Coilin" w:date="2016-03-24T10:25:00Z">
              <w:r w:rsidRPr="006E1E2A">
                <w:rPr>
                  <w:rFonts w:ascii="Calibri" w:eastAsia="Times New Roman" w:hAnsi="Calibri" w:cs="Times New Roman"/>
                  <w:bCs/>
                  <w:color w:val="000000"/>
                  <w:lang w:eastAsia="en-IE"/>
                  <w:rPrChange w:id="1747" w:author="Coilin" w:date="2016-03-24T10:28:00Z">
                    <w:rPr>
                      <w:rFonts w:ascii="Calibri" w:eastAsia="Times New Roman" w:hAnsi="Calibri" w:cs="Times New Roman"/>
                      <w:b/>
                      <w:bCs/>
                      <w:color w:val="000000"/>
                      <w:lang w:eastAsia="en-IE"/>
                    </w:rPr>
                  </w:rPrChange>
                </w:rPr>
                <w:t>PI x CL</w:t>
              </w:r>
            </w:ins>
          </w:p>
          <w:p w14:paraId="00120150" w14:textId="77777777" w:rsidR="00B30F13" w:rsidRPr="006E1E2A" w:rsidRDefault="00B30F13" w:rsidP="00B30F13">
            <w:pPr>
              <w:spacing w:after="0" w:line="240" w:lineRule="auto"/>
              <w:jc w:val="center"/>
              <w:rPr>
                <w:ins w:id="1748" w:author="Coilin" w:date="2016-03-24T10:25:00Z"/>
                <w:rFonts w:ascii="Calibri" w:eastAsia="Times New Roman" w:hAnsi="Calibri" w:cs="Times New Roman"/>
                <w:bCs/>
                <w:color w:val="000000"/>
                <w:lang w:eastAsia="en-IE"/>
                <w:rPrChange w:id="1749" w:author="Coilin" w:date="2016-03-24T10:28:00Z">
                  <w:rPr>
                    <w:ins w:id="1750" w:author="Coilin" w:date="2016-03-24T10:25:00Z"/>
                    <w:rFonts w:ascii="Calibri" w:eastAsia="Times New Roman" w:hAnsi="Calibri" w:cs="Times New Roman"/>
                    <w:b/>
                    <w:bCs/>
                    <w:color w:val="000000"/>
                    <w:lang w:eastAsia="en-IE"/>
                  </w:rPr>
                </w:rPrChange>
              </w:rPr>
            </w:pPr>
            <w:ins w:id="1751" w:author="Coilin" w:date="2016-03-24T10:25:00Z">
              <w:r w:rsidRPr="006E1E2A">
                <w:rPr>
                  <w:rFonts w:ascii="Calibri" w:eastAsia="Times New Roman" w:hAnsi="Calibri" w:cs="Times New Roman"/>
                  <w:bCs/>
                  <w:color w:val="000000"/>
                  <w:lang w:eastAsia="en-IE"/>
                  <w:rPrChange w:id="1752"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753"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754"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DC90E23" w14:textId="77777777" w:rsidR="00B30F13" w:rsidRDefault="00B30F13" w:rsidP="00B30F13">
            <w:pPr>
              <w:spacing w:after="0" w:line="240" w:lineRule="auto"/>
              <w:jc w:val="center"/>
              <w:rPr>
                <w:ins w:id="1755" w:author="Coilin" w:date="2016-03-24T10:25:00Z"/>
                <w:rFonts w:ascii="Calibri" w:eastAsia="Times New Roman" w:hAnsi="Calibri" w:cs="Times New Roman"/>
                <w:color w:val="000000"/>
                <w:lang w:eastAsia="en-IE"/>
              </w:rPr>
            </w:pPr>
            <w:ins w:id="1756" w:author="Coilin" w:date="2016-03-24T10:25:00Z">
              <w:r w:rsidRPr="00674074">
                <w:rPr>
                  <w:rFonts w:ascii="Calibri" w:eastAsia="Times New Roman" w:hAnsi="Calibri" w:cs="Times New Roman"/>
                  <w:color w:val="000000"/>
                  <w:lang w:eastAsia="en-IE"/>
                </w:rPr>
                <w:t>0.299</w:t>
              </w:r>
            </w:ins>
          </w:p>
          <w:p w14:paraId="353037C6" w14:textId="77777777" w:rsidR="00B30F13" w:rsidRPr="00674074" w:rsidRDefault="00B30F13" w:rsidP="00B30F13">
            <w:pPr>
              <w:spacing w:after="0" w:line="240" w:lineRule="auto"/>
              <w:jc w:val="center"/>
              <w:rPr>
                <w:ins w:id="1757" w:author="Coilin" w:date="2016-03-24T10:25:00Z"/>
                <w:rFonts w:ascii="Calibri" w:eastAsia="Times New Roman" w:hAnsi="Calibri" w:cs="Times New Roman"/>
                <w:color w:val="000000"/>
                <w:lang w:eastAsia="en-IE"/>
              </w:rPr>
            </w:pPr>
            <w:ins w:id="1758" w:author="Coilin" w:date="2016-03-24T10:25:00Z">
              <w:r w:rsidRPr="00674074">
                <w:rPr>
                  <w:rFonts w:ascii="Calibri" w:eastAsia="Times New Roman" w:hAnsi="Calibri" w:cs="Times New Roman"/>
                  <w:color w:val="000000"/>
                  <w:lang w:eastAsia="en-IE"/>
                </w:rPr>
                <w:t>(0.073)</w:t>
              </w:r>
            </w:ins>
          </w:p>
        </w:tc>
      </w:tr>
      <w:tr w:rsidR="00B30F13" w:rsidRPr="00674074" w14:paraId="76CCD815" w14:textId="77777777" w:rsidTr="005C7273">
        <w:trPr>
          <w:trHeight w:val="300"/>
          <w:ins w:id="1759" w:author="Coilin" w:date="2016-03-24T10:25:00Z"/>
        </w:trPr>
        <w:tc>
          <w:tcPr>
            <w:tcW w:w="2425" w:type="dxa"/>
            <w:noWrap/>
            <w:hideMark/>
          </w:tcPr>
          <w:p w14:paraId="2AD9F962" w14:textId="77777777" w:rsidR="00B30F13" w:rsidRPr="006E1E2A" w:rsidRDefault="00B30F13">
            <w:pPr>
              <w:spacing w:after="0" w:line="240" w:lineRule="auto"/>
              <w:rPr>
                <w:ins w:id="1760" w:author="Coilin" w:date="2016-03-24T10:25:00Z"/>
                <w:rFonts w:ascii="Calibri" w:eastAsia="Times New Roman" w:hAnsi="Calibri" w:cs="Times New Roman"/>
                <w:bCs/>
                <w:color w:val="000000"/>
                <w:lang w:eastAsia="en-IE"/>
                <w:rPrChange w:id="1761" w:author="Coilin" w:date="2016-03-24T10:28:00Z">
                  <w:rPr>
                    <w:ins w:id="1762" w:author="Coilin" w:date="2016-03-24T10:25:00Z"/>
                    <w:rFonts w:ascii="Calibri" w:eastAsia="Times New Roman" w:hAnsi="Calibri" w:cs="Times New Roman"/>
                    <w:b/>
                    <w:bCs/>
                    <w:color w:val="000000"/>
                    <w:lang w:eastAsia="en-IE"/>
                  </w:rPr>
                </w:rPrChange>
              </w:rPr>
              <w:pPrChange w:id="1763" w:author="Coilin" w:date="2016-03-24T10:27:00Z">
                <w:pPr>
                  <w:spacing w:after="0" w:line="240" w:lineRule="auto"/>
                  <w:jc w:val="center"/>
                </w:pPr>
              </w:pPrChange>
            </w:pPr>
            <w:ins w:id="1764" w:author="Coilin" w:date="2016-03-24T10:25:00Z">
              <w:r w:rsidRPr="006E1E2A">
                <w:rPr>
                  <w:rFonts w:ascii="Calibri" w:eastAsia="Times New Roman" w:hAnsi="Calibri" w:cs="Times New Roman"/>
                  <w:bCs/>
                  <w:color w:val="000000"/>
                  <w:lang w:eastAsia="en-IE"/>
                  <w:rPrChange w:id="1765" w:author="Coilin" w:date="2016-03-24T10:28:00Z">
                    <w:rPr>
                      <w:rFonts w:ascii="Calibri" w:eastAsia="Times New Roman" w:hAnsi="Calibri" w:cs="Times New Roman"/>
                      <w:b/>
                      <w:bCs/>
                      <w:color w:val="000000"/>
                      <w:lang w:eastAsia="en-IE"/>
                    </w:rPr>
                  </w:rPrChange>
                </w:rPr>
                <w:t>SI x CL</w:t>
              </w:r>
            </w:ins>
          </w:p>
          <w:p w14:paraId="0740E56B" w14:textId="77777777" w:rsidR="00B30F13" w:rsidRPr="006E1E2A" w:rsidRDefault="00B30F13" w:rsidP="00B30F13">
            <w:pPr>
              <w:spacing w:after="0" w:line="240" w:lineRule="auto"/>
              <w:jc w:val="center"/>
              <w:rPr>
                <w:ins w:id="1766" w:author="Coilin" w:date="2016-03-24T10:25:00Z"/>
                <w:rFonts w:ascii="Calibri" w:eastAsia="Times New Roman" w:hAnsi="Calibri" w:cs="Times New Roman"/>
                <w:bCs/>
                <w:color w:val="000000"/>
                <w:lang w:eastAsia="en-IE"/>
                <w:rPrChange w:id="1767" w:author="Coilin" w:date="2016-03-24T10:28:00Z">
                  <w:rPr>
                    <w:ins w:id="1768" w:author="Coilin" w:date="2016-03-24T10:25:00Z"/>
                    <w:rFonts w:ascii="Calibri" w:eastAsia="Times New Roman" w:hAnsi="Calibri" w:cs="Times New Roman"/>
                    <w:b/>
                    <w:bCs/>
                    <w:color w:val="000000"/>
                    <w:lang w:eastAsia="en-IE"/>
                  </w:rPr>
                </w:rPrChange>
              </w:rPr>
            </w:pPr>
            <w:ins w:id="1769" w:author="Coilin" w:date="2016-03-24T10:25:00Z">
              <w:r w:rsidRPr="006E1E2A">
                <w:rPr>
                  <w:rFonts w:ascii="Calibri" w:eastAsia="Times New Roman" w:hAnsi="Calibri" w:cs="Times New Roman"/>
                  <w:bCs/>
                  <w:color w:val="000000"/>
                  <w:lang w:eastAsia="en-IE"/>
                  <w:rPrChange w:id="1770"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771" w:author="Coilin" w:date="2016-03-24T10:28:00Z">
                    <w:rPr>
                      <w:rFonts w:ascii="Calibri" w:eastAsia="Times New Roman" w:hAnsi="Calibri" w:cs="Times New Roman"/>
                      <w:b/>
                      <w:bCs/>
                      <w:color w:val="000000"/>
                      <w:vertAlign w:val="subscript"/>
                      <w:lang w:eastAsia="en-IE"/>
                    </w:rPr>
                  </w:rPrChange>
                </w:rPr>
                <w:t>2</w:t>
              </w:r>
              <w:r w:rsidRPr="006E1E2A">
                <w:rPr>
                  <w:rFonts w:ascii="Calibri" w:eastAsia="Times New Roman" w:hAnsi="Calibri" w:cs="Times New Roman"/>
                  <w:bCs/>
                  <w:color w:val="000000"/>
                  <w:lang w:eastAsia="en-IE"/>
                  <w:rPrChange w:id="1772"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FADF1EA" w14:textId="77777777" w:rsidR="00B30F13" w:rsidRDefault="00B30F13" w:rsidP="00B30F13">
            <w:pPr>
              <w:spacing w:after="0" w:line="240" w:lineRule="auto"/>
              <w:jc w:val="center"/>
              <w:rPr>
                <w:ins w:id="1773" w:author="Coilin" w:date="2016-03-24T10:25:00Z"/>
                <w:rFonts w:ascii="Calibri" w:eastAsia="Times New Roman" w:hAnsi="Calibri" w:cs="Times New Roman"/>
                <w:color w:val="000000"/>
                <w:lang w:eastAsia="en-IE"/>
              </w:rPr>
            </w:pPr>
            <w:ins w:id="1774" w:author="Coilin" w:date="2016-03-24T10:25:00Z">
              <w:r w:rsidRPr="00674074">
                <w:rPr>
                  <w:rFonts w:ascii="Calibri" w:eastAsia="Times New Roman" w:hAnsi="Calibri" w:cs="Times New Roman"/>
                  <w:color w:val="000000"/>
                  <w:lang w:eastAsia="en-IE"/>
                </w:rPr>
                <w:t>0.036</w:t>
              </w:r>
            </w:ins>
          </w:p>
          <w:p w14:paraId="2F26991E" w14:textId="77777777" w:rsidR="00B30F13" w:rsidRPr="00674074" w:rsidRDefault="00B30F13" w:rsidP="00B30F13">
            <w:pPr>
              <w:spacing w:after="0" w:line="240" w:lineRule="auto"/>
              <w:jc w:val="center"/>
              <w:rPr>
                <w:ins w:id="1775" w:author="Coilin" w:date="2016-03-24T10:25:00Z"/>
                <w:rFonts w:ascii="Calibri" w:eastAsia="Times New Roman" w:hAnsi="Calibri" w:cs="Times New Roman"/>
                <w:color w:val="000000"/>
                <w:lang w:eastAsia="en-IE"/>
              </w:rPr>
            </w:pPr>
            <w:ins w:id="1776" w:author="Coilin" w:date="2016-03-24T10:25:00Z">
              <w:r w:rsidRPr="00674074">
                <w:rPr>
                  <w:rFonts w:ascii="Calibri" w:eastAsia="Times New Roman" w:hAnsi="Calibri" w:cs="Times New Roman"/>
                  <w:color w:val="000000"/>
                  <w:lang w:eastAsia="en-IE"/>
                </w:rPr>
                <w:t>(0.058)</w:t>
              </w:r>
            </w:ins>
          </w:p>
        </w:tc>
      </w:tr>
      <w:tr w:rsidR="00B30F13" w:rsidRPr="00674074" w14:paraId="32FBA138" w14:textId="77777777" w:rsidTr="005C7273">
        <w:trPr>
          <w:trHeight w:val="300"/>
          <w:ins w:id="1777" w:author="Coilin" w:date="2016-03-24T10:25:00Z"/>
        </w:trPr>
        <w:tc>
          <w:tcPr>
            <w:tcW w:w="2425" w:type="dxa"/>
            <w:noWrap/>
            <w:hideMark/>
          </w:tcPr>
          <w:p w14:paraId="2B8A82B5" w14:textId="77777777" w:rsidR="00B30F13" w:rsidRPr="006E1E2A" w:rsidRDefault="00B30F13">
            <w:pPr>
              <w:spacing w:after="0" w:line="240" w:lineRule="auto"/>
              <w:rPr>
                <w:ins w:id="1778" w:author="Coilin" w:date="2016-03-24T10:25:00Z"/>
                <w:rFonts w:ascii="Calibri" w:eastAsia="Times New Roman" w:hAnsi="Calibri" w:cs="Times New Roman"/>
                <w:bCs/>
                <w:color w:val="000000"/>
                <w:lang w:eastAsia="en-IE"/>
                <w:rPrChange w:id="1779" w:author="Coilin" w:date="2016-03-24T10:28:00Z">
                  <w:rPr>
                    <w:ins w:id="1780" w:author="Coilin" w:date="2016-03-24T10:25:00Z"/>
                    <w:rFonts w:ascii="Calibri" w:eastAsia="Times New Roman" w:hAnsi="Calibri" w:cs="Times New Roman"/>
                    <w:b/>
                    <w:bCs/>
                    <w:color w:val="000000"/>
                    <w:lang w:eastAsia="en-IE"/>
                  </w:rPr>
                </w:rPrChange>
              </w:rPr>
              <w:pPrChange w:id="1781" w:author="Coilin" w:date="2016-03-24T10:27:00Z">
                <w:pPr>
                  <w:spacing w:after="0" w:line="240" w:lineRule="auto"/>
                  <w:jc w:val="center"/>
                </w:pPr>
              </w:pPrChange>
            </w:pPr>
            <w:ins w:id="1782" w:author="Coilin" w:date="2016-03-24T10:25:00Z">
              <w:r w:rsidRPr="006E1E2A">
                <w:rPr>
                  <w:rFonts w:ascii="Calibri" w:eastAsia="Times New Roman" w:hAnsi="Calibri" w:cs="Times New Roman"/>
                  <w:bCs/>
                  <w:color w:val="000000"/>
                  <w:lang w:eastAsia="en-IE"/>
                  <w:rPrChange w:id="1783" w:author="Coilin" w:date="2016-03-24T10:28:00Z">
                    <w:rPr>
                      <w:rFonts w:ascii="Calibri" w:eastAsia="Times New Roman" w:hAnsi="Calibri" w:cs="Times New Roman"/>
                      <w:b/>
                      <w:bCs/>
                      <w:color w:val="000000"/>
                      <w:lang w:eastAsia="en-IE"/>
                    </w:rPr>
                  </w:rPrChange>
                </w:rPr>
                <w:t>SO x CL</w:t>
              </w:r>
            </w:ins>
          </w:p>
          <w:p w14:paraId="7BC534F0" w14:textId="77777777" w:rsidR="00B30F13" w:rsidRPr="006E1E2A" w:rsidRDefault="00B30F13" w:rsidP="00B30F13">
            <w:pPr>
              <w:spacing w:after="0" w:line="240" w:lineRule="auto"/>
              <w:jc w:val="center"/>
              <w:rPr>
                <w:ins w:id="1784" w:author="Coilin" w:date="2016-03-24T10:25:00Z"/>
                <w:rFonts w:ascii="Calibri" w:eastAsia="Times New Roman" w:hAnsi="Calibri" w:cs="Times New Roman"/>
                <w:bCs/>
                <w:color w:val="000000"/>
                <w:lang w:eastAsia="en-IE"/>
                <w:rPrChange w:id="1785" w:author="Coilin" w:date="2016-03-24T10:28:00Z">
                  <w:rPr>
                    <w:ins w:id="1786" w:author="Coilin" w:date="2016-03-24T10:25:00Z"/>
                    <w:rFonts w:ascii="Calibri" w:eastAsia="Times New Roman" w:hAnsi="Calibri" w:cs="Times New Roman"/>
                    <w:b/>
                    <w:bCs/>
                    <w:color w:val="000000"/>
                    <w:lang w:eastAsia="en-IE"/>
                  </w:rPr>
                </w:rPrChange>
              </w:rPr>
            </w:pPr>
            <w:ins w:id="1787" w:author="Coilin" w:date="2016-03-24T10:25:00Z">
              <w:r w:rsidRPr="006E1E2A">
                <w:rPr>
                  <w:rFonts w:ascii="Calibri" w:eastAsia="Times New Roman" w:hAnsi="Calibri" w:cs="Times New Roman"/>
                  <w:bCs/>
                  <w:color w:val="000000"/>
                  <w:lang w:eastAsia="en-IE"/>
                  <w:rPrChange w:id="1788" w:author="Coilin" w:date="2016-03-24T10:28:00Z">
                    <w:rPr>
                      <w:rFonts w:ascii="Calibri" w:eastAsia="Times New Roman" w:hAnsi="Calibri" w:cs="Times New Roman"/>
                      <w:b/>
                      <w:bCs/>
                      <w:color w:val="000000"/>
                      <w:lang w:eastAsia="en-IE"/>
                    </w:rPr>
                  </w:rPrChange>
                </w:rPr>
                <w:lastRenderedPageBreak/>
                <w:t>(ρ</w:t>
              </w:r>
              <w:r w:rsidRPr="006E1E2A">
                <w:rPr>
                  <w:rFonts w:ascii="Calibri" w:eastAsia="Times New Roman" w:hAnsi="Calibri" w:cs="Times New Roman"/>
                  <w:bCs/>
                  <w:color w:val="000000"/>
                  <w:vertAlign w:val="subscript"/>
                  <w:lang w:eastAsia="en-IE"/>
                  <w:rPrChange w:id="1789" w:author="Coilin" w:date="2016-03-24T10:28:00Z">
                    <w:rPr>
                      <w:rFonts w:ascii="Calibri" w:eastAsia="Times New Roman" w:hAnsi="Calibri" w:cs="Times New Roman"/>
                      <w:b/>
                      <w:bCs/>
                      <w:color w:val="000000"/>
                      <w:vertAlign w:val="subscript"/>
                      <w:lang w:eastAsia="en-IE"/>
                    </w:rPr>
                  </w:rPrChange>
                </w:rPr>
                <w:t>3</w:t>
              </w:r>
              <w:r w:rsidRPr="006E1E2A">
                <w:rPr>
                  <w:rFonts w:ascii="Calibri" w:eastAsia="Times New Roman" w:hAnsi="Calibri" w:cs="Times New Roman"/>
                  <w:bCs/>
                  <w:color w:val="000000"/>
                  <w:lang w:eastAsia="en-IE"/>
                  <w:rPrChange w:id="1790"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78CDD90" w14:textId="77777777" w:rsidR="00B30F13" w:rsidRDefault="00B30F13" w:rsidP="00B30F13">
            <w:pPr>
              <w:spacing w:after="0" w:line="240" w:lineRule="auto"/>
              <w:jc w:val="center"/>
              <w:rPr>
                <w:ins w:id="1791" w:author="Coilin" w:date="2016-03-24T10:25:00Z"/>
                <w:rFonts w:ascii="Calibri" w:eastAsia="Times New Roman" w:hAnsi="Calibri" w:cs="Times New Roman"/>
                <w:color w:val="000000"/>
                <w:lang w:eastAsia="en-IE"/>
              </w:rPr>
            </w:pPr>
            <w:ins w:id="1792" w:author="Coilin" w:date="2016-03-24T10:25:00Z">
              <w:r w:rsidRPr="00674074">
                <w:rPr>
                  <w:rFonts w:ascii="Calibri" w:eastAsia="Times New Roman" w:hAnsi="Calibri" w:cs="Times New Roman"/>
                  <w:color w:val="000000"/>
                  <w:lang w:eastAsia="en-IE"/>
                </w:rPr>
                <w:lastRenderedPageBreak/>
                <w:t>0.153</w:t>
              </w:r>
            </w:ins>
          </w:p>
          <w:p w14:paraId="521CB940" w14:textId="77777777" w:rsidR="00B30F13" w:rsidRPr="00674074" w:rsidRDefault="00B30F13" w:rsidP="00B30F13">
            <w:pPr>
              <w:spacing w:after="0" w:line="240" w:lineRule="auto"/>
              <w:jc w:val="center"/>
              <w:rPr>
                <w:ins w:id="1793" w:author="Coilin" w:date="2016-03-24T10:25:00Z"/>
                <w:rFonts w:ascii="Calibri" w:eastAsia="Times New Roman" w:hAnsi="Calibri" w:cs="Times New Roman"/>
                <w:color w:val="000000"/>
                <w:lang w:eastAsia="en-IE"/>
              </w:rPr>
            </w:pPr>
            <w:ins w:id="1794" w:author="Coilin" w:date="2016-03-24T10:25:00Z">
              <w:r w:rsidRPr="00674074">
                <w:rPr>
                  <w:rFonts w:ascii="Calibri" w:eastAsia="Times New Roman" w:hAnsi="Calibri" w:cs="Times New Roman"/>
                  <w:color w:val="000000"/>
                  <w:lang w:eastAsia="en-IE"/>
                </w:rPr>
                <w:lastRenderedPageBreak/>
                <w:t>(0.05)</w:t>
              </w:r>
            </w:ins>
          </w:p>
        </w:tc>
      </w:tr>
      <w:tr w:rsidR="00B30F13" w:rsidRPr="00674074" w14:paraId="65D48441" w14:textId="77777777" w:rsidTr="005C7273">
        <w:trPr>
          <w:trHeight w:val="300"/>
          <w:ins w:id="1795" w:author="Coilin" w:date="2016-03-24T10:25:00Z"/>
        </w:trPr>
        <w:tc>
          <w:tcPr>
            <w:tcW w:w="2425" w:type="dxa"/>
            <w:noWrap/>
            <w:hideMark/>
          </w:tcPr>
          <w:p w14:paraId="7A64BA6E" w14:textId="77777777" w:rsidR="00B30F13" w:rsidRPr="006E1E2A" w:rsidRDefault="00B30F13">
            <w:pPr>
              <w:spacing w:after="0" w:line="240" w:lineRule="auto"/>
              <w:rPr>
                <w:ins w:id="1796" w:author="Coilin" w:date="2016-03-24T10:25:00Z"/>
                <w:rFonts w:ascii="Calibri" w:eastAsia="Times New Roman" w:hAnsi="Calibri" w:cs="Times New Roman"/>
                <w:bCs/>
                <w:color w:val="000000"/>
                <w:lang w:eastAsia="en-IE"/>
                <w:rPrChange w:id="1797" w:author="Coilin" w:date="2016-03-24T10:28:00Z">
                  <w:rPr>
                    <w:ins w:id="1798" w:author="Coilin" w:date="2016-03-24T10:25:00Z"/>
                    <w:rFonts w:ascii="Calibri" w:eastAsia="Times New Roman" w:hAnsi="Calibri" w:cs="Times New Roman"/>
                    <w:b/>
                    <w:bCs/>
                    <w:color w:val="000000"/>
                    <w:lang w:eastAsia="en-IE"/>
                  </w:rPr>
                </w:rPrChange>
              </w:rPr>
              <w:pPrChange w:id="1799" w:author="Coilin" w:date="2016-03-24T10:27:00Z">
                <w:pPr>
                  <w:spacing w:after="0" w:line="240" w:lineRule="auto"/>
                  <w:jc w:val="center"/>
                </w:pPr>
              </w:pPrChange>
            </w:pPr>
            <w:ins w:id="1800" w:author="Coilin" w:date="2016-03-24T10:25:00Z">
              <w:r w:rsidRPr="006E1E2A">
                <w:rPr>
                  <w:rFonts w:ascii="Calibri" w:eastAsia="Times New Roman" w:hAnsi="Calibri" w:cs="Times New Roman"/>
                  <w:bCs/>
                  <w:color w:val="000000"/>
                  <w:lang w:eastAsia="en-IE"/>
                  <w:rPrChange w:id="1801" w:author="Coilin" w:date="2016-03-24T10:28:00Z">
                    <w:rPr>
                      <w:rFonts w:ascii="Calibri" w:eastAsia="Times New Roman" w:hAnsi="Calibri" w:cs="Times New Roman"/>
                      <w:b/>
                      <w:bCs/>
                      <w:color w:val="000000"/>
                      <w:lang w:eastAsia="en-IE"/>
                    </w:rPr>
                  </w:rPrChange>
                </w:rPr>
                <w:lastRenderedPageBreak/>
                <w:t>Cod-end weight (W)*</w:t>
              </w:r>
            </w:ins>
          </w:p>
          <w:p w14:paraId="05510D0B" w14:textId="77777777" w:rsidR="00B30F13" w:rsidRPr="006E1E2A" w:rsidRDefault="00B30F13" w:rsidP="00B30F13">
            <w:pPr>
              <w:spacing w:after="0" w:line="240" w:lineRule="auto"/>
              <w:jc w:val="center"/>
              <w:rPr>
                <w:ins w:id="1802" w:author="Coilin" w:date="2016-03-24T10:25:00Z"/>
                <w:rFonts w:ascii="Calibri" w:eastAsia="Times New Roman" w:hAnsi="Calibri" w:cs="Times New Roman"/>
                <w:bCs/>
                <w:color w:val="000000"/>
                <w:lang w:eastAsia="en-IE"/>
                <w:rPrChange w:id="1803" w:author="Coilin" w:date="2016-03-24T10:28:00Z">
                  <w:rPr>
                    <w:ins w:id="1804" w:author="Coilin" w:date="2016-03-24T10:25:00Z"/>
                    <w:rFonts w:ascii="Calibri" w:eastAsia="Times New Roman" w:hAnsi="Calibri" w:cs="Times New Roman"/>
                    <w:b/>
                    <w:bCs/>
                    <w:color w:val="000000"/>
                    <w:lang w:eastAsia="en-IE"/>
                  </w:rPr>
                </w:rPrChange>
              </w:rPr>
            </w:pPr>
            <w:ins w:id="1805" w:author="Coilin" w:date="2016-03-24T10:25:00Z">
              <w:r w:rsidRPr="006E1E2A">
                <w:rPr>
                  <w:rFonts w:ascii="Calibri" w:eastAsia="Times New Roman" w:hAnsi="Calibri" w:cs="Times New Roman"/>
                  <w:bCs/>
                  <w:color w:val="000000"/>
                  <w:lang w:eastAsia="en-IE"/>
                  <w:rPrChange w:id="1806" w:author="Coilin" w:date="2016-03-24T10:28:00Z">
                    <w:rPr>
                      <w:rFonts w:ascii="Calibri" w:eastAsia="Times New Roman" w:hAnsi="Calibri" w:cs="Times New Roman"/>
                      <w:b/>
                      <w:bCs/>
                      <w:color w:val="000000"/>
                      <w:lang w:eastAsia="en-IE"/>
                    </w:rPr>
                  </w:rPrChange>
                </w:rPr>
                <w:t>(γ</w:t>
              </w:r>
              <w:r w:rsidRPr="006E1E2A">
                <w:rPr>
                  <w:rFonts w:ascii="Calibri" w:eastAsia="Times New Roman" w:hAnsi="Calibri" w:cs="Times New Roman"/>
                  <w:bCs/>
                  <w:color w:val="000000"/>
                  <w:vertAlign w:val="subscript"/>
                  <w:lang w:eastAsia="en-IE"/>
                  <w:rPrChange w:id="1807"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808" w:author="Coilin" w:date="2016-03-24T10:28:00Z">
                    <w:rPr>
                      <w:rFonts w:ascii="Calibri" w:eastAsia="Times New Roman" w:hAnsi="Calibri" w:cs="Times New Roman"/>
                      <w:b/>
                      <w:bCs/>
                      <w:color w:val="000000"/>
                      <w:lang w:eastAsia="en-IE"/>
                    </w:rPr>
                  </w:rPrChange>
                </w:rPr>
                <w:t>)</w:t>
              </w:r>
            </w:ins>
          </w:p>
        </w:tc>
        <w:tc>
          <w:tcPr>
            <w:tcW w:w="1188" w:type="dxa"/>
            <w:noWrap/>
            <w:hideMark/>
          </w:tcPr>
          <w:p w14:paraId="116E14DF" w14:textId="77777777" w:rsidR="00B30F13" w:rsidRDefault="00B30F13" w:rsidP="00B30F13">
            <w:pPr>
              <w:spacing w:after="0" w:line="240" w:lineRule="auto"/>
              <w:jc w:val="center"/>
              <w:rPr>
                <w:ins w:id="1809" w:author="Coilin" w:date="2016-03-24T10:25:00Z"/>
                <w:rFonts w:ascii="Calibri" w:eastAsia="Times New Roman" w:hAnsi="Calibri" w:cs="Times New Roman"/>
                <w:color w:val="000000"/>
                <w:lang w:eastAsia="en-IE"/>
              </w:rPr>
            </w:pPr>
            <w:ins w:id="1810" w:author="Coilin" w:date="2016-03-24T10:25:00Z">
              <w:r w:rsidRPr="00674074">
                <w:rPr>
                  <w:rFonts w:ascii="Calibri" w:eastAsia="Times New Roman" w:hAnsi="Calibri" w:cs="Times New Roman"/>
                  <w:color w:val="000000"/>
                  <w:lang w:eastAsia="en-IE"/>
                </w:rPr>
                <w:t>0.774</w:t>
              </w:r>
            </w:ins>
          </w:p>
          <w:p w14:paraId="4723797E" w14:textId="77777777" w:rsidR="00B30F13" w:rsidRPr="00674074" w:rsidRDefault="00B30F13" w:rsidP="00B30F13">
            <w:pPr>
              <w:spacing w:after="0" w:line="240" w:lineRule="auto"/>
              <w:jc w:val="center"/>
              <w:rPr>
                <w:ins w:id="1811" w:author="Coilin" w:date="2016-03-24T10:25:00Z"/>
                <w:rFonts w:ascii="Calibri" w:eastAsia="Times New Roman" w:hAnsi="Calibri" w:cs="Times New Roman"/>
                <w:color w:val="000000"/>
                <w:lang w:eastAsia="en-IE"/>
              </w:rPr>
            </w:pPr>
            <w:ins w:id="1812" w:author="Coilin" w:date="2016-03-24T10:25:00Z">
              <w:r w:rsidRPr="00674074">
                <w:rPr>
                  <w:rFonts w:ascii="Calibri" w:eastAsia="Times New Roman" w:hAnsi="Calibri" w:cs="Times New Roman"/>
                  <w:color w:val="000000"/>
                  <w:lang w:eastAsia="en-IE"/>
                </w:rPr>
                <w:t>(0.169)</w:t>
              </w:r>
            </w:ins>
          </w:p>
        </w:tc>
        <w:tc>
          <w:tcPr>
            <w:tcW w:w="1353" w:type="dxa"/>
            <w:gridSpan w:val="2"/>
            <w:noWrap/>
            <w:hideMark/>
          </w:tcPr>
          <w:p w14:paraId="36F89F61" w14:textId="3428ED06" w:rsidR="00B30F13" w:rsidRDefault="00B30F13" w:rsidP="00B30F13">
            <w:pPr>
              <w:spacing w:after="0" w:line="240" w:lineRule="auto"/>
              <w:jc w:val="center"/>
              <w:rPr>
                <w:ins w:id="1813" w:author="Coilin" w:date="2016-03-24T10:25:00Z"/>
                <w:rFonts w:ascii="Calibri" w:eastAsia="Times New Roman" w:hAnsi="Calibri" w:cs="Times New Roman"/>
                <w:color w:val="000000"/>
                <w:lang w:eastAsia="en-IE"/>
              </w:rPr>
            </w:pPr>
            <w:ins w:id="1814" w:author="Coilin" w:date="2016-03-24T11:20:00Z">
              <w:r>
                <w:rPr>
                  <w:rFonts w:ascii="Calibri" w:eastAsia="Times New Roman" w:hAnsi="Calibri" w:cs="Times New Roman"/>
                  <w:color w:val="000000"/>
                  <w:lang w:eastAsia="en-IE"/>
                </w:rPr>
                <w:t>-</w:t>
              </w:r>
            </w:ins>
            <w:ins w:id="1815" w:author="Coilin" w:date="2016-03-24T10:25:00Z">
              <w:r w:rsidRPr="00674074">
                <w:rPr>
                  <w:rFonts w:ascii="Calibri" w:eastAsia="Times New Roman" w:hAnsi="Calibri" w:cs="Times New Roman"/>
                  <w:color w:val="000000"/>
                  <w:lang w:eastAsia="en-IE"/>
                </w:rPr>
                <w:t>0.253</w:t>
              </w:r>
            </w:ins>
          </w:p>
          <w:p w14:paraId="7B072673" w14:textId="77777777" w:rsidR="00B30F13" w:rsidRPr="00674074" w:rsidRDefault="00B30F13" w:rsidP="00B30F13">
            <w:pPr>
              <w:spacing w:after="0" w:line="240" w:lineRule="auto"/>
              <w:jc w:val="center"/>
              <w:rPr>
                <w:ins w:id="1816" w:author="Coilin" w:date="2016-03-24T10:25:00Z"/>
                <w:rFonts w:ascii="Calibri" w:eastAsia="Times New Roman" w:hAnsi="Calibri" w:cs="Times New Roman"/>
                <w:color w:val="000000"/>
                <w:lang w:eastAsia="en-IE"/>
              </w:rPr>
            </w:pPr>
            <w:ins w:id="1817" w:author="Coilin" w:date="2016-03-24T10:25:00Z">
              <w:r w:rsidRPr="00674074">
                <w:rPr>
                  <w:rFonts w:ascii="Calibri" w:eastAsia="Times New Roman" w:hAnsi="Calibri" w:cs="Times New Roman"/>
                  <w:color w:val="000000"/>
                  <w:lang w:eastAsia="en-IE"/>
                </w:rPr>
                <w:t>(0.204)</w:t>
              </w:r>
            </w:ins>
          </w:p>
        </w:tc>
        <w:tc>
          <w:tcPr>
            <w:tcW w:w="1353" w:type="dxa"/>
            <w:gridSpan w:val="2"/>
            <w:noWrap/>
            <w:hideMark/>
          </w:tcPr>
          <w:p w14:paraId="5C5AFE4A" w14:textId="77777777" w:rsidR="00B30F13" w:rsidRDefault="00B30F13" w:rsidP="00B30F13">
            <w:pPr>
              <w:spacing w:after="0" w:line="240" w:lineRule="auto"/>
              <w:jc w:val="center"/>
              <w:rPr>
                <w:ins w:id="1818" w:author="Coilin" w:date="2016-03-24T10:25:00Z"/>
                <w:rFonts w:ascii="Calibri" w:eastAsia="Times New Roman" w:hAnsi="Calibri" w:cs="Times New Roman"/>
                <w:color w:val="000000"/>
                <w:lang w:eastAsia="en-IE"/>
              </w:rPr>
            </w:pPr>
            <w:ins w:id="1819" w:author="Coilin" w:date="2016-03-24T10:25:00Z">
              <w:r w:rsidRPr="00674074">
                <w:rPr>
                  <w:rFonts w:ascii="Calibri" w:eastAsia="Times New Roman" w:hAnsi="Calibri" w:cs="Times New Roman"/>
                  <w:color w:val="000000"/>
                  <w:lang w:eastAsia="en-IE"/>
                </w:rPr>
                <w:t>0.626</w:t>
              </w:r>
            </w:ins>
          </w:p>
          <w:p w14:paraId="29DA481B" w14:textId="77777777" w:rsidR="00B30F13" w:rsidRPr="00674074" w:rsidRDefault="00B30F13" w:rsidP="00B30F13">
            <w:pPr>
              <w:spacing w:after="0" w:line="240" w:lineRule="auto"/>
              <w:jc w:val="center"/>
              <w:rPr>
                <w:ins w:id="1820" w:author="Coilin" w:date="2016-03-24T10:25:00Z"/>
                <w:rFonts w:ascii="Calibri" w:eastAsia="Times New Roman" w:hAnsi="Calibri" w:cs="Times New Roman"/>
                <w:color w:val="000000"/>
                <w:lang w:eastAsia="en-IE"/>
              </w:rPr>
            </w:pPr>
            <w:ins w:id="1821" w:author="Coilin" w:date="2016-03-24T10:25:00Z">
              <w:r w:rsidRPr="00674074">
                <w:rPr>
                  <w:rFonts w:ascii="Calibri" w:eastAsia="Times New Roman" w:hAnsi="Calibri" w:cs="Times New Roman"/>
                  <w:color w:val="000000"/>
                  <w:lang w:eastAsia="en-IE"/>
                </w:rPr>
                <w:t>(0.182)</w:t>
              </w:r>
            </w:ins>
          </w:p>
        </w:tc>
        <w:tc>
          <w:tcPr>
            <w:tcW w:w="1353" w:type="dxa"/>
            <w:gridSpan w:val="2"/>
            <w:noWrap/>
            <w:hideMark/>
          </w:tcPr>
          <w:p w14:paraId="360D0AE0" w14:textId="77777777" w:rsidR="00B30F13" w:rsidRDefault="00B30F13" w:rsidP="00B30F13">
            <w:pPr>
              <w:spacing w:after="0" w:line="240" w:lineRule="auto"/>
              <w:jc w:val="center"/>
              <w:rPr>
                <w:ins w:id="1822" w:author="Coilin" w:date="2016-03-24T10:25:00Z"/>
                <w:rFonts w:ascii="Calibri" w:eastAsia="Times New Roman" w:hAnsi="Calibri" w:cs="Times New Roman"/>
                <w:color w:val="000000"/>
                <w:lang w:eastAsia="en-IE"/>
              </w:rPr>
            </w:pPr>
            <w:ins w:id="1823" w:author="Coilin" w:date="2016-03-24T10:25:00Z">
              <w:r w:rsidRPr="00674074">
                <w:rPr>
                  <w:rFonts w:ascii="Calibri" w:eastAsia="Times New Roman" w:hAnsi="Calibri" w:cs="Times New Roman"/>
                  <w:color w:val="000000"/>
                  <w:lang w:eastAsia="en-IE"/>
                </w:rPr>
                <w:t>0.393</w:t>
              </w:r>
            </w:ins>
          </w:p>
          <w:p w14:paraId="2D670FC3" w14:textId="77777777" w:rsidR="00B30F13" w:rsidRPr="00674074" w:rsidRDefault="00B30F13" w:rsidP="00B30F13">
            <w:pPr>
              <w:spacing w:after="0" w:line="240" w:lineRule="auto"/>
              <w:jc w:val="center"/>
              <w:rPr>
                <w:ins w:id="1824" w:author="Coilin" w:date="2016-03-24T10:25:00Z"/>
                <w:rFonts w:ascii="Calibri" w:eastAsia="Times New Roman" w:hAnsi="Calibri" w:cs="Times New Roman"/>
                <w:color w:val="000000"/>
                <w:lang w:eastAsia="en-IE"/>
              </w:rPr>
            </w:pPr>
            <w:ins w:id="1825" w:author="Coilin" w:date="2016-03-24T10:25:00Z">
              <w:r w:rsidRPr="00674074">
                <w:rPr>
                  <w:rFonts w:ascii="Calibri" w:eastAsia="Times New Roman" w:hAnsi="Calibri" w:cs="Times New Roman"/>
                  <w:color w:val="000000"/>
                  <w:lang w:eastAsia="en-IE"/>
                </w:rPr>
                <w:t>(0.249)</w:t>
              </w:r>
            </w:ins>
          </w:p>
        </w:tc>
      </w:tr>
      <w:tr w:rsidR="00B30F13" w:rsidRPr="00674074" w14:paraId="174D6679" w14:textId="77777777" w:rsidTr="005C7273">
        <w:trPr>
          <w:trHeight w:val="300"/>
          <w:ins w:id="1826" w:author="Coilin" w:date="2016-03-24T10:25:00Z"/>
        </w:trPr>
        <w:tc>
          <w:tcPr>
            <w:tcW w:w="2425" w:type="dxa"/>
            <w:tcBorders>
              <w:bottom w:val="single" w:sz="4" w:space="0" w:color="auto"/>
            </w:tcBorders>
            <w:noWrap/>
            <w:hideMark/>
          </w:tcPr>
          <w:p w14:paraId="24E29858" w14:textId="77777777" w:rsidR="00B30F13" w:rsidRPr="006E1E2A" w:rsidRDefault="00B30F13">
            <w:pPr>
              <w:spacing w:after="0" w:line="240" w:lineRule="auto"/>
              <w:rPr>
                <w:ins w:id="1827" w:author="Coilin" w:date="2016-03-24T10:25:00Z"/>
                <w:rFonts w:ascii="Calibri" w:eastAsia="Times New Roman" w:hAnsi="Calibri" w:cs="Times New Roman"/>
                <w:bCs/>
                <w:color w:val="000000"/>
                <w:lang w:eastAsia="en-IE"/>
                <w:rPrChange w:id="1828" w:author="Coilin" w:date="2016-03-24T10:28:00Z">
                  <w:rPr>
                    <w:ins w:id="1829" w:author="Coilin" w:date="2016-03-24T10:25:00Z"/>
                    <w:rFonts w:ascii="Calibri" w:eastAsia="Times New Roman" w:hAnsi="Calibri" w:cs="Times New Roman"/>
                    <w:b/>
                    <w:bCs/>
                    <w:color w:val="000000"/>
                    <w:lang w:eastAsia="en-IE"/>
                  </w:rPr>
                </w:rPrChange>
              </w:rPr>
              <w:pPrChange w:id="1830" w:author="Coilin" w:date="2016-03-24T10:27:00Z">
                <w:pPr>
                  <w:spacing w:after="0" w:line="240" w:lineRule="auto"/>
                  <w:jc w:val="center"/>
                </w:pPr>
              </w:pPrChange>
            </w:pPr>
            <w:ins w:id="1831" w:author="Coilin" w:date="2016-03-24T10:25:00Z">
              <w:r w:rsidRPr="006E1E2A">
                <w:rPr>
                  <w:rFonts w:ascii="Calibri" w:eastAsia="Times New Roman" w:hAnsi="Calibri" w:cs="Times New Roman"/>
                  <w:bCs/>
                  <w:color w:val="000000"/>
                  <w:lang w:eastAsia="en-IE"/>
                  <w:rPrChange w:id="1832" w:author="Coilin" w:date="2016-03-24T10:28:00Z">
                    <w:rPr>
                      <w:rFonts w:ascii="Calibri" w:eastAsia="Times New Roman" w:hAnsi="Calibri" w:cs="Times New Roman"/>
                      <w:b/>
                      <w:bCs/>
                      <w:color w:val="000000"/>
                      <w:lang w:eastAsia="en-IE"/>
                    </w:rPr>
                  </w:rPrChange>
                </w:rPr>
                <w:t>W x CL*</w:t>
              </w:r>
            </w:ins>
          </w:p>
          <w:p w14:paraId="23FB1C92" w14:textId="77777777" w:rsidR="00B30F13" w:rsidRPr="006E1E2A" w:rsidRDefault="00B30F13" w:rsidP="00B30F13">
            <w:pPr>
              <w:spacing w:after="0" w:line="240" w:lineRule="auto"/>
              <w:jc w:val="center"/>
              <w:rPr>
                <w:ins w:id="1833" w:author="Coilin" w:date="2016-03-24T10:25:00Z"/>
                <w:rFonts w:ascii="Calibri" w:eastAsia="Times New Roman" w:hAnsi="Calibri" w:cs="Times New Roman"/>
                <w:bCs/>
                <w:color w:val="000000"/>
                <w:lang w:eastAsia="en-IE"/>
                <w:rPrChange w:id="1834" w:author="Coilin" w:date="2016-03-24T10:28:00Z">
                  <w:rPr>
                    <w:ins w:id="1835" w:author="Coilin" w:date="2016-03-24T10:25:00Z"/>
                    <w:rFonts w:ascii="Calibri" w:eastAsia="Times New Roman" w:hAnsi="Calibri" w:cs="Times New Roman"/>
                    <w:b/>
                    <w:bCs/>
                    <w:color w:val="000000"/>
                    <w:lang w:eastAsia="en-IE"/>
                  </w:rPr>
                </w:rPrChange>
              </w:rPr>
            </w:pPr>
            <w:ins w:id="1836" w:author="Coilin" w:date="2016-03-24T10:25:00Z">
              <w:r w:rsidRPr="006E1E2A">
                <w:rPr>
                  <w:rFonts w:ascii="Calibri" w:eastAsia="Times New Roman" w:hAnsi="Calibri" w:cs="Times New Roman"/>
                  <w:bCs/>
                  <w:color w:val="000000"/>
                  <w:lang w:eastAsia="en-IE"/>
                  <w:rPrChange w:id="1837"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838" w:author="Coilin" w:date="2016-03-24T10:28:00Z">
                    <w:rPr>
                      <w:rFonts w:ascii="Calibri" w:eastAsia="Times New Roman" w:hAnsi="Calibri" w:cs="Times New Roman"/>
                      <w:b/>
                      <w:bCs/>
                      <w:color w:val="000000"/>
                      <w:vertAlign w:val="subscript"/>
                      <w:lang w:eastAsia="en-IE"/>
                    </w:rPr>
                  </w:rPrChange>
                </w:rPr>
                <w:t>4,j</w:t>
              </w:r>
              <w:r w:rsidRPr="006E1E2A">
                <w:rPr>
                  <w:rFonts w:ascii="Calibri" w:eastAsia="Times New Roman" w:hAnsi="Calibri" w:cs="Times New Roman"/>
                  <w:bCs/>
                  <w:color w:val="000000"/>
                  <w:lang w:eastAsia="en-IE"/>
                  <w:rPrChange w:id="1839" w:author="Coilin" w:date="2016-03-24T10:28:00Z">
                    <w:rPr>
                      <w:rFonts w:ascii="Calibri" w:eastAsia="Times New Roman" w:hAnsi="Calibri" w:cs="Times New Roman"/>
                      <w:b/>
                      <w:bCs/>
                      <w:color w:val="000000"/>
                      <w:lang w:eastAsia="en-IE"/>
                    </w:rPr>
                  </w:rPrChange>
                </w:rPr>
                <w:t>)</w:t>
              </w:r>
            </w:ins>
          </w:p>
        </w:tc>
        <w:tc>
          <w:tcPr>
            <w:tcW w:w="1188" w:type="dxa"/>
            <w:tcBorders>
              <w:bottom w:val="single" w:sz="4" w:space="0" w:color="auto"/>
            </w:tcBorders>
            <w:noWrap/>
            <w:hideMark/>
          </w:tcPr>
          <w:p w14:paraId="7383D425" w14:textId="51B48EFB" w:rsidR="00B30F13" w:rsidRDefault="00B30F13" w:rsidP="00B30F13">
            <w:pPr>
              <w:spacing w:after="0" w:line="240" w:lineRule="auto"/>
              <w:jc w:val="center"/>
              <w:rPr>
                <w:ins w:id="1840" w:author="Coilin" w:date="2016-03-24T10:25:00Z"/>
                <w:rFonts w:ascii="Calibri" w:eastAsia="Times New Roman" w:hAnsi="Calibri" w:cs="Times New Roman"/>
                <w:color w:val="000000"/>
                <w:lang w:eastAsia="en-IE"/>
              </w:rPr>
            </w:pPr>
            <w:ins w:id="1841" w:author="Coilin" w:date="2016-03-24T11:20:00Z">
              <w:r>
                <w:rPr>
                  <w:rFonts w:ascii="Calibri" w:eastAsia="Times New Roman" w:hAnsi="Calibri" w:cs="Times New Roman"/>
                  <w:color w:val="000000"/>
                  <w:lang w:eastAsia="en-IE"/>
                </w:rPr>
                <w:t>-</w:t>
              </w:r>
            </w:ins>
            <w:ins w:id="1842" w:author="Coilin" w:date="2016-03-24T10:25:00Z">
              <w:r w:rsidRPr="00674074">
                <w:rPr>
                  <w:rFonts w:ascii="Calibri" w:eastAsia="Times New Roman" w:hAnsi="Calibri" w:cs="Times New Roman"/>
                  <w:color w:val="000000"/>
                  <w:lang w:eastAsia="en-IE"/>
                </w:rPr>
                <w:t>0.727</w:t>
              </w:r>
            </w:ins>
          </w:p>
          <w:p w14:paraId="236E77BE" w14:textId="77777777" w:rsidR="00B30F13" w:rsidRPr="00674074" w:rsidRDefault="00B30F13" w:rsidP="00B30F13">
            <w:pPr>
              <w:spacing w:after="0" w:line="240" w:lineRule="auto"/>
              <w:jc w:val="center"/>
              <w:rPr>
                <w:ins w:id="1843" w:author="Coilin" w:date="2016-03-24T10:25:00Z"/>
                <w:rFonts w:ascii="Calibri" w:eastAsia="Times New Roman" w:hAnsi="Calibri" w:cs="Times New Roman"/>
                <w:color w:val="000000"/>
                <w:lang w:eastAsia="en-IE"/>
              </w:rPr>
            </w:pPr>
            <w:ins w:id="1844" w:author="Coilin" w:date="2016-03-24T10:25:00Z">
              <w:r w:rsidRPr="00674074">
                <w:rPr>
                  <w:rFonts w:ascii="Calibri" w:eastAsia="Times New Roman" w:hAnsi="Calibri" w:cs="Times New Roman"/>
                  <w:color w:val="000000"/>
                  <w:lang w:eastAsia="en-IE"/>
                </w:rPr>
                <w:t>(0.216)</w:t>
              </w:r>
            </w:ins>
          </w:p>
        </w:tc>
        <w:tc>
          <w:tcPr>
            <w:tcW w:w="1353" w:type="dxa"/>
            <w:gridSpan w:val="2"/>
            <w:tcBorders>
              <w:bottom w:val="single" w:sz="4" w:space="0" w:color="auto"/>
            </w:tcBorders>
            <w:noWrap/>
            <w:hideMark/>
          </w:tcPr>
          <w:p w14:paraId="5FF487DE" w14:textId="77777777" w:rsidR="00B30F13" w:rsidRDefault="00B30F13" w:rsidP="00B30F13">
            <w:pPr>
              <w:spacing w:after="0" w:line="240" w:lineRule="auto"/>
              <w:jc w:val="center"/>
              <w:rPr>
                <w:ins w:id="1845" w:author="Coilin" w:date="2016-03-24T10:25:00Z"/>
                <w:rFonts w:ascii="Calibri" w:eastAsia="Times New Roman" w:hAnsi="Calibri" w:cs="Times New Roman"/>
                <w:color w:val="000000"/>
                <w:lang w:eastAsia="en-IE"/>
              </w:rPr>
            </w:pPr>
            <w:ins w:id="1846" w:author="Coilin" w:date="2016-03-24T10:25:00Z">
              <w:r w:rsidRPr="00674074">
                <w:rPr>
                  <w:rFonts w:ascii="Calibri" w:eastAsia="Times New Roman" w:hAnsi="Calibri" w:cs="Times New Roman"/>
                  <w:color w:val="000000"/>
                  <w:lang w:eastAsia="en-IE"/>
                </w:rPr>
                <w:t>0.495</w:t>
              </w:r>
            </w:ins>
          </w:p>
          <w:p w14:paraId="430D334E" w14:textId="77777777" w:rsidR="00B30F13" w:rsidRPr="00674074" w:rsidRDefault="00B30F13" w:rsidP="00B30F13">
            <w:pPr>
              <w:spacing w:after="0" w:line="240" w:lineRule="auto"/>
              <w:jc w:val="center"/>
              <w:rPr>
                <w:ins w:id="1847" w:author="Coilin" w:date="2016-03-24T10:25:00Z"/>
                <w:rFonts w:ascii="Calibri" w:eastAsia="Times New Roman" w:hAnsi="Calibri" w:cs="Times New Roman"/>
                <w:color w:val="000000"/>
                <w:lang w:eastAsia="en-IE"/>
              </w:rPr>
            </w:pPr>
            <w:ins w:id="1848" w:author="Coilin" w:date="2016-03-24T10:25:00Z">
              <w:r w:rsidRPr="00674074">
                <w:rPr>
                  <w:rFonts w:ascii="Calibri" w:eastAsia="Times New Roman" w:hAnsi="Calibri" w:cs="Times New Roman"/>
                  <w:color w:val="000000"/>
                  <w:lang w:eastAsia="en-IE"/>
                </w:rPr>
                <w:t>(0.269)</w:t>
              </w:r>
            </w:ins>
          </w:p>
        </w:tc>
        <w:tc>
          <w:tcPr>
            <w:tcW w:w="1353" w:type="dxa"/>
            <w:gridSpan w:val="2"/>
            <w:tcBorders>
              <w:bottom w:val="single" w:sz="4" w:space="0" w:color="auto"/>
            </w:tcBorders>
            <w:noWrap/>
            <w:hideMark/>
          </w:tcPr>
          <w:p w14:paraId="6C760123" w14:textId="1265E1F1" w:rsidR="00B30F13" w:rsidRDefault="00B30F13" w:rsidP="00B30F13">
            <w:pPr>
              <w:spacing w:after="0" w:line="240" w:lineRule="auto"/>
              <w:jc w:val="center"/>
              <w:rPr>
                <w:ins w:id="1849" w:author="Coilin" w:date="2016-03-24T10:25:00Z"/>
                <w:rFonts w:ascii="Calibri" w:eastAsia="Times New Roman" w:hAnsi="Calibri" w:cs="Times New Roman"/>
                <w:color w:val="000000"/>
                <w:lang w:eastAsia="en-IE"/>
              </w:rPr>
            </w:pPr>
            <w:ins w:id="1850" w:author="Coilin" w:date="2016-03-24T11:20:00Z">
              <w:r>
                <w:rPr>
                  <w:rFonts w:ascii="Calibri" w:eastAsia="Times New Roman" w:hAnsi="Calibri" w:cs="Times New Roman"/>
                  <w:color w:val="000000"/>
                  <w:lang w:eastAsia="en-IE"/>
                </w:rPr>
                <w:t>-</w:t>
              </w:r>
            </w:ins>
            <w:ins w:id="1851" w:author="Coilin" w:date="2016-03-24T10:25:00Z">
              <w:r w:rsidRPr="00674074">
                <w:rPr>
                  <w:rFonts w:ascii="Calibri" w:eastAsia="Times New Roman" w:hAnsi="Calibri" w:cs="Times New Roman"/>
                  <w:color w:val="000000"/>
                  <w:lang w:eastAsia="en-IE"/>
                </w:rPr>
                <w:t>0.286</w:t>
              </w:r>
            </w:ins>
          </w:p>
          <w:p w14:paraId="061698B3" w14:textId="77777777" w:rsidR="00B30F13" w:rsidRPr="00674074" w:rsidRDefault="00B30F13" w:rsidP="00B30F13">
            <w:pPr>
              <w:spacing w:after="0" w:line="240" w:lineRule="auto"/>
              <w:jc w:val="center"/>
              <w:rPr>
                <w:ins w:id="1852" w:author="Coilin" w:date="2016-03-24T10:25:00Z"/>
                <w:rFonts w:ascii="Calibri" w:eastAsia="Times New Roman" w:hAnsi="Calibri" w:cs="Times New Roman"/>
                <w:color w:val="000000"/>
                <w:lang w:eastAsia="en-IE"/>
              </w:rPr>
            </w:pPr>
            <w:ins w:id="1853" w:author="Coilin" w:date="2016-03-24T10:25:00Z">
              <w:r w:rsidRPr="00674074">
                <w:rPr>
                  <w:rFonts w:ascii="Calibri" w:eastAsia="Times New Roman" w:hAnsi="Calibri" w:cs="Times New Roman"/>
                  <w:color w:val="000000"/>
                  <w:lang w:eastAsia="en-IE"/>
                </w:rPr>
                <w:t>(0.235)</w:t>
              </w:r>
            </w:ins>
          </w:p>
        </w:tc>
        <w:tc>
          <w:tcPr>
            <w:tcW w:w="1353" w:type="dxa"/>
            <w:gridSpan w:val="2"/>
            <w:tcBorders>
              <w:bottom w:val="single" w:sz="4" w:space="0" w:color="auto"/>
            </w:tcBorders>
            <w:noWrap/>
            <w:hideMark/>
          </w:tcPr>
          <w:p w14:paraId="2BECBD9B" w14:textId="77777777" w:rsidR="00B30F13" w:rsidRDefault="00B30F13" w:rsidP="00B30F13">
            <w:pPr>
              <w:spacing w:after="0" w:line="240" w:lineRule="auto"/>
              <w:jc w:val="center"/>
              <w:rPr>
                <w:ins w:id="1854" w:author="Coilin" w:date="2016-03-24T10:25:00Z"/>
                <w:rFonts w:ascii="Calibri" w:eastAsia="Times New Roman" w:hAnsi="Calibri" w:cs="Times New Roman"/>
                <w:color w:val="000000"/>
                <w:lang w:eastAsia="en-IE"/>
              </w:rPr>
            </w:pPr>
            <w:ins w:id="1855" w:author="Coilin" w:date="2016-03-24T10:25:00Z">
              <w:r w:rsidRPr="00674074">
                <w:rPr>
                  <w:rFonts w:ascii="Calibri" w:eastAsia="Times New Roman" w:hAnsi="Calibri" w:cs="Times New Roman"/>
                  <w:color w:val="000000"/>
                  <w:lang w:eastAsia="en-IE"/>
                </w:rPr>
                <w:t>0</w:t>
              </w:r>
            </w:ins>
          </w:p>
          <w:p w14:paraId="3432AE17" w14:textId="77777777" w:rsidR="00B30F13" w:rsidRPr="00674074" w:rsidRDefault="00B30F13" w:rsidP="00B30F13">
            <w:pPr>
              <w:spacing w:after="0" w:line="240" w:lineRule="auto"/>
              <w:jc w:val="center"/>
              <w:rPr>
                <w:ins w:id="1856" w:author="Coilin" w:date="2016-03-24T10:25:00Z"/>
                <w:rFonts w:ascii="Calibri" w:eastAsia="Times New Roman" w:hAnsi="Calibri" w:cs="Times New Roman"/>
                <w:color w:val="000000"/>
                <w:lang w:eastAsia="en-IE"/>
              </w:rPr>
            </w:pPr>
            <w:ins w:id="1857" w:author="Coilin" w:date="2016-03-24T10:25:00Z">
              <w:r w:rsidRPr="00674074">
                <w:rPr>
                  <w:rFonts w:ascii="Calibri" w:eastAsia="Times New Roman" w:hAnsi="Calibri" w:cs="Times New Roman"/>
                  <w:color w:val="000000"/>
                  <w:lang w:eastAsia="en-IE"/>
                </w:rPr>
                <w:t>(0.331)</w:t>
              </w:r>
            </w:ins>
          </w:p>
        </w:tc>
      </w:tr>
    </w:tbl>
    <w:p w14:paraId="15F88E37" w14:textId="000DF8E6" w:rsidR="0032718B" w:rsidDel="006E1E2A" w:rsidRDefault="0032718B">
      <w:pPr>
        <w:rPr>
          <w:del w:id="1858" w:author="Coilin" w:date="2016-03-24T10:25:00Z"/>
        </w:rPr>
      </w:pPr>
      <w:del w:id="1859" w:author="Coilin" w:date="2016-03-24T10:24:00Z">
        <w:r w:rsidDel="006E1E2A">
          <w:br w:type="page"/>
        </w:r>
      </w:del>
    </w:p>
    <w:p w14:paraId="71E91299" w14:textId="77777777" w:rsidR="006E1E2A" w:rsidRDefault="006E1E2A">
      <w:pPr>
        <w:rPr>
          <w:ins w:id="1860" w:author="Coilin" w:date="2016-03-24T10:25:00Z"/>
        </w:rPr>
      </w:pPr>
    </w:p>
    <w:p w14:paraId="63DE39C1" w14:textId="77777777" w:rsidR="006E1E2A" w:rsidRDefault="006E1E2A">
      <w:pPr>
        <w:rPr>
          <w:ins w:id="1861" w:author="Coilin" w:date="2016-03-24T10:25:00Z"/>
          <w:rFonts w:ascii="Calibri" w:eastAsia="Droid Sans" w:hAnsi="Calibri"/>
        </w:rPr>
      </w:pPr>
    </w:p>
    <w:p w14:paraId="0B861E60" w14:textId="7A029CC8" w:rsidR="00F356FF" w:rsidRDefault="00F356FF" w:rsidP="000320C0">
      <w:pPr>
        <w:pStyle w:val="Textbody"/>
        <w:spacing w:after="40" w:line="480" w:lineRule="auto"/>
        <w:jc w:val="both"/>
      </w:pP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w:t>
      </w:r>
      <w:proofErr w:type="spellStart"/>
      <w:r w:rsidR="003312FB">
        <w:t>Seafish</w:t>
      </w:r>
      <w:proofErr w:type="spellEnd"/>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4A407363" w:rsidR="00B75205" w:rsidRDefault="003E3D1E" w:rsidP="000320C0">
      <w:pPr>
        <w:keepNext/>
        <w:spacing w:after="40" w:line="480" w:lineRule="auto"/>
        <w:jc w:val="both"/>
      </w:pPr>
      <w:r>
        <w:rPr>
          <w:noProof/>
          <w:lang w:eastAsia="en-IE"/>
        </w:rPr>
        <w:drawing>
          <wp:inline distT="0" distB="0" distL="0" distR="0" wp14:anchorId="259778E7" wp14:editId="5716434D">
            <wp:extent cx="5756275" cy="507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5B4676FA" w:rsidR="00D35A1A" w:rsidRDefault="002B3EAE">
      <w:pPr>
        <w:rPr>
          <w:ins w:id="1862" w:author="Coilin" w:date="2016-03-24T14:17:00Z"/>
          <w:sz w:val="24"/>
          <w:szCs w:val="24"/>
        </w:rPr>
      </w:pPr>
      <w:r>
        <w:rPr>
          <w:i/>
          <w:sz w:val="24"/>
          <w:szCs w:val="24"/>
        </w:rPr>
        <w:br w:type="page"/>
      </w:r>
    </w:p>
    <w:p w14:paraId="73A427EB" w14:textId="073BDA54" w:rsidR="00D35A1A" w:rsidRDefault="00D35A1A">
      <w:pPr>
        <w:rPr>
          <w:ins w:id="1863" w:author="Coilin" w:date="2016-03-24T14:18:00Z"/>
          <w:rFonts w:ascii="Calibri" w:eastAsia="Droid Sans" w:hAnsi="Calibri"/>
          <w:iCs/>
          <w:color w:val="44546A"/>
          <w:sz w:val="24"/>
          <w:szCs w:val="24"/>
        </w:rPr>
      </w:pPr>
      <w:ins w:id="1864" w:author="Coilin" w:date="2016-03-24T14:18:00Z">
        <w:r>
          <w:rPr>
            <w:rFonts w:ascii="Calibri" w:eastAsia="Droid Sans" w:hAnsi="Calibri"/>
            <w:iCs/>
            <w:noProof/>
            <w:color w:val="44546A"/>
            <w:sz w:val="24"/>
            <w:szCs w:val="24"/>
            <w:lang w:eastAsia="en-IE"/>
          </w:rPr>
          <w:lastRenderedPageBreak/>
          <w:drawing>
            <wp:inline distT="0" distB="0" distL="0" distR="0" wp14:anchorId="1E33819D" wp14:editId="3F1ED3BD">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5CAE76E8" w14:textId="47BF3D4B" w:rsidR="00D35A1A" w:rsidRDefault="00D35A1A" w:rsidP="00D35A1A">
      <w:pPr>
        <w:pStyle w:val="Caption"/>
        <w:spacing w:after="40" w:line="480" w:lineRule="auto"/>
        <w:jc w:val="both"/>
        <w:rPr>
          <w:ins w:id="1865" w:author="Coilin" w:date="2016-03-24T14:18:00Z"/>
          <w:i w:val="0"/>
          <w:sz w:val="24"/>
          <w:szCs w:val="24"/>
        </w:rPr>
      </w:pPr>
      <w:ins w:id="1866" w:author="Coilin" w:date="2016-03-24T14:18:00Z">
        <w:r w:rsidRPr="00475E71">
          <w:rPr>
            <w:i w:val="0"/>
            <w:sz w:val="24"/>
            <w:szCs w:val="24"/>
          </w:rPr>
          <w:t xml:space="preserve">Figure </w:t>
        </w:r>
        <w:r>
          <w:rPr>
            <w:i w:val="0"/>
            <w:sz w:val="24"/>
            <w:szCs w:val="24"/>
          </w:rPr>
          <w:t xml:space="preserve">3. Multi-rig catch comparison. Predicted </w:t>
        </w:r>
      </w:ins>
      <w:ins w:id="1867" w:author="Coilin" w:date="2016-03-24T14:19:00Z">
        <w:r>
          <w:rPr>
            <w:i w:val="0"/>
            <w:sz w:val="24"/>
            <w:szCs w:val="24"/>
          </w:rPr>
          <w:t>proportions based on fixed effects by cod-end mesh size (column) and net configurations implemented in the trial</w:t>
        </w:r>
      </w:ins>
      <w:ins w:id="1868" w:author="Coilin" w:date="2016-03-24T14:18:00Z">
        <w:r>
          <w:rPr>
            <w:i w:val="0"/>
            <w:sz w:val="24"/>
            <w:szCs w:val="24"/>
          </w:rPr>
          <w:t xml:space="preserve"> (</w:t>
        </w:r>
      </w:ins>
      <w:ins w:id="1869" w:author="Coilin" w:date="2016-03-24T14:20:00Z">
        <w:r>
          <w:rPr>
            <w:i w:val="0"/>
            <w:sz w:val="24"/>
            <w:szCs w:val="24"/>
          </w:rPr>
          <w:t>e.g., 70,90,80,100 cod-ends were in positions</w:t>
        </w:r>
      </w:ins>
      <w:ins w:id="1870" w:author="Coilin" w:date="2016-03-24T14:21:00Z">
        <w:r w:rsidR="00B44EFB">
          <w:rPr>
            <w:i w:val="0"/>
            <w:sz w:val="24"/>
            <w:szCs w:val="24"/>
          </w:rPr>
          <w:t>:</w:t>
        </w:r>
      </w:ins>
      <w:ins w:id="1871" w:author="Coilin" w:date="2016-03-24T14:20:00Z">
        <w:r>
          <w:rPr>
            <w:i w:val="0"/>
            <w:sz w:val="24"/>
            <w:szCs w:val="24"/>
          </w:rPr>
          <w:t xml:space="preserve"> </w:t>
        </w:r>
        <w:r w:rsidR="00B44EFB">
          <w:rPr>
            <w:i w:val="0"/>
            <w:sz w:val="24"/>
            <w:szCs w:val="24"/>
          </w:rPr>
          <w:t>port outside</w:t>
        </w:r>
        <w:r>
          <w:rPr>
            <w:i w:val="0"/>
            <w:sz w:val="24"/>
            <w:szCs w:val="24"/>
          </w:rPr>
          <w:t>,</w:t>
        </w:r>
      </w:ins>
      <w:ins w:id="1872" w:author="Coilin" w:date="2016-03-24T14:21:00Z">
        <w:r>
          <w:rPr>
            <w:i w:val="0"/>
            <w:sz w:val="24"/>
            <w:szCs w:val="24"/>
          </w:rPr>
          <w:t xml:space="preserve"> </w:t>
        </w:r>
      </w:ins>
      <w:ins w:id="1873" w:author="Coilin" w:date="2016-03-24T14:20:00Z">
        <w:r w:rsidR="00B44EFB">
          <w:rPr>
            <w:i w:val="0"/>
            <w:sz w:val="24"/>
            <w:szCs w:val="24"/>
          </w:rPr>
          <w:t>port inside</w:t>
        </w:r>
        <w:r>
          <w:rPr>
            <w:i w:val="0"/>
            <w:sz w:val="24"/>
            <w:szCs w:val="24"/>
          </w:rPr>
          <w:t>,</w:t>
        </w:r>
      </w:ins>
      <w:ins w:id="1874" w:author="Coilin" w:date="2016-03-24T14:21:00Z">
        <w:r>
          <w:rPr>
            <w:i w:val="0"/>
            <w:sz w:val="24"/>
            <w:szCs w:val="24"/>
          </w:rPr>
          <w:t xml:space="preserve"> </w:t>
        </w:r>
      </w:ins>
      <w:ins w:id="1875" w:author="Coilin" w:date="2016-03-24T14:20:00Z">
        <w:r w:rsidR="00B44EFB">
          <w:rPr>
            <w:i w:val="0"/>
            <w:sz w:val="24"/>
            <w:szCs w:val="24"/>
          </w:rPr>
          <w:t>starboard inside</w:t>
        </w:r>
        <w:r>
          <w:rPr>
            <w:i w:val="0"/>
            <w:sz w:val="24"/>
            <w:szCs w:val="24"/>
          </w:rPr>
          <w:t>,</w:t>
        </w:r>
      </w:ins>
      <w:ins w:id="1876" w:author="Coilin" w:date="2016-03-24T14:21:00Z">
        <w:r>
          <w:rPr>
            <w:i w:val="0"/>
            <w:sz w:val="24"/>
            <w:szCs w:val="24"/>
          </w:rPr>
          <w:t xml:space="preserve"> </w:t>
        </w:r>
        <w:r w:rsidR="00B44EFB">
          <w:rPr>
            <w:i w:val="0"/>
            <w:sz w:val="24"/>
            <w:szCs w:val="24"/>
          </w:rPr>
          <w:t xml:space="preserve">and </w:t>
        </w:r>
      </w:ins>
      <w:ins w:id="1877" w:author="Coilin" w:date="2016-03-24T14:20:00Z">
        <w:r w:rsidR="00B44EFB">
          <w:rPr>
            <w:i w:val="0"/>
            <w:sz w:val="24"/>
            <w:szCs w:val="24"/>
          </w:rPr>
          <w:t>starboard outside</w:t>
        </w:r>
      </w:ins>
      <w:ins w:id="1878" w:author="Coilin" w:date="2016-03-24T14:21:00Z">
        <w:r>
          <w:rPr>
            <w:i w:val="0"/>
            <w:sz w:val="24"/>
            <w:szCs w:val="24"/>
          </w:rPr>
          <w:t>,</w:t>
        </w:r>
      </w:ins>
      <w:ins w:id="1879" w:author="Coilin" w:date="2016-03-24T14:20:00Z">
        <w:r>
          <w:rPr>
            <w:i w:val="0"/>
            <w:sz w:val="24"/>
            <w:szCs w:val="24"/>
          </w:rPr>
          <w:t xml:space="preserve"> respectively</w:t>
        </w:r>
      </w:ins>
      <w:ins w:id="1880" w:author="Coilin" w:date="2016-03-24T14:18:00Z">
        <w:r>
          <w:rPr>
            <w:i w:val="0"/>
            <w:sz w:val="24"/>
            <w:szCs w:val="24"/>
          </w:rPr>
          <w:t xml:space="preserve">). </w:t>
        </w:r>
      </w:ins>
    </w:p>
    <w:p w14:paraId="5BCFD872" w14:textId="4D355952" w:rsidR="00D35A1A" w:rsidRDefault="00D35A1A">
      <w:pPr>
        <w:rPr>
          <w:ins w:id="1881" w:author="Coilin" w:date="2016-03-24T14:17:00Z"/>
          <w:rFonts w:ascii="Calibri" w:eastAsia="Droid Sans" w:hAnsi="Calibri"/>
          <w:iCs/>
          <w:color w:val="44546A"/>
          <w:sz w:val="24"/>
          <w:szCs w:val="24"/>
        </w:rPr>
      </w:pPr>
      <w:ins w:id="1882" w:author="Coilin" w:date="2016-03-24T14:17:00Z">
        <w:r>
          <w:rPr>
            <w:rFonts w:ascii="Calibri" w:eastAsia="Droid Sans" w:hAnsi="Calibri"/>
            <w:iCs/>
            <w:color w:val="44546A"/>
            <w:sz w:val="24"/>
            <w:szCs w:val="24"/>
          </w:rPr>
          <w:br w:type="page"/>
        </w:r>
      </w:ins>
    </w:p>
    <w:p w14:paraId="12B073B0" w14:textId="77777777" w:rsidR="00B75205" w:rsidRPr="00D44F88" w:rsidRDefault="00B75205" w:rsidP="002B3EAE">
      <w:pPr>
        <w:rPr>
          <w:rFonts w:ascii="Calibri" w:eastAsia="Droid Sans" w:hAnsi="Calibri"/>
          <w:iCs/>
          <w:color w:val="44546A"/>
          <w:sz w:val="24"/>
          <w:szCs w:val="24"/>
        </w:rPr>
      </w:pPr>
    </w:p>
    <w:p w14:paraId="4EF6AA68" w14:textId="21DE4D8D" w:rsidR="00B75205" w:rsidRDefault="003E3D1E" w:rsidP="000320C0">
      <w:pPr>
        <w:pStyle w:val="Caption"/>
        <w:keepNext/>
        <w:spacing w:after="40" w:line="480" w:lineRule="auto"/>
      </w:pPr>
      <w:r>
        <w:rPr>
          <w:noProof/>
          <w:lang w:eastAsia="en-IE"/>
        </w:rPr>
        <w:drawing>
          <wp:inline distT="0" distB="0" distL="0" distR="0" wp14:anchorId="6851CCB9" wp14:editId="0C230577">
            <wp:extent cx="5756275" cy="5078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24C7179E" w:rsidR="00B75205" w:rsidRDefault="00B75205" w:rsidP="000320C0">
      <w:pPr>
        <w:pStyle w:val="Caption"/>
        <w:spacing w:after="40" w:line="480" w:lineRule="auto"/>
        <w:jc w:val="both"/>
        <w:rPr>
          <w:i w:val="0"/>
          <w:sz w:val="24"/>
          <w:szCs w:val="24"/>
        </w:rPr>
      </w:pPr>
      <w:r w:rsidRPr="00475E71">
        <w:rPr>
          <w:i w:val="0"/>
          <w:sz w:val="24"/>
          <w:szCs w:val="24"/>
        </w:rPr>
        <w:t xml:space="preserve">Figure </w:t>
      </w:r>
      <w:ins w:id="1883" w:author="Coilin" w:date="2016-03-24T18:30:00Z">
        <w:r w:rsidR="00A476B8">
          <w:rPr>
            <w:i w:val="0"/>
            <w:sz w:val="24"/>
            <w:szCs w:val="24"/>
          </w:rPr>
          <w:t>4</w:t>
        </w:r>
      </w:ins>
      <w:del w:id="1884" w:author="Coilin" w:date="2016-03-24T18:30:00Z">
        <w:r w:rsidR="00036647" w:rsidDel="00A476B8">
          <w:rPr>
            <w:i w:val="0"/>
            <w:sz w:val="24"/>
            <w:szCs w:val="24"/>
          </w:rPr>
          <w:delText>3</w:delText>
        </w:r>
      </w:del>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0A2DB052" w:rsidR="00B75205" w:rsidRDefault="00F35B9C" w:rsidP="000320C0">
      <w:pPr>
        <w:pStyle w:val="Caption"/>
        <w:keepNext/>
        <w:spacing w:after="40" w:line="480" w:lineRule="auto"/>
      </w:pPr>
      <w:r>
        <w:rPr>
          <w:noProof/>
          <w:lang w:eastAsia="en-IE"/>
        </w:rPr>
        <w:lastRenderedPageBreak/>
        <w:drawing>
          <wp:inline distT="0" distB="0" distL="0" distR="0" wp14:anchorId="15D1E4CD" wp14:editId="207A4D9F">
            <wp:extent cx="5756275" cy="846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3AB758A6" w:rsidR="002B3EAE" w:rsidRDefault="00B75205" w:rsidP="000320C0">
      <w:pPr>
        <w:pStyle w:val="Caption"/>
        <w:spacing w:after="40" w:line="480" w:lineRule="auto"/>
        <w:jc w:val="both"/>
        <w:rPr>
          <w:i w:val="0"/>
          <w:sz w:val="24"/>
          <w:szCs w:val="24"/>
        </w:rPr>
      </w:pPr>
      <w:r w:rsidRPr="00813A7E">
        <w:rPr>
          <w:i w:val="0"/>
          <w:sz w:val="24"/>
          <w:szCs w:val="24"/>
        </w:rPr>
        <w:lastRenderedPageBreak/>
        <w:t xml:space="preserve">Figure </w:t>
      </w:r>
      <w:ins w:id="1885" w:author="Coilin" w:date="2016-03-24T18:30:00Z">
        <w:r w:rsidR="00A476B8">
          <w:rPr>
            <w:i w:val="0"/>
            <w:sz w:val="24"/>
            <w:szCs w:val="24"/>
          </w:rPr>
          <w:t>5</w:t>
        </w:r>
      </w:ins>
      <w:del w:id="1886" w:author="Coilin" w:date="2016-03-24T18:30:00Z">
        <w:r w:rsidR="00036647" w:rsidDel="00A476B8">
          <w:rPr>
            <w:i w:val="0"/>
            <w:sz w:val="24"/>
            <w:szCs w:val="24"/>
          </w:rPr>
          <w:delText>4</w:delText>
        </w:r>
      </w:del>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1E387F76" w:rsidR="00B75205" w:rsidRDefault="00F35B9C" w:rsidP="000320C0">
      <w:pPr>
        <w:pStyle w:val="Caption"/>
        <w:keepNext/>
        <w:spacing w:after="40" w:line="480" w:lineRule="auto"/>
        <w:jc w:val="both"/>
      </w:pPr>
      <w:r>
        <w:rPr>
          <w:noProof/>
          <w:lang w:eastAsia="en-IE"/>
        </w:rPr>
        <w:lastRenderedPageBreak/>
        <w:drawing>
          <wp:inline distT="0" distB="0" distL="0" distR="0" wp14:anchorId="787E9873" wp14:editId="0E30C4E8">
            <wp:extent cx="5756275" cy="507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5ABD5D61"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ins w:id="1887" w:author="Coilin" w:date="2016-03-24T18:30:00Z">
        <w:r w:rsidR="00A476B8">
          <w:rPr>
            <w:i w:val="0"/>
            <w:sz w:val="24"/>
            <w:szCs w:val="24"/>
          </w:rPr>
          <w:t>6</w:t>
        </w:r>
      </w:ins>
      <w:del w:id="1888" w:author="Coilin" w:date="2016-03-24T18:30:00Z">
        <w:r w:rsidR="00036647" w:rsidDel="00A476B8">
          <w:rPr>
            <w:i w:val="0"/>
            <w:sz w:val="24"/>
            <w:szCs w:val="24"/>
          </w:rPr>
          <w:delText>5</w:delText>
        </w:r>
      </w:del>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2C487C7E" w:rsidR="00F35B9C" w:rsidRDefault="00F35B9C" w:rsidP="000320C0">
      <w:pPr>
        <w:spacing w:after="40" w:line="480" w:lineRule="auto"/>
        <w:jc w:val="both"/>
      </w:pPr>
    </w:p>
    <w:p w14:paraId="73DCAFB5" w14:textId="77777777" w:rsidR="00F35B9C" w:rsidRDefault="00F35B9C">
      <w:r>
        <w:br w:type="page"/>
      </w:r>
    </w:p>
    <w:p w14:paraId="3ADC30CA" w14:textId="0FB514A8" w:rsidR="00035936" w:rsidRDefault="00F35B9C" w:rsidP="000320C0">
      <w:pPr>
        <w:spacing w:after="40" w:line="480" w:lineRule="auto"/>
        <w:jc w:val="both"/>
        <w:rPr>
          <w:ins w:id="1889" w:author="Coilin" w:date="2016-03-24T18:26:00Z"/>
        </w:rPr>
      </w:pPr>
      <w:r>
        <w:rPr>
          <w:noProof/>
          <w:lang w:eastAsia="en-IE"/>
        </w:rPr>
        <w:lastRenderedPageBreak/>
        <w:drawing>
          <wp:inline distT="0" distB="0" distL="0" distR="0" wp14:anchorId="2D30A5C2" wp14:editId="3205221C">
            <wp:extent cx="5756275" cy="406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p>
    <w:p w14:paraId="30E62D46" w14:textId="78BAFE1E" w:rsidR="000260E3" w:rsidRPr="000B37CC" w:rsidRDefault="00035936">
      <w:pPr>
        <w:pStyle w:val="Caption"/>
        <w:spacing w:after="40" w:line="480" w:lineRule="auto"/>
        <w:jc w:val="both"/>
        <w:rPr>
          <w:sz w:val="24"/>
          <w:szCs w:val="24"/>
          <w:rPrChange w:id="1890" w:author="Coilin" w:date="2016-03-24T18:48:00Z">
            <w:rPr/>
          </w:rPrChange>
        </w:rPr>
        <w:pPrChange w:id="1891" w:author="Coilin" w:date="2016-03-24T18:48:00Z">
          <w:pPr>
            <w:spacing w:after="40" w:line="480" w:lineRule="auto"/>
            <w:jc w:val="both"/>
          </w:pPr>
        </w:pPrChange>
      </w:pPr>
      <w:ins w:id="1892" w:author="Coilin" w:date="2016-03-24T18:26:00Z">
        <w:r w:rsidRPr="00813A7E">
          <w:rPr>
            <w:i w:val="0"/>
            <w:sz w:val="24"/>
            <w:szCs w:val="24"/>
          </w:rPr>
          <w:t xml:space="preserve">Figure </w:t>
        </w:r>
        <w:r>
          <w:rPr>
            <w:i w:val="0"/>
            <w:sz w:val="24"/>
            <w:szCs w:val="24"/>
          </w:rPr>
          <w:t xml:space="preserve">7. Multi-rig catch comparison. Pairwise odds ratios obtained by setting cod-end </w:t>
        </w:r>
      </w:ins>
      <w:ins w:id="1893" w:author="Coilin" w:date="2016-03-24T18:28:00Z">
        <w:r>
          <w:rPr>
            <w:i w:val="0"/>
            <w:sz w:val="24"/>
            <w:szCs w:val="24"/>
          </w:rPr>
          <w:t xml:space="preserve">mean </w:t>
        </w:r>
      </w:ins>
      <w:ins w:id="1894" w:author="Coilin" w:date="2016-03-24T18:26:00Z">
        <w:r>
          <w:rPr>
            <w:i w:val="0"/>
            <w:sz w:val="24"/>
            <w:szCs w:val="24"/>
          </w:rPr>
          <w:t>weight</w:t>
        </w:r>
      </w:ins>
      <w:ins w:id="1895" w:author="Coilin" w:date="2016-03-24T18:28:00Z">
        <w:r>
          <w:rPr>
            <w:i w:val="0"/>
            <w:sz w:val="24"/>
            <w:szCs w:val="24"/>
          </w:rPr>
          <w:t>s</w:t>
        </w:r>
      </w:ins>
      <w:ins w:id="1896" w:author="Coilin" w:date="2016-03-24T18:26:00Z">
        <w:r>
          <w:rPr>
            <w:i w:val="0"/>
            <w:sz w:val="24"/>
            <w:szCs w:val="24"/>
          </w:rPr>
          <w:t xml:space="preserve"> </w:t>
        </w:r>
      </w:ins>
      <w:ins w:id="1897" w:author="Coilin" w:date="2016-03-24T18:28:00Z">
        <w:r>
          <w:rPr>
            <w:i w:val="0"/>
            <w:sz w:val="24"/>
            <w:szCs w:val="24"/>
          </w:rPr>
          <w:t xml:space="preserve">and </w:t>
        </w:r>
      </w:ins>
      <w:ins w:id="1898" w:author="Coilin" w:date="2016-03-24T18:27:00Z">
        <w:r>
          <w:rPr>
            <w:i w:val="0"/>
            <w:sz w:val="24"/>
            <w:szCs w:val="24"/>
          </w:rPr>
          <w:t>equal position effects</w:t>
        </w:r>
      </w:ins>
      <w:ins w:id="1899" w:author="Coilin" w:date="2016-03-24T18:28:00Z">
        <w:r>
          <w:rPr>
            <w:i w:val="0"/>
            <w:sz w:val="24"/>
            <w:szCs w:val="24"/>
          </w:rPr>
          <w:t>.</w:t>
        </w:r>
      </w:ins>
      <w:ins w:id="1900" w:author="Coilin" w:date="2016-03-24T18:27:00Z">
        <w:r>
          <w:rPr>
            <w:i w:val="0"/>
            <w:sz w:val="24"/>
            <w:szCs w:val="24"/>
          </w:rPr>
          <w:t xml:space="preserve"> </w:t>
        </w:r>
      </w:ins>
      <w:ins w:id="1901" w:author="Coilin" w:date="2016-03-24T18:26:00Z">
        <w:r>
          <w:rPr>
            <w:i w:val="0"/>
            <w:sz w:val="24"/>
            <w:szCs w:val="24"/>
          </w:rPr>
          <w:t xml:space="preserve">95% confidence intervals </w:t>
        </w:r>
      </w:ins>
      <w:ins w:id="1902" w:author="Coilin" w:date="2016-03-24T18:28:00Z">
        <w:r>
          <w:rPr>
            <w:i w:val="0"/>
            <w:sz w:val="24"/>
            <w:szCs w:val="24"/>
          </w:rPr>
          <w:t xml:space="preserve">are </w:t>
        </w:r>
        <w:r w:rsidR="005432F3">
          <w:rPr>
            <w:i w:val="0"/>
            <w:sz w:val="24"/>
            <w:szCs w:val="24"/>
          </w:rPr>
          <w:t xml:space="preserve">pointwise </w:t>
        </w:r>
      </w:ins>
      <w:ins w:id="1903" w:author="Coilin" w:date="2016-03-24T18:29:00Z">
        <w:r w:rsidR="005432F3">
          <w:rPr>
            <w:i w:val="0"/>
            <w:sz w:val="24"/>
            <w:szCs w:val="24"/>
          </w:rPr>
          <w:t xml:space="preserve">Bonferroni corrected </w:t>
        </w:r>
      </w:ins>
      <w:ins w:id="1904" w:author="Coilin" w:date="2016-03-24T18:28:00Z">
        <w:r>
          <w:rPr>
            <w:i w:val="0"/>
            <w:sz w:val="24"/>
            <w:szCs w:val="24"/>
          </w:rPr>
          <w:t xml:space="preserve">for </w:t>
        </w:r>
      </w:ins>
      <w:ins w:id="1905" w:author="Coilin" w:date="2016-03-24T18:29:00Z">
        <w:r w:rsidR="005432F3">
          <w:rPr>
            <w:i w:val="0"/>
            <w:sz w:val="24"/>
            <w:szCs w:val="24"/>
          </w:rPr>
          <w:t xml:space="preserve">the </w:t>
        </w:r>
      </w:ins>
      <w:ins w:id="1906" w:author="Coilin" w:date="2016-03-24T18:28:00Z">
        <w:r>
          <w:rPr>
            <w:i w:val="0"/>
            <w:sz w:val="24"/>
            <w:szCs w:val="24"/>
          </w:rPr>
          <w:t>six comparisons</w:t>
        </w:r>
      </w:ins>
      <w:ins w:id="1907" w:author="Coilin" w:date="2016-03-24T18:29:00Z">
        <w:r w:rsidR="005432F3">
          <w:rPr>
            <w:i w:val="0"/>
            <w:sz w:val="24"/>
            <w:szCs w:val="24"/>
          </w:rPr>
          <w:t xml:space="preserve"> made</w:t>
        </w:r>
      </w:ins>
      <w:ins w:id="1908" w:author="Coilin" w:date="2016-03-24T18:26:00Z">
        <w:r>
          <w:rPr>
            <w:i w:val="0"/>
            <w:sz w:val="24"/>
            <w:szCs w:val="24"/>
          </w:rPr>
          <w:t>.</w:t>
        </w:r>
      </w:ins>
    </w:p>
    <w:sectPr w:rsidR="000260E3" w:rsidRPr="000B37CC" w:rsidSect="00236F85">
      <w:headerReference w:type="default" r:id="rId20"/>
      <w:pgSz w:w="11906" w:h="16838"/>
      <w:pgMar w:top="1440" w:right="1134" w:bottom="1440" w:left="1707"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Browne, Daragh" w:date="2016-04-27T15:48:00Z" w:initials="DB">
    <w:p w14:paraId="1C308E9A" w14:textId="130FC48F" w:rsidR="00FB6A70" w:rsidRDefault="00FB6A70">
      <w:pPr>
        <w:pStyle w:val="CommentText"/>
      </w:pPr>
      <w:r>
        <w:rPr>
          <w:rStyle w:val="CommentReference"/>
        </w:rPr>
        <w:annotationRef/>
      </w:r>
      <w:r>
        <w:t>Change order</w:t>
      </w:r>
    </w:p>
  </w:comment>
  <w:comment w:id="12" w:author="Browne, Daragh" w:date="2016-04-27T15:49:00Z" w:initials="DB">
    <w:p w14:paraId="3D4FE79F" w14:textId="68D265CD" w:rsidR="00FB6A70" w:rsidRDefault="00FB6A70">
      <w:pPr>
        <w:pStyle w:val="CommentText"/>
      </w:pPr>
      <w:r>
        <w:rPr>
          <w:rStyle w:val="CommentReference"/>
        </w:rPr>
        <w:annotationRef/>
      </w:r>
      <w:r>
        <w:t>Change order</w:t>
      </w:r>
    </w:p>
  </w:comment>
  <w:comment w:id="214" w:author="Coilin" w:date="2016-03-03T10:51:00Z" w:initials="C">
    <w:p w14:paraId="1AAF24F5" w14:textId="4F883A58" w:rsidR="009A1D4A" w:rsidRDefault="009A1D4A">
      <w:pPr>
        <w:pStyle w:val="CommentText"/>
      </w:pPr>
      <w:r>
        <w:rPr>
          <w:rStyle w:val="CommentReference"/>
        </w:rPr>
        <w:annotationRef/>
      </w:r>
      <w:r>
        <w:t xml:space="preserve">Include reference to: </w:t>
      </w:r>
    </w:p>
    <w:p w14:paraId="595EB266" w14:textId="77777777" w:rsidR="009A1D4A" w:rsidRPr="001F0AA6" w:rsidRDefault="009A1D4A" w:rsidP="001F0AA6">
      <w:pPr>
        <w:pStyle w:val="Standard"/>
        <w:rPr>
          <w:rFonts w:asciiTheme="minorHAnsi" w:hAnsiTheme="minorHAnsi"/>
          <w:iCs/>
        </w:rPr>
      </w:pPr>
      <w:proofErr w:type="spellStart"/>
      <w:r w:rsidRPr="001F0AA6">
        <w:rPr>
          <w:rFonts w:asciiTheme="minorHAnsi" w:hAnsiTheme="minorHAnsi"/>
          <w:iCs/>
        </w:rPr>
        <w:t>Mosimann</w:t>
      </w:r>
      <w:proofErr w:type="spellEnd"/>
      <w:r w:rsidRPr="001F0AA6">
        <w:rPr>
          <w:rFonts w:asciiTheme="minorHAnsi" w:hAnsiTheme="minorHAnsi"/>
          <w:iCs/>
        </w:rPr>
        <w:t xml:space="preserve">, J. E. (1962). On the compound multinomial distribution, the multivariate β-distribution, and correlations among proportions. </w:t>
      </w:r>
      <w:proofErr w:type="spellStart"/>
      <w:r w:rsidRPr="001F0AA6">
        <w:rPr>
          <w:rFonts w:asciiTheme="minorHAnsi" w:hAnsiTheme="minorHAnsi"/>
          <w:iCs/>
        </w:rPr>
        <w:t>Biometrika</w:t>
      </w:r>
      <w:proofErr w:type="spellEnd"/>
      <w:r w:rsidRPr="001F0AA6">
        <w:rPr>
          <w:rFonts w:asciiTheme="minorHAnsi" w:hAnsiTheme="minorHAnsi"/>
          <w:iCs/>
        </w:rPr>
        <w:t xml:space="preserve"> 49 (1-2), 65–82.</w:t>
      </w:r>
      <w:r w:rsidRPr="001F0AA6">
        <w:rPr>
          <w:rStyle w:val="CommentReference"/>
          <w:rFonts w:cs="Mangal"/>
        </w:rPr>
        <w:annotationRef/>
      </w:r>
    </w:p>
    <w:p w14:paraId="38332BEB" w14:textId="77777777" w:rsidR="009A1D4A" w:rsidRDefault="009A1D4A">
      <w:pPr>
        <w:pStyle w:val="CommentText"/>
      </w:pPr>
    </w:p>
  </w:comment>
  <w:comment w:id="232" w:author="Browne, Daragh" w:date="2016-04-27T16:05:00Z" w:initials="DB">
    <w:p w14:paraId="05A0123C" w14:textId="49AFFAC1" w:rsidR="00594655" w:rsidRDefault="00594655">
      <w:pPr>
        <w:pStyle w:val="CommentText"/>
      </w:pPr>
      <w:r>
        <w:rPr>
          <w:rStyle w:val="CommentReference"/>
        </w:rPr>
        <w:annotationRef/>
      </w:r>
      <w:r>
        <w:t>Should this be total catch weight per cod-end? RC</w:t>
      </w:r>
    </w:p>
  </w:comment>
  <w:comment w:id="243" w:author="Coilin" w:date="2016-03-24T14:33:00Z" w:initials="C">
    <w:p w14:paraId="2258B055" w14:textId="77777777" w:rsidR="009A1D4A" w:rsidRDefault="009A1D4A">
      <w:pPr>
        <w:pStyle w:val="CommentText"/>
      </w:pPr>
      <w:r>
        <w:rPr>
          <w:rStyle w:val="CommentReference"/>
        </w:rPr>
        <w:annotationRef/>
      </w:r>
      <w:r>
        <w:t>As we switched to TMB, can you replace this reference with:</w:t>
      </w:r>
    </w:p>
    <w:p w14:paraId="5CF3D211" w14:textId="3B29C0F4" w:rsidR="009A1D4A" w:rsidRDefault="009A1D4A">
      <w:pPr>
        <w:pStyle w:val="CommentText"/>
      </w:pPr>
      <w:r>
        <w:t xml:space="preserve">Kristensen K, Nielsen A, Berg CW, Skaug HJ and Bell B (2015). “TMB: Automatic Differentiation and Laplace Approximation.” </w:t>
      </w:r>
      <w:proofErr w:type="spellStart"/>
      <w:r>
        <w:t>ArXiv</w:t>
      </w:r>
      <w:proofErr w:type="spellEnd"/>
      <w:r>
        <w:t xml:space="preserve"> e-print; in press, </w:t>
      </w:r>
      <w:r>
        <w:rPr>
          <w:rStyle w:val="Emphasis"/>
        </w:rPr>
        <w:t>Journal of Statistical Software</w:t>
      </w:r>
      <w:r>
        <w:t xml:space="preserve">, </w:t>
      </w:r>
      <w:hyperlink r:id="rId1" w:history="1">
        <w:r>
          <w:rPr>
            <w:rStyle w:val="Hyperlink"/>
          </w:rPr>
          <w:t>http://arxiv.org/abs/1509.00660</w:t>
        </w:r>
      </w:hyperlink>
      <w:r>
        <w:t xml:space="preserve">. </w:t>
      </w:r>
    </w:p>
  </w:comment>
  <w:comment w:id="299" w:author="Browne, Daragh" w:date="2016-04-27T16:21:00Z" w:initials="DB">
    <w:p w14:paraId="78D97B13" w14:textId="4DEC83FF" w:rsidR="00EC36FE" w:rsidRDefault="00EC36FE">
      <w:pPr>
        <w:pStyle w:val="CommentText"/>
      </w:pPr>
      <w:r>
        <w:rPr>
          <w:rStyle w:val="CommentReference"/>
        </w:rPr>
        <w:annotationRef/>
      </w:r>
      <w:r>
        <w:t>Catch weight per cod-end?</w:t>
      </w:r>
    </w:p>
  </w:comment>
  <w:comment w:id="300" w:author="Coilin" w:date="2016-05-02T08:25:00Z" w:initials="C">
    <w:p w14:paraId="584A2C84" w14:textId="52D9CB09" w:rsidR="00477995" w:rsidRDefault="00477995">
      <w:pPr>
        <w:pStyle w:val="CommentText"/>
      </w:pPr>
      <w:r>
        <w:rPr>
          <w:rStyle w:val="CommentReference"/>
        </w:rPr>
        <w:annotationRef/>
      </w:r>
      <w:r>
        <w:t>Yes, I didn’t change so as not to upset the line numbers.</w:t>
      </w:r>
    </w:p>
  </w:comment>
  <w:comment w:id="303" w:author="Browne, Daragh" w:date="2016-04-27T16:21:00Z" w:initials="DB">
    <w:p w14:paraId="61BF90B7" w14:textId="208303A5" w:rsidR="00EC36FE" w:rsidRDefault="00EC36FE">
      <w:pPr>
        <w:pStyle w:val="CommentText"/>
      </w:pPr>
      <w:r>
        <w:rPr>
          <w:rStyle w:val="CommentReference"/>
        </w:rPr>
        <w:annotationRef/>
      </w:r>
      <w:r>
        <w:t>Catch weight per cod-end?</w:t>
      </w:r>
    </w:p>
  </w:comment>
  <w:comment w:id="304" w:author="Coilin" w:date="2016-05-02T08:26:00Z" w:initials="C">
    <w:p w14:paraId="6B007DE7" w14:textId="635B3FFF" w:rsidR="00477995" w:rsidRDefault="00477995">
      <w:pPr>
        <w:pStyle w:val="CommentText"/>
      </w:pPr>
      <w:r>
        <w:rPr>
          <w:rStyle w:val="CommentReference"/>
        </w:rPr>
        <w:annotationRef/>
      </w:r>
      <w:r>
        <w:t>Yip.</w:t>
      </w:r>
    </w:p>
  </w:comment>
  <w:comment w:id="367" w:author="Browne, Daragh" w:date="2016-04-27T16:26:00Z" w:initials="DB">
    <w:p w14:paraId="182B4B19" w14:textId="407C99E1" w:rsidR="00D703F7" w:rsidRDefault="00D703F7">
      <w:pPr>
        <w:pStyle w:val="CommentText"/>
      </w:pPr>
      <w:r>
        <w:rPr>
          <w:rStyle w:val="CommentReference"/>
        </w:rPr>
        <w:annotationRef/>
      </w:r>
      <w:r>
        <w:t>Catch weight per cod-end?</w:t>
      </w:r>
    </w:p>
  </w:comment>
  <w:comment w:id="368" w:author="Coilin" w:date="2016-05-02T08:26:00Z" w:initials="C">
    <w:p w14:paraId="6CE82834" w14:textId="543F4B5C" w:rsidR="00477995" w:rsidRDefault="00477995">
      <w:pPr>
        <w:pStyle w:val="CommentText"/>
      </w:pPr>
      <w:r>
        <w:rPr>
          <w:rStyle w:val="CommentReference"/>
        </w:rPr>
        <w:annotationRef/>
      </w:r>
      <w:r>
        <w:t>Yip for all these, sorry Daragh!</w:t>
      </w:r>
    </w:p>
  </w:comment>
  <w:comment w:id="377" w:author="Browne, Daragh" w:date="2016-04-27T16:26:00Z" w:initials="DB">
    <w:p w14:paraId="7CC414E1" w14:textId="1B20A304" w:rsidR="00D703F7" w:rsidRDefault="00D703F7">
      <w:pPr>
        <w:pStyle w:val="CommentText"/>
      </w:pPr>
      <w:r>
        <w:rPr>
          <w:rStyle w:val="CommentReference"/>
        </w:rPr>
        <w:annotationRef/>
      </w:r>
      <w:r>
        <w:t>Catch weight per cod-end?</w:t>
      </w:r>
    </w:p>
  </w:comment>
  <w:comment w:id="383" w:author="Browne, Daragh" w:date="2016-04-27T16:27:00Z" w:initials="DB">
    <w:p w14:paraId="28C7A912" w14:textId="4F241868" w:rsidR="00D703F7" w:rsidRDefault="00D703F7">
      <w:pPr>
        <w:pStyle w:val="CommentText"/>
      </w:pPr>
      <w:r>
        <w:rPr>
          <w:rStyle w:val="CommentReference"/>
        </w:rPr>
        <w:annotationRef/>
      </w:r>
      <w:r>
        <w:t>Catch weight per cod-end?</w:t>
      </w:r>
    </w:p>
  </w:comment>
  <w:comment w:id="503" w:author="Coilin" w:date="2016-03-03T10:52:00Z" w:initials="C">
    <w:p w14:paraId="47B8AB1B" w14:textId="3E5A6CAE" w:rsidR="009A1D4A" w:rsidRDefault="009A1D4A">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529" w:author="Coilin" w:date="2016-03-24T16:41:00Z" w:initials="C">
    <w:p w14:paraId="364C8BB8" w14:textId="5B10EB20" w:rsidR="009A1D4A" w:rsidRDefault="009A1D4A">
      <w:pPr>
        <w:pStyle w:val="CommentText"/>
      </w:pPr>
      <w:r>
        <w:rPr>
          <w:rStyle w:val="CommentReference"/>
        </w:rPr>
        <w:annotationRef/>
      </w:r>
      <w:r w:rsidRPr="00873210">
        <w:t xml:space="preserve">Fryer, R.J., </w:t>
      </w:r>
      <w:proofErr w:type="spellStart"/>
      <w:r w:rsidRPr="00873210">
        <w:t>Zuur</w:t>
      </w:r>
      <w:proofErr w:type="spellEnd"/>
      <w:r w:rsidRPr="00873210">
        <w:t>, A.F. and Graham, N. (2003). Using mixed models to combine smooth size-selection and catch-comparison curves over hauls. Canadian Journal of Fisheries and Aquatic Sciences, 60, 448–459.</w:t>
      </w:r>
    </w:p>
  </w:comment>
  <w:comment w:id="543" w:author="Browne, Daragh" w:date="2016-04-27T17:14:00Z" w:initials="DB">
    <w:p w14:paraId="0AF9F2C1" w14:textId="2AD6B84D" w:rsidR="00823C5A" w:rsidRDefault="00823C5A">
      <w:pPr>
        <w:pStyle w:val="CommentText"/>
      </w:pPr>
      <w:r>
        <w:rPr>
          <w:rStyle w:val="CommentReference"/>
        </w:rPr>
        <w:annotationRef/>
      </w:r>
      <w:proofErr w:type="spellStart"/>
      <w:r>
        <w:t>Mosimann</w:t>
      </w:r>
      <w:proofErr w:type="spellEnd"/>
      <w:r>
        <w:t xml:space="preserve"> reference included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308E9A" w15:done="0"/>
  <w15:commentEx w15:paraId="3D4FE79F" w15:done="0"/>
  <w15:commentEx w15:paraId="38332BEB" w15:done="0"/>
  <w15:commentEx w15:paraId="05A0123C" w15:done="0"/>
  <w15:commentEx w15:paraId="5CF3D211" w15:done="0"/>
  <w15:commentEx w15:paraId="78D97B13" w15:done="0"/>
  <w15:commentEx w15:paraId="584A2C84" w15:paraIdParent="78D97B13" w15:done="0"/>
  <w15:commentEx w15:paraId="61BF90B7" w15:done="0"/>
  <w15:commentEx w15:paraId="6B007DE7" w15:paraIdParent="61BF90B7" w15:done="0"/>
  <w15:commentEx w15:paraId="182B4B19" w15:done="0"/>
  <w15:commentEx w15:paraId="6CE82834" w15:paraIdParent="182B4B19" w15:done="0"/>
  <w15:commentEx w15:paraId="7CC414E1" w15:done="0"/>
  <w15:commentEx w15:paraId="28C7A912" w15:done="0"/>
  <w15:commentEx w15:paraId="47B8AB1B" w15:done="0"/>
  <w15:commentEx w15:paraId="364C8BB8" w15:done="0"/>
  <w15:commentEx w15:paraId="0AF9F2C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FCFEE" w14:textId="77777777" w:rsidR="00696635" w:rsidRDefault="00696635" w:rsidP="00DA7263">
      <w:pPr>
        <w:spacing w:after="0" w:line="240" w:lineRule="auto"/>
      </w:pPr>
      <w:r>
        <w:separator/>
      </w:r>
    </w:p>
  </w:endnote>
  <w:endnote w:type="continuationSeparator" w:id="0">
    <w:p w14:paraId="71D6AF54" w14:textId="77777777" w:rsidR="00696635" w:rsidRDefault="00696635"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F0F05" w14:textId="77777777" w:rsidR="00696635" w:rsidRDefault="00696635" w:rsidP="00DA7263">
      <w:pPr>
        <w:spacing w:after="0" w:line="240" w:lineRule="auto"/>
      </w:pPr>
      <w:r>
        <w:separator/>
      </w:r>
    </w:p>
  </w:footnote>
  <w:footnote w:type="continuationSeparator" w:id="0">
    <w:p w14:paraId="62D721AF" w14:textId="77777777" w:rsidR="00696635" w:rsidRDefault="00696635"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09085"/>
      <w:docPartObj>
        <w:docPartGallery w:val="Page Numbers (Top of Page)"/>
        <w:docPartUnique/>
      </w:docPartObj>
    </w:sdtPr>
    <w:sdtEndPr/>
    <w:sdtContent>
      <w:p w14:paraId="5A10155F" w14:textId="77777777" w:rsidR="009A1D4A" w:rsidRDefault="009A1D4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477995">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77995">
          <w:rPr>
            <w:b/>
            <w:bCs/>
            <w:noProof/>
          </w:rPr>
          <w:t>33</w:t>
        </w:r>
        <w:r>
          <w:rPr>
            <w:b/>
            <w:bCs/>
            <w:sz w:val="24"/>
            <w:szCs w:val="24"/>
          </w:rPr>
          <w:fldChar w:fldCharType="end"/>
        </w:r>
      </w:p>
    </w:sdtContent>
  </w:sdt>
  <w:p w14:paraId="35A713B6" w14:textId="77777777" w:rsidR="009A1D4A" w:rsidRDefault="009A1D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199&lt;/item&gt;&lt;item&gt;227&lt;/item&gt;&lt;item&gt;253&lt;/item&gt;&lt;item&gt;257&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item&gt;575&lt;/item&gt;&lt;item&gt;576&lt;/item&gt;&lt;item&gt;577&lt;/item&gt;&lt;item&gt;578&lt;/item&gt;&lt;item&gt;580&lt;/item&gt;&lt;/record-ids&gt;&lt;/item&gt;&lt;/Libraries&gt;"/>
  </w:docVars>
  <w:rsids>
    <w:rsidRoot w:val="00A17811"/>
    <w:rsid w:val="00001278"/>
    <w:rsid w:val="00003676"/>
    <w:rsid w:val="00004590"/>
    <w:rsid w:val="0002097A"/>
    <w:rsid w:val="00021415"/>
    <w:rsid w:val="00025128"/>
    <w:rsid w:val="000260E3"/>
    <w:rsid w:val="00031BD0"/>
    <w:rsid w:val="000320C0"/>
    <w:rsid w:val="00035936"/>
    <w:rsid w:val="00036647"/>
    <w:rsid w:val="000462F5"/>
    <w:rsid w:val="000610A6"/>
    <w:rsid w:val="00067490"/>
    <w:rsid w:val="0007625E"/>
    <w:rsid w:val="00080D25"/>
    <w:rsid w:val="000862DC"/>
    <w:rsid w:val="000906F5"/>
    <w:rsid w:val="000914C9"/>
    <w:rsid w:val="00091E54"/>
    <w:rsid w:val="000955F6"/>
    <w:rsid w:val="00096B53"/>
    <w:rsid w:val="000A7565"/>
    <w:rsid w:val="000B1643"/>
    <w:rsid w:val="000B37CC"/>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0F52BD"/>
    <w:rsid w:val="00102370"/>
    <w:rsid w:val="00102C2F"/>
    <w:rsid w:val="00104381"/>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9352C"/>
    <w:rsid w:val="001A0254"/>
    <w:rsid w:val="001A0A76"/>
    <w:rsid w:val="001A2262"/>
    <w:rsid w:val="001A232C"/>
    <w:rsid w:val="001A3F94"/>
    <w:rsid w:val="001B15AB"/>
    <w:rsid w:val="001C1A82"/>
    <w:rsid w:val="001C34F8"/>
    <w:rsid w:val="001C5EB6"/>
    <w:rsid w:val="001D00D8"/>
    <w:rsid w:val="001D1C3C"/>
    <w:rsid w:val="001E6418"/>
    <w:rsid w:val="001E79AB"/>
    <w:rsid w:val="001F0AA6"/>
    <w:rsid w:val="001F355E"/>
    <w:rsid w:val="001F704C"/>
    <w:rsid w:val="001F7AFB"/>
    <w:rsid w:val="00212169"/>
    <w:rsid w:val="0021282F"/>
    <w:rsid w:val="002142EC"/>
    <w:rsid w:val="00214984"/>
    <w:rsid w:val="0022121B"/>
    <w:rsid w:val="00224112"/>
    <w:rsid w:val="00224FF9"/>
    <w:rsid w:val="002334B8"/>
    <w:rsid w:val="00235163"/>
    <w:rsid w:val="00235A0C"/>
    <w:rsid w:val="00236F85"/>
    <w:rsid w:val="002379EA"/>
    <w:rsid w:val="00246543"/>
    <w:rsid w:val="00246826"/>
    <w:rsid w:val="00251F88"/>
    <w:rsid w:val="002632BA"/>
    <w:rsid w:val="002674EE"/>
    <w:rsid w:val="002701D3"/>
    <w:rsid w:val="002708A0"/>
    <w:rsid w:val="00280FCD"/>
    <w:rsid w:val="00283A26"/>
    <w:rsid w:val="00283BBA"/>
    <w:rsid w:val="00284F60"/>
    <w:rsid w:val="00285710"/>
    <w:rsid w:val="002865F9"/>
    <w:rsid w:val="002925E5"/>
    <w:rsid w:val="00292BAC"/>
    <w:rsid w:val="002970B8"/>
    <w:rsid w:val="002A2524"/>
    <w:rsid w:val="002A5FEE"/>
    <w:rsid w:val="002B0E5F"/>
    <w:rsid w:val="002B3EAE"/>
    <w:rsid w:val="002B7B8F"/>
    <w:rsid w:val="002C0791"/>
    <w:rsid w:val="002C22A8"/>
    <w:rsid w:val="002C49DD"/>
    <w:rsid w:val="002C4DEF"/>
    <w:rsid w:val="002D1AA5"/>
    <w:rsid w:val="002D20D9"/>
    <w:rsid w:val="002D3DE5"/>
    <w:rsid w:val="002E223B"/>
    <w:rsid w:val="002E428E"/>
    <w:rsid w:val="002E7418"/>
    <w:rsid w:val="003111C4"/>
    <w:rsid w:val="00311691"/>
    <w:rsid w:val="00312DEF"/>
    <w:rsid w:val="003215FE"/>
    <w:rsid w:val="003219AD"/>
    <w:rsid w:val="00324DD1"/>
    <w:rsid w:val="0032718B"/>
    <w:rsid w:val="003312FB"/>
    <w:rsid w:val="003411E7"/>
    <w:rsid w:val="00344C54"/>
    <w:rsid w:val="00350D7F"/>
    <w:rsid w:val="00356A89"/>
    <w:rsid w:val="00362188"/>
    <w:rsid w:val="00363B7D"/>
    <w:rsid w:val="003654AA"/>
    <w:rsid w:val="00365F5D"/>
    <w:rsid w:val="00366723"/>
    <w:rsid w:val="00370DE5"/>
    <w:rsid w:val="003716A1"/>
    <w:rsid w:val="00372D8B"/>
    <w:rsid w:val="003739B6"/>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C7A41"/>
    <w:rsid w:val="003D5A7F"/>
    <w:rsid w:val="003E3D1E"/>
    <w:rsid w:val="003E3F5A"/>
    <w:rsid w:val="003E53D1"/>
    <w:rsid w:val="003E631A"/>
    <w:rsid w:val="003E7877"/>
    <w:rsid w:val="003F079E"/>
    <w:rsid w:val="003F29C4"/>
    <w:rsid w:val="003F2E1C"/>
    <w:rsid w:val="003F7F5A"/>
    <w:rsid w:val="004010F0"/>
    <w:rsid w:val="00402386"/>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77995"/>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1BDF"/>
    <w:rsid w:val="005125F0"/>
    <w:rsid w:val="00512C03"/>
    <w:rsid w:val="005155C7"/>
    <w:rsid w:val="00521548"/>
    <w:rsid w:val="005216D7"/>
    <w:rsid w:val="00526474"/>
    <w:rsid w:val="00535EAC"/>
    <w:rsid w:val="005367E6"/>
    <w:rsid w:val="0053746D"/>
    <w:rsid w:val="005376BA"/>
    <w:rsid w:val="005414D4"/>
    <w:rsid w:val="005432F3"/>
    <w:rsid w:val="00547C34"/>
    <w:rsid w:val="00547CDB"/>
    <w:rsid w:val="00551208"/>
    <w:rsid w:val="00551802"/>
    <w:rsid w:val="00552208"/>
    <w:rsid w:val="0055221A"/>
    <w:rsid w:val="00553EDD"/>
    <w:rsid w:val="00555EE9"/>
    <w:rsid w:val="00557255"/>
    <w:rsid w:val="00563871"/>
    <w:rsid w:val="00565FF9"/>
    <w:rsid w:val="00566790"/>
    <w:rsid w:val="00566B26"/>
    <w:rsid w:val="0057263A"/>
    <w:rsid w:val="00572C86"/>
    <w:rsid w:val="0057357A"/>
    <w:rsid w:val="005744A2"/>
    <w:rsid w:val="005763DC"/>
    <w:rsid w:val="005822D4"/>
    <w:rsid w:val="005875A5"/>
    <w:rsid w:val="00594655"/>
    <w:rsid w:val="00597D7A"/>
    <w:rsid w:val="00597EA4"/>
    <w:rsid w:val="005B14C3"/>
    <w:rsid w:val="005B189E"/>
    <w:rsid w:val="005B58C3"/>
    <w:rsid w:val="005C4DD4"/>
    <w:rsid w:val="005C7273"/>
    <w:rsid w:val="005D06FD"/>
    <w:rsid w:val="005D0D92"/>
    <w:rsid w:val="005D2AD1"/>
    <w:rsid w:val="005E155C"/>
    <w:rsid w:val="005E37E2"/>
    <w:rsid w:val="005F65E1"/>
    <w:rsid w:val="005F7C78"/>
    <w:rsid w:val="006037AB"/>
    <w:rsid w:val="006127F0"/>
    <w:rsid w:val="006223F3"/>
    <w:rsid w:val="0064131D"/>
    <w:rsid w:val="006421F8"/>
    <w:rsid w:val="00642A02"/>
    <w:rsid w:val="00654CC8"/>
    <w:rsid w:val="00664063"/>
    <w:rsid w:val="00664FB0"/>
    <w:rsid w:val="00671214"/>
    <w:rsid w:val="00672BED"/>
    <w:rsid w:val="00684D9A"/>
    <w:rsid w:val="006864F9"/>
    <w:rsid w:val="0068675B"/>
    <w:rsid w:val="00691F52"/>
    <w:rsid w:val="00692FAA"/>
    <w:rsid w:val="00695FC0"/>
    <w:rsid w:val="00696635"/>
    <w:rsid w:val="00697C57"/>
    <w:rsid w:val="006A3F17"/>
    <w:rsid w:val="006B1997"/>
    <w:rsid w:val="006B6490"/>
    <w:rsid w:val="006C05E2"/>
    <w:rsid w:val="006C541B"/>
    <w:rsid w:val="006C744F"/>
    <w:rsid w:val="006D3F0E"/>
    <w:rsid w:val="006D6D1B"/>
    <w:rsid w:val="006E1BBB"/>
    <w:rsid w:val="006E1E2A"/>
    <w:rsid w:val="006E7686"/>
    <w:rsid w:val="006E7C39"/>
    <w:rsid w:val="006F464A"/>
    <w:rsid w:val="006F5E92"/>
    <w:rsid w:val="006F78F3"/>
    <w:rsid w:val="00701A94"/>
    <w:rsid w:val="00701F8E"/>
    <w:rsid w:val="00705D33"/>
    <w:rsid w:val="00705EC9"/>
    <w:rsid w:val="007061D7"/>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65D66"/>
    <w:rsid w:val="0077000B"/>
    <w:rsid w:val="007725E9"/>
    <w:rsid w:val="007734BD"/>
    <w:rsid w:val="00773C40"/>
    <w:rsid w:val="00776105"/>
    <w:rsid w:val="0077754F"/>
    <w:rsid w:val="0078443E"/>
    <w:rsid w:val="00796E82"/>
    <w:rsid w:val="00797333"/>
    <w:rsid w:val="007A005B"/>
    <w:rsid w:val="007A0407"/>
    <w:rsid w:val="007A377E"/>
    <w:rsid w:val="007A406F"/>
    <w:rsid w:val="007B09ED"/>
    <w:rsid w:val="007B2A11"/>
    <w:rsid w:val="007B6519"/>
    <w:rsid w:val="007C055D"/>
    <w:rsid w:val="007C5D02"/>
    <w:rsid w:val="007C7657"/>
    <w:rsid w:val="007D5048"/>
    <w:rsid w:val="007D67DE"/>
    <w:rsid w:val="007D7D80"/>
    <w:rsid w:val="007E3AAB"/>
    <w:rsid w:val="007E4DA3"/>
    <w:rsid w:val="007E67F4"/>
    <w:rsid w:val="007E7728"/>
    <w:rsid w:val="007F132D"/>
    <w:rsid w:val="007F58CD"/>
    <w:rsid w:val="008005E4"/>
    <w:rsid w:val="00801D68"/>
    <w:rsid w:val="00805096"/>
    <w:rsid w:val="00810729"/>
    <w:rsid w:val="00822C98"/>
    <w:rsid w:val="00823C5A"/>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321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5851"/>
    <w:rsid w:val="00946513"/>
    <w:rsid w:val="00952C74"/>
    <w:rsid w:val="00952E56"/>
    <w:rsid w:val="00954A7C"/>
    <w:rsid w:val="009573AD"/>
    <w:rsid w:val="00961962"/>
    <w:rsid w:val="00961B0D"/>
    <w:rsid w:val="0096336E"/>
    <w:rsid w:val="00971E55"/>
    <w:rsid w:val="0097297C"/>
    <w:rsid w:val="00973150"/>
    <w:rsid w:val="00973CBF"/>
    <w:rsid w:val="009750E6"/>
    <w:rsid w:val="00975B90"/>
    <w:rsid w:val="00985E45"/>
    <w:rsid w:val="00986BFE"/>
    <w:rsid w:val="00986DC7"/>
    <w:rsid w:val="00990914"/>
    <w:rsid w:val="00990A21"/>
    <w:rsid w:val="00990DAD"/>
    <w:rsid w:val="0099196D"/>
    <w:rsid w:val="009953E9"/>
    <w:rsid w:val="0099612B"/>
    <w:rsid w:val="009A13D0"/>
    <w:rsid w:val="009A156F"/>
    <w:rsid w:val="009A1D4A"/>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C25"/>
    <w:rsid w:val="00A266BF"/>
    <w:rsid w:val="00A316F7"/>
    <w:rsid w:val="00A34184"/>
    <w:rsid w:val="00A347E7"/>
    <w:rsid w:val="00A3539E"/>
    <w:rsid w:val="00A36CF1"/>
    <w:rsid w:val="00A3763A"/>
    <w:rsid w:val="00A41EBF"/>
    <w:rsid w:val="00A4241A"/>
    <w:rsid w:val="00A42BA1"/>
    <w:rsid w:val="00A42BDD"/>
    <w:rsid w:val="00A45CFD"/>
    <w:rsid w:val="00A476B8"/>
    <w:rsid w:val="00A47B19"/>
    <w:rsid w:val="00A47C35"/>
    <w:rsid w:val="00A549CD"/>
    <w:rsid w:val="00A7631D"/>
    <w:rsid w:val="00A773E0"/>
    <w:rsid w:val="00A82628"/>
    <w:rsid w:val="00A8502C"/>
    <w:rsid w:val="00A902E9"/>
    <w:rsid w:val="00A90700"/>
    <w:rsid w:val="00A97962"/>
    <w:rsid w:val="00AA2556"/>
    <w:rsid w:val="00AA2D87"/>
    <w:rsid w:val="00AB182D"/>
    <w:rsid w:val="00AB1DCB"/>
    <w:rsid w:val="00AB3164"/>
    <w:rsid w:val="00AB48A6"/>
    <w:rsid w:val="00AC1BBC"/>
    <w:rsid w:val="00AC655A"/>
    <w:rsid w:val="00AD1E47"/>
    <w:rsid w:val="00AD5435"/>
    <w:rsid w:val="00AD55CC"/>
    <w:rsid w:val="00AD5847"/>
    <w:rsid w:val="00AD5DC7"/>
    <w:rsid w:val="00AE0589"/>
    <w:rsid w:val="00AE74F6"/>
    <w:rsid w:val="00AF0EF2"/>
    <w:rsid w:val="00AF2DB3"/>
    <w:rsid w:val="00AF6B21"/>
    <w:rsid w:val="00AF6EBD"/>
    <w:rsid w:val="00AF7DAD"/>
    <w:rsid w:val="00B0589B"/>
    <w:rsid w:val="00B10B42"/>
    <w:rsid w:val="00B12F13"/>
    <w:rsid w:val="00B217C3"/>
    <w:rsid w:val="00B22827"/>
    <w:rsid w:val="00B24BE3"/>
    <w:rsid w:val="00B2682A"/>
    <w:rsid w:val="00B26BB3"/>
    <w:rsid w:val="00B30AEA"/>
    <w:rsid w:val="00B30F13"/>
    <w:rsid w:val="00B357AB"/>
    <w:rsid w:val="00B40ED0"/>
    <w:rsid w:val="00B44EFB"/>
    <w:rsid w:val="00B45012"/>
    <w:rsid w:val="00B46852"/>
    <w:rsid w:val="00B46A48"/>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7F2"/>
    <w:rsid w:val="00BA785F"/>
    <w:rsid w:val="00BB3290"/>
    <w:rsid w:val="00BB55CA"/>
    <w:rsid w:val="00BB7912"/>
    <w:rsid w:val="00BC335A"/>
    <w:rsid w:val="00BC7D02"/>
    <w:rsid w:val="00BD7987"/>
    <w:rsid w:val="00BE064A"/>
    <w:rsid w:val="00BF37E0"/>
    <w:rsid w:val="00BF77D2"/>
    <w:rsid w:val="00C00725"/>
    <w:rsid w:val="00C02AE3"/>
    <w:rsid w:val="00C0318B"/>
    <w:rsid w:val="00C15CB5"/>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5A1A"/>
    <w:rsid w:val="00D36D0A"/>
    <w:rsid w:val="00D429BA"/>
    <w:rsid w:val="00D433CA"/>
    <w:rsid w:val="00D44925"/>
    <w:rsid w:val="00D44F88"/>
    <w:rsid w:val="00D54036"/>
    <w:rsid w:val="00D54DB7"/>
    <w:rsid w:val="00D55293"/>
    <w:rsid w:val="00D605C7"/>
    <w:rsid w:val="00D60CE9"/>
    <w:rsid w:val="00D62A79"/>
    <w:rsid w:val="00D701AC"/>
    <w:rsid w:val="00D702F7"/>
    <w:rsid w:val="00D703F7"/>
    <w:rsid w:val="00D72036"/>
    <w:rsid w:val="00D72081"/>
    <w:rsid w:val="00D73696"/>
    <w:rsid w:val="00D816BD"/>
    <w:rsid w:val="00D8663A"/>
    <w:rsid w:val="00D96AD9"/>
    <w:rsid w:val="00D97EBA"/>
    <w:rsid w:val="00DA14FC"/>
    <w:rsid w:val="00DA3936"/>
    <w:rsid w:val="00DA5BD4"/>
    <w:rsid w:val="00DA6A7B"/>
    <w:rsid w:val="00DA7263"/>
    <w:rsid w:val="00DA7561"/>
    <w:rsid w:val="00DB0B08"/>
    <w:rsid w:val="00DB3EFF"/>
    <w:rsid w:val="00DB4040"/>
    <w:rsid w:val="00DB4A9E"/>
    <w:rsid w:val="00DC2B5E"/>
    <w:rsid w:val="00DD7A4E"/>
    <w:rsid w:val="00DE33AB"/>
    <w:rsid w:val="00DE51FE"/>
    <w:rsid w:val="00DE75D1"/>
    <w:rsid w:val="00DF065D"/>
    <w:rsid w:val="00DF0BF2"/>
    <w:rsid w:val="00DF7876"/>
    <w:rsid w:val="00E00FCE"/>
    <w:rsid w:val="00E04175"/>
    <w:rsid w:val="00E04822"/>
    <w:rsid w:val="00E16279"/>
    <w:rsid w:val="00E24840"/>
    <w:rsid w:val="00E253AA"/>
    <w:rsid w:val="00E267F5"/>
    <w:rsid w:val="00E31E81"/>
    <w:rsid w:val="00E3241D"/>
    <w:rsid w:val="00E33F43"/>
    <w:rsid w:val="00E34A8F"/>
    <w:rsid w:val="00E42B56"/>
    <w:rsid w:val="00E43246"/>
    <w:rsid w:val="00E451A6"/>
    <w:rsid w:val="00E45B0C"/>
    <w:rsid w:val="00E46813"/>
    <w:rsid w:val="00E54E6C"/>
    <w:rsid w:val="00E559F0"/>
    <w:rsid w:val="00E709C9"/>
    <w:rsid w:val="00E73857"/>
    <w:rsid w:val="00E76375"/>
    <w:rsid w:val="00E807D4"/>
    <w:rsid w:val="00E80ED0"/>
    <w:rsid w:val="00E81EB2"/>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6FE"/>
    <w:rsid w:val="00EC3F9F"/>
    <w:rsid w:val="00EC5C94"/>
    <w:rsid w:val="00EC5F88"/>
    <w:rsid w:val="00ED2772"/>
    <w:rsid w:val="00ED3A80"/>
    <w:rsid w:val="00ED4876"/>
    <w:rsid w:val="00ED4B0D"/>
    <w:rsid w:val="00EE38F1"/>
    <w:rsid w:val="00EE53FF"/>
    <w:rsid w:val="00EF30A7"/>
    <w:rsid w:val="00EF35A8"/>
    <w:rsid w:val="00F02106"/>
    <w:rsid w:val="00F06FE5"/>
    <w:rsid w:val="00F105AF"/>
    <w:rsid w:val="00F10AA7"/>
    <w:rsid w:val="00F1127E"/>
    <w:rsid w:val="00F144AB"/>
    <w:rsid w:val="00F1551F"/>
    <w:rsid w:val="00F17124"/>
    <w:rsid w:val="00F17992"/>
    <w:rsid w:val="00F24288"/>
    <w:rsid w:val="00F245C4"/>
    <w:rsid w:val="00F24DAD"/>
    <w:rsid w:val="00F26E95"/>
    <w:rsid w:val="00F356FF"/>
    <w:rsid w:val="00F35B9C"/>
    <w:rsid w:val="00F35F6F"/>
    <w:rsid w:val="00F377A1"/>
    <w:rsid w:val="00F41696"/>
    <w:rsid w:val="00F45772"/>
    <w:rsid w:val="00F46725"/>
    <w:rsid w:val="00F46D44"/>
    <w:rsid w:val="00F479A2"/>
    <w:rsid w:val="00F54154"/>
    <w:rsid w:val="00F55F06"/>
    <w:rsid w:val="00F562D1"/>
    <w:rsid w:val="00F6317D"/>
    <w:rsid w:val="00F67707"/>
    <w:rsid w:val="00F719BE"/>
    <w:rsid w:val="00F71D56"/>
    <w:rsid w:val="00F72347"/>
    <w:rsid w:val="00F72B9E"/>
    <w:rsid w:val="00F72C22"/>
    <w:rsid w:val="00F74BDF"/>
    <w:rsid w:val="00F7738E"/>
    <w:rsid w:val="00F85018"/>
    <w:rsid w:val="00F914A8"/>
    <w:rsid w:val="00F91BAE"/>
    <w:rsid w:val="00F91BE8"/>
    <w:rsid w:val="00F949E3"/>
    <w:rsid w:val="00FA3083"/>
    <w:rsid w:val="00FB0AE4"/>
    <w:rsid w:val="00FB6449"/>
    <w:rsid w:val="00FB6A70"/>
    <w:rsid w:val="00FC06D1"/>
    <w:rsid w:val="00FC3644"/>
    <w:rsid w:val="00FC5C52"/>
    <w:rsid w:val="00FD09A7"/>
    <w:rsid w:val="00FD5F42"/>
    <w:rsid w:val="00FD680E"/>
    <w:rsid w:val="00FD6D8A"/>
    <w:rsid w:val="00FE2FEE"/>
    <w:rsid w:val="00FE533D"/>
    <w:rsid w:val="00FE6D21"/>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5706C759-12BB-46FC-8EC5-E05A88205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135558690">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xiv.org/abs/1509.0066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browned@bim.ie" TargetMode="External"/><Relationship Id="rId13" Type="http://schemas.openxmlformats.org/officeDocument/2006/relationships/image" Target="media/image1.tif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o.org/fishery/statistics/software/fishstatj/e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54214-A5F0-4BF4-9474-552AACB3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14684</Words>
  <Characters>83703</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3</cp:revision>
  <cp:lastPrinted>2016-03-24T10:23:00Z</cp:lastPrinted>
  <dcterms:created xsi:type="dcterms:W3CDTF">2016-05-02T07:18:00Z</dcterms:created>
  <dcterms:modified xsi:type="dcterms:W3CDTF">2016-05-02T07:27:00Z</dcterms:modified>
</cp:coreProperties>
</file>