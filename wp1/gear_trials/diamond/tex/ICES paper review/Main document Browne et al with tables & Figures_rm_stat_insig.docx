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C733" w14:textId="7A2E8199" w:rsidR="00973150" w:rsidRDefault="00973150" w:rsidP="000320C0">
      <w:pPr>
        <w:pStyle w:val="Heading1"/>
        <w:spacing w:after="40" w:line="480" w:lineRule="auto"/>
        <w:jc w:val="both"/>
        <w:rPr>
          <w:i/>
        </w:rPr>
      </w:pPr>
      <w:r>
        <w:t>A general catch comparison method for multi-gear trials</w:t>
      </w:r>
      <w:r w:rsidR="001F355E">
        <w:t>:</w:t>
      </w:r>
      <w:r>
        <w:t xml:space="preserve"> application to </w:t>
      </w:r>
      <w:r w:rsidR="00142E67">
        <w:t xml:space="preserve">a </w:t>
      </w:r>
      <w:r>
        <w:t>quad-rig trawl</w:t>
      </w:r>
      <w:r w:rsidR="00F74BDF">
        <w:t>ing</w:t>
      </w:r>
      <w:r>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w:t>
      </w:r>
      <w:bookmarkStart w:id="0" w:name="_GoBack"/>
      <w:bookmarkEnd w:id="0"/>
      <w:r>
        <w:t>onald, D.</w:t>
      </w:r>
      <w:r w:rsidRPr="0021282F">
        <w:rPr>
          <w:vertAlign w:val="superscript"/>
        </w:rPr>
        <w:t xml:space="preserve"> 1</w:t>
      </w:r>
      <w:r>
        <w:t>, Officer, R.</w:t>
      </w:r>
      <w:r w:rsidRPr="0021282F">
        <w:rPr>
          <w:vertAlign w:val="superscript"/>
        </w:rPr>
        <w:t xml:space="preserve"> </w:t>
      </w:r>
      <w:r>
        <w:rPr>
          <w:vertAlign w:val="superscript"/>
        </w:rPr>
        <w:t>2</w:t>
      </w:r>
      <w:r>
        <w:t xml:space="preserve">, and </w:t>
      </w:r>
      <w:proofErr w:type="spellStart"/>
      <w:r>
        <w:t>Keatinge</w:t>
      </w:r>
      <w:proofErr w:type="spellEnd"/>
      <w:r>
        <w:t>,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w:t>
      </w:r>
      <w:proofErr w:type="spellStart"/>
      <w:r>
        <w:t>tel</w:t>
      </w:r>
      <w:proofErr w:type="spellEnd"/>
      <w:r>
        <w:t xml:space="preserve">: +353 91539360; fax: +353 91568569; e-mail: </w:t>
      </w:r>
      <w:hyperlink r:id="rId8"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3C93F9B1" w:rsidR="00235A0C" w:rsidRDefault="00990DAD" w:rsidP="000320C0">
      <w:pPr>
        <w:spacing w:after="40" w:line="480" w:lineRule="auto"/>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proofErr w:type="spellStart"/>
      <w:r w:rsidR="0021282F">
        <w:rPr>
          <w:i/>
        </w:rPr>
        <w:t>Norvegicus</w:t>
      </w:r>
      <w:proofErr w:type="spellEnd"/>
      <w:r w:rsidR="0021282F">
        <w:rPr>
          <w:i/>
        </w:rPr>
        <w:t xml:space="preserve"> </w:t>
      </w:r>
      <w:r w:rsidR="00697C57">
        <w:t xml:space="preserve">outpaced </w:t>
      </w:r>
      <w:r w:rsidR="00566B26">
        <w:t xml:space="preserve">technical understanding of </w:t>
      </w:r>
      <w:r w:rsidR="006A3F17">
        <w:t>catch composition 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 composition</w:t>
      </w:r>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total cod-end weight </w:t>
      </w:r>
      <w:r w:rsidR="005822D4">
        <w:lastRenderedPageBreak/>
        <w:t xml:space="preserve">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w:t>
      </w:r>
      <w:proofErr w:type="spellStart"/>
      <w:r w:rsidR="00AE74F6">
        <w:rPr>
          <w:i/>
        </w:rPr>
        <w:t>norvegicus</w:t>
      </w:r>
      <w:proofErr w:type="spellEnd"/>
      <w:r w:rsidR="00AE74F6">
        <w:t xml:space="preserve">, </w:t>
      </w:r>
      <w:r w:rsidR="00E54E6C">
        <w:t>multi-rig, cod-end mesh size,</w:t>
      </w:r>
      <w:r w:rsidR="007F132D">
        <w:t xml:space="preserve"> </w:t>
      </w:r>
      <w:proofErr w:type="gramStart"/>
      <w:r w:rsidR="00E54E6C">
        <w:t>c</w:t>
      </w:r>
      <w:r w:rsidR="00E54E6C" w:rsidRPr="00CE69D8">
        <w:t>atch</w:t>
      </w:r>
      <w:proofErr w:type="gramEnd"/>
      <w:r w:rsidR="00E54E6C" w:rsidRPr="00CE69D8">
        <w:t xml:space="preserve">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lastRenderedPageBreak/>
        <w:t>Introduction</w:t>
      </w:r>
    </w:p>
    <w:p w14:paraId="60F9EA4E" w14:textId="35A5CB59" w:rsidR="007304E1" w:rsidRDefault="00FD5F42" w:rsidP="000320C0">
      <w:pPr>
        <w:spacing w:after="40" w:line="480" w:lineRule="auto"/>
        <w:jc w:val="both"/>
      </w:pPr>
      <w:r w:rsidRPr="00FD5F42">
        <w:rPr>
          <w:i/>
        </w:rPr>
        <w:t>Nephrops</w:t>
      </w:r>
      <w:r w:rsidR="007304E1">
        <w:rPr>
          <w:i/>
        </w:rPr>
        <w:t xml:space="preserve"> </w:t>
      </w:r>
      <w:proofErr w:type="spellStart"/>
      <w:r w:rsidR="005B58C3">
        <w:rPr>
          <w:i/>
        </w:rPr>
        <w:t>n</w:t>
      </w:r>
      <w:r w:rsidR="007304E1">
        <w:rPr>
          <w:i/>
        </w:rPr>
        <w:t>orvegicus</w:t>
      </w:r>
      <w:proofErr w:type="spellEnd"/>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FC5C52">
        <w:rPr>
          <w:noProof/>
        </w:rPr>
        <w:t>(Cosgrove et al., 2015)</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74A0F095"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670202A5" w:rsidR="00214984" w:rsidRDefault="004200B6" w:rsidP="000320C0">
      <w:pPr>
        <w:spacing w:after="40" w:line="480" w:lineRule="auto"/>
        <w:jc w:val="both"/>
      </w:pPr>
      <w:r>
        <w:lastRenderedPageBreak/>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 </w:instrText>
      </w:r>
      <w:r w:rsidR="00CE69D8">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EN.CITE.DATA </w:instrText>
      </w:r>
      <w:r w:rsidR="00CE69D8">
        <w:fldChar w:fldCharType="end"/>
      </w:r>
      <w:r w:rsidR="00551802">
        <w:fldChar w:fldCharType="separate"/>
      </w:r>
      <w:r w:rsidR="00FC5C52">
        <w:rPr>
          <w:noProof/>
        </w:rPr>
        <w:t>(e.g. Millar, 1992; Millar and Walsh, 1992; Millar and Fryer, 1999; McClanahan and Mangi, 2004)</w:t>
      </w:r>
      <w:r w:rsidR="00551802">
        <w:fldChar w:fldCharType="end"/>
      </w:r>
      <w:r w:rsidR="00551802">
        <w:t xml:space="preserve"> or catch comparison </w:t>
      </w:r>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78F0940"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 composition</w:t>
      </w:r>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1B9545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w:t>
      </w:r>
      <w:proofErr w:type="spellStart"/>
      <w:r w:rsidR="00190D44">
        <w:t>VIIa</w:t>
      </w:r>
      <w:proofErr w:type="spellEnd"/>
      <w:r w:rsidR="00190D44">
        <w:t>,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w:t>
      </w:r>
      <w:ins w:id="1" w:author="Coilin" w:date="2016-03-03T10:24:00Z">
        <w:r w:rsidR="00251F88">
          <w:t xml:space="preserve">(standard error in brackets) </w:t>
        </w:r>
      </w:ins>
      <w:del w:id="2" w:author="Coilin" w:date="2016-03-03T10:25:00Z">
        <w:r w:rsidR="00A11B8F" w:rsidDel="00251F88">
          <w:delText>o</w:delText>
        </w:r>
      </w:del>
      <w:ins w:id="3" w:author="Coilin" w:date="2016-03-03T10:25:00Z">
        <w:r w:rsidR="00251F88">
          <w:t>O</w:t>
        </w:r>
      </w:ins>
      <w:r w:rsidR="00A11B8F">
        <w:t xml:space="preserve">mega mesh gauge measurements </w:t>
      </w:r>
      <w:ins w:id="4" w:author="Coilin" w:date="2016-03-03T10:23:00Z">
        <w:r w:rsidR="00B605E2">
          <w:t>(</w:t>
        </w:r>
      </w:ins>
      <w:ins w:id="5" w:author="Coilin" w:date="2016-03-03T10:24:00Z">
        <w:r w:rsidR="005376BA">
          <w:t xml:space="preserve">force of </w:t>
        </w:r>
      </w:ins>
      <w:ins w:id="6" w:author="Coilin" w:date="2016-03-03T10:23:00Z">
        <w:r w:rsidR="00B605E2">
          <w:t xml:space="preserve">125 </w:t>
        </w:r>
        <w:r w:rsidR="00B605E2" w:rsidRPr="009573AD">
          <w:t>N</w:t>
        </w:r>
        <w:r w:rsidR="00B605E2">
          <w:t xml:space="preserve">) </w:t>
        </w:r>
        <w:r w:rsidR="007B09ED">
          <w:t>of: 70.8 (0.3), 80.8 (0.3), 92.6 (0.2) and 103.0 (0.3) mm</w:t>
        </w:r>
      </w:ins>
      <w:del w:id="7"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proofErr w:type="gramStart"/>
      <w:r w:rsidR="00F105AF">
        <w:t>Corresponding</w:t>
      </w:r>
      <w:proofErr w:type="gramEnd"/>
      <w:r w:rsidR="00F105AF">
        <w:t xml:space="preserve">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FC5C52">
        <w:rPr>
          <w:noProof/>
        </w:rPr>
        <w:t>(Cosgrove et al., 2015)</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lastRenderedPageBreak/>
        <w:t>Model development</w:t>
      </w:r>
    </w:p>
    <w:p w14:paraId="767089A5" w14:textId="659BC086" w:rsidR="00511BDF" w:rsidRDefault="00511BDF" w:rsidP="000320C0">
      <w:pPr>
        <w:spacing w:after="40" w:line="480" w:lineRule="auto"/>
        <w:jc w:val="both"/>
      </w:pPr>
      <w:r>
        <w:rPr>
          <w:lang w:val="en-US"/>
        </w:rPr>
        <w:t xml:space="preserve">In </w:t>
      </w:r>
      <w:ins w:id="8" w:author="Coilin" w:date="2016-03-21T17:00:00Z">
        <w:r w:rsidR="006F5E92">
          <w:rPr>
            <w:lang w:val="en-US"/>
          </w:rPr>
          <w:t>the</w:t>
        </w:r>
      </w:ins>
      <w:del w:id="9" w:author="Coilin" w:date="2016-03-21T17:00:00Z">
        <w:r w:rsidDel="006F5E92">
          <w:rPr>
            <w:lang w:val="en-US"/>
          </w:rPr>
          <w:delText>a</w:delText>
        </w:r>
      </w:del>
      <w:r>
        <w:rPr>
          <w:lang w:val="en-US"/>
        </w:rPr>
        <w:t xml:space="preserve"> quad-rig trial the response </w:t>
      </w:r>
      <m:oMath>
        <m:sSub>
          <m:sSubPr>
            <m:ctrlPr>
              <w:ins w:id="10" w:author="Coilin" w:date="2016-03-21T16:57:00Z">
                <w:rPr>
                  <w:rFonts w:ascii="Cambria Math" w:hAnsi="Cambria Math"/>
                  <w:i/>
                </w:rPr>
              </w:ins>
            </m:ctrlPr>
          </m:sSubPr>
          <m:e>
            <m:r>
              <w:ins w:id="11" w:author="Coilin" w:date="2016-03-21T16:57:00Z">
                <w:rPr>
                  <w:rFonts w:ascii="Cambria Math" w:hAnsi="Cambria Math"/>
                </w:rPr>
                <m:t>Y</m:t>
              </w:ins>
            </m:r>
          </m:e>
          <m:sub>
            <m:r>
              <w:ins w:id="12" w:author="Coilin" w:date="2016-03-21T16:57:00Z">
                <w:rPr>
                  <w:rFonts w:ascii="Cambria Math" w:hAnsi="Cambria Math"/>
                </w:rPr>
                <m:t>h,i</m:t>
              </w:ins>
            </m:r>
          </m:sub>
        </m:sSub>
        <m:r>
          <w:del w:id="13"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14" w:author="Coilin" w:date="2016-03-21T16:58:00Z">
                <w:rPr>
                  <w:rFonts w:ascii="Cambria Math" w:hAnsi="Cambria Math"/>
                </w:rPr>
                <m:t>1</m:t>
              </w:ins>
            </m:r>
            <m:r>
              <w:del w:id="15" w:author="Coilin" w:date="2016-03-21T16:58:00Z">
                <w:rPr>
                  <w:rFonts w:ascii="Cambria Math" w:hAnsi="Cambria Math"/>
                </w:rPr>
                <m:t>n</m:t>
              </w:del>
            </m:r>
            <m:r>
              <w:rPr>
                <w:rFonts w:ascii="Cambria Math" w:hAnsi="Cambria Math"/>
              </w:rPr>
              <m:t>×4</m:t>
            </m:r>
          </m:e>
        </m:d>
      </m:oMath>
      <w:r>
        <w:rPr>
          <w:lang w:val="en-US"/>
        </w:rPr>
        <w:t xml:space="preserve"> </w:t>
      </w:r>
      <w:del w:id="16" w:author="Coilin" w:date="2016-03-21T16:58:00Z">
        <w:r w:rsidDel="006F5E92">
          <w:rPr>
            <w:lang w:val="en-US"/>
          </w:rPr>
          <w:delText xml:space="preserve">matrix </w:delText>
        </w:r>
      </w:del>
      <w:ins w:id="17"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18" w:author="Coilin" w:date="2016-03-21T17:00:00Z">
        <w:r w:rsidR="006F5E92">
          <w:rPr>
            <w:lang w:val="en-US"/>
          </w:rPr>
          <w:t>for a given haul (</w:t>
        </w:r>
        <m:oMath>
          <m:r>
            <w:rPr>
              <w:rFonts w:ascii="Cambria Math" w:hAnsi="Cambria Math"/>
            </w:rPr>
            <m:t>h=1,…,12</m:t>
          </m:r>
        </m:oMath>
        <w:r w:rsidR="00B62C45">
          <w:rPr>
            <w:lang w:val="en-US"/>
          </w:rPr>
          <w:t>)</w:t>
        </w:r>
      </w:ins>
      <w:del w:id="19" w:author="Coilin" w:date="2016-03-21T17:07:00Z">
        <w:r w:rsidDel="00B62C45">
          <w:rPr>
            <w:lang w:val="en-US"/>
          </w:rPr>
          <w:delText xml:space="preserve">per </w:delText>
        </w:r>
      </w:del>
      <w:ins w:id="20" w:author="Coilin" w:date="2016-03-21T17:07:00Z">
        <w:r w:rsidR="00B62C45">
          <w:rPr>
            <w:lang w:val="en-US"/>
          </w:rPr>
          <w:t xml:space="preserve">, </w:t>
        </w:r>
      </w:ins>
      <w:del w:id="21" w:author="Coilin" w:date="2016-03-21T16:59:00Z">
        <w:r w:rsidDel="006F5E92">
          <w:rPr>
            <w:lang w:val="en-US"/>
          </w:rPr>
          <w:delText xml:space="preserve">observation </w:delText>
        </w:r>
      </w:del>
      <w:ins w:id="22" w:author="Coilin" w:date="2016-03-21T16:59:00Z">
        <w:r w:rsidR="006F5E92">
          <w:rPr>
            <w:lang w:val="en-US"/>
          </w:rPr>
          <w:t xml:space="preserve">length-class </w:t>
        </w:r>
      </w:ins>
      <w:ins w:id="23" w:author="Coilin" w:date="2016-03-21T17:00:00Z">
        <w:r w:rsidR="006F5E92">
          <w:rPr>
            <w:lang w:val="en-US"/>
          </w:rPr>
          <w:t>(</w:t>
        </w:r>
        <m:oMath>
          <m:r>
            <w:rPr>
              <w:rFonts w:ascii="Cambria Math" w:hAnsi="Cambria Math"/>
            </w:rPr>
            <m:t>i=1,…,</m:t>
          </m:r>
        </m:oMath>
      </w:ins>
      <m:oMath>
        <m:sSub>
          <m:sSubPr>
            <m:ctrlPr>
              <w:ins w:id="24" w:author="Coilin" w:date="2016-03-21T17:01:00Z">
                <w:rPr>
                  <w:rFonts w:ascii="Cambria Math" w:hAnsi="Cambria Math"/>
                  <w:i/>
                </w:rPr>
              </w:ins>
            </m:ctrlPr>
          </m:sSubPr>
          <m:e>
            <m:r>
              <w:ins w:id="25" w:author="Coilin" w:date="2016-03-21T17:12:00Z">
                <w:rPr>
                  <w:rFonts w:ascii="Cambria Math" w:hAnsi="Cambria Math"/>
                </w:rPr>
                <m:t>l</m:t>
              </w:ins>
            </m:r>
          </m:e>
          <m:sub>
            <m:r>
              <w:ins w:id="26" w:author="Coilin" w:date="2016-03-21T17:01:00Z">
                <w:rPr>
                  <w:rFonts w:ascii="Cambria Math" w:hAnsi="Cambria Math"/>
                </w:rPr>
                <m:t>h</m:t>
              </w:ins>
            </m:r>
          </m:sub>
        </m:sSub>
      </m:oMath>
      <w:ins w:id="27" w:author="Coilin" w:date="2016-03-21T17:00:00Z">
        <w:r w:rsidR="006F5E92">
          <w:rPr>
            <w:lang w:val="en-US"/>
          </w:rPr>
          <w:t xml:space="preserve">) </w:t>
        </w:r>
      </w:ins>
      <w:del w:id="28"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29" w:author="Coilin" w:date="2016-03-21T17:05:00Z">
            <w:rPr>
              <w:rFonts w:ascii="Cambria Math" w:hAnsi="Cambria Math"/>
            </w:rPr>
            <m:t>j</m:t>
          </w:ins>
        </m:r>
        <m:r>
          <w:del w:id="30" w:author="Coilin" w:date="2016-03-21T17:05:00Z">
            <w:rPr>
              <w:rFonts w:ascii="Cambria Math" w:hAnsi="Cambria Math"/>
            </w:rPr>
            <m:t>k</m:t>
          </w:del>
        </m:r>
        <m:r>
          <w:rPr>
            <w:rFonts w:ascii="Cambria Math" w:hAnsi="Cambria Math"/>
          </w:rPr>
          <m:t>=1,2,3,4</m:t>
        </m:r>
      </m:oMath>
      <w:r>
        <w:rPr>
          <w:lang w:val="en-US"/>
        </w:rPr>
        <w:t xml:space="preserve">). </w:t>
      </w:r>
      <w:del w:id="31" w:author="Coilin" w:date="2016-03-21T17:08:00Z">
        <w:r w:rsidDel="00B62C45">
          <w:rPr>
            <w:lang w:val="en-US"/>
          </w:rPr>
          <w:delText xml:space="preserve">Each row </w:delText>
        </w:r>
      </w:del>
      <m:oMath>
        <m:sSub>
          <m:sSubPr>
            <m:ctrlPr>
              <w:del w:id="32" w:author="Coilin" w:date="2016-03-21T17:07:00Z">
                <w:rPr>
                  <w:rFonts w:ascii="Cambria Math" w:hAnsi="Cambria Math"/>
                </w:rPr>
              </w:del>
            </m:ctrlPr>
          </m:sSubPr>
          <m:e>
            <m:r>
              <w:del w:id="33" w:author="Coilin" w:date="2016-03-21T17:07:00Z">
                <w:rPr>
                  <w:rFonts w:ascii="Cambria Math" w:hAnsi="Cambria Math"/>
                </w:rPr>
                <m:t>Y</m:t>
              </w:del>
            </m:r>
          </m:e>
          <m:sub>
            <m:r>
              <w:del w:id="34" w:author="Coilin" w:date="2016-03-21T17:07:00Z">
                <w:rPr>
                  <w:rFonts w:ascii="Cambria Math" w:hAnsi="Cambria Math"/>
                </w:rPr>
                <m:t>i</m:t>
              </w:del>
            </m:r>
          </m:sub>
        </m:sSub>
      </m:oMath>
      <w:del w:id="35"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36" w:author="Coilin" w:date="2016-03-21T17:08:00Z">
                <w:rPr>
                  <w:rFonts w:ascii="Cambria Math" w:hAnsi="Cambria Math"/>
                </w:rPr>
                <m:t>5,30mm</m:t>
              </w:ins>
            </m:r>
            <m:r>
              <w:del w:id="37"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38" w:author="Coilin" w:date="2016-03-21T17:09:00Z">
        <w:r w:rsidDel="00EB0C5C">
          <w:rPr>
            <w:lang w:val="en-US"/>
          </w:rPr>
          <w:delText xml:space="preserve">consist </w:delText>
        </w:r>
      </w:del>
      <w:ins w:id="39" w:author="Coilin" w:date="2016-03-21T17:09:00Z">
        <w:r w:rsidR="00EB0C5C">
          <w:rPr>
            <w:lang w:val="en-US"/>
          </w:rPr>
          <w:t>result in</w:t>
        </w:r>
      </w:ins>
      <w:del w:id="40"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41" w:author="Coilin" w:date="2016-03-21T17:14:00Z"/>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ins w:id="42" w:author="Coilin" w:date="2016-03-21T17:13:00Z">
                <w:rPr>
                  <w:rFonts w:ascii="Cambria Math" w:hAnsi="Cambria Math"/>
                </w:rPr>
                <m:t>j</m:t>
              </w:ins>
            </m:r>
            <m:r>
              <w:del w:id="43" w:author="Coilin" w:date="2016-03-21T17:13:00Z">
                <w:rPr>
                  <w:rFonts w:ascii="Cambria Math" w:hAnsi="Cambria Math"/>
                </w:rPr>
                <m:t>k</m:t>
              </w:del>
            </m:r>
          </m:sub>
        </m:sSub>
      </m:oMath>
      <w:r>
        <w:rPr>
          <w:lang w:val="en-US"/>
        </w:rPr>
        <w:t xml:space="preserve"> is the count in the </w:t>
      </w:r>
      <m:oMath>
        <m:r>
          <w:ins w:id="44" w:author="Coilin" w:date="2016-03-21T17:13:00Z">
            <w:rPr>
              <w:rFonts w:ascii="Cambria Math" w:hAnsi="Cambria Math"/>
            </w:rPr>
            <m:t>j</m:t>
          </w:ins>
        </m:r>
        <m:r>
          <w:del w:id="45"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46" w:author="Coilin" w:date="2016-03-21T17:13:00Z">
                <w:rPr>
                  <w:rFonts w:ascii="Cambria Math" w:hAnsi="Cambria Math"/>
                </w:rPr>
                <m:t>j</m:t>
              </w:ins>
            </m:r>
            <m:r>
              <w:del w:id="47"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48" w:author="Coilin" w:date="2016-03-21T17:13:00Z">
                    <w:rPr>
                      <w:rFonts w:ascii="Cambria Math" w:hAnsi="Cambria Math"/>
                    </w:rPr>
                    <m:t>j</m:t>
                  </w:ins>
                </m:r>
                <m:r>
                  <w:del w:id="49"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50" w:author="Coilin" w:date="2016-03-21T17:13:00Z">
                <w:rPr>
                  <w:rFonts w:ascii="Cambria Math" w:hAnsi="Cambria Math"/>
                </w:rPr>
                <m:t>j</m:t>
              </w:ins>
            </m:r>
            <m:r>
              <w:del w:id="51" w:author="Coilin" w:date="2016-03-21T17:13:00Z">
                <w:rPr>
                  <w:rFonts w:ascii="Cambria Math" w:hAnsi="Cambria Math"/>
                </w:rPr>
                <m:t>k</m:t>
              </w:del>
            </m:r>
          </m:sub>
        </m:sSub>
      </m:oMath>
      <w:r>
        <w:rPr>
          <w:lang w:val="en-US"/>
        </w:rPr>
        <w:t xml:space="preserve"> is the probability of outcome </w:t>
      </w:r>
      <m:oMath>
        <m:r>
          <w:ins w:id="52" w:author="Coilin" w:date="2016-03-21T17:13:00Z">
            <w:rPr>
              <w:rFonts w:ascii="Cambria Math" w:hAnsi="Cambria Math"/>
            </w:rPr>
            <m:t>j</m:t>
          </w:ins>
        </m:r>
        <m:r>
          <w:del w:id="53" w:author="Coilin" w:date="2016-03-21T17:13:00Z">
            <w:rPr>
              <w:rFonts w:ascii="Cambria Math" w:hAnsi="Cambria Math"/>
            </w:rPr>
            <m:t>k</m:t>
          </w:del>
        </m:r>
      </m:oMath>
      <w:r>
        <w:rPr>
          <w:lang w:val="en-US"/>
        </w:rPr>
        <w:t>,</w:t>
      </w:r>
      <w:ins w:id="54"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55" w:author="Coilin" w:date="2016-03-21T17:13:00Z">
                <w:rPr>
                  <w:rFonts w:ascii="Cambria Math" w:hAnsi="Cambria Math"/>
                </w:rPr>
                <m:t>j</m:t>
              </w:ins>
            </m:r>
            <m:r>
              <w:del w:id="56"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57" w:author="Coilin" w:date="2016-03-21T17:13:00Z">
                    <w:rPr>
                      <w:rFonts w:ascii="Cambria Math" w:hAnsi="Cambria Math"/>
                    </w:rPr>
                    <m:t>j</m:t>
                  </w:ins>
                </m:r>
                <m:r>
                  <w:del w:id="58"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59" w:author="Coilin" w:date="2016-03-21T17:25:00Z">
        <w:r w:rsidDel="00946513">
          <w:rPr>
            <w:lang w:val="en-US"/>
          </w:rPr>
          <w:delText>the basic</w:delText>
        </w:r>
      </w:del>
      <w:ins w:id="60"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684E07F6" w14:textId="1CE4FCCB"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p>
    <w:p w14:paraId="1494456E" w14:textId="538B2BAD" w:rsidR="00511BDF" w:rsidRDefault="00807A25" w:rsidP="000320C0">
      <w:pPr>
        <w:spacing w:after="40" w:line="480" w:lineRule="auto"/>
        <w:jc w:val="both"/>
      </w:pPr>
      <m:oMath>
        <m:sSub>
          <m:sSubPr>
            <m:ctrlPr>
              <w:rPr>
                <w:rFonts w:ascii="Cambria Math" w:hAnsi="Cambria Math"/>
              </w:rPr>
            </m:ctrlPr>
          </m:sSubPr>
          <m:e>
            <m:r>
              <w:rPr>
                <w:rFonts w:ascii="Cambria Math" w:hAnsi="Cambria Math"/>
              </w:rPr>
              <m:t>π</m:t>
            </m:r>
          </m:e>
          <m:sub>
            <m:r>
              <w:ins w:id="61" w:author="Coilin" w:date="2016-03-21T17:14:00Z">
                <w:rPr>
                  <w:rFonts w:ascii="Cambria Math" w:hAnsi="Cambria Math"/>
                </w:rPr>
                <m:t>h</m:t>
              </w:ins>
            </m:r>
            <m:r>
              <w:del w:id="62" w:author="Coilin" w:date="2016-03-21T17:14:00Z">
                <w:rPr>
                  <w:rFonts w:ascii="Cambria Math" w:hAnsi="Cambria Math"/>
                </w:rPr>
                <m:t>k</m:t>
              </w:del>
            </m:r>
            <m:r>
              <w:rPr>
                <w:rFonts w:ascii="Cambria Math" w:hAnsi="Cambria Math"/>
              </w:rPr>
              <m:t>,i</m:t>
            </m:r>
            <m:r>
              <w:ins w:id="63"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4"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65" w:author="Coilin" w:date="2016-03-21T17:15:00Z">
                        <w:rPr>
                          <w:rFonts w:ascii="Cambria Math" w:hAnsi="Cambria Math"/>
                        </w:rPr>
                        <m:t>j</m:t>
                      </w:ins>
                    </m:r>
                    <m:r>
                      <w:del w:id="66"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7" w:author="Coilin" w:date="2016-03-21T17:15:00Z">
                                <w:rPr>
                                  <w:rFonts w:ascii="Cambria Math" w:hAnsi="Cambria Math"/>
                                </w:rPr>
                                <m:t>h,i</m:t>
                              </w:ins>
                            </m:r>
                            <m:r>
                              <w:del w:id="68"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1AE1DD3E" w:rsidR="007D5048" w:rsidRDefault="00511BDF" w:rsidP="000320C0">
      <w:pPr>
        <w:spacing w:after="40" w:line="480" w:lineRule="auto"/>
        <w:jc w:val="both"/>
        <w:rPr>
          <w:ins w:id="69" w:author="Coilin" w:date="2016-03-21T17:31:00Z"/>
          <w:lang w:val="en-US"/>
        </w:rPr>
      </w:pPr>
      <w:proofErr w:type="gramStart"/>
      <w:r>
        <w:rPr>
          <w:lang w:val="en-US"/>
        </w:rPr>
        <w:t>where</w:t>
      </w:r>
      <w:proofErr w:type="gramEnd"/>
      <w:r>
        <w:rPr>
          <w:lang w:val="en-US"/>
        </w:rPr>
        <w:t xml:space="preserve"> </w:t>
      </w:r>
      <m:oMath>
        <m:sSub>
          <m:sSubPr>
            <m:ctrlPr>
              <w:rPr>
                <w:rFonts w:ascii="Cambria Math" w:hAnsi="Cambria Math"/>
              </w:rPr>
            </m:ctrlPr>
          </m:sSubPr>
          <m:e>
            <m:r>
              <m:rPr>
                <m:sty m:val="bi"/>
              </m:rPr>
              <w:rPr>
                <w:rFonts w:ascii="Cambria Math" w:hAnsi="Cambria Math"/>
              </w:rPr>
              <m:t>X</m:t>
            </m:r>
          </m:e>
          <m:sub>
            <m:r>
              <w:ins w:id="70"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71" w:author="Coilin" w:date="2016-03-21T17:16:00Z">
        <w:r w:rsidR="009B46EC">
          <w:rPr>
            <w:lang w:val="en-US"/>
          </w:rPr>
          <w:t xml:space="preserve">row </w:t>
        </w:r>
      </w:ins>
      <w:del w:id="72"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73"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74" w:author="Coilin" w:date="2016-03-21T17:16:00Z">
                <w:rPr>
                  <w:rFonts w:ascii="Cambria Math" w:hAnsi="Cambria Math"/>
                </w:rPr>
                <m:t>j</m:t>
              </w:ins>
            </m:r>
            <m:r>
              <w:del w:id="75"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76" w:author="Coilin" w:date="2016-03-21T17:16:00Z">
            <w:rPr>
              <w:rFonts w:ascii="Cambria Math" w:hAnsi="Cambria Math"/>
            </w:rPr>
            <m:t>j</m:t>
          </w:ins>
        </m:r>
        <m:r>
          <w:del w:id="77"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78"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79" w:author="Coilin" w:date="2016-03-21T17:26:00Z">
        <w:r w:rsidDel="00946513">
          <w:rPr>
            <w:lang w:val="en-US"/>
          </w:rPr>
          <w:delText xml:space="preserve">configuration </w:delText>
        </w:r>
      </w:del>
      <w:ins w:id="80"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81" w:author="Coilin" w:date="2016-03-21T17:27:00Z">
        <w:r w:rsidR="005B58C3" w:rsidDel="00946513">
          <w:rPr>
            <w:lang w:val="en-US"/>
          </w:rPr>
          <w:delText xml:space="preserve">highlighted </w:delText>
        </w:r>
      </w:del>
      <w:ins w:id="82" w:author="Coilin" w:date="2016-03-21T17:27:00Z">
        <w:r w:rsidR="00946513">
          <w:rPr>
            <w:lang w:val="en-US"/>
          </w:rPr>
          <w:t xml:space="preserve">detailed </w:t>
        </w:r>
      </w:ins>
      <w:ins w:id="83" w:author="Coilin" w:date="2016-03-24T10:01:00Z">
        <w:r w:rsidR="00AA2556">
          <w:rPr>
            <w:lang w:val="en-US"/>
          </w:rPr>
          <w:t xml:space="preserve">in the </w:t>
        </w:r>
      </w:ins>
      <w:ins w:id="84" w:author="Coilin" w:date="2016-03-24T10:02:00Z">
        <w:r w:rsidR="00AA2556">
          <w:rPr>
            <w:lang w:val="en-US"/>
          </w:rPr>
          <w:t>“</w:t>
        </w:r>
      </w:ins>
      <w:ins w:id="85" w:author="Coilin" w:date="2016-03-24T10:01:00Z">
        <w:r w:rsidR="00AA2556">
          <w:rPr>
            <w:lang w:val="en-US"/>
          </w:rPr>
          <w:t>Trial design</w:t>
        </w:r>
      </w:ins>
      <w:ins w:id="86" w:author="Coilin" w:date="2016-03-24T10:02:00Z">
        <w:r w:rsidR="00AA2556">
          <w:rPr>
            <w:lang w:val="en-US"/>
          </w:rPr>
          <w:t>”</w:t>
        </w:r>
      </w:ins>
      <w:ins w:id="87" w:author="Coilin" w:date="2016-03-24T10:01:00Z">
        <w:r w:rsidR="00AA2556">
          <w:rPr>
            <w:lang w:val="en-US"/>
          </w:rPr>
          <w:t xml:space="preserve"> section </w:t>
        </w:r>
      </w:ins>
      <w:r w:rsidR="005B58C3">
        <w:rPr>
          <w:lang w:val="en-US"/>
        </w:rPr>
        <w:t>above</w:t>
      </w:r>
      <w:del w:id="88"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total weight per cod-end. </w:t>
      </w:r>
      <w:r w:rsidR="00356A89">
        <w:rPr>
          <w:lang w:val="en-US"/>
        </w:rPr>
        <w:t>All continuous covariates were scaled to have mean zero and standard deviation of one</w:t>
      </w:r>
      <w:r w:rsidR="00FD680E">
        <w:rPr>
          <w:lang w:val="en-US"/>
        </w:rPr>
        <w:t xml:space="preserve"> prior to fitting,</w:t>
      </w:r>
      <w:r w:rsidR="00356A89">
        <w:rPr>
          <w:lang w:val="en-US"/>
        </w:rPr>
        <w:t xml:space="preserve"> </w:t>
      </w:r>
      <w:r w:rsidR="00FD680E">
        <w:rPr>
          <w:lang w:val="en-US"/>
        </w:rPr>
        <w:t>which</w:t>
      </w:r>
      <w:r w:rsidR="00356A89">
        <w:rPr>
          <w:lang w:val="en-US"/>
        </w:rPr>
        <w:t xml:space="preserve"> </w:t>
      </w:r>
      <w:r w:rsidR="005C7273">
        <w:rPr>
          <w:lang w:val="en-US"/>
        </w:rPr>
        <w:t xml:space="preserve">we found </w:t>
      </w:r>
      <w:r w:rsidR="005875A5">
        <w:rPr>
          <w:lang w:val="en-US"/>
        </w:rPr>
        <w:t>improve</w:t>
      </w:r>
      <w:r w:rsidR="005C7273">
        <w:rPr>
          <w:lang w:val="en-US"/>
        </w:rPr>
        <w:t>s</w:t>
      </w:r>
      <w:r w:rsidR="00356A89">
        <w:rPr>
          <w:lang w:val="en-US"/>
        </w:rPr>
        <w:t xml:space="preserve"> hessian matrix estimation. </w:t>
      </w:r>
    </w:p>
    <w:p w14:paraId="1738575E" w14:textId="409139ED" w:rsidR="00511BDF" w:rsidRPr="00F91BE8" w:rsidRDefault="00511BDF" w:rsidP="000320C0">
      <w:pPr>
        <w:spacing w:after="40" w:line="480" w:lineRule="auto"/>
        <w:jc w:val="both"/>
        <w:rPr>
          <w:rPrChange w:id="89" w:author="Coilin" w:date="2016-03-21T18:52:00Z">
            <w:rPr>
              <w:lang w:val="en-US"/>
            </w:rPr>
          </w:rPrChange>
        </w:rPr>
      </w:pPr>
      <w:r>
        <w:rPr>
          <w:lang w:val="en-US"/>
        </w:rPr>
        <w:lastRenderedPageBreak/>
        <w:t xml:space="preserve">The total weight per cod-end </w:t>
      </w:r>
      <w:del w:id="90" w:author="Coilin" w:date="2016-03-21T17:29:00Z">
        <w:r w:rsidDel="007D5048">
          <w:rPr>
            <w:lang w:val="en-US"/>
          </w:rPr>
          <w:delText xml:space="preserve">covariate </w:delText>
        </w:r>
      </w:del>
      <w:r>
        <w:rPr>
          <w:lang w:val="en-US"/>
        </w:rPr>
        <w:t xml:space="preserve">deserves special attention as it </w:t>
      </w:r>
      <w:ins w:id="91" w:author="Coilin" w:date="2016-03-21T17:31:00Z">
        <w:r w:rsidR="007D5048">
          <w:rPr>
            <w:lang w:val="en-US"/>
          </w:rPr>
          <w:t xml:space="preserve">may </w:t>
        </w:r>
      </w:ins>
      <w:r>
        <w:rPr>
          <w:lang w:val="en-US"/>
        </w:rPr>
        <w:t>require</w:t>
      </w:r>
      <w:del w:id="92" w:author="Coilin" w:date="2016-03-21T17:31:00Z">
        <w:r w:rsidDel="007D5048">
          <w:rPr>
            <w:lang w:val="en-US"/>
          </w:rPr>
          <w:delText>s</w:delText>
        </w:r>
      </w:del>
      <w:r>
        <w:rPr>
          <w:lang w:val="en-US"/>
        </w:rPr>
        <w:t xml:space="preserve"> different treatment to </w:t>
      </w:r>
      <w:ins w:id="93" w:author="Coilin" w:date="2016-03-21T17:31:00Z">
        <w:r w:rsidR="007D5048">
          <w:rPr>
            <w:lang w:val="en-US"/>
          </w:rPr>
          <w:t xml:space="preserve">variables such as </w:t>
        </w:r>
      </w:ins>
      <w:del w:id="94" w:author="Coilin" w:date="2016-03-21T17:31:00Z">
        <w:r w:rsidDel="007D5048">
          <w:rPr>
            <w:lang w:val="en-US"/>
          </w:rPr>
          <w:delText xml:space="preserve">the case-specific variables such as </w:delText>
        </w:r>
      </w:del>
      <w:r>
        <w:rPr>
          <w:lang w:val="en-US"/>
        </w:rPr>
        <w:t xml:space="preserve">carapace length. </w:t>
      </w:r>
      <w:ins w:id="95" w:author="Coilin" w:date="2016-03-21T18:32:00Z">
        <w:r w:rsidR="00AC655A">
          <w:rPr>
            <w:lang w:val="en-US"/>
          </w:rPr>
          <w:t>For a given length class and haul the carapace length is common across the four cod-ends, whereas the catch weight varies across the cod-ends</w:t>
        </w:r>
      </w:ins>
      <w:proofErr w:type="gramStart"/>
      <w:ins w:id="96" w:author="Coilin" w:date="2016-03-24T10:02:00Z">
        <w:r w:rsidR="00654CC8">
          <w:rPr>
            <w:lang w:val="en-US"/>
          </w:rPr>
          <w:t>:</w:t>
        </w:r>
      </w:ins>
      <w:ins w:id="97" w:author="Coilin" w:date="2016-03-21T18:33:00Z">
        <w:r w:rsidR="002865F9">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98" w:author="Coilin" w:date="2016-03-21T18:32:00Z">
        <w:r w:rsidR="00AC655A">
          <w:rPr>
            <w:lang w:val="en-US"/>
          </w:rPr>
          <w:t xml:space="preserve">. </w:t>
        </w:r>
      </w:ins>
      <w:ins w:id="99" w:author="Coilin" w:date="2016-03-21T18:34:00Z">
        <w:r w:rsidR="00535EAC">
          <w:rPr>
            <w:lang w:val="en-US"/>
          </w:rPr>
          <w:t xml:space="preserve">Such </w:t>
        </w:r>
      </w:ins>
      <w:ins w:id="100" w:author="Coilin" w:date="2016-03-21T18:39:00Z">
        <w:r w:rsidR="00104381">
          <w:rPr>
            <w:lang w:val="en-US"/>
          </w:rPr>
          <w:t>“c</w:t>
        </w:r>
      </w:ins>
      <w:del w:id="101" w:author="Coilin" w:date="2016-03-21T17:28:00Z">
        <w:r w:rsidDel="007D5048">
          <w:rPr>
            <w:lang w:val="en-US"/>
          </w:rPr>
          <w:delText>Cod-end bulk weights</w:delText>
        </w:r>
      </w:del>
      <w:del w:id="102" w:author="Coilin" w:date="2016-03-21T17:29:00Z">
        <w:r w:rsidDel="007D5048">
          <w:rPr>
            <w:lang w:val="en-US"/>
          </w:rPr>
          <w:delText xml:space="preserve"> </w:delText>
        </w:r>
      </w:del>
      <w:del w:id="103" w:author="Coilin" w:date="2016-03-21T18:39:00Z">
        <w:r w:rsidDel="00104381">
          <w:rPr>
            <w:lang w:val="en-US"/>
          </w:rPr>
          <w:delText>var</w:delText>
        </w:r>
      </w:del>
      <w:del w:id="104" w:author="Coilin" w:date="2016-03-21T17:28:00Z">
        <w:r w:rsidDel="007D5048">
          <w:rPr>
            <w:lang w:val="en-US"/>
          </w:rPr>
          <w:delText>y</w:delText>
        </w:r>
      </w:del>
      <w:del w:id="105" w:author="Coilin" w:date="2016-03-21T18:39:00Z">
        <w:r w:rsidDel="00104381">
          <w:rPr>
            <w:lang w:val="en-US"/>
          </w:rPr>
          <w:delText xml:space="preserve"> by cod-end and can thus be considered</w:delText>
        </w:r>
      </w:del>
      <w:del w:id="106" w:author="Coilin" w:date="2016-03-21T18:29:00Z">
        <w:r w:rsidDel="00454169">
          <w:rPr>
            <w:lang w:val="en-US"/>
          </w:rPr>
          <w:delText xml:space="preserve"> a </w:delText>
        </w:r>
      </w:del>
      <w:del w:id="107" w:author="Coilin" w:date="2016-03-21T17:33:00Z">
        <w:r w:rsidDel="00971E55">
          <w:rPr>
            <w:lang w:val="en-US"/>
          </w:rPr>
          <w:delText>choice</w:delText>
        </w:r>
      </w:del>
      <w:del w:id="108" w:author="Coilin" w:date="2016-03-21T18:29:00Z">
        <w:r w:rsidDel="00454169">
          <w:rPr>
            <w:lang w:val="en-US"/>
          </w:rPr>
          <w:delText>-speci</w:delText>
        </w:r>
      </w:del>
      <w:del w:id="109" w:author="Coilin" w:date="2016-03-21T18:39:00Z">
        <w:r w:rsidDel="00104381">
          <w:rPr>
            <w:lang w:val="en-US"/>
          </w:rPr>
          <w:delText xml:space="preserve">fic </w:delText>
        </w:r>
      </w:del>
      <w:del w:id="110" w:author="Coilin" w:date="2016-03-21T17:33:00Z">
        <w:r w:rsidDel="00971E55">
          <w:rPr>
            <w:lang w:val="en-US"/>
          </w:rPr>
          <w:delText>attribute</w:delText>
        </w:r>
      </w:del>
      <w:del w:id="111" w:author="Coilin" w:date="2016-03-21T17:30:00Z">
        <w:r w:rsidDel="007D5048">
          <w:rPr>
            <w:lang w:val="en-US"/>
          </w:rPr>
          <w:delText>s</w:delText>
        </w:r>
      </w:del>
      <w:del w:id="112" w:author="Coilin" w:date="2016-03-21T18:39:00Z">
        <w:r w:rsidDel="00104381">
          <w:rPr>
            <w:lang w:val="en-US"/>
          </w:rPr>
          <w:delText>. C</w:delText>
        </w:r>
      </w:del>
      <w:r>
        <w:rPr>
          <w:lang w:val="en-US"/>
        </w:rPr>
        <w:t>hoice-specific</w:t>
      </w:r>
      <w:ins w:id="113" w:author="Coilin" w:date="2016-03-21T18:39:00Z">
        <w:r w:rsidR="00104381">
          <w:rPr>
            <w:lang w:val="en-US"/>
          </w:rPr>
          <w:t>”</w:t>
        </w:r>
      </w:ins>
      <w:r>
        <w:rPr>
          <w:lang w:val="en-US"/>
        </w:rPr>
        <w:t xml:space="preserve"> variables in a multinomial setting are typically modelled </w:t>
      </w:r>
      <w:del w:id="114" w:author="Coilin" w:date="2016-03-21T18:39:00Z">
        <w:r w:rsidDel="00104381">
          <w:rPr>
            <w:lang w:val="en-US"/>
          </w:rPr>
          <w:delText xml:space="preserve">as </w:delText>
        </w:r>
      </w:del>
      <w:ins w:id="115" w:author="Coilin" w:date="2016-03-21T18:39:00Z">
        <w:r w:rsidR="00104381">
          <w:rPr>
            <w:lang w:val="en-US"/>
          </w:rPr>
          <w:t xml:space="preserve">using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16" w:author="Coilin" w:date="2016-03-21T18:39:00Z">
        <w:r w:rsidR="00104381">
          <w:rPr>
            <w:lang w:val="en-US"/>
          </w:rPr>
          <w:t>. T</w:t>
        </w:r>
      </w:ins>
      <w:del w:id="117" w:author="Coilin" w:date="2016-03-21T18:39:00Z">
        <w:r w:rsidDel="00104381">
          <w:rPr>
            <w:lang w:val="en-US"/>
          </w:rPr>
          <w:delText>, t</w:delText>
        </w:r>
      </w:del>
      <w:r>
        <w:rPr>
          <w:lang w:val="en-US"/>
        </w:rPr>
        <w:t xml:space="preserve">hus </w:t>
      </w:r>
      <w:ins w:id="118" w:author="Coilin" w:date="2016-03-21T18:39:00Z">
        <w:r w:rsidR="00104381">
          <w:rPr>
            <w:lang w:val="en-US"/>
          </w:rPr>
          <w:t xml:space="preserve">in a strict conditional logit model the weight </w:t>
        </w:r>
      </w:ins>
      <w:del w:id="119" w:author="Coilin" w:date="2016-03-21T18:39:00Z">
        <w:r w:rsidDel="00104381">
          <w:rPr>
            <w:lang w:val="en-US"/>
          </w:rPr>
          <w:delText xml:space="preserve">for weight the </w:delText>
        </w:r>
      </w:del>
      <w:r>
        <w:rPr>
          <w:lang w:val="en-US"/>
        </w:rPr>
        <w:t xml:space="preserve">effect </w:t>
      </w:r>
      <w:proofErr w:type="gramStart"/>
      <w:r>
        <w:rPr>
          <w:lang w:val="en-US"/>
        </w:rPr>
        <w:t xml:space="preserve">is </w:t>
      </w:r>
      <w:proofErr w:type="gramEnd"/>
      <m:oMath>
        <m:sSub>
          <m:sSubPr>
            <m:ctrlPr>
              <w:ins w:id="120" w:author="Coilin" w:date="2016-03-21T17:30:00Z">
                <w:rPr>
                  <w:rFonts w:ascii="Cambria Math" w:hAnsi="Cambria Math"/>
                </w:rPr>
              </w:ins>
            </m:ctrlPr>
          </m:sSubPr>
          <m:e>
            <m:r>
              <w:ins w:id="121" w:author="Coilin" w:date="2016-03-21T17:30:00Z">
                <w:rPr>
                  <w:rFonts w:ascii="Cambria Math" w:hAnsi="Cambria Math"/>
                </w:rPr>
                <m:t>W</m:t>
              </w:ins>
            </m:r>
          </m:e>
          <m:sub>
            <m:r>
              <w:ins w:id="122" w:author="Coilin" w:date="2016-03-21T17:30:00Z">
                <w:rPr>
                  <w:rFonts w:ascii="Cambria Math" w:hAnsi="Cambria Math"/>
                </w:rPr>
                <m:t>h,j</m:t>
              </w:ins>
            </m:r>
          </m:sub>
        </m:sSub>
        <m:r>
          <w:ins w:id="123" w:author="Coilin" w:date="2016-03-21T17:30:00Z">
            <m:rPr>
              <m:sty m:val="p"/>
            </m:rPr>
            <w:rPr>
              <w:rFonts w:ascii="Cambria Math" w:hAnsi="Cambria Math"/>
            </w:rPr>
            <m:t>γ</m:t>
          </w:ins>
        </m:r>
        <m:sSub>
          <m:sSubPr>
            <m:ctrlPr>
              <w:del w:id="124" w:author="Coilin" w:date="2016-03-21T17:30:00Z">
                <w:rPr>
                  <w:rFonts w:ascii="Cambria Math" w:hAnsi="Cambria Math"/>
                </w:rPr>
              </w:del>
            </m:ctrlPr>
          </m:sSubPr>
          <m:e>
            <m:r>
              <w:del w:id="125" w:author="Coilin" w:date="2016-03-21T17:30:00Z">
                <w:rPr>
                  <w:rFonts w:ascii="Cambria Math" w:hAnsi="Cambria Math"/>
                </w:rPr>
                <m:t>W</m:t>
              </w:del>
            </m:r>
          </m:e>
          <m:sub>
            <m:r>
              <w:del w:id="126" w:author="Coilin" w:date="2016-03-21T17:30:00Z">
                <w:rPr>
                  <w:rFonts w:ascii="Cambria Math" w:hAnsi="Cambria Math"/>
                </w:rPr>
                <m:t>i</m:t>
              </w:del>
            </m:r>
          </m:sub>
        </m:sSub>
        <m:r>
          <w:del w:id="127" w:author="Coilin" w:date="2016-03-21T17:30:00Z">
            <m:rPr>
              <m:sty m:val="p"/>
            </m:rPr>
            <w:rPr>
              <w:rFonts w:ascii="Cambria Math" w:hAnsi="Cambria Math"/>
            </w:rPr>
            <m:t>γ</m:t>
          </w:del>
        </m:r>
      </m:oMath>
      <w:del w:id="128" w:author="Coilin" w:date="2016-03-21T18:40:00Z">
        <w:r w:rsidDel="009B6C6D">
          <w:delText xml:space="preserve"> so at equal weights in the cod-end the effect is cancelled</w:delText>
        </w:r>
      </w:del>
      <w:r>
        <w:t xml:space="preserve">. </w:t>
      </w:r>
      <w:ins w:id="129" w:author="Coilin" w:date="2016-03-21T18:40:00Z">
        <w:r w:rsidR="00B85CC8" w:rsidRPr="00B85CC8">
          <w:t>Cod-end weight influences the opening angle of the meshes and it is doubtful that the effect of weight should be common across cod-ends (e.g., a 70mm mesh might stretch less/more for a given cod-end weight than a 100mm</w:t>
        </w:r>
      </w:ins>
      <w:ins w:id="130" w:author="Coilin" w:date="2016-03-24T10:06:00Z">
        <w:r w:rsidR="005E37E2">
          <w:t xml:space="preserve"> mesh</w:t>
        </w:r>
      </w:ins>
      <w:ins w:id="131" w:author="Coilin" w:date="2016-03-21T18:40:00Z">
        <w:r w:rsidR="00B85CC8" w:rsidRPr="00B85CC8">
          <w:t>), we therefore allowed the effect of weight to differ by cod-end</w:t>
        </w:r>
      </w:ins>
      <w:ins w:id="132" w:author="Coilin" w:date="2016-03-24T10:06:00Z">
        <w:r w:rsidR="005E37E2">
          <w:t>:</w:t>
        </w:r>
      </w:ins>
      <w:ins w:id="133" w:author="Coilin" w:date="2016-03-21T18:40:00Z">
        <w:r w:rsidR="00B85CC8" w:rsidRPr="00B85CC8">
          <w:t xml:space="preserve"> </w:t>
        </w:r>
      </w:ins>
      <m:oMath>
        <m:sSub>
          <m:sSubPr>
            <m:ctrlPr>
              <w:ins w:id="134" w:author="Coilin" w:date="2016-03-21T17:30:00Z">
                <w:rPr>
                  <w:rFonts w:ascii="Cambria Math" w:hAnsi="Cambria Math"/>
                </w:rPr>
              </w:ins>
            </m:ctrlPr>
          </m:sSubPr>
          <m:e>
            <m:r>
              <w:ins w:id="135" w:author="Coilin" w:date="2016-03-21T17:30:00Z">
                <w:rPr>
                  <w:rFonts w:ascii="Cambria Math" w:hAnsi="Cambria Math"/>
                </w:rPr>
                <m:t>W</m:t>
              </w:ins>
            </m:r>
          </m:e>
          <m:sub>
            <m:r>
              <w:ins w:id="136" w:author="Coilin" w:date="2016-03-21T17:30:00Z">
                <w:rPr>
                  <w:rFonts w:ascii="Cambria Math" w:hAnsi="Cambria Math"/>
                </w:rPr>
                <m:t>h,j</m:t>
              </w:ins>
            </m:r>
          </m:sub>
        </m:sSub>
        <m:sSub>
          <m:sSubPr>
            <m:ctrlPr>
              <w:rPr>
                <w:rFonts w:ascii="Cambria Math" w:hAnsi="Cambria Math"/>
              </w:rPr>
            </m:ctrlPr>
          </m:sSubPr>
          <m:e>
            <m:r>
              <w:ins w:id="137" w:author="Coilin" w:date="2016-03-21T17:30:00Z">
                <m:rPr>
                  <m:sty m:val="p"/>
                </m:rPr>
                <w:rPr>
                  <w:rFonts w:ascii="Cambria Math" w:hAnsi="Cambria Math"/>
                </w:rPr>
                <m:t>γ</m:t>
              </w:ins>
            </m:r>
          </m:e>
          <m:sub>
            <m:r>
              <w:rPr>
                <w:rFonts w:ascii="Cambria Math" w:hAnsi="Cambria Math"/>
              </w:rPr>
              <m:t>j</m:t>
            </m:r>
          </m:sub>
        </m:sSub>
      </m:oMath>
      <w:ins w:id="138" w:author="Coilin" w:date="2016-03-24T10:06:00Z">
        <w:r w:rsidR="005E37E2">
          <w:rPr>
            <w:rFonts w:eastAsiaTheme="minorEastAsia"/>
          </w:rPr>
          <w:t>.</w:t>
        </w:r>
      </w:ins>
      <w:ins w:id="139"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807A25"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40" w:author="Coilin" w:date="2016-03-21T17:14:00Z">
                <w:rPr>
                  <w:rFonts w:ascii="Cambria Math" w:hAnsi="Cambria Math"/>
                </w:rPr>
                <m:t>h</m:t>
              </w:ins>
            </m:r>
            <m:r>
              <w:del w:id="141" w:author="Coilin" w:date="2016-03-21T17:14:00Z">
                <w:rPr>
                  <w:rFonts w:ascii="Cambria Math" w:hAnsi="Cambria Math"/>
                </w:rPr>
                <m:t>k</m:t>
              </w:del>
            </m:r>
            <m:r>
              <w:rPr>
                <w:rFonts w:ascii="Cambria Math" w:hAnsi="Cambria Math"/>
              </w:rPr>
              <m:t>,i</m:t>
            </m:r>
            <m:r>
              <w:ins w:id="142"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3"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44" w:author="Coilin" w:date="2016-03-21T17:15:00Z">
                        <w:rPr>
                          <w:rFonts w:ascii="Cambria Math" w:hAnsi="Cambria Math"/>
                        </w:rPr>
                        <m:t>j</m:t>
                      </w:ins>
                    </m:r>
                    <m:r>
                      <w:del w:id="145" w:author="Coilin" w:date="2016-03-21T17:15:00Z">
                        <w:rPr>
                          <w:rFonts w:ascii="Cambria Math" w:hAnsi="Cambria Math"/>
                        </w:rPr>
                        <m:t>k</m:t>
                      </w:del>
                    </m:r>
                  </m:sub>
                </m:sSub>
                <m:r>
                  <w:rPr>
                    <w:rFonts w:ascii="Cambria Math" w:hAnsi="Cambria Math"/>
                  </w:rPr>
                  <m:t>+</m:t>
                </m:r>
                <m:sSub>
                  <m:sSubPr>
                    <m:ctrlPr>
                      <w:ins w:id="146" w:author="Coilin" w:date="2016-03-21T17:30:00Z">
                        <w:rPr>
                          <w:rFonts w:ascii="Cambria Math" w:hAnsi="Cambria Math"/>
                        </w:rPr>
                      </w:ins>
                    </m:ctrlPr>
                  </m:sSubPr>
                  <m:e>
                    <m:r>
                      <w:ins w:id="147" w:author="Coilin" w:date="2016-03-21T17:30:00Z">
                        <w:rPr>
                          <w:rFonts w:ascii="Cambria Math" w:hAnsi="Cambria Math"/>
                        </w:rPr>
                        <m:t>W</m:t>
                      </w:ins>
                    </m:r>
                  </m:e>
                  <m:sub>
                    <m:r>
                      <w:ins w:id="148" w:author="Coilin" w:date="2016-03-21T17:30:00Z">
                        <w:rPr>
                          <w:rFonts w:ascii="Cambria Math" w:hAnsi="Cambria Math"/>
                        </w:rPr>
                        <m:t>h,j</m:t>
                      </w:ins>
                    </m:r>
                  </m:sub>
                </m:sSub>
                <m:sSub>
                  <m:sSubPr>
                    <m:ctrlPr>
                      <w:rPr>
                        <w:rFonts w:ascii="Cambria Math" w:hAnsi="Cambria Math"/>
                      </w:rPr>
                    </m:ctrlPr>
                  </m:sSubPr>
                  <m:e>
                    <m:r>
                      <w:ins w:id="149"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50" w:author="Coilin" w:date="2016-03-21T17:15:00Z">
                                <w:rPr>
                                  <w:rFonts w:ascii="Cambria Math" w:hAnsi="Cambria Math"/>
                                </w:rPr>
                                <m:t>h,i</m:t>
                              </w:ins>
                            </m:r>
                            <m:r>
                              <w:del w:id="151"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52" w:author="Coilin" w:date="2016-03-21T17:30:00Z">
                                <w:rPr>
                                  <w:rFonts w:ascii="Cambria Math" w:hAnsi="Cambria Math"/>
                                </w:rPr>
                              </w:ins>
                            </m:ctrlPr>
                          </m:sSubPr>
                          <m:e>
                            <m:r>
                              <w:ins w:id="153" w:author="Coilin" w:date="2016-03-21T17:30:00Z">
                                <w:rPr>
                                  <w:rFonts w:ascii="Cambria Math" w:hAnsi="Cambria Math"/>
                                </w:rPr>
                                <m:t>W</m:t>
                              </w:ins>
                            </m:r>
                          </m:e>
                          <m:sub>
                            <m:r>
                              <w:ins w:id="154"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55" w:author="Coilin" w:date="2016-03-21T17:30:00Z">
                                <m:rPr>
                                  <m:sty m:val="p"/>
                                </m:rPr>
                                <w:rPr>
                                  <w:rFonts w:ascii="Cambria Math" w:hAnsi="Cambria Math"/>
                                </w:rPr>
                                <m:t>γ</m:t>
                              </w:ins>
                            </m:r>
                          </m:e>
                          <m:sub>
                            <m:r>
                              <w:rPr>
                                <w:rFonts w:ascii="Cambria Math" w:hAnsi="Cambria Math"/>
                              </w:rPr>
                              <m:t>k</m:t>
                            </m:r>
                          </m:sub>
                        </m:sSub>
                      </m:sup>
                    </m:sSup>
                  </m:e>
                </m:nary>
              </m:e>
            </m:d>
          </m:den>
        </m:f>
      </m:oMath>
      <w:r w:rsidR="00E04175">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del w:id="156" w:author="Coilin" w:date="2016-03-24T10:07:00Z">
        <w:r w:rsidR="000E75A5" w:rsidDel="005E37E2">
          <w:rPr>
            <w:lang w:val="en-US"/>
          </w:rPr>
          <w:delText xml:space="preserve"> </w:delText>
        </w:r>
      </w:del>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w:t>
      </w:r>
      <w:proofErr w:type="spellStart"/>
      <w:r>
        <w:rPr>
          <w:lang w:val="en-US"/>
        </w:rPr>
        <w:t>ely</w:t>
      </w:r>
      <w:proofErr w:type="spellEnd"/>
      <w:r>
        <w:rPr>
          <w:lang w:val="en-US"/>
        </w:rPr>
        <w:t xml:space="preserve">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h,i,j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807A25" w:rsidP="000320C0">
      <w:pPr>
        <w:spacing w:after="40" w:line="480" w:lineRule="auto"/>
        <w:jc w:val="both"/>
      </w:pPr>
      <m:oMath>
        <m:sSub>
          <m:sSubPr>
            <m:ctrlPr>
              <w:rPr>
                <w:rFonts w:ascii="Cambria Math" w:hAnsi="Cambria Math"/>
              </w:rPr>
            </m:ctrlPr>
          </m:sSubPr>
          <m:e>
            <m:r>
              <w:rPr>
                <w:rFonts w:ascii="Cambria Math" w:hAnsi="Cambria Math"/>
              </w:rPr>
              <m:t>π</m:t>
            </m:r>
          </m:e>
          <m:sub>
            <m:r>
              <w:ins w:id="157" w:author="Coilin" w:date="2016-03-21T17:14:00Z">
                <w:rPr>
                  <w:rFonts w:ascii="Cambria Math" w:hAnsi="Cambria Math"/>
                </w:rPr>
                <m:t>h</m:t>
              </w:ins>
            </m:r>
            <m:r>
              <w:del w:id="158" w:author="Coilin" w:date="2016-03-21T17:14:00Z">
                <w:rPr>
                  <w:rFonts w:ascii="Cambria Math" w:hAnsi="Cambria Math"/>
                </w:rPr>
                <m:t>k</m:t>
              </w:del>
            </m:r>
            <m:r>
              <w:rPr>
                <w:rFonts w:ascii="Cambria Math" w:hAnsi="Cambria Math"/>
              </w:rPr>
              <m:t>,i</m:t>
            </m:r>
            <m:r>
              <w:ins w:id="159"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60"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61" w:author="Coilin" w:date="2016-03-21T17:15:00Z">
                        <w:rPr>
                          <w:rFonts w:ascii="Cambria Math" w:hAnsi="Cambria Math"/>
                        </w:rPr>
                        <m:t>j</m:t>
                      </w:ins>
                    </m:r>
                    <m:r>
                      <w:del w:id="162" w:author="Coilin" w:date="2016-03-21T17:15:00Z">
                        <w:rPr>
                          <w:rFonts w:ascii="Cambria Math" w:hAnsi="Cambria Math"/>
                        </w:rPr>
                        <m:t>k</m:t>
                      </w:del>
                    </m:r>
                  </m:sub>
                </m:sSub>
                <m:r>
                  <w:rPr>
                    <w:rFonts w:ascii="Cambria Math" w:hAnsi="Cambria Math"/>
                  </w:rPr>
                  <m:t>+</m:t>
                </m:r>
                <m:sSub>
                  <m:sSubPr>
                    <m:ctrlPr>
                      <w:ins w:id="163" w:author="Coilin" w:date="2016-03-21T17:30:00Z">
                        <w:rPr>
                          <w:rFonts w:ascii="Cambria Math" w:hAnsi="Cambria Math"/>
                        </w:rPr>
                      </w:ins>
                    </m:ctrlPr>
                  </m:sSubPr>
                  <m:e>
                    <m:r>
                      <w:ins w:id="164" w:author="Coilin" w:date="2016-03-21T17:30:00Z">
                        <w:rPr>
                          <w:rFonts w:ascii="Cambria Math" w:hAnsi="Cambria Math"/>
                        </w:rPr>
                        <m:t>W</m:t>
                      </w:ins>
                    </m:r>
                  </m:e>
                  <m:sub>
                    <m:r>
                      <w:ins w:id="165" w:author="Coilin" w:date="2016-03-21T17:30:00Z">
                        <w:rPr>
                          <w:rFonts w:ascii="Cambria Math" w:hAnsi="Cambria Math"/>
                        </w:rPr>
                        <m:t>h,j</m:t>
                      </w:ins>
                    </m:r>
                  </m:sub>
                </m:sSub>
                <m:sSub>
                  <m:sSubPr>
                    <m:ctrlPr>
                      <w:rPr>
                        <w:rFonts w:ascii="Cambria Math" w:hAnsi="Cambria Math"/>
                      </w:rPr>
                    </m:ctrlPr>
                  </m:sSubPr>
                  <m:e>
                    <m:r>
                      <w:ins w:id="166"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67" w:author="Coilin" w:date="2016-03-21T17:15:00Z">
                                <w:rPr>
                                  <w:rFonts w:ascii="Cambria Math" w:hAnsi="Cambria Math"/>
                                </w:rPr>
                                <m:t>h,i</m:t>
                              </w:ins>
                            </m:r>
                            <m:r>
                              <w:del w:id="168"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69" w:author="Coilin" w:date="2016-03-21T17:30:00Z">
                                <w:rPr>
                                  <w:rFonts w:ascii="Cambria Math" w:hAnsi="Cambria Math"/>
                                </w:rPr>
                              </w:ins>
                            </m:ctrlPr>
                          </m:sSubPr>
                          <m:e>
                            <m:r>
                              <w:ins w:id="170" w:author="Coilin" w:date="2016-03-21T17:30:00Z">
                                <w:rPr>
                                  <w:rFonts w:ascii="Cambria Math" w:hAnsi="Cambria Math"/>
                                </w:rPr>
                                <m:t>W</m:t>
                              </w:ins>
                            </m:r>
                          </m:e>
                          <m:sub>
                            <m:r>
                              <w:ins w:id="171"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72"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however, there is often more variability in the counts than the mean-variance (and covariance) allows for, which is termed overdispersion</w:t>
      </w:r>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w:t>
      </w:r>
      <w:r>
        <w:rPr>
          <w:lang w:val="en-US"/>
        </w:rPr>
        <w:lastRenderedPageBreak/>
        <w:t xml:space="preserve">uncaptured variability or clustering, in particular haul-level variability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w:t>
      </w:r>
      <w:r w:rsidR="005B58C3" w:rsidRPr="00150ED8">
        <w:rPr>
          <w:lang w:val="en-US"/>
        </w:rPr>
        <w:t>indicated</w:t>
      </w:r>
      <w:r w:rsidR="006C541B">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4D270454"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 xml:space="preserve">-multinomial </w:t>
      </w:r>
      <w:commentRangeStart w:id="173"/>
      <w:r>
        <w:rPr>
          <w:lang w:val="en-US"/>
        </w:rPr>
        <w:t>model</w:t>
      </w:r>
      <w:commentRangeEnd w:id="173"/>
      <w:r w:rsidR="009D6136">
        <w:rPr>
          <w:rStyle w:val="CommentReference"/>
        </w:rPr>
        <w:commentReference w:id="173"/>
      </w:r>
      <w:r>
        <w:rPr>
          <w:lang w:val="en-US"/>
        </w:rPr>
        <w:t>. The random effects multinomial model we test is an extension of Equation (4) given by</w:t>
      </w:r>
    </w:p>
    <w:p w14:paraId="3EABFEAD" w14:textId="47FF641D" w:rsidR="00511BDF" w:rsidRDefault="00807A25" w:rsidP="000320C0">
      <w:pPr>
        <w:spacing w:after="40" w:line="480" w:lineRule="auto"/>
        <w:jc w:val="both"/>
      </w:pPr>
      <m:oMath>
        <m:sSub>
          <m:sSubPr>
            <m:ctrlPr>
              <w:rPr>
                <w:rFonts w:ascii="Cambria Math" w:hAnsi="Cambria Math"/>
              </w:rPr>
            </m:ctrlPr>
          </m:sSubPr>
          <m:e>
            <m:r>
              <w:rPr>
                <w:rFonts w:ascii="Cambria Math" w:hAnsi="Cambria Math"/>
              </w:rPr>
              <m:t>π</m:t>
            </m:r>
          </m:e>
          <m:sub>
            <m:r>
              <w:ins w:id="174" w:author="Coilin" w:date="2016-03-21T17:14:00Z">
                <w:rPr>
                  <w:rFonts w:ascii="Cambria Math" w:hAnsi="Cambria Math"/>
                </w:rPr>
                <m:t>h</m:t>
              </w:ins>
            </m:r>
            <m:r>
              <w:del w:id="175" w:author="Coilin" w:date="2016-03-21T17:14:00Z">
                <w:rPr>
                  <w:rFonts w:ascii="Cambria Math" w:hAnsi="Cambria Math"/>
                </w:rPr>
                <m:t>k</m:t>
              </w:del>
            </m:r>
            <m:r>
              <w:rPr>
                <w:rFonts w:ascii="Cambria Math" w:hAnsi="Cambria Math"/>
              </w:rPr>
              <m:t>,i</m:t>
            </m:r>
            <m:r>
              <w:ins w:id="176"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77"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78" w:author="Coilin" w:date="2016-03-21T17:15:00Z">
                        <w:rPr>
                          <w:rFonts w:ascii="Cambria Math" w:hAnsi="Cambria Math"/>
                        </w:rPr>
                        <m:t>j</m:t>
                      </w:ins>
                    </m:r>
                    <m:r>
                      <w:del w:id="179" w:author="Coilin" w:date="2016-03-21T17:15:00Z">
                        <w:rPr>
                          <w:rFonts w:ascii="Cambria Math" w:hAnsi="Cambria Math"/>
                        </w:rPr>
                        <m:t>k</m:t>
                      </w:del>
                    </m:r>
                  </m:sub>
                </m:sSub>
                <m:r>
                  <w:rPr>
                    <w:rFonts w:ascii="Cambria Math" w:hAnsi="Cambria Math"/>
                  </w:rPr>
                  <m:t>+</m:t>
                </m:r>
                <m:sSub>
                  <m:sSubPr>
                    <m:ctrlPr>
                      <w:ins w:id="180" w:author="Coilin" w:date="2016-03-21T17:30:00Z">
                        <w:rPr>
                          <w:rFonts w:ascii="Cambria Math" w:hAnsi="Cambria Math"/>
                        </w:rPr>
                      </w:ins>
                    </m:ctrlPr>
                  </m:sSubPr>
                  <m:e>
                    <m:r>
                      <w:ins w:id="181" w:author="Coilin" w:date="2016-03-21T17:30:00Z">
                        <w:rPr>
                          <w:rFonts w:ascii="Cambria Math" w:hAnsi="Cambria Math"/>
                        </w:rPr>
                        <m:t>W</m:t>
                      </w:ins>
                    </m:r>
                  </m:e>
                  <m:sub>
                    <m:r>
                      <w:ins w:id="182" w:author="Coilin" w:date="2016-03-21T17:30:00Z">
                        <w:rPr>
                          <w:rFonts w:ascii="Cambria Math" w:hAnsi="Cambria Math"/>
                        </w:rPr>
                        <m:t>h,j</m:t>
                      </w:ins>
                    </m:r>
                  </m:sub>
                </m:sSub>
                <m:sSub>
                  <m:sSubPr>
                    <m:ctrlPr>
                      <w:rPr>
                        <w:rFonts w:ascii="Cambria Math" w:hAnsi="Cambria Math"/>
                      </w:rPr>
                    </m:ctrlPr>
                  </m:sSubPr>
                  <m:e>
                    <m:r>
                      <w:ins w:id="183"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84" w:author="Coilin" w:date="2016-03-21T17:15:00Z">
                                <w:rPr>
                                  <w:rFonts w:ascii="Cambria Math" w:hAnsi="Cambria Math"/>
                                </w:rPr>
                                <m:t>h,i</m:t>
                              </w:ins>
                            </m:r>
                            <m:r>
                              <w:del w:id="185"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86" w:author="Coilin" w:date="2016-03-21T17:30:00Z">
                                <w:rPr>
                                  <w:rFonts w:ascii="Cambria Math" w:hAnsi="Cambria Math"/>
                                </w:rPr>
                              </w:ins>
                            </m:ctrlPr>
                          </m:sSubPr>
                          <m:e>
                            <m:r>
                              <w:ins w:id="187" w:author="Coilin" w:date="2016-03-21T17:30:00Z">
                                <w:rPr>
                                  <w:rFonts w:ascii="Cambria Math" w:hAnsi="Cambria Math"/>
                                </w:rPr>
                                <m:t>W</m:t>
                              </w:ins>
                            </m:r>
                          </m:e>
                          <m:sub>
                            <m:r>
                              <w:ins w:id="188"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89"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w:t>
      </w:r>
      <w:r w:rsidR="006C541B">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proofErr w:type="gramStart"/>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h,j</m:t>
            </m:r>
          </m:sub>
        </m:sSub>
      </m:oMath>
      <w:r>
        <w:rPr>
          <w:lang w:val="en-US"/>
        </w:rPr>
        <w:t xml:space="preserve">. An arbitrary (6 parameter) covariance matrix structure, as recommended in Hartzel et al. (2001) was implemented. </w:t>
      </w: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1FCC4524"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w:t>
      </w:r>
      <w:r w:rsidR="008A5D3A">
        <w:rPr>
          <w:lang w:val="en-US"/>
        </w:rPr>
        <w:t xml:space="preserve">Following selection of the best fitting overall model based on AIC, we dropped </w:t>
      </w:r>
      <w:r w:rsidR="00F466A5">
        <w:rPr>
          <w:lang w:val="en-US"/>
        </w:rPr>
        <w:t>individual log-odds effects (except for the baseline) where they were non-significant.</w:t>
      </w:r>
      <w:r w:rsidR="008A5D3A">
        <w:rPr>
          <w:lang w:val="en-US"/>
        </w:rPr>
        <w:t xml:space="preserve"> </w:t>
      </w:r>
      <w:r>
        <w:rPr>
          <w:lang w:val="en-US"/>
        </w:rPr>
        <w:t xml:space="preserve">Overall predictions in the </w:t>
      </w:r>
      <w:r>
        <w:rPr>
          <w:lang w:val="en-US"/>
        </w:rPr>
        <w:lastRenderedPageBreak/>
        <w:t xml:space="preserve">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total haul weight 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45F93C7B"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therefore wrote </w:t>
      </w:r>
      <w:ins w:id="190" w:author="Coilin" w:date="2016-03-24T14:39:00Z">
        <w:r w:rsidR="00E81EB2">
          <w:rPr>
            <w:lang w:val="en-US"/>
          </w:rPr>
          <w:t xml:space="preserve">an </w:t>
        </w:r>
      </w:ins>
      <w:del w:id="191" w:author="Coilin" w:date="2016-03-24T14:33:00Z">
        <w:r w:rsidDel="00B46852">
          <w:rPr>
            <w:lang w:val="en-US"/>
          </w:rPr>
          <w:delText xml:space="preserve">an </w:delText>
        </w:r>
      </w:del>
      <w:r>
        <w:rPr>
          <w:lang w:val="en-US"/>
        </w:rPr>
        <w:t xml:space="preserve">estimation routine in </w:t>
      </w:r>
      <w:ins w:id="192" w:author="Coilin" w:date="2016-03-24T14:33:00Z">
        <w:r w:rsidR="00B46852">
          <w:rPr>
            <w:lang w:val="en-US"/>
          </w:rPr>
          <w:t xml:space="preserve">Template Model Builder </w:t>
        </w:r>
      </w:ins>
      <w:del w:id="193" w:author="Coilin" w:date="2016-03-24T14:33:00Z">
        <w:r w:rsidDel="00B46852">
          <w:rPr>
            <w:lang w:val="en-US"/>
          </w:rPr>
          <w:delText xml:space="preserve">AD Model Builder </w:delText>
        </w:r>
      </w:del>
      <w:r>
        <w:rPr>
          <w:lang w:val="en-US"/>
        </w:rPr>
        <w:t>(</w:t>
      </w:r>
      <w:del w:id="194" w:author="Coilin" w:date="2016-03-24T14:33:00Z">
        <w:r w:rsidDel="00B46852">
          <w:rPr>
            <w:lang w:val="en-US"/>
          </w:rPr>
          <w:delText>ADMB</w:delText>
        </w:r>
      </w:del>
      <w:ins w:id="195" w:author="Coilin" w:date="2016-03-24T14:33:00Z">
        <w:r w:rsidR="00B46852">
          <w:rPr>
            <w:lang w:val="en-US"/>
          </w:rPr>
          <w:t>TMB</w:t>
        </w:r>
      </w:ins>
      <w:r>
        <w:rPr>
          <w:lang w:val="en-US"/>
        </w:rPr>
        <w:t>)</w:t>
      </w:r>
      <w:r w:rsidR="00A316F7">
        <w:rPr>
          <w:lang w:val="en-US"/>
        </w:rPr>
        <w:t xml:space="preserve"> </w:t>
      </w:r>
      <w:commentRangeStart w:id="196"/>
      <w:r w:rsidR="00A316F7">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 </w:instrText>
      </w:r>
      <w:r w:rsidR="00FC5C52">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EN.CITE.DATA </w:instrText>
      </w:r>
      <w:r w:rsidR="00FC5C52">
        <w:rPr>
          <w:lang w:val="en-US"/>
        </w:rPr>
      </w:r>
      <w:r w:rsidR="00FC5C52">
        <w:rPr>
          <w:lang w:val="en-US"/>
        </w:rPr>
        <w:fldChar w:fldCharType="end"/>
      </w:r>
      <w:r w:rsidR="00A316F7">
        <w:rPr>
          <w:lang w:val="en-US"/>
        </w:rPr>
      </w:r>
      <w:r w:rsidR="00A316F7">
        <w:rPr>
          <w:lang w:val="en-US"/>
        </w:rPr>
        <w:fldChar w:fldCharType="separate"/>
      </w:r>
      <w:r w:rsidR="00FC5C52">
        <w:rPr>
          <w:lang w:val="en-US"/>
        </w:rPr>
        <w:t>(Fournier et al., 2012)</w:t>
      </w:r>
      <w:r w:rsidR="00A316F7">
        <w:rPr>
          <w:lang w:val="en-US"/>
        </w:rPr>
        <w:fldChar w:fldCharType="end"/>
      </w:r>
      <w:commentRangeEnd w:id="196"/>
      <w:r w:rsidR="00B46852">
        <w:rPr>
          <w:rStyle w:val="CommentReference"/>
        </w:rPr>
        <w:commentReference w:id="196"/>
      </w:r>
      <w:r>
        <w:rPr>
          <w:lang w:val="en-US"/>
        </w:rPr>
        <w:t xml:space="preserve">. </w:t>
      </w:r>
      <w:del w:id="197" w:author="Coilin" w:date="2016-03-24T14:38:00Z">
        <w:r w:rsidDel="00B46852">
          <w:rPr>
            <w:lang w:val="en-US"/>
          </w:rPr>
          <w:delText xml:space="preserve">The ADMB-RE module </w:delText>
        </w:r>
        <w:r w:rsidR="005744A2" w:rsidDel="00B46852">
          <w:rPr>
            <w:lang w:val="en-US"/>
          </w:rPr>
          <w:fldChar w:fldCharType="begin"/>
        </w:r>
        <w:r w:rsidR="00FC5C52" w:rsidDel="00B46852">
          <w:rPr>
            <w:lang w:val="en-US"/>
          </w:rPr>
          <w:del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delInstrText>
        </w:r>
        <w:r w:rsidR="005744A2" w:rsidDel="00B46852">
          <w:rPr>
            <w:lang w:val="en-US"/>
          </w:rPr>
          <w:fldChar w:fldCharType="separate"/>
        </w:r>
        <w:r w:rsidR="005744A2" w:rsidDel="00B46852">
          <w:rPr>
            <w:lang w:val="en-US"/>
          </w:rPr>
          <w:delText>(Skaug and Fournier, 2006)</w:delText>
        </w:r>
        <w:r w:rsidR="005744A2" w:rsidDel="00B46852">
          <w:rPr>
            <w:lang w:val="en-US"/>
          </w:rPr>
          <w:fldChar w:fldCharType="end"/>
        </w:r>
        <w:r w:rsidR="00150ED8" w:rsidDel="00B46852">
          <w:rPr>
            <w:lang w:val="en-US"/>
          </w:rPr>
          <w:delText xml:space="preserve"> </w:delText>
        </w:r>
        <w:r w:rsidDel="00B46852">
          <w:rPr>
            <w:lang w:val="en-US"/>
          </w:rPr>
          <w:delText xml:space="preserve">was used to estimate the multinomial mixed effects model with the variance-covariance matrix specified via a </w:delText>
        </w:r>
      </w:del>
      <w:del w:id="198" w:author="Coilin" w:date="2016-03-24T14:40:00Z">
        <w:r w:rsidDel="00E81EB2">
          <w:rPr>
            <w:lang w:val="en-US"/>
          </w:rPr>
          <w:delText xml:space="preserve">Cholesky-decomposition. </w:delText>
        </w:r>
      </w:del>
      <w:del w:id="199" w:author="Coilin" w:date="2016-03-24T14:38:00Z">
        <w:r w:rsidDel="00B46852">
          <w:rPr>
            <w:lang w:val="en-US"/>
          </w:rPr>
          <w:delText xml:space="preserve">ADMB </w:delText>
        </w:r>
        <w:r w:rsidR="00553EDD" w:rsidDel="00B46852">
          <w:rPr>
            <w:lang w:val="en-US"/>
          </w:rPr>
          <w:delText xml:space="preserve"> and ADMB-RE</w:delText>
        </w:r>
      </w:del>
      <w:ins w:id="200" w:author="Coilin" w:date="2016-03-24T14:38:00Z">
        <w:r w:rsidR="00B46852">
          <w:rPr>
            <w:lang w:val="en-US"/>
          </w:rPr>
          <w:t>TMB</w:t>
        </w:r>
      </w:ins>
      <w:r w:rsidR="00553EDD">
        <w:rPr>
          <w:lang w:val="en-US"/>
        </w:rPr>
        <w:t xml:space="preserve"> </w:t>
      </w:r>
      <w:ins w:id="201" w:author="Coilin" w:date="2016-03-24T14:40:00Z">
        <w:r w:rsidR="00E81EB2">
          <w:rPr>
            <w:lang w:val="en-US"/>
          </w:rPr>
          <w:t>implements Laplace approximation</w:t>
        </w:r>
      </w:ins>
      <w:ins w:id="202" w:author="Coilin" w:date="2016-03-24T14:41:00Z">
        <w:r w:rsidR="007C5D02">
          <w:rPr>
            <w:lang w:val="en-US"/>
          </w:rPr>
          <w:t>s</w:t>
        </w:r>
      </w:ins>
      <w:ins w:id="203" w:author="Coilin" w:date="2016-03-24T14:40:00Z">
        <w:r w:rsidR="00E81EB2">
          <w:rPr>
            <w:lang w:val="en-US"/>
          </w:rPr>
          <w:t xml:space="preserve"> to the marginal likelihood and </w:t>
        </w:r>
      </w:ins>
      <w:del w:id="204" w:author="Coilin" w:date="2016-03-24T14:38:00Z">
        <w:r w:rsidR="00553EDD" w:rsidDel="00B46852">
          <w:rPr>
            <w:lang w:val="en-US"/>
          </w:rPr>
          <w:delText xml:space="preserve">also </w:delText>
        </w:r>
      </w:del>
      <w:r w:rsidR="00553EDD">
        <w:rPr>
          <w:lang w:val="en-US"/>
        </w:rPr>
        <w:t>allow</w:t>
      </w:r>
      <w:r w:rsidR="00150ED8">
        <w:rPr>
          <w:lang w:val="en-US"/>
        </w:rPr>
        <w:t>s</w:t>
      </w:r>
      <w:r>
        <w:rPr>
          <w:lang w:val="en-US"/>
        </w:rPr>
        <w:t xml:space="preserve"> for estimates of uncertainty on the linear predictor scale</w:t>
      </w:r>
      <w:ins w:id="205" w:author="Coilin" w:date="2016-03-24T14:41:00Z">
        <w:r w:rsidR="00E81EB2">
          <w:rPr>
            <w:lang w:val="en-US"/>
          </w:rPr>
          <w:t xml:space="preserve">. </w:t>
        </w:r>
      </w:ins>
      <w:del w:id="206" w:author="Coilin" w:date="2016-03-24T14:39:00Z">
        <w:r w:rsidDel="00B46852">
          <w:rPr>
            <w:lang w:val="en-US"/>
          </w:rPr>
          <w:delText xml:space="preserve"> via the delta-method approximation</w:delText>
        </w:r>
      </w:del>
      <w:del w:id="207" w:author="Coilin" w:date="2016-03-24T14:41:00Z">
        <w:r w:rsidDel="00E81EB2">
          <w:rPr>
            <w:lang w:val="en-US"/>
          </w:rPr>
          <w:delText xml:space="preserve">. </w:delText>
        </w:r>
      </w:del>
      <w:r>
        <w:rPr>
          <w:lang w:val="en-US"/>
        </w:rPr>
        <w:t xml:space="preserve">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del w:id="208" w:author="Coilin" w:date="2016-03-24T14:39:00Z">
        <w:r w:rsidR="001C5EB6" w:rsidRPr="00AD5DC7" w:rsidDel="00B46852">
          <w:rPr>
            <w:lang w:val="en-US"/>
          </w:rPr>
          <w:delText>ADMB c</w:delText>
        </w:r>
      </w:del>
      <w:ins w:id="209" w:author="Coilin" w:date="2016-03-24T14:39:00Z">
        <w:r w:rsidR="00B46852">
          <w:rPr>
            <w:lang w:val="en-US"/>
          </w:rPr>
          <w:t>C</w:t>
        </w:r>
      </w:ins>
      <w:r w:rsidR="001C5EB6" w:rsidRPr="00AD5DC7">
        <w:rPr>
          <w:lang w:val="en-US"/>
        </w:rPr>
        <w:t xml:space="preserve">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25E56B35" w:rsidR="00511BDF" w:rsidRDefault="00511BDF" w:rsidP="000320C0">
      <w:pPr>
        <w:spacing w:after="40" w:line="480" w:lineRule="auto"/>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210" w:author="Coilin" w:date="2016-03-03T11:13:00Z">
        <w:r w:rsidR="00F26E95">
          <w:rPr>
            <w:lang w:val="en-US"/>
          </w:rPr>
          <w:t xml:space="preserve">. </w:t>
        </w:r>
      </w:ins>
      <w:del w:id="211"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212" w:author="Coilin" w:date="2016-03-03T11:15:00Z">
        <w:r w:rsidR="00E76375">
          <w:rPr>
            <w:lang w:val="en-US"/>
          </w:rPr>
          <w:t xml:space="preserve"> </w:t>
        </w:r>
        <w:r w:rsidR="00E76375" w:rsidRPr="00945851">
          <w:rPr>
            <w:i/>
            <w:lang w:val="en-US"/>
          </w:rPr>
          <w:t>Neph</w:t>
        </w:r>
        <w:r w:rsidR="00E76375" w:rsidRPr="00D44F88">
          <w:rPr>
            <w:i/>
            <w:lang w:val="en-US"/>
          </w:rPr>
          <w:t>rops</w:t>
        </w:r>
        <w:r w:rsidR="00E76375" w:rsidRPr="00372D8B">
          <w:rPr>
            <w:lang w:val="en-US"/>
            <w:rPrChange w:id="213" w:author="Coilin" w:date="2016-03-24T13:48:00Z">
              <w:rPr>
                <w:i/>
                <w:lang w:val="en-US"/>
              </w:rPr>
            </w:rPrChange>
          </w:rPr>
          <w:t xml:space="preserve"> accounted for approximately half the total catch weight across all hauls</w:t>
        </w:r>
        <w:r w:rsidR="006E1BBB" w:rsidRPr="00372D8B">
          <w:rPr>
            <w:lang w:val="en-US"/>
            <w:rPrChange w:id="214" w:author="Coilin" w:date="2016-03-24T13:48:00Z">
              <w:rPr>
                <w:i/>
                <w:lang w:val="en-US"/>
              </w:rPr>
            </w:rPrChange>
          </w:rPr>
          <w:t xml:space="preserve"> </w:t>
        </w:r>
      </w:ins>
      <w:ins w:id="215" w:author="Coilin" w:date="2016-03-03T11:16:00Z">
        <w:r w:rsidR="006864F9" w:rsidRPr="00372D8B">
          <w:rPr>
            <w:lang w:val="en-US"/>
            <w:rPrChange w:id="216" w:author="Coilin" w:date="2016-03-24T13:48:00Z">
              <w:rPr>
                <w:i/>
                <w:lang w:val="en-US"/>
              </w:rPr>
            </w:rPrChange>
          </w:rPr>
          <w:t xml:space="preserve">with the remainder of the catch primarily consisting of flatfish and gadoid species </w:t>
        </w:r>
      </w:ins>
      <w:ins w:id="217" w:author="Coilin" w:date="2016-03-03T11:15:00Z">
        <w:r w:rsidR="006E1BBB" w:rsidRPr="00372D8B">
          <w:rPr>
            <w:highlight w:val="yellow"/>
            <w:lang w:val="en-US"/>
            <w:rPrChange w:id="218" w:author="Coilin" w:date="2016-03-24T13:48:00Z">
              <w:rPr>
                <w:i/>
                <w:lang w:val="en-US"/>
              </w:rPr>
            </w:rPrChange>
          </w:rPr>
          <w:t>(BIM, 2015)</w:t>
        </w:r>
        <w:r w:rsidR="00E76375" w:rsidRPr="00945851">
          <w:rPr>
            <w:lang w:val="en-US"/>
          </w:rPr>
          <w:t>.</w:t>
        </w:r>
      </w:ins>
    </w:p>
    <w:p w14:paraId="6864CD81" w14:textId="5AFFF641" w:rsidR="00511BDF" w:rsidRDefault="00553EDD" w:rsidP="00D44F88">
      <w:pPr>
        <w:spacing w:after="40" w:line="480" w:lineRule="auto"/>
        <w:jc w:val="both"/>
        <w:rPr>
          <w:ins w:id="219" w:author="Coilin" w:date="2016-03-24T14:08:00Z"/>
          <w:lang w:val="en-US"/>
        </w:rPr>
      </w:pPr>
      <w:r>
        <w:rPr>
          <w:lang w:val="en-US"/>
        </w:rPr>
        <w:t>An estimated deviance of 1</w:t>
      </w:r>
      <w:ins w:id="220" w:author="Coilin" w:date="2016-03-24T13:52:00Z">
        <w:r w:rsidR="00372D8B">
          <w:rPr>
            <w:lang w:val="en-US"/>
          </w:rPr>
          <w:t>398</w:t>
        </w:r>
      </w:ins>
      <w:del w:id="221" w:author="Coilin" w:date="2016-03-24T13:52:00Z">
        <w:r w:rsidDel="00372D8B">
          <w:rPr>
            <w:lang w:val="en-US"/>
          </w:rPr>
          <w:delText>448</w:delText>
        </w:r>
      </w:del>
      <w:r>
        <w:rPr>
          <w:lang w:val="en-US"/>
        </w:rPr>
        <w:t>.</w:t>
      </w:r>
      <w:ins w:id="222" w:author="Coilin" w:date="2016-03-24T13:52:00Z">
        <w:r w:rsidR="00372D8B">
          <w:rPr>
            <w:lang w:val="en-US"/>
          </w:rPr>
          <w:t>84</w:t>
        </w:r>
      </w:ins>
      <w:del w:id="223" w:author="Coilin" w:date="2016-03-24T13:52:00Z">
        <w:r w:rsidDel="00372D8B">
          <w:rPr>
            <w:lang w:val="en-US"/>
          </w:rPr>
          <w:delText>73</w:delText>
        </w:r>
      </w:del>
      <w:r>
        <w:rPr>
          <w:lang w:val="en-US"/>
        </w:rPr>
        <w:t xml:space="preserve"> on 99</w:t>
      </w:r>
      <w:ins w:id="224" w:author="Coilin" w:date="2016-03-24T13:53:00Z">
        <w:r w:rsidR="00372D8B">
          <w:rPr>
            <w:lang w:val="en-US"/>
          </w:rPr>
          <w:t>4</w:t>
        </w:r>
      </w:ins>
      <w:del w:id="225" w:author="Coilin" w:date="2016-03-24T13:53:00Z">
        <w:r w:rsidDel="00372D8B">
          <w:rPr>
            <w:lang w:val="en-US"/>
          </w:rPr>
          <w:delText>8</w:delText>
        </w:r>
      </w:del>
      <w:r>
        <w:rPr>
          <w:lang w:val="en-US"/>
        </w:rPr>
        <w:t xml:space="preserve"> residual degrees of freedom (338 rows of data x (4-1) cod-ends - </w:t>
      </w:r>
      <w:ins w:id="226" w:author="Coilin" w:date="2016-03-24T13:53:00Z">
        <w:r w:rsidR="00372D8B">
          <w:rPr>
            <w:lang w:val="en-US"/>
          </w:rPr>
          <w:t>20</w:t>
        </w:r>
      </w:ins>
      <w:del w:id="227" w:author="Coilin" w:date="2016-03-24T13:53:00Z">
        <w:r w:rsidDel="00372D8B">
          <w:rPr>
            <w:lang w:val="en-US"/>
          </w:rPr>
          <w:delText>16</w:delText>
        </w:r>
      </w:del>
      <w:r>
        <w:rPr>
          <w:lang w:val="en-US"/>
        </w:rPr>
        <w:t xml:space="preserve"> parameters) indicated significant </w:t>
      </w:r>
      <w:proofErr w:type="spellStart"/>
      <w:r>
        <w:rPr>
          <w:lang w:val="en-US"/>
        </w:rPr>
        <w:t>overdispersion</w:t>
      </w:r>
      <w:proofErr w:type="spellEnd"/>
      <w:r>
        <w:rPr>
          <w:lang w:val="en-US"/>
        </w:rPr>
        <w:t xml:space="preserve">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del w:id="228" w:author="Coilin" w:date="2016-03-24T13:55:00Z">
        <w:r w:rsidR="00511BDF" w:rsidRPr="00AD5DC7" w:rsidDel="00945851">
          <w:rPr>
            <w:lang w:val="en-US"/>
          </w:rPr>
          <w:delText xml:space="preserve">configuration </w:delText>
        </w:r>
      </w:del>
      <w:ins w:id="229" w:author="Coilin" w:date="2016-03-24T13:55:00Z">
        <w:r w:rsidR="00945851">
          <w:rPr>
            <w:lang w:val="en-US"/>
          </w:rPr>
          <w:t>positions</w:t>
        </w:r>
        <w:r w:rsidR="00945851" w:rsidRPr="00AD5DC7">
          <w:rPr>
            <w:lang w:val="en-US"/>
          </w:rPr>
          <w:t xml:space="preserve"> </w:t>
        </w:r>
      </w:ins>
      <w:r w:rsidR="00511BDF" w:rsidRPr="00AD5DC7">
        <w:rPr>
          <w:lang w:val="en-US"/>
        </w:rPr>
        <w:t xml:space="preserve">and </w:t>
      </w:r>
      <w:ins w:id="230" w:author="Coilin" w:date="2016-03-24T13:55:00Z">
        <w:r w:rsidR="00945851">
          <w:rPr>
            <w:lang w:val="en-US"/>
          </w:rPr>
          <w:t>catch weight per cod-end</w:t>
        </w:r>
      </w:ins>
      <w:del w:id="231" w:author="Coilin" w:date="2016-03-24T13:55:00Z">
        <w:r w:rsidR="00511BDF" w:rsidRPr="00AD5DC7" w:rsidDel="00945851">
          <w:rPr>
            <w:lang w:val="en-US"/>
          </w:rPr>
          <w:delText>bulk weight</w:delText>
        </w:r>
      </w:del>
      <w:r w:rsidR="00511BDF" w:rsidRPr="00AD5DC7">
        <w:rPr>
          <w:lang w:val="en-US"/>
        </w:rPr>
        <w:t xml:space="preserve">) resulted in </w:t>
      </w:r>
      <w:r w:rsidR="00511BDF" w:rsidRPr="00AD5DC7">
        <w:rPr>
          <w:lang w:val="en-US"/>
        </w:rPr>
        <w:lastRenderedPageBreak/>
        <w:t xml:space="preserve">large decreases in the AIC relative to a model with fixed proportions (Table </w:t>
      </w:r>
      <w:r w:rsidR="00EF30A7" w:rsidRPr="00AD5DC7">
        <w:rPr>
          <w:lang w:val="en-US"/>
        </w:rPr>
        <w:t>2</w:t>
      </w:r>
      <w:ins w:id="232" w:author="Coilin" w:date="2016-03-24T14:00:00Z">
        <w:r w:rsidR="00945851">
          <w:rPr>
            <w:lang w:val="en-US"/>
          </w:rPr>
          <w:t>, models 2-4</w:t>
        </w:r>
      </w:ins>
      <w:r w:rsidR="00511BDF" w:rsidRPr="00AD5DC7">
        <w:rPr>
          <w:lang w:val="en-US"/>
        </w:rPr>
        <w:t>).</w:t>
      </w:r>
      <w:ins w:id="233" w:author="Coilin" w:date="2016-03-24T14:01:00Z">
        <w:r w:rsidR="00945851">
          <w:rPr>
            <w:lang w:val="en-US"/>
          </w:rPr>
          <w:t xml:space="preserve"> Including an interaction between net position and mesh </w:t>
        </w:r>
      </w:ins>
      <w:ins w:id="234" w:author="Coilin" w:date="2016-03-24T14:02:00Z">
        <w:r w:rsidR="00945851">
          <w:rPr>
            <w:lang w:val="en-US"/>
          </w:rPr>
          <w:t xml:space="preserve">did not result in an improvement of the model fit (Table 2, comparison of models 3 and 10). </w:t>
        </w:r>
      </w:ins>
      <w:moveToRangeStart w:id="235" w:author="Coilin" w:date="2016-03-24T14:03:00Z" w:name="move446591509"/>
      <w:moveTo w:id="236" w:author="Coilin" w:date="2016-03-24T14:03:00Z">
        <w:r w:rsidR="00945851" w:rsidRPr="00AD5DC7">
          <w:t xml:space="preserve">Higher-order carapace length effects (allowing more curvature in the proportions over length) did not improve the </w:t>
        </w:r>
        <w:r w:rsidR="00945851">
          <w:t>model fit</w:t>
        </w:r>
        <w:r w:rsidR="00945851" w:rsidRPr="00AD5DC7">
          <w:t xml:space="preserve"> </w:t>
        </w:r>
        <w:r w:rsidR="00945851" w:rsidRPr="00AD5DC7">
          <w:rPr>
            <w:lang w:val="en-US"/>
          </w:rPr>
          <w:t>(Table 2</w:t>
        </w:r>
      </w:moveTo>
      <w:ins w:id="237" w:author="Coilin" w:date="2016-03-24T14:03:00Z">
        <w:r w:rsidR="00945851">
          <w:rPr>
            <w:lang w:val="en-US"/>
          </w:rPr>
          <w:t>, models 9 and 17</w:t>
        </w:r>
      </w:ins>
      <w:moveTo w:id="238" w:author="Coilin" w:date="2016-03-24T14:03:00Z">
        <w:r w:rsidR="00945851" w:rsidRPr="00AD5DC7">
          <w:rPr>
            <w:lang w:val="en-US"/>
          </w:rPr>
          <w:t>)</w:t>
        </w:r>
        <w:r w:rsidR="00945851" w:rsidRPr="00AD5DC7">
          <w:t xml:space="preserve">. </w:t>
        </w:r>
      </w:moveTo>
      <w:moveToRangeEnd w:id="235"/>
      <w:ins w:id="239" w:author="Coilin" w:date="2016-03-24T14:03:00Z">
        <w:r w:rsidR="007D7D80">
          <w:t xml:space="preserve">The best fitting main effects model included </w:t>
        </w:r>
      </w:ins>
      <w:ins w:id="240" w:author="Coilin" w:date="2016-03-24T14:04:00Z">
        <w:r w:rsidR="007D7D80">
          <w:t>carapace</w:t>
        </w:r>
      </w:ins>
      <w:ins w:id="241" w:author="Coilin" w:date="2016-03-24T14:03:00Z">
        <w:r w:rsidR="007D7D80">
          <w:t xml:space="preserve"> </w:t>
        </w:r>
      </w:ins>
      <w:ins w:id="242" w:author="Coilin" w:date="2016-03-24T14:04:00Z">
        <w:r w:rsidR="007D7D80">
          <w:t>length, net position and cod-end specific catch weight (Table 2, model 16).</w:t>
        </w:r>
      </w:ins>
      <w:ins w:id="243" w:author="Coilin" w:date="2016-03-24T14:05:00Z">
        <w:r w:rsidR="00DB4040">
          <w:t xml:space="preserve"> Of the two-way interactions trialled, the model including weight x carapace length and position x carapace length had the best fit (</w:t>
        </w:r>
      </w:ins>
      <w:ins w:id="244" w:author="Coilin" w:date="2016-03-24T14:06:00Z">
        <w:r w:rsidR="00DB4040">
          <w:t>Table 2, model 20</w:t>
        </w:r>
      </w:ins>
      <w:ins w:id="245" w:author="Coilin" w:date="2016-03-24T14:05:00Z">
        <w:r w:rsidR="00DB4040">
          <w:t>)</w:t>
        </w:r>
      </w:ins>
      <w:ins w:id="246" w:author="Coilin" w:date="2016-03-24T14:06:00Z">
        <w:r w:rsidR="00DB4040">
          <w:t>. A fit that included the interaction between catch weight per cod-end and net position did not converge, reflecting the large number of parameters required for that interaction.</w:t>
        </w:r>
      </w:ins>
      <w:del w:id="247" w:author="Coilin" w:date="2016-03-24T14:02:00Z">
        <w:r w:rsidR="00511BDF" w:rsidRPr="00AD5DC7" w:rsidDel="00945851">
          <w:rPr>
            <w:lang w:val="en-US"/>
          </w:rPr>
          <w:delText xml:space="preserve"> </w:delText>
        </w:r>
      </w:del>
      <w:ins w:id="248" w:author="Coilin" w:date="2016-03-24T14:07:00Z">
        <w:r w:rsidR="00DB4040">
          <w:t xml:space="preserve"> </w:t>
        </w:r>
      </w:ins>
      <w:del w:id="249" w:author="Coilin" w:date="2016-03-24T14:07:00Z">
        <w:r w:rsidR="00511BDF" w:rsidRPr="00AD5DC7" w:rsidDel="00DB4040">
          <w:delText xml:space="preserve">Net </w:delText>
        </w:r>
      </w:del>
      <w:del w:id="250" w:author="Coilin" w:date="2016-03-24T13:59:00Z">
        <w:r w:rsidR="00511BDF" w:rsidRPr="00AD5DC7" w:rsidDel="00945851">
          <w:delText xml:space="preserve">configuration </w:delText>
        </w:r>
      </w:del>
      <w:del w:id="251" w:author="Coilin" w:date="2016-03-24T14:07:00Z">
        <w:r w:rsidR="00511BDF" w:rsidRPr="00AD5DC7" w:rsidDel="00DB4040">
          <w:delText>was important with inner port position typically fishing worst, and the outer starboard or port fishing better. These likely reflect differences</w:delText>
        </w:r>
        <w:r w:rsidR="009217D0" w:rsidRPr="00AD5DC7" w:rsidDel="00DB4040">
          <w:delText xml:space="preserve"> in fishing power of the nets</w:delText>
        </w:r>
        <w:r w:rsidR="00511BDF" w:rsidRPr="00AD5DC7" w:rsidDel="00DB4040">
          <w:delText xml:space="preserve">. </w:delText>
        </w:r>
      </w:del>
      <w:moveFromRangeStart w:id="252" w:author="Coilin" w:date="2016-03-24T14:03:00Z" w:name="move446591509"/>
      <w:moveFrom w:id="253" w:author="Coilin" w:date="2016-03-24T14:03:00Z">
        <w:del w:id="254" w:author="Coilin" w:date="2016-03-24T14:07:00Z">
          <w:r w:rsidR="00511BDF" w:rsidRPr="00AD5DC7" w:rsidDel="00DB4040">
            <w:delText xml:space="preserve">Higher-order carapace length effects </w:delText>
          </w:r>
          <w:r w:rsidR="009217D0" w:rsidRPr="00AD5DC7" w:rsidDel="00DB4040">
            <w:delText xml:space="preserve">(allowing more curvature in the proportions over length) </w:delText>
          </w:r>
          <w:r w:rsidR="00511BDF" w:rsidRPr="00AD5DC7" w:rsidDel="00DB4040">
            <w:delText xml:space="preserve">did not improve the </w:delText>
          </w:r>
          <w:r w:rsidR="00476F74" w:rsidDel="00DB4040">
            <w:delText>model fit</w:delText>
          </w:r>
          <w:r w:rsidR="00511BDF" w:rsidRPr="00AD5DC7" w:rsidDel="00DB4040">
            <w:delText xml:space="preserve"> </w:delText>
          </w:r>
          <w:r w:rsidR="009217D0" w:rsidRPr="00AD5DC7" w:rsidDel="00DB4040">
            <w:rPr>
              <w:lang w:val="en-US"/>
            </w:rPr>
            <w:delText>(Table 2)</w:delText>
          </w:r>
          <w:r w:rsidR="00511BDF" w:rsidRPr="00AD5DC7" w:rsidDel="00DB4040">
            <w:delText>.</w:delText>
          </w:r>
          <w:r w:rsidR="009217D0" w:rsidRPr="00AD5DC7" w:rsidDel="00DB4040">
            <w:delText xml:space="preserve"> </w:delText>
          </w:r>
        </w:del>
      </w:moveFrom>
      <w:moveFromRangeEnd w:id="252"/>
      <w:del w:id="255" w:author="Coilin" w:date="2016-03-24T14:07:00Z">
        <w:r w:rsidR="00511BDF" w:rsidRPr="00AD5DC7" w:rsidDel="00DB4040">
          <w:rPr>
            <w:lang w:val="en-US"/>
          </w:rPr>
          <w:delText xml:space="preserve">Combining carapace length and total cod-end weight or net configuration resulted in further decreases in the AIC and the model including the three main effects fit best overall (Table </w:delText>
        </w:r>
        <w:r w:rsidR="00EF30A7" w:rsidRPr="00AD5DC7" w:rsidDel="00DB4040">
          <w:rPr>
            <w:lang w:val="en-US"/>
          </w:rPr>
          <w:delText>2</w:delText>
        </w:r>
        <w:r w:rsidR="00476F74" w:rsidDel="00DB4040">
          <w:rPr>
            <w:lang w:val="en-US"/>
          </w:rPr>
          <w:delText>).</w:delText>
        </w:r>
        <w:r w:rsidR="00511BDF" w:rsidRPr="00AD5DC7" w:rsidDel="00DB4040">
          <w:rPr>
            <w:lang w:val="en-US"/>
          </w:rPr>
          <w:delText xml:space="preserve"> </w:delText>
        </w:r>
      </w:del>
      <w:del w:id="256" w:author="Coilin" w:date="2016-03-24T14:08:00Z">
        <w:r w:rsidR="00511BDF" w:rsidRPr="00AD5DC7" w:rsidDel="00DB4040">
          <w:rPr>
            <w:lang w:val="en-US"/>
          </w:rPr>
          <w:delText>Note that</w:delText>
        </w:r>
      </w:del>
      <w:ins w:id="257" w:author="Coilin" w:date="2016-03-24T14:08:00Z">
        <w:r w:rsidR="00DB4040">
          <w:t>Additional</w:t>
        </w:r>
      </w:ins>
      <w:r w:rsidR="00511BDF" w:rsidRPr="00AD5DC7">
        <w:rPr>
          <w:lang w:val="en-US"/>
        </w:rPr>
        <w:t xml:space="preserve">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 xml:space="preserve">parameters and the models can quickly become </w:t>
      </w:r>
      <w:proofErr w:type="spellStart"/>
      <w:r w:rsidR="00511BDF">
        <w:rPr>
          <w:lang w:val="en-US"/>
        </w:rPr>
        <w:t>overfit</w:t>
      </w:r>
      <w:proofErr w:type="spellEnd"/>
      <w:r w:rsidR="00150ED8">
        <w:rPr>
          <w:lang w:val="en-US"/>
        </w:rPr>
        <w:t xml:space="preserve"> (exact predictions a the factor level)</w:t>
      </w:r>
      <w:r w:rsidR="00511BDF">
        <w:rPr>
          <w:lang w:val="en-US"/>
        </w:rPr>
        <w:t>.</w:t>
      </w:r>
    </w:p>
    <w:p w14:paraId="06141AA6" w14:textId="583AAEF3" w:rsidR="00FC06D1" w:rsidRDefault="00FC06D1" w:rsidP="00FC06D1">
      <w:pPr>
        <w:spacing w:after="40" w:line="480" w:lineRule="auto"/>
        <w:jc w:val="both"/>
        <w:rPr>
          <w:ins w:id="258" w:author="Coilin" w:date="2016-03-24T14:12:00Z"/>
          <w:lang w:val="en-US"/>
        </w:rPr>
      </w:pPr>
      <w:ins w:id="259" w:author="Coilin" w:date="2016-03-24T14:09:00Z">
        <w:r>
          <w:rPr>
            <w:lang w:val="en-US"/>
          </w:rPr>
          <w:t>P</w:t>
        </w:r>
      </w:ins>
      <w:ins w:id="260" w:author="Coilin" w:date="2016-03-24T14:08:00Z">
        <w:r>
          <w:rPr>
            <w:lang w:val="en-US"/>
          </w:rPr>
          <w:t>arameter estimates</w:t>
        </w:r>
        <w:r w:rsidRPr="00FC06D1">
          <w:rPr>
            <w:lang w:val="en-US"/>
          </w:rPr>
          <w:t xml:space="preserve"> </w:t>
        </w:r>
      </w:ins>
      <w:ins w:id="261" w:author="Coilin" w:date="2016-03-24T14:09:00Z">
        <w:r>
          <w:rPr>
            <w:lang w:val="en-US"/>
          </w:rPr>
          <w:t>are</w:t>
        </w:r>
      </w:ins>
      <w:ins w:id="262" w:author="Coilin" w:date="2016-03-24T14:08:00Z">
        <w:r w:rsidRPr="00FC06D1">
          <w:rPr>
            <w:lang w:val="en-US"/>
          </w:rPr>
          <w:t xml:space="preserve"> </w:t>
        </w:r>
      </w:ins>
      <w:ins w:id="263" w:author="Coilin" w:date="2016-03-24T14:10:00Z">
        <w:r>
          <w:rPr>
            <w:lang w:val="en-US"/>
          </w:rPr>
          <w:t xml:space="preserve">the </w:t>
        </w:r>
      </w:ins>
      <w:ins w:id="264" w:author="Coilin" w:date="2016-03-24T14:08:00Z">
        <w:r w:rsidRPr="00FC06D1">
          <w:rPr>
            <w:lang w:val="en-US"/>
          </w:rPr>
          <w:t>odds r</w:t>
        </w:r>
        <w:r>
          <w:rPr>
            <w:lang w:val="en-US"/>
          </w:rPr>
          <w:t>atios relative to the 70mm</w:t>
        </w:r>
      </w:ins>
      <w:ins w:id="265" w:author="Coilin" w:date="2016-03-24T14:10:00Z">
        <w:r>
          <w:rPr>
            <w:lang w:val="en-US"/>
          </w:rPr>
          <w:t xml:space="preserve"> (Table 3)</w:t>
        </w:r>
      </w:ins>
      <w:ins w:id="266" w:author="Coilin" w:date="2016-03-24T14:08:00Z">
        <w:r>
          <w:rPr>
            <w:lang w:val="en-US"/>
          </w:rPr>
          <w:t xml:space="preserve">. The </w:t>
        </w:r>
        <w:r w:rsidRPr="00FC06D1">
          <w:rPr>
            <w:lang w:val="en-US"/>
          </w:rPr>
          <w:t>baseline position is the port outsi</w:t>
        </w:r>
        <w:r>
          <w:rPr>
            <w:lang w:val="en-US"/>
          </w:rPr>
          <w:t xml:space="preserve">de position and </w:t>
        </w:r>
      </w:ins>
      <w:ins w:id="267" w:author="Coilin" w:date="2016-03-24T14:10:00Z">
        <w:r>
          <w:rPr>
            <w:lang w:val="en-US"/>
          </w:rPr>
          <w:t xml:space="preserve">the intercept parameters </w:t>
        </w:r>
      </w:ins>
      <w:ins w:id="268" w:author="Coilin" w:date="2016-03-24T14:08:00Z">
        <w:r>
          <w:rPr>
            <w:lang w:val="en-US"/>
          </w:rPr>
          <w:t xml:space="preserve">imply that at </w:t>
        </w:r>
        <w:r w:rsidRPr="00FC06D1">
          <w:rPr>
            <w:lang w:val="en-US"/>
          </w:rPr>
          <w:t>mean weight and mean carapace length</w:t>
        </w:r>
        <w:r>
          <w:rPr>
            <w:lang w:val="en-US"/>
          </w:rPr>
          <w:t xml:space="preserve">, similar proportions are found </w:t>
        </w:r>
        <w:r w:rsidRPr="00FC06D1">
          <w:rPr>
            <w:lang w:val="en-US"/>
          </w:rPr>
          <w:t>across the cod-ends in the port o</w:t>
        </w:r>
        <w:r>
          <w:rPr>
            <w:lang w:val="en-US"/>
          </w:rPr>
          <w:t>utside position (Table 3</w:t>
        </w:r>
      </w:ins>
      <w:ins w:id="269" w:author="Coilin" w:date="2016-03-24T14:10:00Z">
        <w:r>
          <w:rPr>
            <w:lang w:val="en-US"/>
          </w:rPr>
          <w:t>, Intercept</w:t>
        </w:r>
      </w:ins>
      <w:ins w:id="270" w:author="Coilin" w:date="2016-03-24T14:08:00Z">
        <w:r>
          <w:rPr>
            <w:lang w:val="en-US"/>
          </w:rPr>
          <w:t>). Port</w:t>
        </w:r>
      </w:ins>
      <w:ins w:id="271" w:author="Coilin" w:date="2016-03-24T14:09:00Z">
        <w:r>
          <w:rPr>
            <w:lang w:val="en-US"/>
          </w:rPr>
          <w:t xml:space="preserve"> </w:t>
        </w:r>
      </w:ins>
      <w:ins w:id="272" w:author="Coilin" w:date="2016-03-24T14:08:00Z">
        <w:r w:rsidRPr="00FC06D1">
          <w:rPr>
            <w:lang w:val="en-US"/>
          </w:rPr>
          <w:t>inside effect is significantly negative (Table 3</w:t>
        </w:r>
      </w:ins>
      <w:ins w:id="273" w:author="Coilin" w:date="2016-03-24T14:10:00Z">
        <w:r>
          <w:rPr>
            <w:lang w:val="en-US"/>
          </w:rPr>
          <w:t>, Port inside</w:t>
        </w:r>
      </w:ins>
      <w:ins w:id="274" w:author="Coilin" w:date="2016-03-24T14:08:00Z">
        <w:r w:rsidRPr="00FC06D1">
          <w:rPr>
            <w:lang w:val="en-US"/>
          </w:rPr>
          <w:t>) implyi</w:t>
        </w:r>
        <w:r>
          <w:rPr>
            <w:lang w:val="en-US"/>
          </w:rPr>
          <w:t>ng a lower</w:t>
        </w:r>
      </w:ins>
      <w:ins w:id="275" w:author="Coilin" w:date="2016-03-24T14:09:00Z">
        <w:r>
          <w:rPr>
            <w:lang w:val="en-US"/>
          </w:rPr>
          <w:t xml:space="preserve"> </w:t>
        </w:r>
      </w:ins>
      <w:ins w:id="276" w:author="Coilin" w:date="2016-03-24T14:08:00Z">
        <w:r w:rsidRPr="00FC06D1">
          <w:rPr>
            <w:lang w:val="en-US"/>
          </w:rPr>
          <w:t xml:space="preserve">fishing power for this position in </w:t>
        </w:r>
        <w:r>
          <w:rPr>
            <w:lang w:val="en-US"/>
          </w:rPr>
          <w:t xml:space="preserve">this trial; this can </w:t>
        </w:r>
      </w:ins>
      <w:ins w:id="277" w:author="Coilin" w:date="2016-03-24T14:11:00Z">
        <w:r>
          <w:rPr>
            <w:lang w:val="en-US"/>
          </w:rPr>
          <w:t xml:space="preserve">also </w:t>
        </w:r>
      </w:ins>
      <w:ins w:id="278" w:author="Coilin" w:date="2016-03-24T14:08:00Z">
        <w:r>
          <w:rPr>
            <w:lang w:val="en-US"/>
          </w:rPr>
          <w:t>be seen in</w:t>
        </w:r>
      </w:ins>
      <w:ins w:id="279" w:author="Coilin" w:date="2016-03-24T14:09:00Z">
        <w:r>
          <w:rPr>
            <w:lang w:val="en-US"/>
          </w:rPr>
          <w:t xml:space="preserve"> </w:t>
        </w:r>
      </w:ins>
      <w:ins w:id="280" w:author="Coilin" w:date="2016-03-24T14:08:00Z">
        <w:r w:rsidRPr="00FC06D1">
          <w:rPr>
            <w:lang w:val="en-US"/>
          </w:rPr>
          <w:t xml:space="preserve">Figure </w:t>
        </w:r>
        <w:r w:rsidR="00AB3164">
          <w:rPr>
            <w:lang w:val="en-US"/>
          </w:rPr>
          <w:t>3</w:t>
        </w:r>
        <w:r w:rsidRPr="00FC06D1">
          <w:rPr>
            <w:lang w:val="en-US"/>
          </w:rPr>
          <w:t xml:space="preserve"> where </w:t>
        </w:r>
      </w:ins>
      <w:ins w:id="281" w:author="Coilin" w:date="2016-03-24T14:13:00Z">
        <w:r>
          <w:rPr>
            <w:lang w:val="en-US"/>
          </w:rPr>
          <w:t xml:space="preserve">the port inside cod-end had a </w:t>
        </w:r>
      </w:ins>
      <w:ins w:id="282" w:author="Coilin" w:date="2016-03-24T14:08:00Z">
        <w:r>
          <w:rPr>
            <w:lang w:val="en-US"/>
          </w:rPr>
          <w:t>lower proportion</w:t>
        </w:r>
        <w:r w:rsidRPr="00FC06D1">
          <w:rPr>
            <w:lang w:val="en-US"/>
          </w:rPr>
          <w:t xml:space="preserve"> retained co</w:t>
        </w:r>
        <w:r>
          <w:rPr>
            <w:lang w:val="en-US"/>
          </w:rPr>
          <w:t>mpared to the same cod-end in other</w:t>
        </w:r>
      </w:ins>
      <w:ins w:id="283" w:author="Coilin" w:date="2016-03-24T14:09:00Z">
        <w:r>
          <w:rPr>
            <w:lang w:val="en-US"/>
          </w:rPr>
          <w:t xml:space="preserve"> </w:t>
        </w:r>
      </w:ins>
      <w:ins w:id="284" w:author="Coilin" w:date="2016-03-24T14:08:00Z">
        <w:r w:rsidRPr="00FC06D1">
          <w:rPr>
            <w:lang w:val="en-US"/>
          </w:rPr>
          <w:t xml:space="preserve">positions. </w:t>
        </w:r>
      </w:ins>
    </w:p>
    <w:p w14:paraId="36B5D06E" w14:textId="7B162520" w:rsidR="00FC06D1" w:rsidRDefault="00FC06D1" w:rsidP="00D44F88">
      <w:pPr>
        <w:spacing w:after="40" w:line="480" w:lineRule="auto"/>
        <w:jc w:val="both"/>
        <w:rPr>
          <w:ins w:id="285" w:author="Coilin" w:date="2016-03-24T14:08:00Z"/>
          <w:lang w:val="en-US"/>
        </w:rPr>
      </w:pPr>
      <w:ins w:id="286" w:author="Coilin" w:date="2016-03-24T14:08:00Z">
        <w:r w:rsidRPr="00FC06D1">
          <w:rPr>
            <w:lang w:val="en-US"/>
          </w:rPr>
          <w:t>The starboard inside position wa</w:t>
        </w:r>
        <w:r>
          <w:rPr>
            <w:lang w:val="en-US"/>
          </w:rPr>
          <w:t>s not significantly</w:t>
        </w:r>
      </w:ins>
      <w:ins w:id="287" w:author="Coilin" w:date="2016-03-24T14:09:00Z">
        <w:r>
          <w:rPr>
            <w:lang w:val="en-US"/>
          </w:rPr>
          <w:t xml:space="preserve"> </w:t>
        </w:r>
      </w:ins>
      <w:ins w:id="288" w:author="Coilin" w:date="2016-03-24T14:08:00Z">
        <w:r w:rsidRPr="00FC06D1">
          <w:rPr>
            <w:lang w:val="en-US"/>
          </w:rPr>
          <w:t>different to the port outside (Table 3)</w:t>
        </w:r>
        <w:r>
          <w:rPr>
            <w:lang w:val="en-US"/>
          </w:rPr>
          <w:t>, whereas the starboard outside</w:t>
        </w:r>
      </w:ins>
      <w:ins w:id="289" w:author="Coilin" w:date="2016-03-24T14:09:00Z">
        <w:r>
          <w:rPr>
            <w:lang w:val="en-US"/>
          </w:rPr>
          <w:t xml:space="preserve"> </w:t>
        </w:r>
      </w:ins>
      <w:ins w:id="290" w:author="Coilin" w:date="2016-03-24T14:08:00Z">
        <w:r w:rsidRPr="00FC06D1">
          <w:rPr>
            <w:lang w:val="en-US"/>
          </w:rPr>
          <w:t>have a smaller but significantly higher</w:t>
        </w:r>
        <w:r>
          <w:rPr>
            <w:lang w:val="en-US"/>
          </w:rPr>
          <w:t xml:space="preserve"> retention compared to the port</w:t>
        </w:r>
      </w:ins>
      <w:ins w:id="291" w:author="Coilin" w:date="2016-03-24T14:09:00Z">
        <w:r>
          <w:rPr>
            <w:lang w:val="en-US"/>
          </w:rPr>
          <w:t xml:space="preserve"> </w:t>
        </w:r>
      </w:ins>
      <w:ins w:id="292" w:author="Coilin" w:date="2016-03-24T14:08:00Z">
        <w:r w:rsidRPr="00FC06D1">
          <w:rPr>
            <w:lang w:val="en-US"/>
          </w:rPr>
          <w:t>outside (Table 3). The slopes over car</w:t>
        </w:r>
        <w:r>
          <w:rPr>
            <w:lang w:val="en-US"/>
          </w:rPr>
          <w:t>apace length increased relative</w:t>
        </w:r>
      </w:ins>
      <w:ins w:id="293" w:author="Coilin" w:date="2016-03-24T14:09:00Z">
        <w:r>
          <w:rPr>
            <w:lang w:val="en-US"/>
          </w:rPr>
          <w:t xml:space="preserve"> </w:t>
        </w:r>
      </w:ins>
      <w:ins w:id="294" w:author="Coilin" w:date="2016-03-24T14:08:00Z">
        <w:r w:rsidRPr="00FC06D1">
          <w:rPr>
            <w:lang w:val="en-US"/>
          </w:rPr>
          <w:t>to the baseline (port outside) in bot</w:t>
        </w:r>
        <w:r>
          <w:rPr>
            <w:lang w:val="en-US"/>
          </w:rPr>
          <w:t>h the port inside and starboard</w:t>
        </w:r>
      </w:ins>
      <w:ins w:id="295" w:author="Coilin" w:date="2016-03-24T14:09:00Z">
        <w:r>
          <w:rPr>
            <w:lang w:val="en-US"/>
          </w:rPr>
          <w:t xml:space="preserve"> </w:t>
        </w:r>
      </w:ins>
      <w:ins w:id="296" w:author="Coilin" w:date="2016-03-24T14:08:00Z">
        <w:r w:rsidRPr="00FC06D1">
          <w:rPr>
            <w:lang w:val="en-US"/>
          </w:rPr>
          <w:t>outs</w:t>
        </w:r>
        <w:r w:rsidR="00AB3164">
          <w:rPr>
            <w:lang w:val="en-US"/>
          </w:rPr>
          <w:t>ide positions (Table 3, Figure 3</w:t>
        </w:r>
        <w:r w:rsidRPr="00FC06D1">
          <w:rPr>
            <w:lang w:val="en-US"/>
          </w:rPr>
          <w:t>)</w:t>
        </w:r>
        <w:r>
          <w:rPr>
            <w:lang w:val="en-US"/>
          </w:rPr>
          <w:t>. The effects of cod end weight</w:t>
        </w:r>
      </w:ins>
      <w:ins w:id="297" w:author="Coilin" w:date="2016-03-24T14:09:00Z">
        <w:r>
          <w:rPr>
            <w:lang w:val="en-US"/>
          </w:rPr>
          <w:t xml:space="preserve"> </w:t>
        </w:r>
      </w:ins>
      <w:ins w:id="298" w:author="Coilin" w:date="2016-03-24T14:08:00Z">
        <w:r w:rsidRPr="00FC06D1">
          <w:rPr>
            <w:lang w:val="en-US"/>
          </w:rPr>
          <w:t>are interpreted with carapace length al</w:t>
        </w:r>
        <w:r>
          <w:rPr>
            <w:lang w:val="en-US"/>
          </w:rPr>
          <w:t>so: with increasing weight, the</w:t>
        </w:r>
      </w:ins>
      <w:ins w:id="299" w:author="Coilin" w:date="2016-03-24T14:09:00Z">
        <w:r>
          <w:rPr>
            <w:lang w:val="en-US"/>
          </w:rPr>
          <w:t xml:space="preserve"> </w:t>
        </w:r>
      </w:ins>
      <w:ins w:id="300" w:author="Coilin" w:date="2016-03-24T14:08:00Z">
        <w:r w:rsidRPr="00FC06D1">
          <w:rPr>
            <w:lang w:val="en-US"/>
          </w:rPr>
          <w:t xml:space="preserve">70mm retains increasing proportion of smaller </w:t>
        </w:r>
        <w:r w:rsidRPr="00FE2F56">
          <w:rPr>
            <w:i/>
            <w:lang w:val="en-US"/>
          </w:rPr>
          <w:t>Nephrops</w:t>
        </w:r>
        <w:r w:rsidRPr="00FC06D1">
          <w:rPr>
            <w:lang w:val="en-US"/>
          </w:rPr>
          <w:t xml:space="preserve"> and decreasing</w:t>
        </w:r>
      </w:ins>
      <w:r w:rsidR="00FE2F56">
        <w:rPr>
          <w:lang w:val="en-US"/>
        </w:rPr>
        <w:t xml:space="preserve"> </w:t>
      </w:r>
      <w:ins w:id="301" w:author="Coilin" w:date="2016-03-24T14:08:00Z">
        <w:r w:rsidRPr="00FC06D1">
          <w:rPr>
            <w:lang w:val="en-US"/>
          </w:rPr>
          <w:t xml:space="preserve">proportions of larger </w:t>
        </w:r>
        <w:r w:rsidRPr="00FE2F56">
          <w:rPr>
            <w:i/>
            <w:lang w:val="en-US"/>
          </w:rPr>
          <w:t>Nephrops</w:t>
        </w:r>
        <w:r w:rsidRPr="00FC06D1">
          <w:rPr>
            <w:lang w:val="en-US"/>
          </w:rPr>
          <w:t>. The 8</w:t>
        </w:r>
        <w:r>
          <w:rPr>
            <w:lang w:val="en-US"/>
          </w:rPr>
          <w:t>0mm had non-significant effects</w:t>
        </w:r>
      </w:ins>
      <w:ins w:id="302" w:author="Coilin" w:date="2016-03-24T14:09:00Z">
        <w:r>
          <w:rPr>
            <w:lang w:val="en-US"/>
          </w:rPr>
          <w:t xml:space="preserve"> </w:t>
        </w:r>
      </w:ins>
      <w:ins w:id="303" w:author="Coilin" w:date="2016-03-24T14:08:00Z">
        <w:r w:rsidRPr="00FC06D1">
          <w:rPr>
            <w:lang w:val="en-US"/>
          </w:rPr>
          <w:t xml:space="preserve">of weight on baseline proportions </w:t>
        </w:r>
      </w:ins>
      <w:r w:rsidR="00A25425">
        <w:rPr>
          <w:lang w:val="en-US"/>
        </w:rPr>
        <w:t>however the interaction term between weight and carapace length was significant (Table 3)</w:t>
      </w:r>
      <w:ins w:id="304" w:author="Coilin" w:date="2016-03-24T14:08:00Z">
        <w:r w:rsidRPr="00FC06D1">
          <w:rPr>
            <w:lang w:val="en-US"/>
          </w:rPr>
          <w:t>. The 90mm net had incre</w:t>
        </w:r>
        <w:r>
          <w:rPr>
            <w:lang w:val="en-US"/>
          </w:rPr>
          <w:t xml:space="preserve">asing proportions retained </w:t>
        </w:r>
        <w:r>
          <w:rPr>
            <w:lang w:val="en-US"/>
          </w:rPr>
          <w:lastRenderedPageBreak/>
          <w:t>with</w:t>
        </w:r>
      </w:ins>
      <w:ins w:id="305" w:author="Coilin" w:date="2016-03-24T14:09:00Z">
        <w:r>
          <w:rPr>
            <w:lang w:val="en-US"/>
          </w:rPr>
          <w:t xml:space="preserve"> </w:t>
        </w:r>
      </w:ins>
      <w:ins w:id="306" w:author="Coilin" w:date="2016-03-24T14:08:00Z">
        <w:r w:rsidRPr="00FC06D1">
          <w:rPr>
            <w:lang w:val="en-US"/>
          </w:rPr>
          <w:t xml:space="preserve">increasing weight (Table 3). </w:t>
        </w:r>
      </w:ins>
      <w:ins w:id="307" w:author="Coilin" w:date="2016-03-24T15:50:00Z">
        <w:r w:rsidR="002925E5">
          <w:rPr>
            <w:lang w:val="en-US"/>
          </w:rPr>
          <w:t xml:space="preserve">Based on </w:t>
        </w:r>
        <w:proofErr w:type="spellStart"/>
        <w:r w:rsidR="002925E5">
          <w:rPr>
            <w:lang w:val="en-US"/>
          </w:rPr>
          <w:t>Bonferonni</w:t>
        </w:r>
        <w:proofErr w:type="spellEnd"/>
        <w:r w:rsidR="002925E5">
          <w:rPr>
            <w:lang w:val="en-US"/>
          </w:rPr>
          <w:t xml:space="preserve"> corrections to the confidence intervals, </w:t>
        </w:r>
      </w:ins>
      <w:ins w:id="308" w:author="Coilin" w:date="2016-03-24T15:49:00Z">
        <w:r w:rsidR="002925E5">
          <w:rPr>
            <w:lang w:val="en-US"/>
          </w:rPr>
          <w:t xml:space="preserve">inter-mesh odds ratio comparisons </w:t>
        </w:r>
      </w:ins>
      <w:ins w:id="309" w:author="Coilin" w:date="2016-03-24T15:50:00Z">
        <w:r w:rsidR="002925E5">
          <w:rPr>
            <w:lang w:val="en-US"/>
          </w:rPr>
          <w:t>show</w:t>
        </w:r>
      </w:ins>
      <w:ins w:id="310" w:author="Coilin" w:date="2016-03-24T15:51:00Z">
        <w:r w:rsidR="002925E5">
          <w:rPr>
            <w:lang w:val="en-US"/>
          </w:rPr>
          <w:t>:</w:t>
        </w:r>
      </w:ins>
      <w:ins w:id="311" w:author="Coilin" w:date="2016-03-24T15:50:00Z">
        <w:r w:rsidR="002925E5">
          <w:rPr>
            <w:lang w:val="en-US"/>
          </w:rPr>
          <w:t xml:space="preserve"> </w:t>
        </w:r>
      </w:ins>
      <w:r w:rsidR="00A25425">
        <w:rPr>
          <w:lang w:val="en-US"/>
        </w:rPr>
        <w:t xml:space="preserve">an increasing proportion of small Nephrops retained in the 70mm relative to the 80mm (Table </w:t>
      </w:r>
      <w:r w:rsidR="000149F1">
        <w:rPr>
          <w:lang w:val="en-US"/>
        </w:rPr>
        <w:t>3</w:t>
      </w:r>
      <w:r w:rsidR="00A25425">
        <w:rPr>
          <w:lang w:val="en-US"/>
        </w:rPr>
        <w:t>) but with wide pointwise uncertainty</w:t>
      </w:r>
      <w:ins w:id="312" w:author="Coilin" w:date="2016-03-24T15:51:00Z">
        <w:r w:rsidR="002925E5">
          <w:rPr>
            <w:lang w:val="en-US"/>
          </w:rPr>
          <w:t>, no difference between the 90 and 100mm and large</w:t>
        </w:r>
      </w:ins>
      <w:ins w:id="313" w:author="Coilin" w:date="2016-03-24T15:52:00Z">
        <w:r w:rsidR="002925E5">
          <w:rPr>
            <w:lang w:val="en-US"/>
          </w:rPr>
          <w:t>r</w:t>
        </w:r>
      </w:ins>
      <w:ins w:id="314" w:author="Coilin" w:date="2016-03-24T15:51:00Z">
        <w:r w:rsidR="002925E5">
          <w:rPr>
            <w:lang w:val="en-US"/>
          </w:rPr>
          <w:t xml:space="preserve"> differences </w:t>
        </w:r>
      </w:ins>
      <w:ins w:id="315" w:author="Coilin" w:date="2016-03-24T15:52:00Z">
        <w:r w:rsidR="002925E5">
          <w:rPr>
            <w:lang w:val="en-US"/>
          </w:rPr>
          <w:t>among the others</w:t>
        </w:r>
      </w:ins>
      <w:ins w:id="316" w:author="Coilin" w:date="2016-03-24T15:51:00Z">
        <w:r w:rsidR="002925E5">
          <w:rPr>
            <w:lang w:val="en-US"/>
          </w:rPr>
          <w:t xml:space="preserve"> </w:t>
        </w:r>
      </w:ins>
      <w:ins w:id="317" w:author="Coilin" w:date="2016-03-24T15:50:00Z">
        <w:r w:rsidR="002925E5">
          <w:rPr>
            <w:lang w:val="en-US"/>
          </w:rPr>
          <w:t>(</w:t>
        </w:r>
        <w:r w:rsidR="00AB3164">
          <w:rPr>
            <w:lang w:val="en-US"/>
          </w:rPr>
          <w:t>Figure 7</w:t>
        </w:r>
        <w:r w:rsidR="002925E5">
          <w:rPr>
            <w:lang w:val="en-US"/>
          </w:rPr>
          <w:t>)</w:t>
        </w:r>
      </w:ins>
      <w:ins w:id="318" w:author="Coilin" w:date="2016-03-24T15:52:00Z">
        <w:r w:rsidR="002925E5">
          <w:rPr>
            <w:lang w:val="en-US"/>
          </w:rPr>
          <w:t>.</w:t>
        </w:r>
      </w:ins>
    </w:p>
    <w:p w14:paraId="7A4F9EF4" w14:textId="77777777" w:rsidR="00FC06D1" w:rsidDel="002925E5" w:rsidRDefault="00FC06D1">
      <w:pPr>
        <w:spacing w:after="40" w:line="480" w:lineRule="auto"/>
        <w:jc w:val="both"/>
        <w:rPr>
          <w:del w:id="319" w:author="Coilin" w:date="2016-03-24T15:54:00Z"/>
          <w:lang w:val="en-US"/>
        </w:rPr>
      </w:pP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32125E04"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m:t>
                  </m:r>
                  <m:r>
                    <w:ins w:id="320" w:author="Windows User" w:date="2016-04-13T15:24:00Z">
                      <w:rPr>
                        <w:rFonts w:ascii="Cambria Math" w:hAnsi="Cambria Math"/>
                        <w:lang w:val="en-US"/>
                      </w:rPr>
                      <m:t>7</m:t>
                    </w:ins>
                  </m:r>
                  <m:r>
                    <w:rPr>
                      <w:rFonts w:ascii="Cambria Math" w:hAnsi="Cambria Math"/>
                      <w:lang w:val="en-US"/>
                    </w:rPr>
                    <m:t>3</m:t>
                  </m:r>
                  <m:r>
                    <w:del w:id="321" w:author="Windows User" w:date="2016-04-13T15:24:00Z">
                      <w:rPr>
                        <w:rFonts w:ascii="Cambria Math" w:hAnsi="Cambria Math"/>
                        <w:lang w:val="en-US"/>
                      </w:rPr>
                      <m:t>6</m:t>
                    </w:del>
                  </m:r>
                  <m:r>
                    <w:del w:id="322" w:author="Windows User" w:date="2016-03-22T10:54:00Z">
                      <w:rPr>
                        <w:rFonts w:ascii="Cambria Math" w:hAnsi="Cambria Math"/>
                        <w:lang w:val="en-US"/>
                      </w:rPr>
                      <m:t>4</m:t>
                    </w:del>
                  </m:r>
                </m:e>
                <m:e>
                  <m:r>
                    <w:rPr>
                      <w:rFonts w:ascii="Cambria Math" w:hAnsi="Cambria Math"/>
                      <w:lang w:val="en-US"/>
                    </w:rPr>
                    <m:t>0.0</m:t>
                  </m:r>
                  <m:r>
                    <w:ins w:id="323" w:author="Windows User" w:date="2016-04-13T15:24:00Z">
                      <w:rPr>
                        <w:rFonts w:ascii="Cambria Math" w:hAnsi="Cambria Math"/>
                        <w:lang w:val="en-US"/>
                      </w:rPr>
                      <m:t>3</m:t>
                    </w:ins>
                  </m:r>
                  <m:r>
                    <w:del w:id="324" w:author="Windows User" w:date="2016-03-22T10:54:00Z">
                      <w:rPr>
                        <w:rFonts w:ascii="Cambria Math" w:hAnsi="Cambria Math"/>
                        <w:lang w:val="en-US"/>
                      </w:rPr>
                      <m:t>53</m:t>
                    </w:del>
                  </m:r>
                </m:e>
                <m:e>
                  <m:r>
                    <w:rPr>
                      <w:rFonts w:ascii="Cambria Math" w:hAnsi="Cambria Math"/>
                      <w:lang w:val="en-US"/>
                    </w:rPr>
                    <m:t>0.0</m:t>
                  </m:r>
                  <m:r>
                    <w:ins w:id="325" w:author="Windows User" w:date="2016-03-22T10:54:00Z">
                      <w:rPr>
                        <w:rFonts w:ascii="Cambria Math" w:hAnsi="Cambria Math"/>
                        <w:lang w:val="en-US"/>
                      </w:rPr>
                      <m:t>7</m:t>
                    </w:ins>
                  </m:r>
                  <m:r>
                    <w:rPr>
                      <w:rFonts w:ascii="Cambria Math" w:hAnsi="Cambria Math"/>
                      <w:lang w:val="en-US"/>
                    </w:rPr>
                    <m:t>5</m:t>
                  </m:r>
                  <m:r>
                    <w:del w:id="326" w:author="Windows User" w:date="2016-03-22T10:54:00Z">
                      <w:rPr>
                        <w:rFonts w:ascii="Cambria Math" w:hAnsi="Cambria Math"/>
                        <w:lang w:val="en-US"/>
                      </w:rPr>
                      <m:t>61</m:t>
                    </w:del>
                  </m:r>
                </m:e>
              </m:mr>
              <m:mr>
                <m:e>
                  <m:r>
                    <w:rPr>
                      <w:rFonts w:ascii="Cambria Math" w:hAnsi="Cambria Math"/>
                      <w:lang w:val="en-US"/>
                    </w:rPr>
                    <m:t>0.0</m:t>
                  </m:r>
                  <m:r>
                    <w:ins w:id="327" w:author="Windows User" w:date="2016-04-13T15:24:00Z">
                      <w:rPr>
                        <w:rFonts w:ascii="Cambria Math" w:hAnsi="Cambria Math"/>
                        <w:lang w:val="en-US"/>
                      </w:rPr>
                      <m:t>3</m:t>
                    </w:ins>
                  </m:r>
                  <m:r>
                    <w:rPr>
                      <w:rFonts w:ascii="Cambria Math" w:hAnsi="Cambria Math"/>
                      <w:lang w:val="en-US"/>
                    </w:rPr>
                    <m:t>1</m:t>
                  </m:r>
                  <m:r>
                    <w:del w:id="328" w:author="Windows User" w:date="2016-03-22T10:54:00Z">
                      <w:rPr>
                        <w:rFonts w:ascii="Cambria Math" w:hAnsi="Cambria Math"/>
                        <w:lang w:val="en-US"/>
                      </w:rPr>
                      <m:t>53</m:t>
                    </w:del>
                  </m:r>
                </m:e>
                <m:e>
                  <m:r>
                    <w:rPr>
                      <w:rFonts w:ascii="Cambria Math" w:hAnsi="Cambria Math"/>
                      <w:lang w:val="en-US"/>
                    </w:rPr>
                    <m:t>0.0</m:t>
                  </m:r>
                  <m:r>
                    <w:ins w:id="329" w:author="Windows User" w:date="2016-04-13T15:24:00Z">
                      <w:rPr>
                        <w:rFonts w:ascii="Cambria Math" w:hAnsi="Cambria Math"/>
                        <w:lang w:val="en-US"/>
                      </w:rPr>
                      <m:t>2</m:t>
                    </w:ins>
                  </m:r>
                  <m:r>
                    <w:rPr>
                      <w:rFonts w:ascii="Cambria Math" w:hAnsi="Cambria Math"/>
                      <w:lang w:val="en-US"/>
                    </w:rPr>
                    <m:t>9</m:t>
                  </m:r>
                  <m:r>
                    <w:del w:id="330" w:author="Windows User" w:date="2016-03-22T10:54:00Z">
                      <w:rPr>
                        <w:rFonts w:ascii="Cambria Math" w:hAnsi="Cambria Math"/>
                        <w:lang w:val="en-US"/>
                      </w:rPr>
                      <m:t>65</m:t>
                    </w:del>
                  </m:r>
                </m:e>
                <m:e>
                  <m:r>
                    <w:rPr>
                      <w:rFonts w:ascii="Cambria Math" w:hAnsi="Cambria Math"/>
                      <w:lang w:val="en-US"/>
                    </w:rPr>
                    <m:t>0.0</m:t>
                  </m:r>
                  <m:r>
                    <w:ins w:id="331" w:author="Windows User" w:date="2016-04-13T15:24:00Z">
                      <w:rPr>
                        <w:rFonts w:ascii="Cambria Math" w:hAnsi="Cambria Math"/>
                        <w:lang w:val="en-US"/>
                      </w:rPr>
                      <m:t>2</m:t>
                    </w:ins>
                  </m:r>
                  <m:r>
                    <w:rPr>
                      <w:rFonts w:ascii="Cambria Math" w:hAnsi="Cambria Math"/>
                      <w:lang w:val="en-US"/>
                    </w:rPr>
                    <m:t>4</m:t>
                  </m:r>
                  <m:r>
                    <w:del w:id="332" w:author="Windows User" w:date="2016-03-22T10:54:00Z">
                      <w:rPr>
                        <w:rFonts w:ascii="Cambria Math" w:hAnsi="Cambria Math"/>
                        <w:lang w:val="en-US"/>
                      </w:rPr>
                      <m:t>47</m:t>
                    </w:del>
                  </m:r>
                </m:e>
              </m:mr>
              <m:mr>
                <m:e>
                  <m:r>
                    <w:rPr>
                      <w:rFonts w:ascii="Cambria Math" w:hAnsi="Cambria Math"/>
                      <w:lang w:val="en-US"/>
                    </w:rPr>
                    <m:t>0.0</m:t>
                  </m:r>
                  <m:r>
                    <w:ins w:id="333" w:author="Windows User" w:date="2016-03-22T10:54:00Z">
                      <w:rPr>
                        <w:rFonts w:ascii="Cambria Math" w:hAnsi="Cambria Math"/>
                        <w:lang w:val="en-US"/>
                      </w:rPr>
                      <m:t>7</m:t>
                    </w:ins>
                  </m:r>
                  <m:r>
                    <w:rPr>
                      <w:rFonts w:ascii="Cambria Math" w:hAnsi="Cambria Math"/>
                      <w:lang w:val="en-US"/>
                    </w:rPr>
                    <m:t>5</m:t>
                  </m:r>
                  <m:r>
                    <w:del w:id="334" w:author="Windows User" w:date="2016-03-22T10:54:00Z">
                      <w:rPr>
                        <w:rFonts w:ascii="Cambria Math" w:hAnsi="Cambria Math"/>
                        <w:lang w:val="en-US"/>
                      </w:rPr>
                      <m:t>61</m:t>
                    </w:del>
                  </m:r>
                </m:e>
                <m:e>
                  <m:r>
                    <w:rPr>
                      <w:rFonts w:ascii="Cambria Math" w:hAnsi="Cambria Math"/>
                      <w:lang w:val="en-US"/>
                    </w:rPr>
                    <m:t>0.0</m:t>
                  </m:r>
                  <m:r>
                    <w:ins w:id="335" w:author="Windows User" w:date="2016-04-13T15:24:00Z">
                      <w:rPr>
                        <w:rFonts w:ascii="Cambria Math" w:hAnsi="Cambria Math"/>
                        <w:lang w:val="en-US"/>
                      </w:rPr>
                      <m:t>2</m:t>
                    </w:ins>
                  </m:r>
                  <m:r>
                    <w:rPr>
                      <w:rFonts w:ascii="Cambria Math" w:hAnsi="Cambria Math"/>
                      <w:lang w:val="en-US"/>
                    </w:rPr>
                    <m:t>4</m:t>
                  </m:r>
                  <m:r>
                    <w:del w:id="336" w:author="Windows User" w:date="2016-03-22T10:54:00Z">
                      <w:rPr>
                        <w:rFonts w:ascii="Cambria Math" w:hAnsi="Cambria Math"/>
                        <w:lang w:val="en-US"/>
                      </w:rPr>
                      <m:t>47</m:t>
                    </w:del>
                  </m:r>
                </m:e>
                <m:e>
                  <m:r>
                    <w:rPr>
                      <w:rFonts w:ascii="Cambria Math" w:hAnsi="Cambria Math"/>
                      <w:lang w:val="en-US"/>
                    </w:rPr>
                    <m:t>0.0</m:t>
                  </m:r>
                  <m:r>
                    <w:ins w:id="337" w:author="Windows User" w:date="2016-04-13T15:24:00Z">
                      <w:rPr>
                        <w:rFonts w:ascii="Cambria Math" w:hAnsi="Cambria Math"/>
                        <w:lang w:val="en-US"/>
                      </w:rPr>
                      <m:t>8</m:t>
                    </w:ins>
                  </m:r>
                  <m:r>
                    <w:rPr>
                      <w:rFonts w:ascii="Cambria Math" w:hAnsi="Cambria Math"/>
                      <w:lang w:val="en-US"/>
                    </w:rPr>
                    <m:t>0</m:t>
                  </m:r>
                  <m:r>
                    <w:del w:id="338" w:author="Windows User" w:date="2016-03-22T10:54:00Z">
                      <w:rPr>
                        <w:rFonts w:ascii="Cambria Math" w:hAnsi="Cambria Math"/>
                        <w:lang w:val="en-US"/>
                      </w:rPr>
                      <m:t>69</m:t>
                    </w:del>
                  </m:r>
                </m:e>
              </m:mr>
            </m:m>
          </m:e>
        </m:d>
      </m:oMath>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r>
                    <w:del w:id="339" w:author="Windows User" w:date="2016-03-22T10:55:00Z">
                      <w:rPr>
                        <w:rFonts w:ascii="Cambria Math" w:hAnsi="Cambria Math"/>
                        <w:lang w:val="en-US"/>
                      </w:rPr>
                      <m:t>82</m:t>
                    </w:del>
                  </m:r>
                  <m:r>
                    <w:ins w:id="340" w:author="Windows User" w:date="2016-04-13T15:25:00Z">
                      <w:rPr>
                        <w:rFonts w:ascii="Cambria Math" w:hAnsi="Cambria Math"/>
                        <w:lang w:val="en-US"/>
                      </w:rPr>
                      <m:t>68</m:t>
                    </w:ins>
                  </m:r>
                </m:e>
                <m:e>
                  <m:r>
                    <w:rPr>
                      <w:rFonts w:ascii="Cambria Math" w:hAnsi="Cambria Math"/>
                      <w:lang w:val="en-US"/>
                    </w:rPr>
                    <m:t>0.9</m:t>
                  </m:r>
                  <m:r>
                    <w:ins w:id="341" w:author="Windows User" w:date="2016-03-22T10:55:00Z">
                      <w:rPr>
                        <w:rFonts w:ascii="Cambria Math" w:hAnsi="Cambria Math"/>
                        <w:lang w:val="en-US"/>
                      </w:rPr>
                      <m:t>7</m:t>
                    </w:ins>
                  </m:r>
                  <m:r>
                    <w:del w:id="342" w:author="Windows User" w:date="2016-03-22T10:55:00Z">
                      <w:rPr>
                        <w:rFonts w:ascii="Cambria Math" w:hAnsi="Cambria Math"/>
                        <w:lang w:val="en-US"/>
                      </w:rPr>
                      <m:t>2</m:t>
                    </w:del>
                  </m:r>
                </m:e>
              </m:mr>
              <m:mr>
                <m:e>
                  <m:r>
                    <w:rPr>
                      <w:rFonts w:ascii="Cambria Math" w:hAnsi="Cambria Math"/>
                      <w:lang w:val="en-US"/>
                    </w:rPr>
                    <m:t>0.</m:t>
                  </m:r>
                  <m:r>
                    <w:ins w:id="343" w:author="Windows User" w:date="2016-04-13T15:25:00Z">
                      <w:rPr>
                        <w:rFonts w:ascii="Cambria Math" w:hAnsi="Cambria Math"/>
                        <w:lang w:val="en-US"/>
                      </w:rPr>
                      <m:t>68</m:t>
                    </w:ins>
                  </m:r>
                  <m:r>
                    <w:del w:id="344" w:author="Windows User" w:date="2016-03-22T10:55:00Z">
                      <w:rPr>
                        <w:rFonts w:ascii="Cambria Math" w:hAnsi="Cambria Math"/>
                        <w:lang w:val="en-US"/>
                      </w:rPr>
                      <m:t>82</m:t>
                    </w:del>
                  </m:r>
                </m:e>
                <m:e>
                  <m:r>
                    <w:rPr>
                      <w:rFonts w:ascii="Cambria Math" w:hAnsi="Cambria Math"/>
                      <w:lang w:val="en-US"/>
                    </w:rPr>
                    <m:t>1</m:t>
                  </m:r>
                </m:e>
                <m:e>
                  <m:r>
                    <w:rPr>
                      <w:rFonts w:ascii="Cambria Math" w:hAnsi="Cambria Math"/>
                      <w:lang w:val="en-US"/>
                    </w:rPr>
                    <m:t>0.</m:t>
                  </m:r>
                  <m:r>
                    <w:del w:id="345" w:author="Windows User" w:date="2016-03-22T10:55:00Z">
                      <w:rPr>
                        <w:rFonts w:ascii="Cambria Math" w:hAnsi="Cambria Math"/>
                        <w:lang w:val="en-US"/>
                      </w:rPr>
                      <m:t>7</m:t>
                    </w:del>
                  </m:r>
                  <m:r>
                    <w:ins w:id="346" w:author="Windows User" w:date="2016-04-13T15:26:00Z">
                      <w:rPr>
                        <w:rFonts w:ascii="Cambria Math" w:hAnsi="Cambria Math"/>
                        <w:lang w:val="en-US"/>
                      </w:rPr>
                      <m:t>50</m:t>
                    </w:ins>
                  </m:r>
                </m:e>
              </m:mr>
              <m:mr>
                <m:e>
                  <m:r>
                    <w:rPr>
                      <w:rFonts w:ascii="Cambria Math" w:hAnsi="Cambria Math"/>
                      <w:lang w:val="en-US"/>
                    </w:rPr>
                    <m:t>0.9</m:t>
                  </m:r>
                  <m:r>
                    <w:ins w:id="347" w:author="Windows User" w:date="2016-03-22T10:55:00Z">
                      <w:rPr>
                        <w:rFonts w:ascii="Cambria Math" w:hAnsi="Cambria Math"/>
                        <w:lang w:val="en-US"/>
                      </w:rPr>
                      <m:t>7</m:t>
                    </w:ins>
                  </m:r>
                  <m:r>
                    <w:del w:id="348" w:author="Windows User" w:date="2016-03-22T10:55:00Z">
                      <w:rPr>
                        <w:rFonts w:ascii="Cambria Math" w:hAnsi="Cambria Math"/>
                        <w:lang w:val="en-US"/>
                      </w:rPr>
                      <m:t>2</m:t>
                    </w:del>
                  </m:r>
                </m:e>
                <m:e>
                  <m:r>
                    <w:rPr>
                      <w:rFonts w:ascii="Cambria Math" w:hAnsi="Cambria Math"/>
                      <w:lang w:val="en-US"/>
                    </w:rPr>
                    <m:t>0.</m:t>
                  </m:r>
                  <m:r>
                    <w:ins w:id="349" w:author="Windows User" w:date="2016-04-13T15:26:00Z">
                      <w:rPr>
                        <w:rFonts w:ascii="Cambria Math" w:hAnsi="Cambria Math"/>
                        <w:lang w:val="en-US"/>
                      </w:rPr>
                      <m:t>50</m:t>
                    </w:ins>
                  </m:r>
                  <m:r>
                    <w:del w:id="350" w:author="Windows User" w:date="2016-03-22T10:55:00Z">
                      <w:rPr>
                        <w:rFonts w:ascii="Cambria Math" w:hAnsi="Cambria Math"/>
                        <w:lang w:val="en-US"/>
                      </w:rPr>
                      <m:t>7</m:t>
                    </w:del>
                  </m:r>
                </m:e>
                <m:e>
                  <m:r>
                    <w:rPr>
                      <w:rFonts w:ascii="Cambria Math" w:hAnsi="Cambria Math"/>
                      <w:lang w:val="en-US"/>
                    </w:rPr>
                    <m:t>1</m:t>
                  </m:r>
                </m:e>
              </m:mr>
            </m:m>
          </m:e>
        </m:d>
      </m:oMath>
      <w:r>
        <w:rPr>
          <w:lang w:val="en-US"/>
        </w:rPr>
        <w:t>, respectively.</w:t>
      </w:r>
    </w:p>
    <w:p w14:paraId="30DCA1CE" w14:textId="53FF7A98" w:rsidR="00511BDF" w:rsidRPr="00AD5DC7" w:rsidRDefault="00511BDF" w:rsidP="000320C0">
      <w:pPr>
        <w:spacing w:after="40" w:line="480" w:lineRule="auto"/>
        <w:jc w:val="both"/>
        <w:rPr>
          <w:lang w:val="en-US"/>
        </w:rPr>
      </w:pPr>
      <w:del w:id="351" w:author="Coilin" w:date="2016-03-24T14:26:00Z">
        <w:r w:rsidDel="00F719BE">
          <w:rPr>
            <w:lang w:val="en-US"/>
          </w:rPr>
          <w:delText xml:space="preserve">Note that the variance </w:delText>
        </w:r>
        <w:r w:rsidRPr="00AD5DC7" w:rsidDel="00F719BE">
          <w:rPr>
            <w:lang w:val="en-US"/>
          </w:rPr>
          <w:delText xml:space="preserve">of the random effects was similar across the three log-odds ratios (diagonal of </w:delText>
        </w:r>
        <m:oMath>
          <m:acc>
            <m:accPr>
              <m:ctrlPr>
                <w:rPr>
                  <w:rFonts w:ascii="Cambria Math" w:hAnsi="Cambria Math"/>
                  <w:lang w:val="en-US"/>
                </w:rPr>
              </m:ctrlPr>
            </m:accPr>
            <m:e>
              <m:r>
                <m:rPr>
                  <m:sty m:val="b"/>
                </m:rPr>
                <w:rPr>
                  <w:rFonts w:ascii="Cambria Math" w:hAnsi="Cambria Math"/>
                  <w:lang w:val="en-US"/>
                </w:rPr>
                <m:t>Σ</m:t>
              </m:r>
            </m:e>
          </m:acc>
        </m:oMath>
        <w:r w:rsidRPr="00AD5DC7" w:rsidDel="00F719BE">
          <w:rPr>
            <w:lang w:val="en-US"/>
          </w:rPr>
          <w:delText xml:space="preserve">) and strong correlation exists between the random effects (Figure </w:delText>
        </w:r>
        <w:r w:rsidR="003B207A" w:rsidRPr="00AD5DC7" w:rsidDel="00F719BE">
          <w:rPr>
            <w:lang w:val="en-US"/>
          </w:rPr>
          <w:delText>3</w:delText>
        </w:r>
        <w:r w:rsidRPr="00AD5DC7" w:rsidDel="00F719BE">
          <w:rPr>
            <w:lang w:val="en-US"/>
          </w:rPr>
          <w:delText xml:space="preserve">). </w:delText>
        </w:r>
      </w:del>
      <w:r w:rsidRPr="00AD5DC7">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ins w:id="352" w:author="Coilin" w:date="2016-03-24T14:26:00Z">
                <w:rPr>
                  <w:rFonts w:ascii="Cambria Math" w:hAnsi="Cambria Math"/>
                  <w:lang w:val="en-US"/>
                </w:rPr>
                <m:t>1</m:t>
              </w:ins>
            </m:r>
            <m:r>
              <w:del w:id="353" w:author="Coilin" w:date="2016-03-24T14:26:00Z">
                <w:rPr>
                  <w:rFonts w:ascii="Cambria Math" w:hAnsi="Cambria Math"/>
                  <w:lang w:val="en-US"/>
                </w:rPr>
                <m:t>2</m:t>
              </w:del>
            </m:r>
            <m:r>
              <w:rPr>
                <w:rFonts w:ascii="Cambria Math" w:hAnsi="Cambria Math"/>
                <w:lang w:val="en-US"/>
              </w:rPr>
              <m:t>,</m:t>
            </m:r>
            <m:r>
              <w:ins w:id="354" w:author="Coilin" w:date="2016-03-24T14:26:00Z">
                <w:rPr>
                  <w:rFonts w:ascii="Cambria Math" w:hAnsi="Cambria Math"/>
                  <w:lang w:val="en-US"/>
                </w:rPr>
                <m:t>1</m:t>
              </w:ins>
            </m:r>
            <m:r>
              <w:del w:id="355" w:author="Coilin" w:date="2016-03-24T14:26:00Z">
                <w:rPr>
                  <w:rFonts w:ascii="Cambria Math" w:hAnsi="Cambria Math"/>
                  <w:lang w:val="en-US"/>
                </w:rPr>
                <m:t>2</m:t>
              </w:del>
            </m:r>
          </m:sub>
        </m:sSub>
        <m:r>
          <w:rPr>
            <w:rFonts w:ascii="Cambria Math" w:hAnsi="Cambria Math"/>
            <w:lang w:val="en-US"/>
          </w:rPr>
          <m:t>=0.073</m:t>
        </m:r>
        <m:r>
          <w:del w:id="356" w:author="Coilin" w:date="2016-03-24T14:26:00Z">
            <w:rPr>
              <w:rFonts w:ascii="Cambria Math" w:hAnsi="Cambria Math"/>
              <w:lang w:val="en-US"/>
            </w:rPr>
            <m:t>5</m:t>
          </w:del>
        </m:r>
      </m:oMath>
      <w:r w:rsidRPr="00AD5DC7">
        <w:rPr>
          <w:lang w:val="en-US"/>
        </w:rPr>
        <w:t>) implies that having accounted for the fixed effects of carapace length, net configuration and total cod-end wei</w:t>
      </w:r>
      <w:proofErr w:type="spellStart"/>
      <w:r w:rsidRPr="00AD5DC7">
        <w:rPr>
          <w:lang w:val="en-US"/>
        </w:rPr>
        <w:t>ght</w:t>
      </w:r>
      <w:proofErr w:type="spellEnd"/>
      <w:r w:rsidRPr="00AD5DC7">
        <w:rPr>
          <w:lang w:val="en-US"/>
        </w:rPr>
        <w:t xml:space="preserve"> (Table </w:t>
      </w:r>
      <w:r w:rsidR="003B207A" w:rsidRPr="00AD5DC7">
        <w:rPr>
          <w:lang w:val="en-US"/>
        </w:rPr>
        <w:t>2</w:t>
      </w:r>
      <w:r w:rsidRPr="00AD5DC7">
        <w:rPr>
          <w:lang w:val="en-US"/>
        </w:rPr>
        <w:t>), the expected propor</w:t>
      </w:r>
      <w:r w:rsidR="008155BD">
        <w:rPr>
          <w:lang w:val="en-US"/>
        </w:rPr>
        <w:t>tions vary in extremes by +/- 13</w:t>
      </w:r>
      <w:r w:rsidRPr="00AD5DC7">
        <w:rPr>
          <w:lang w:val="en-US"/>
        </w:rPr>
        <w:t>% by haul (inverse logit of 95% intervals -0.5</w:t>
      </w:r>
      <w:r w:rsidR="00584515">
        <w:rPr>
          <w:lang w:val="en-US"/>
        </w:rPr>
        <w:t>4</w:t>
      </w:r>
      <w:r w:rsidRPr="00AD5DC7">
        <w:rPr>
          <w:lang w:val="en-US"/>
        </w:rPr>
        <w:t>, +0.5</w:t>
      </w:r>
      <w:r w:rsidR="00584515">
        <w:rPr>
          <w:lang w:val="en-US"/>
        </w:rPr>
        <w:t>4</w:t>
      </w:r>
      <w:r w:rsidRPr="00AD5DC7">
        <w:rPr>
          <w:lang w:val="en-US"/>
        </w:rPr>
        <w:t xml:space="preserve">). Typically the variability will be lower than this (Figure </w:t>
      </w:r>
      <w:ins w:id="357" w:author="Coilin" w:date="2016-03-24T18:32:00Z">
        <w:r w:rsidR="00AB3164">
          <w:rPr>
            <w:lang w:val="en-US"/>
          </w:rPr>
          <w:t>4</w:t>
        </w:r>
      </w:ins>
      <w:del w:id="358" w:author="Coilin" w:date="2016-03-24T18:32:00Z">
        <w:r w:rsidR="003B207A" w:rsidRPr="00AD5DC7" w:rsidDel="00AB3164">
          <w:rPr>
            <w:lang w:val="en-US"/>
          </w:rPr>
          <w:delText>3</w:delText>
        </w:r>
      </w:del>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w:t>
      </w:r>
      <w:del w:id="359" w:author="Coilin" w:date="2016-03-24T14:31:00Z">
        <w:r w:rsidRPr="00AD5DC7" w:rsidDel="00F719BE">
          <w:rPr>
            <w:lang w:val="en-US"/>
          </w:rPr>
          <w:delText xml:space="preserve">bulk </w:delText>
        </w:r>
      </w:del>
      <w:ins w:id="360" w:author="Coilin" w:date="2016-03-24T14:31:00Z">
        <w:r w:rsidR="00F719BE">
          <w:rPr>
            <w:lang w:val="en-US"/>
          </w:rPr>
          <w:t>catch-weight per cod-end</w:t>
        </w:r>
        <w:r w:rsidR="00F719BE" w:rsidRPr="00AD5DC7">
          <w:rPr>
            <w:lang w:val="en-US"/>
          </w:rPr>
          <w:t xml:space="preserve"> </w:t>
        </w:r>
      </w:ins>
      <w:del w:id="361" w:author="Coilin" w:date="2016-03-24T14:31:00Z">
        <w:r w:rsidRPr="00AD5DC7" w:rsidDel="00F719BE">
          <w:rPr>
            <w:lang w:val="en-US"/>
          </w:rPr>
          <w:delText xml:space="preserve">weight </w:delText>
        </w:r>
      </w:del>
      <w:r w:rsidRPr="00AD5DC7">
        <w:rPr>
          <w:lang w:val="en-US"/>
        </w:rPr>
        <w:t xml:space="preserve">though some inter-haul variability remains, </w:t>
      </w:r>
      <w:r w:rsidR="00476F74">
        <w:rPr>
          <w:lang w:val="en-US"/>
        </w:rPr>
        <w:t>which w</w:t>
      </w:r>
      <w:r w:rsidRPr="00AD5DC7">
        <w:rPr>
          <w:lang w:val="en-US"/>
        </w:rPr>
        <w:t xml:space="preserve">as captured by the random effects (Figures </w:t>
      </w:r>
      <w:ins w:id="362" w:author="Coilin" w:date="2016-03-24T18:33:00Z">
        <w:r w:rsidR="00AB3164">
          <w:rPr>
            <w:lang w:val="en-US"/>
          </w:rPr>
          <w:t>4</w:t>
        </w:r>
      </w:ins>
      <w:del w:id="363" w:author="Coilin" w:date="2016-03-24T18:33:00Z">
        <w:r w:rsidR="003B207A" w:rsidRPr="00AD5DC7" w:rsidDel="00AB3164">
          <w:rPr>
            <w:lang w:val="en-US"/>
          </w:rPr>
          <w:delText>3</w:delText>
        </w:r>
      </w:del>
      <w:r w:rsidRPr="00AD5DC7">
        <w:rPr>
          <w:lang w:val="en-US"/>
        </w:rPr>
        <w:t xml:space="preserve"> and </w:t>
      </w:r>
      <w:ins w:id="364" w:author="Coilin" w:date="2016-03-24T18:33:00Z">
        <w:r w:rsidR="00AB3164">
          <w:rPr>
            <w:lang w:val="en-US"/>
          </w:rPr>
          <w:t>5</w:t>
        </w:r>
      </w:ins>
      <w:del w:id="365" w:author="Coilin" w:date="2016-03-24T18:33:00Z">
        <w:r w:rsidR="003B207A" w:rsidRPr="00AD5DC7" w:rsidDel="00AB3164">
          <w:rPr>
            <w:lang w:val="en-US"/>
          </w:rPr>
          <w:delText>4</w:delText>
        </w:r>
      </w:del>
      <w:r w:rsidRPr="00AD5DC7">
        <w:rPr>
          <w:lang w:val="en-US"/>
        </w:rPr>
        <w:t>).</w:t>
      </w:r>
      <w:r w:rsidR="008C638E">
        <w:rPr>
          <w:lang w:val="en-US"/>
        </w:rPr>
        <w:t xml:space="preserve"> The </w:t>
      </w:r>
      <w:r w:rsidR="008C638E">
        <w:rPr>
          <w:lang w:val="en-US"/>
        </w:rPr>
        <w:t xml:space="preserve">80/70 and 100/70 </w:t>
      </w:r>
      <w:r w:rsidR="008C638E">
        <w:rPr>
          <w:lang w:val="en-US"/>
        </w:rPr>
        <w:t xml:space="preserve">log-odds random effects are very strongly correlated (0.97, Figure 4). </w:t>
      </w:r>
    </w:p>
    <w:p w14:paraId="274B645A" w14:textId="273FB5DE"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ins w:id="366" w:author="Coilin" w:date="2016-03-24T18:33:00Z">
        <w:r w:rsidR="00AB3164">
          <w:rPr>
            <w:lang w:val="en-US"/>
          </w:rPr>
          <w:t>5</w:t>
        </w:r>
      </w:ins>
      <w:del w:id="367" w:author="Coilin" w:date="2016-03-24T18:33:00Z">
        <w:r w:rsidR="003B207A" w:rsidRPr="00AD5DC7" w:rsidDel="00AB3164">
          <w:rPr>
            <w:lang w:val="en-US"/>
          </w:rPr>
          <w:delText>4</w:delText>
        </w:r>
      </w:del>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ins w:id="368" w:author="Coilin" w:date="2016-03-24T18:34:00Z">
        <w:r w:rsidR="00AB3164">
          <w:rPr>
            <w:lang w:val="en-US"/>
          </w:rPr>
          <w:t>6</w:t>
        </w:r>
      </w:ins>
      <w:del w:id="369" w:author="Coilin" w:date="2016-03-24T18:34:00Z">
        <w:r w:rsidR="003B207A" w:rsidDel="00AB3164">
          <w:rPr>
            <w:lang w:val="en-US"/>
          </w:rPr>
          <w:delText>5</w:delText>
        </w:r>
      </w:del>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ins w:id="370" w:author="Coilin" w:date="2016-03-24T18:34:00Z">
        <w:r w:rsidR="00AB3164">
          <w:rPr>
            <w:lang w:val="en-US"/>
          </w:rPr>
          <w:t>6</w:t>
        </w:r>
      </w:ins>
      <w:del w:id="371" w:author="Coilin" w:date="2016-03-24T18:34:00Z">
        <w:r w:rsidR="00CF12CD" w:rsidDel="00AB3164">
          <w:rPr>
            <w:lang w:val="en-US"/>
          </w:rPr>
          <w:delText>5</w:delText>
        </w:r>
      </w:del>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w:t>
      </w:r>
      <w:ins w:id="372" w:author="Coilin" w:date="2016-03-24T18:34:00Z">
        <w:r w:rsidR="00AB3164">
          <w:rPr>
            <w:lang w:val="en-US"/>
          </w:rPr>
          <w:t>6</w:t>
        </w:r>
      </w:ins>
      <w:del w:id="373" w:author="Coilin" w:date="2016-03-24T18:34:00Z">
        <w:r w:rsidR="00CF12CD" w:rsidDel="00AB3164">
          <w:rPr>
            <w:lang w:val="en-US"/>
          </w:rPr>
          <w:delText>5</w:delText>
        </w:r>
      </w:del>
      <w:r w:rsidR="00CF12CD">
        <w:rPr>
          <w:lang w:val="en-US"/>
        </w:rPr>
        <w:t>).</w:t>
      </w:r>
    </w:p>
    <w:p w14:paraId="69DE5766" w14:textId="3F35D59A"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w:t>
      </w:r>
      <w:r w:rsidRPr="00AD5DC7">
        <w:rPr>
          <w:lang w:val="en-US"/>
        </w:rPr>
        <w:lastRenderedPageBreak/>
        <w:t xml:space="preserve">via the fixed and random effects (Figure </w:t>
      </w:r>
      <w:ins w:id="374" w:author="Coilin" w:date="2016-03-24T18:35:00Z">
        <w:r w:rsidR="00AB3164">
          <w:rPr>
            <w:lang w:val="en-US"/>
          </w:rPr>
          <w:t>5</w:t>
        </w:r>
      </w:ins>
      <w:del w:id="375" w:author="Coilin" w:date="2016-03-24T18:35:00Z">
        <w:r w:rsidR="003B207A" w:rsidRPr="00AD5DC7" w:rsidDel="00AB3164">
          <w:rPr>
            <w:lang w:val="en-US"/>
          </w:rPr>
          <w:delText>4</w:delText>
        </w:r>
      </w:del>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at a given length</w:t>
      </w:r>
      <w:ins w:id="376" w:author="Coilin" w:date="2016-03-24T18:35:00Z">
        <w:r w:rsidR="00AB3164">
          <w:rPr>
            <w:lang w:val="en-US"/>
          </w:rPr>
          <w:t xml:space="preserve"> </w:t>
        </w:r>
      </w:ins>
      <w:del w:id="377" w:author="Coilin" w:date="2016-03-24T18:35:00Z">
        <w:r w:rsidR="00476F74" w:rsidDel="00AB3164">
          <w:rPr>
            <w:lang w:val="en-US"/>
          </w:rPr>
          <w:delText xml:space="preserve"> </w:delText>
        </w:r>
        <w:r w:rsidR="00150ED8" w:rsidDel="00AB3164">
          <w:rPr>
            <w:lang w:val="en-US"/>
          </w:rPr>
          <w:delText xml:space="preserve">  </w:delText>
        </w:r>
      </w:del>
      <w:r w:rsidR="00150ED8">
        <w:rPr>
          <w:lang w:val="en-US"/>
        </w:rPr>
        <w:t xml:space="preserve">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lastRenderedPageBreak/>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1341E806" w14:textId="77777777" w:rsidR="00DD7A4E" w:rsidRDefault="00B40ED0" w:rsidP="000320C0">
      <w:pPr>
        <w:spacing w:after="40" w:line="480" w:lineRule="auto"/>
        <w:jc w:val="both"/>
        <w:rPr>
          <w:ins w:id="378" w:author="Coilin" w:date="2016-03-24T14:44:00Z"/>
        </w:rPr>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cod-end total catch weight)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 xml:space="preserve">effects we have developed a general multinomial modelling framework with applications beyond the field of fisheries science. </w:t>
      </w:r>
      <w:proofErr w:type="spellStart"/>
      <w:r w:rsidR="00C35BC3">
        <w:t>Hartzel</w:t>
      </w:r>
      <w:proofErr w:type="spellEnd"/>
      <w:r w:rsidR="00C35BC3">
        <w:t xml:space="preserve">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w:t>
      </w:r>
      <w:del w:id="379" w:author="Coilin" w:date="2016-03-24T14:42:00Z">
        <w:r w:rsidR="00C35BC3" w:rsidDel="003739B6">
          <w:delText>ADMB-RE</w:delText>
        </w:r>
      </w:del>
      <w:ins w:id="380" w:author="Coilin" w:date="2016-03-24T14:42:00Z">
        <w:r w:rsidR="003739B6">
          <w:t>TMB</w:t>
        </w:r>
      </w:ins>
      <w:r w:rsidR="00476F74">
        <w:t xml:space="preserve"> greatly facilitated model development </w:t>
      </w:r>
      <w:ins w:id="381" w:author="Coilin" w:date="2016-03-24T14:43:00Z">
        <w:r w:rsidR="003739B6">
          <w:t>as it converges quickly</w:t>
        </w:r>
        <w:r w:rsidR="006F78F3">
          <w:t xml:space="preserve"> for the relatively complicated mixed effects models implemented here</w:t>
        </w:r>
        <w:r w:rsidR="003739B6">
          <w:t>.</w:t>
        </w:r>
      </w:ins>
    </w:p>
    <w:p w14:paraId="589C7C4D" w14:textId="3EFCD353" w:rsidR="00102370" w:rsidRDefault="00BA77F2" w:rsidP="000320C0">
      <w:pPr>
        <w:spacing w:after="40" w:line="480" w:lineRule="auto"/>
        <w:jc w:val="both"/>
        <w:rPr>
          <w:ins w:id="382" w:author="Coilin" w:date="2016-03-24T16:00:00Z"/>
        </w:rPr>
      </w:pPr>
      <w:ins w:id="383" w:author="Coilin" w:date="2016-03-24T15:34:00Z">
        <w:r>
          <w:t xml:space="preserve">Strong correlations observed in the random effects may result </w:t>
        </w:r>
      </w:ins>
      <w:ins w:id="384" w:author="Coilin" w:date="2016-03-24T15:35:00Z">
        <w:r>
          <w:t>from the order the nets are hauled aboard for this trial</w:t>
        </w:r>
      </w:ins>
      <w:ins w:id="385" w:author="Coilin" w:date="2016-03-24T15:36:00Z">
        <w:r>
          <w:t xml:space="preserve"> but would require further investigation</w:t>
        </w:r>
      </w:ins>
      <w:ins w:id="386" w:author="Coilin" w:date="2016-03-24T15:35:00Z">
        <w:r>
          <w:t>.</w:t>
        </w:r>
      </w:ins>
      <w:ins w:id="387" w:author="Coilin" w:date="2016-03-24T15:36:00Z">
        <w:r>
          <w:t xml:space="preserve"> Preliminary applications to other trials had weaker correlations among the random effects.</w:t>
        </w:r>
      </w:ins>
      <w:ins w:id="388" w:author="Coilin" w:date="2016-03-24T15:35:00Z">
        <w:r>
          <w:t xml:space="preserve"> </w:t>
        </w:r>
      </w:ins>
      <w:ins w:id="389" w:author="Coilin" w:date="2016-03-24T14:44:00Z">
        <w:r w:rsidR="00DD7A4E">
          <w:t xml:space="preserve">The estimated random effects are </w:t>
        </w:r>
      </w:ins>
      <w:r w:rsidR="008C638E">
        <w:t>log-</w:t>
      </w:r>
      <w:ins w:id="390" w:author="Coilin" w:date="2016-03-24T14:44:00Z">
        <w:r w:rsidR="00DD7A4E">
          <w:t>odds ratios relative to the baseline 70mm cod-end (</w:t>
        </w:r>
        <w:r w:rsidR="00AD5435">
          <w:t>Figure 4</w:t>
        </w:r>
        <w:r w:rsidR="00DD7A4E">
          <w:t xml:space="preserve">). Using another mesh-size baseline would imply different random effects and covariance matrix but the model is structurally the same, given the implementation of an </w:t>
        </w:r>
      </w:ins>
      <w:ins w:id="391" w:author="Coilin" w:date="2016-03-24T15:32:00Z">
        <w:r w:rsidR="00DA7561">
          <w:t>unconstrained</w:t>
        </w:r>
      </w:ins>
      <w:ins w:id="392" w:author="Coilin" w:date="2016-03-24T14:45:00Z">
        <w:r w:rsidR="00DD7A4E">
          <w:t xml:space="preserve"> covariance matrix (</w:t>
        </w:r>
      </w:ins>
      <w:proofErr w:type="spellStart"/>
      <w:ins w:id="393" w:author="Coilin" w:date="2016-03-24T14:46:00Z">
        <w:r w:rsidR="00DD7A4E">
          <w:t>Hartzel</w:t>
        </w:r>
        <w:proofErr w:type="spellEnd"/>
        <w:r w:rsidR="00DD7A4E">
          <w:t xml:space="preserve"> et al. 2001</w:t>
        </w:r>
      </w:ins>
      <w:ins w:id="394" w:author="Coilin" w:date="2016-03-24T14:45:00Z">
        <w:r w:rsidR="00DD7A4E">
          <w:t>)</w:t>
        </w:r>
      </w:ins>
      <w:ins w:id="395" w:author="Coilin" w:date="2016-03-24T14:46:00Z">
        <w:r w:rsidR="00DD7A4E">
          <w:t xml:space="preserve">. Conversion to a </w:t>
        </w:r>
        <w:r w:rsidR="00DD7A4E">
          <w:lastRenderedPageBreak/>
          <w:t xml:space="preserve">different baseline is straightforward, for example, </w:t>
        </w:r>
      </w:ins>
      <w:ins w:id="396" w:author="Coilin" w:date="2016-03-24T15:33:00Z">
        <w:r w:rsidR="00DA7561">
          <w:t xml:space="preserve">to change the baseline to 80mm, </w:t>
        </w:r>
      </w:ins>
      <w:ins w:id="397" w:author="Coilin" w:date="2016-03-24T14:46:00Z">
        <w:r w:rsidR="00DD7A4E">
          <w:t xml:space="preserve">the 90mm/80mm log odds ratio </w:t>
        </w:r>
      </w:ins>
      <w:ins w:id="398" w:author="Coilin" w:date="2016-03-24T14:53:00Z">
        <w:r w:rsidR="00F71D56">
          <w:t>is</w:t>
        </w:r>
      </w:ins>
      <w:ins w:id="399" w:author="Coilin" w:date="2016-03-24T14:47:00Z">
        <w:r w:rsidR="00DD7A4E">
          <w:t xml:space="preserve"> obtained by subtracting the 80mm/70mm from the 90mm/70mm log odds ratios. The covariance matrix for a different baseline can be obtained via covariance algebra, e.g</w:t>
        </w:r>
      </w:ins>
      <w:ins w:id="400" w:author="Coilin" w:date="2016-03-24T14:48:00Z">
        <w:r w:rsidR="00DD7A4E">
          <w:t xml:space="preserve">., </w:t>
        </w:r>
        <w:proofErr w:type="spellStart"/>
        <w:proofErr w:type="gramStart"/>
        <w:r w:rsidR="00DD7A4E">
          <w:t>var</w:t>
        </w:r>
        <w:proofErr w:type="spellEnd"/>
        <w:r w:rsidR="00DD7A4E">
          <w:t>(</w:t>
        </w:r>
        <w:proofErr w:type="gramEnd"/>
        <w:r w:rsidR="00DD7A4E">
          <w:t>90mm/80mm)</w:t>
        </w:r>
      </w:ins>
      <w:ins w:id="401" w:author="Coilin" w:date="2016-03-24T14:49:00Z">
        <w:r w:rsidR="00DD7A4E">
          <w:t xml:space="preserve"> = </w:t>
        </w:r>
        <w:proofErr w:type="spellStart"/>
        <w:r w:rsidR="00DD7A4E">
          <w:t>var</w:t>
        </w:r>
        <w:proofErr w:type="spellEnd"/>
        <w:r w:rsidR="00DD7A4E">
          <w:t xml:space="preserve">(90mm/70mm) + </w:t>
        </w:r>
        <w:proofErr w:type="spellStart"/>
        <w:r w:rsidR="00DD7A4E">
          <w:t>var</w:t>
        </w:r>
        <w:proofErr w:type="spellEnd"/>
        <w:r w:rsidR="00DD7A4E">
          <w:t>(80mm/70mm) – 2cov(90mm/70mm, 80mm/70mm)</w:t>
        </w:r>
      </w:ins>
      <w:ins w:id="402" w:author="Coilin" w:date="2016-03-24T14:51:00Z">
        <w:r w:rsidR="00DD7A4E">
          <w:t xml:space="preserve">, </w:t>
        </w:r>
        <w:proofErr w:type="spellStart"/>
        <w:r w:rsidR="00DD7A4E">
          <w:t>covariances</w:t>
        </w:r>
        <w:proofErr w:type="spellEnd"/>
        <w:r w:rsidR="00DD7A4E">
          <w:t xml:space="preserve"> can be obtained via covariance </w:t>
        </w:r>
        <w:r w:rsidR="00B12F13">
          <w:t xml:space="preserve">transformation </w:t>
        </w:r>
        <w:r w:rsidR="00DD7A4E">
          <w:t>equations</w:t>
        </w:r>
      </w:ins>
      <w:ins w:id="403" w:author="Coilin" w:date="2016-03-24T14:49:00Z">
        <w:r w:rsidR="00DD7A4E">
          <w:t xml:space="preserve">. </w:t>
        </w:r>
      </w:ins>
    </w:p>
    <w:p w14:paraId="59405CCB" w14:textId="1189F5F9" w:rsidR="00B40ED0" w:rsidDel="00DA6A7B" w:rsidRDefault="00476F74" w:rsidP="00D44F88">
      <w:pPr>
        <w:spacing w:after="40" w:line="480" w:lineRule="auto"/>
        <w:jc w:val="both"/>
        <w:rPr>
          <w:del w:id="404" w:author="Coilin" w:date="2016-03-24T16:33:00Z"/>
        </w:rPr>
      </w:pPr>
      <w:del w:id="405" w:author="Coilin" w:date="2016-03-24T14:42:00Z">
        <w:r w:rsidDel="003739B6">
          <w:delText>and further work linking to R for ease of application would prove useful</w:delText>
        </w:r>
        <w:r w:rsidR="00C35BC3" w:rsidDel="003739B6">
          <w:delText xml:space="preserve">. </w:delText>
        </w:r>
      </w:del>
    </w:p>
    <w:p w14:paraId="4E947D4D" w14:textId="0D0DFF5A" w:rsidR="00AF0EF2" w:rsidRDefault="007D67DE" w:rsidP="000320C0">
      <w:pPr>
        <w:spacing w:after="40" w:line="480" w:lineRule="auto"/>
        <w:jc w:val="both"/>
        <w:rPr>
          <w:ins w:id="406" w:author="Coilin" w:date="2016-03-03T10:47:00Z"/>
          <w:rStyle w:val="Heading3Char"/>
        </w:rPr>
      </w:pPr>
      <w:moveFromRangeStart w:id="407" w:author="Coilin" w:date="2016-03-24T18:45:00Z" w:name="move446608451"/>
      <w:moveFrom w:id="408" w:author="Coilin" w:date="2016-03-24T18:45:00Z">
        <w:r w:rsidDel="002D1AA5">
          <w:t>Using a</w:t>
        </w:r>
        <w:r w:rsidR="00CD6DFA" w:rsidDel="002D1AA5">
          <w:t xml:space="preserve"> Dirichlet-multinomial distribution </w:t>
        </w:r>
        <w:r w:rsidR="00476F74" w:rsidDel="002D1AA5">
          <w:fldChar w:fldCharType="begin"/>
        </w:r>
        <w:r w:rsidR="00476F74"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rsidDel="002D1AA5">
          <w:fldChar w:fldCharType="separate"/>
        </w:r>
        <w:r w:rsidR="00476F74" w:rsidDel="002D1AA5">
          <w:rPr>
            <w:noProof/>
          </w:rPr>
          <w:t>(Thorsén, 2014)</w:t>
        </w:r>
        <w:r w:rsidR="00476F74" w:rsidDel="002D1AA5">
          <w:fldChar w:fldCharType="end"/>
        </w:r>
        <w:r w:rsidR="00165F83" w:rsidDel="002D1AA5">
          <w:t xml:space="preserve"> o</w:t>
        </w:r>
        <w:r w:rsidDel="002D1AA5">
          <w:t>ffers a</w:t>
        </w:r>
        <w:r w:rsidR="0042588B" w:rsidDel="002D1AA5">
          <w:t>n</w:t>
        </w:r>
        <w:r w:rsidR="00E34A8F" w:rsidDel="002D1AA5">
          <w:t xml:space="preserve"> a</w:t>
        </w:r>
        <w:r w:rsidR="00A47B19" w:rsidDel="002D1AA5">
          <w:t xml:space="preserve">lternative method for </w:t>
        </w:r>
        <w:r w:rsidR="0042588B" w:rsidDel="002D1AA5">
          <w:t xml:space="preserve">modelling </w:t>
        </w:r>
        <w:r w:rsidR="00A47B19" w:rsidDel="002D1AA5">
          <w:t xml:space="preserve">count data with </w:t>
        </w:r>
        <w:r w:rsidR="0042588B" w:rsidDel="002D1AA5">
          <w:t>a response with two</w:t>
        </w:r>
        <w:r w:rsidR="00A47B19" w:rsidDel="002D1AA5">
          <w:t xml:space="preserve"> or more categories</w:t>
        </w:r>
        <w:r w:rsidR="0042588B" w:rsidDel="002D1AA5">
          <w:t>.</w:t>
        </w:r>
        <w:r w:rsidR="00A47B19" w:rsidDel="002D1AA5">
          <w:t xml:space="preserve"> </w:t>
        </w:r>
        <w:r w:rsidR="00E90F4F" w:rsidDel="002D1AA5">
          <w:t xml:space="preserve">The Dirichlet-multinomial model </w:t>
        </w:r>
        <w:r w:rsidR="00A47B19" w:rsidDel="002D1AA5">
          <w:t xml:space="preserve">is a multivariate extension of the beta-binomial distribution and </w:t>
        </w:r>
        <w:r w:rsidR="00E90F4F" w:rsidDel="002D1AA5">
          <w:t xml:space="preserve">is used in </w:t>
        </w:r>
        <w:r w:rsidR="00A47B19" w:rsidDel="002D1AA5">
          <w:t xml:space="preserve">cases where data exhibits variance greater than expected in a </w:t>
        </w:r>
        <w:r w:rsidR="00E90F4F" w:rsidDel="002D1AA5">
          <w:t>multinomial</w:t>
        </w:r>
        <w:r w:rsidR="00A47B19" w:rsidDel="002D1AA5">
          <w:t>.</w:t>
        </w:r>
        <w:r w:rsidR="00E90F4F" w:rsidDel="002D1AA5">
          <w:t xml:space="preserve"> Over dispersion in the Dirichlet-multinomial is accounted for by an additional set of parameters </w:t>
        </w:r>
        <w:r w:rsidR="00165F83" w:rsidDel="002D1AA5">
          <w:t>for the baseline category</w:t>
        </w:r>
        <w:r w:rsidR="00E90F4F" w:rsidDel="002D1AA5">
          <w:t>, allowing for a</w:t>
        </w:r>
        <w:r w:rsidR="00DC2B5E" w:rsidDel="002D1AA5">
          <w:t>n</w:t>
        </w:r>
        <w:r w:rsidR="00E90F4F" w:rsidDel="002D1AA5">
          <w:t xml:space="preserve"> additional variability in the response counts</w:t>
        </w:r>
        <w:r w:rsidR="00FC5C52" w:rsidDel="002D1AA5">
          <w:t xml:space="preserve"> </w:t>
        </w:r>
        <w:commentRangeStart w:id="409"/>
        <w:r w:rsidR="00FC5C52" w:rsidDel="002D1AA5">
          <w:fldChar w:fldCharType="begin"/>
        </w:r>
        <w:r w:rsidR="00FC5C52"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rsidDel="002D1AA5">
          <w:fldChar w:fldCharType="separate"/>
        </w:r>
        <w:r w:rsidR="00FC5C52" w:rsidDel="002D1AA5">
          <w:rPr>
            <w:noProof/>
          </w:rPr>
          <w:t>(Thorsén, 2014)</w:t>
        </w:r>
        <w:r w:rsidR="00FC5C52" w:rsidDel="002D1AA5">
          <w:fldChar w:fldCharType="end"/>
        </w:r>
        <w:commentRangeEnd w:id="409"/>
        <w:r w:rsidR="007061D7" w:rsidDel="002D1AA5">
          <w:rPr>
            <w:rStyle w:val="CommentReference"/>
          </w:rPr>
          <w:commentReference w:id="409"/>
        </w:r>
        <w:r w:rsidR="00E90F4F" w:rsidDel="002D1AA5">
          <w:t xml:space="preserve">. </w:t>
        </w:r>
        <w:r w:rsidR="00E34A8F" w:rsidDel="002D1AA5">
          <w:t xml:space="preserve">We chose to develop the multinomial </w:t>
        </w:r>
        <w:r w:rsidR="00165F83" w:rsidDel="002D1AA5">
          <w:t>mixed</w:t>
        </w:r>
        <w:r w:rsidR="00E34A8F" w:rsidDel="002D1AA5">
          <w:t xml:space="preserve"> effects model </w:t>
        </w:r>
        <w:r w:rsidR="00165F83" w:rsidDel="002D1AA5">
          <w:t xml:space="preserve"> rather than apply</w:t>
        </w:r>
        <w:r w:rsidR="00E34A8F" w:rsidDel="002D1AA5">
          <w:t xml:space="preserve"> the Dirichlet-multinomial model, as </w:t>
        </w:r>
        <w:r w:rsidR="00165F83" w:rsidDel="002D1AA5">
          <w:t>a key component of over-dispersion here</w:t>
        </w:r>
        <w:r w:rsidR="00E34A8F" w:rsidDel="002D1AA5">
          <w:t xml:space="preserve"> is likely at the haul-level. A combined Dirichlet-multinomial </w:t>
        </w:r>
        <w:r w:rsidR="00165F83" w:rsidDel="002D1AA5">
          <w:t>mixed</w:t>
        </w:r>
        <w:r w:rsidR="00E34A8F" w:rsidDel="002D1AA5">
          <w:t xml:space="preserve"> effects model could be developed in </w:t>
        </w:r>
        <w:r w:rsidR="00C419CE" w:rsidDel="002D1AA5">
          <w:t xml:space="preserve">the </w:t>
        </w:r>
        <w:r w:rsidR="00E34A8F" w:rsidDel="002D1AA5">
          <w:t xml:space="preserve">future. </w:t>
        </w:r>
      </w:moveFrom>
      <w:moveFromRangeEnd w:id="407"/>
      <w:ins w:id="410" w:author="Coilin" w:date="2016-03-03T10:47:00Z">
        <w:r w:rsidR="00AF0EF2">
          <w:rPr>
            <w:rStyle w:val="Heading3Char"/>
          </w:rPr>
          <w:t>Future model developments</w:t>
        </w:r>
      </w:ins>
    </w:p>
    <w:p w14:paraId="608AC9C2" w14:textId="1939B407" w:rsidR="00DA6A7B" w:rsidRDefault="00DA6A7B">
      <w:pPr>
        <w:spacing w:line="480" w:lineRule="auto"/>
        <w:rPr>
          <w:ins w:id="411" w:author="Coilin" w:date="2016-03-24T16:33:00Z"/>
        </w:rPr>
        <w:pPrChange w:id="412" w:author="Coilin" w:date="2016-03-24T18:18:00Z">
          <w:pPr/>
        </w:pPrChange>
      </w:pPr>
      <w:ins w:id="413" w:author="Coilin" w:date="2016-03-24T16:35:00Z">
        <w:r>
          <w:t>A linear carapace length effect was found to fit best</w:t>
        </w:r>
      </w:ins>
      <w:ins w:id="414" w:author="Coilin" w:date="2016-03-24T18:18:00Z">
        <w:r w:rsidR="00873210">
          <w:t xml:space="preserve"> (Table 2)</w:t>
        </w:r>
      </w:ins>
      <w:ins w:id="415" w:author="Coilin" w:date="2016-03-24T16:35:00Z">
        <w:r>
          <w:t>, however, this assumption may res</w:t>
        </w:r>
        <w:r w:rsidR="00873210">
          <w:t>ult in an over-influence of</w:t>
        </w:r>
        <w:r>
          <w:t xml:space="preserve"> </w:t>
        </w:r>
      </w:ins>
      <w:ins w:id="416" w:author="Coilin" w:date="2016-03-24T16:36:00Z">
        <w:r>
          <w:t xml:space="preserve">smaller </w:t>
        </w:r>
      </w:ins>
      <w:ins w:id="417" w:author="Coilin" w:date="2016-03-24T18:19:00Z">
        <w:r w:rsidR="00873210">
          <w:t xml:space="preserve">and medium </w:t>
        </w:r>
      </w:ins>
      <w:ins w:id="418" w:author="Coilin" w:date="2016-03-24T16:36:00Z">
        <w:r>
          <w:t>carapace lengths</w:t>
        </w:r>
      </w:ins>
      <w:ins w:id="419" w:author="Coilin" w:date="2016-03-24T18:19:00Z">
        <w:r w:rsidR="00873210">
          <w:t xml:space="preserve"> on the proportions retained at larger lengths</w:t>
        </w:r>
      </w:ins>
      <w:ins w:id="420" w:author="Coilin" w:date="2016-03-24T16:39:00Z">
        <w:r>
          <w:t xml:space="preserve">. </w:t>
        </w:r>
      </w:ins>
      <w:ins w:id="421" w:author="Coilin" w:date="2016-03-24T18:22:00Z">
        <w:r w:rsidR="00873210">
          <w:t xml:space="preserve">Quadratic effects such as those implemented here may not be supported at larger lengths simply because there are fewer observations. </w:t>
        </w:r>
      </w:ins>
      <w:ins w:id="422" w:author="Coilin" w:date="2016-03-24T18:19:00Z">
        <w:r w:rsidR="00873210">
          <w:t>As a result, the</w:t>
        </w:r>
      </w:ins>
      <w:ins w:id="423" w:author="Coilin" w:date="2016-03-24T18:23:00Z">
        <w:r w:rsidR="00873210">
          <w:t xml:space="preserve"> fits</w:t>
        </w:r>
      </w:ins>
      <w:ins w:id="424" w:author="Coilin" w:date="2016-03-24T18:19:00Z">
        <w:r w:rsidR="00873210">
          <w:t xml:space="preserve"> </w:t>
        </w:r>
      </w:ins>
      <w:ins w:id="425" w:author="Coilin" w:date="2016-03-24T18:20:00Z">
        <w:r w:rsidR="00873210">
          <w:t>for larger lengths should not be over-interpreted. Alternative approaches such as fixing the proportions above a certain carapace length to be equivalent or implementing s</w:t>
        </w:r>
      </w:ins>
      <w:ins w:id="426" w:author="Coilin" w:date="2016-03-24T16:39:00Z">
        <w:r>
          <w:t xml:space="preserve">mooth nonparametric curves </w:t>
        </w:r>
      </w:ins>
      <w:ins w:id="427" w:author="Coilin" w:date="2016-03-24T16:33:00Z">
        <w:r>
          <w:t xml:space="preserve">could be used to address </w:t>
        </w:r>
      </w:ins>
      <w:ins w:id="428" w:author="Coilin" w:date="2016-03-24T16:40:00Z">
        <w:r w:rsidR="00AF6B21">
          <w:t>local</w:t>
        </w:r>
      </w:ins>
      <w:ins w:id="429" w:author="Coilin" w:date="2016-03-24T16:33:00Z">
        <w:r>
          <w:t xml:space="preserve"> </w:t>
        </w:r>
      </w:ins>
      <w:ins w:id="430" w:author="Coilin" w:date="2016-03-24T18:21:00Z">
        <w:r w:rsidR="00873210">
          <w:t>changes</w:t>
        </w:r>
      </w:ins>
      <w:ins w:id="431" w:author="Coilin" w:date="2016-03-24T16:40:00Z">
        <w:r w:rsidR="00AF6B21">
          <w:t xml:space="preserve"> </w:t>
        </w:r>
      </w:ins>
      <w:ins w:id="432" w:author="Coilin" w:date="2016-03-24T18:23:00Z">
        <w:r w:rsidR="00873210">
          <w:t xml:space="preserve">more adequately </w:t>
        </w:r>
      </w:ins>
      <w:ins w:id="433" w:author="Coilin" w:date="2016-03-24T16:36:00Z">
        <w:r>
          <w:t>(</w:t>
        </w:r>
      </w:ins>
      <w:commentRangeStart w:id="434"/>
      <w:ins w:id="435" w:author="Coilin" w:date="2016-03-24T16:41:00Z">
        <w:r w:rsidR="00AF6B21">
          <w:t>Fryer et al., 2003</w:t>
        </w:r>
        <w:commentRangeEnd w:id="434"/>
        <w:r w:rsidR="00AF6B21">
          <w:rPr>
            <w:rStyle w:val="CommentReference"/>
          </w:rPr>
          <w:commentReference w:id="434"/>
        </w:r>
      </w:ins>
      <w:ins w:id="436" w:author="Coilin" w:date="2016-03-24T16:36:00Z">
        <w:r>
          <w:t>)</w:t>
        </w:r>
      </w:ins>
      <w:ins w:id="437" w:author="Coilin" w:date="2016-03-24T16:33:00Z">
        <w:r>
          <w:t xml:space="preserve">. </w:t>
        </w:r>
      </w:ins>
    </w:p>
    <w:p w14:paraId="5A722D37" w14:textId="78245A0C" w:rsidR="00DA6A7B" w:rsidRDefault="00DA6A7B" w:rsidP="00D44F88">
      <w:pPr>
        <w:spacing w:after="40" w:line="480" w:lineRule="auto"/>
        <w:jc w:val="both"/>
        <w:rPr>
          <w:ins w:id="438" w:author="Coilin" w:date="2016-03-24T18:45:00Z"/>
        </w:rPr>
      </w:pPr>
      <w:ins w:id="439" w:author="Coilin" w:date="2016-03-24T16:33:00Z">
        <w:r>
          <w:t>The random effects implemented are additive random intercepts on the linear predictor scale, which alters the baseline proportion for each haul and mesh (Figures</w:t>
        </w:r>
        <w:r w:rsidR="00AD5435">
          <w:t xml:space="preserve"> 4 and 5</w:t>
        </w:r>
        <w:r>
          <w:t>). It is common in other settings to include random effects on additional parameters, e.g., carapace length effect. These can be incorporated into the present framework by implementing a 6x6 covariance matrix with the top-left 3x3 block representing the intercept and the bottom right 3x3 block representing the carapace length random effects covariance. A completely unconstrained covariance matrix would require 12 additional parameters (18 covariance parameters in total), however it may be useful to only allow for covariance in the random intercept and random slope for a given odds ratio; restricting the intercept and slope random effects for different odds ratios to be independent. With each additional random parameter, the number of unconstrained covariance parameters triples relative to a single random parameter, therefore care needs to be taken on what parameters are allowed to vary given the logistical constraints on the number of hauls in a trial.</w:t>
        </w:r>
      </w:ins>
    </w:p>
    <w:p w14:paraId="5C2099CC" w14:textId="76CB8DFA" w:rsidR="002D1AA5" w:rsidDel="002D1AA5" w:rsidRDefault="002D1AA5" w:rsidP="002D1AA5">
      <w:pPr>
        <w:spacing w:after="40" w:line="480" w:lineRule="auto"/>
        <w:jc w:val="both"/>
        <w:rPr>
          <w:del w:id="440" w:author="Coilin" w:date="2016-03-24T18:45:00Z"/>
        </w:rPr>
      </w:pPr>
      <w:moveToRangeStart w:id="441" w:author="Coilin" w:date="2016-03-24T18:45:00Z" w:name="move446608451"/>
      <w:moveTo w:id="442" w:author="Coilin" w:date="2016-03-24T18:45:00Z">
        <w:r>
          <w:lastRenderedPageBreak/>
          <w:t xml:space="preserve">Using a </w:t>
        </w:r>
        <w:proofErr w:type="spellStart"/>
        <w:r>
          <w:t>Dirichlet</w:t>
        </w:r>
        <w:proofErr w:type="spellEnd"/>
        <w:r>
          <w:t xml:space="preserve">-multinomial distribution </w:t>
        </w:r>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r>
          <w:t xml:space="preserve"> offers an alternative method for modelling count data with a response with two or more categories. The </w:t>
        </w:r>
        <w:proofErr w:type="spellStart"/>
        <w:r>
          <w:t>Dirichlet</w:t>
        </w:r>
        <w:proofErr w:type="spellEnd"/>
        <w:r>
          <w:t xml:space="preserve">-multinomial model is a multivariate extension of the beta-binomial distribution and is used in cases where data exhibits variance greater than expected in a multinomial. Over dispersion in the </w:t>
        </w:r>
        <w:proofErr w:type="spellStart"/>
        <w:r>
          <w:t>Dirichlet</w:t>
        </w:r>
        <w:proofErr w:type="spellEnd"/>
        <w:r>
          <w:t xml:space="preserve">-multinomial is accounted for by an additional set of parameters for the baseline category, allowing for an additional variability in the response counts </w:t>
        </w:r>
        <w:commentRangeStart w:id="443"/>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commentRangeEnd w:id="443"/>
        <w:r>
          <w:rPr>
            <w:rStyle w:val="CommentReference"/>
          </w:rPr>
          <w:commentReference w:id="443"/>
        </w:r>
        <w:r>
          <w:t xml:space="preserve">. We chose to develop the multinomial mixed effects model rather than apply the </w:t>
        </w:r>
        <w:proofErr w:type="spellStart"/>
        <w:r>
          <w:t>Dirichlet</w:t>
        </w:r>
        <w:proofErr w:type="spellEnd"/>
        <w:r>
          <w:t xml:space="preserve">-multinomial model, as a key component of over-dispersion here is likely at the haul-level. A combined </w:t>
        </w:r>
        <w:proofErr w:type="spellStart"/>
        <w:r>
          <w:t>Dirichlet</w:t>
        </w:r>
        <w:proofErr w:type="spellEnd"/>
        <w:r>
          <w:t xml:space="preserve">-multinomial mixed effects model could be developed in the future. </w:t>
        </w:r>
      </w:moveTo>
    </w:p>
    <w:moveToRangeEnd w:id="441"/>
    <w:p w14:paraId="3F1575F5" w14:textId="77777777" w:rsidR="002D1AA5" w:rsidRDefault="002D1AA5" w:rsidP="00D44F88">
      <w:pPr>
        <w:spacing w:after="40" w:line="480" w:lineRule="auto"/>
        <w:jc w:val="both"/>
      </w:pPr>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08236AFB" w:rsidR="00440B62" w:rsidRPr="00080D25" w:rsidRDefault="00F105AF" w:rsidP="000320C0">
      <w:pPr>
        <w:spacing w:after="40" w:line="480" w:lineRule="auto"/>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w:t>
      </w:r>
      <w:ins w:id="444" w:author="Coilin" w:date="2016-03-24T18:36:00Z">
        <w:r w:rsidR="00E31E81">
          <w:t>4</w:t>
        </w:r>
      </w:ins>
      <w:del w:id="445" w:author="Coilin" w:date="2016-03-24T18:36:00Z">
        <w:r w:rsidR="003B548B" w:rsidRPr="00AD5DC7" w:rsidDel="00E31E81">
          <w:delText>3</w:delText>
        </w:r>
      </w:del>
      <w:r w:rsidR="003B548B" w:rsidRPr="00AD5DC7">
        <w:t xml:space="preserve"> &amp; </w:t>
      </w:r>
      <w:ins w:id="446" w:author="Coilin" w:date="2016-03-24T18:36:00Z">
        <w:r w:rsidR="00E31E81">
          <w:t>5</w:t>
        </w:r>
      </w:ins>
      <w:del w:id="447" w:author="Coilin" w:date="2016-03-24T18:36:00Z">
        <w:r w:rsidR="003B548B" w:rsidRPr="00AD5DC7" w:rsidDel="00E31E81">
          <w:delText>4</w:delText>
        </w:r>
      </w:del>
      <w:r w:rsidR="003B548B" w:rsidRPr="00AD5DC7">
        <w:t xml:space="preserve">). </w:t>
      </w:r>
      <w:del w:id="448"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449" w:author="Coilin" w:date="2016-03-03T11:33:00Z">
        <w:r w:rsidR="00080D25">
          <w:t xml:space="preserve">This is consistent with previous findings that increases in diamond cod-end mesh size are associated with reduced </w:t>
        </w:r>
      </w:ins>
      <w:ins w:id="450" w:author="Coilin" w:date="2016-03-03T11:34:00Z">
        <w:r w:rsidR="00080D25">
          <w:rPr>
            <w:i/>
          </w:rPr>
          <w:t xml:space="preserve">Nephrops </w:t>
        </w:r>
        <w:r w:rsidR="00080D25">
          <w:t>retention across their length range</w:t>
        </w:r>
      </w:ins>
      <w:ins w:id="451" w:author="Coilin" w:date="2016-03-03T11:35:00Z">
        <w:r w:rsidR="00080D25">
          <w:t xml:space="preserve"> </w:t>
        </w:r>
        <w:r w:rsidR="0041364B">
          <w:t>(</w:t>
        </w:r>
      </w:ins>
      <w:ins w:id="452" w:author="Coilin" w:date="2016-03-03T11:36:00Z">
        <w:r w:rsidR="00810729">
          <w:t>INCLUDE REFS TO CATCHPOLE</w:t>
        </w:r>
        <w:proofErr w:type="gramStart"/>
        <w:r w:rsidR="00810729">
          <w:t xml:space="preserve">, </w:t>
        </w:r>
      </w:ins>
      <w:ins w:id="453" w:author="Coilin" w:date="2016-03-03T11:35:00Z">
        <w:r w:rsidR="0041364B">
          <w:t>)</w:t>
        </w:r>
      </w:ins>
      <w:proofErr w:type="gramEnd"/>
      <w:ins w:id="454" w:author="Coilin" w:date="2016-03-03T11:36:00Z">
        <w:r w:rsidR="00672BED">
          <w:t xml:space="preserve">. We term this </w:t>
        </w:r>
      </w:ins>
      <w:ins w:id="455" w:author="Coilin" w:date="2016-03-03T11:35:00Z">
        <w:r w:rsidR="00080D25">
          <w:t>“improved size retention”</w:t>
        </w:r>
      </w:ins>
      <w:ins w:id="456" w:author="Coilin" w:date="2016-03-03T11:34:00Z">
        <w:r w:rsidR="00080D25">
          <w:t xml:space="preserve">. </w:t>
        </w:r>
      </w:ins>
    </w:p>
    <w:p w14:paraId="1576AEFF" w14:textId="72870CB1" w:rsidR="00440B62" w:rsidRDefault="00147942" w:rsidP="000320C0">
      <w:pPr>
        <w:spacing w:after="40" w:line="480" w:lineRule="auto"/>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proofErr w:type="spellStart"/>
      <w:r w:rsidRPr="00C41204">
        <w:rPr>
          <w:rStyle w:val="Emphasis"/>
          <w:color w:val="2E2E2E"/>
          <w:sz w:val="22"/>
          <w:szCs w:val="22"/>
        </w:rPr>
        <w:t>Aristeus</w:t>
      </w:r>
      <w:proofErr w:type="spellEnd"/>
      <w:r w:rsidRPr="00C41204">
        <w:rPr>
          <w:rStyle w:val="Emphasis"/>
          <w:color w:val="2E2E2E"/>
          <w:sz w:val="22"/>
          <w:szCs w:val="22"/>
        </w:rPr>
        <w:t xml:space="preserve"> </w:t>
      </w:r>
      <w:proofErr w:type="spellStart"/>
      <w:r w:rsidRPr="00C41204">
        <w:rPr>
          <w:rStyle w:val="Emphasis"/>
          <w:color w:val="2E2E2E"/>
          <w:sz w:val="22"/>
          <w:szCs w:val="22"/>
        </w:rPr>
        <w:t>antennatus</w:t>
      </w:r>
      <w:proofErr w:type="spellEnd"/>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proofErr w:type="spellStart"/>
      <w:r>
        <w:rPr>
          <w:i/>
          <w:color w:val="2E2E2E"/>
        </w:rPr>
        <w:t>n</w:t>
      </w:r>
      <w:r w:rsidRPr="00C41204">
        <w:rPr>
          <w:i/>
          <w:color w:val="2E2E2E"/>
        </w:rPr>
        <w:t>orvegicus</w:t>
      </w:r>
      <w:proofErr w:type="spellEnd"/>
      <w:r w:rsidRPr="00C41204">
        <w:rPr>
          <w:color w:val="2E2E2E"/>
        </w:rPr>
        <w:t xml:space="preserve">). </w:t>
      </w:r>
    </w:p>
    <w:p w14:paraId="520B27A0" w14:textId="2A2E3635"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 xml:space="preserve">(Sangster and Breen, 1998; </w:t>
      </w:r>
      <w:r w:rsidR="00FC5C52">
        <w:rPr>
          <w:noProof/>
        </w:rPr>
        <w:lastRenderedPageBreak/>
        <w:t>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4B30CF5" w:rsidR="00822C98" w:rsidRDefault="00822C98" w:rsidP="000320C0">
      <w:pPr>
        <w:spacing w:after="40" w:line="480" w:lineRule="auto"/>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 xml:space="preserve">management measures which specifically address </w:t>
      </w:r>
      <w:r w:rsidR="00DE75D1">
        <w:lastRenderedPageBreak/>
        <w:t>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70A7D18E" w:rsidR="00E46813" w:rsidRDefault="00BA1D76" w:rsidP="000320C0">
      <w:pPr>
        <w:spacing w:after="40" w:line="480" w:lineRule="auto"/>
        <w:jc w:val="both"/>
      </w:pPr>
      <w:ins w:id="457" w:author="Coilin" w:date="2016-03-03T11:41:00Z">
        <w:r>
          <w:t>Measures which could be examined to improve size retention in quad rigs include</w:t>
        </w:r>
      </w:ins>
      <w:ins w:id="458" w:author="Coilin" w:date="2016-03-03T11:42:00Z">
        <w:r>
          <w:t>:</w:t>
        </w:r>
      </w:ins>
      <w:ins w:id="459" w:author="Coilin" w:date="2016-03-03T11:41:00Z">
        <w:r>
          <w:t xml:space="preserve"> </w:t>
        </w:r>
      </w:ins>
      <w:ins w:id="460" w:author="Coilin" w:date="2016-03-03T11:42:00Z">
        <w:r>
          <w:t xml:space="preserve">increased mesh size, </w:t>
        </w:r>
      </w:ins>
      <w:ins w:id="461" w:author="Coilin" w:date="2016-03-03T11:41:00Z">
        <w:r>
          <w:t xml:space="preserve">sorting grids, </w:t>
        </w:r>
        <w:proofErr w:type="gramStart"/>
        <w:r>
          <w:t>square</w:t>
        </w:r>
        <w:proofErr w:type="gramEnd"/>
        <w:r>
          <w:t xml:space="preserve"> mesh cod-ends, twine diameter/stiffness, cod-end circumference</w:t>
        </w:r>
      </w:ins>
      <w:ins w:id="462" w:author="Coilin" w:date="2016-03-03T11:42:00Z">
        <w:r>
          <w:t xml:space="preserve"> (</w:t>
        </w:r>
        <w:r w:rsidRPr="00F7738E">
          <w:rPr>
            <w:highlight w:val="yellow"/>
            <w:rPrChange w:id="463" w:author="Coilin" w:date="2016-03-03T11:45:00Z">
              <w:rPr/>
            </w:rPrChange>
          </w:rPr>
          <w:t>INCLUDE REFS</w:t>
        </w:r>
      </w:ins>
      <w:ins w:id="464" w:author="Coilin" w:date="2016-03-03T11:45:00Z">
        <w:r w:rsidRPr="00F7738E">
          <w:rPr>
            <w:highlight w:val="yellow"/>
            <w:rPrChange w:id="465" w:author="Coilin" w:date="2016-03-03T11:45:00Z">
              <w:rPr/>
            </w:rPrChange>
          </w:rPr>
          <w:t xml:space="preserve">, e.g., </w:t>
        </w:r>
        <w:proofErr w:type="spellStart"/>
        <w:r w:rsidRPr="00F7738E">
          <w:rPr>
            <w:highlight w:val="yellow"/>
            <w:rPrChange w:id="466" w:author="Coilin" w:date="2016-03-03T11:45:00Z">
              <w:rPr/>
            </w:rPrChange>
          </w:rPr>
          <w:t>Frandsen</w:t>
        </w:r>
        <w:proofErr w:type="spellEnd"/>
        <w:r w:rsidRPr="00F7738E">
          <w:rPr>
            <w:highlight w:val="yellow"/>
            <w:rPrChange w:id="467" w:author="Coilin" w:date="2016-03-03T11:45:00Z">
              <w:rPr/>
            </w:rPrChange>
          </w:rPr>
          <w:t xml:space="preserve">, Catchpole, </w:t>
        </w:r>
        <w:proofErr w:type="spellStart"/>
        <w:r w:rsidRPr="00F7738E">
          <w:rPr>
            <w:highlight w:val="yellow"/>
            <w:rPrChange w:id="468" w:author="Coilin" w:date="2016-03-03T11:45:00Z">
              <w:rPr/>
            </w:rPrChange>
          </w:rPr>
          <w:t>Valentinsen</w:t>
        </w:r>
      </w:ins>
      <w:proofErr w:type="spellEnd"/>
      <w:ins w:id="469" w:author="Coilin" w:date="2016-03-03T11:42:00Z">
        <w:r w:rsidRPr="00F7738E">
          <w:rPr>
            <w:highlight w:val="yellow"/>
            <w:rPrChange w:id="470" w:author="Coilin" w:date="2016-03-03T11:45:00Z">
              <w:rPr/>
            </w:rPrChange>
          </w:rPr>
          <w:t>)</w:t>
        </w:r>
      </w:ins>
      <w:ins w:id="471" w:author="Coilin" w:date="2016-03-03T11:41:00Z">
        <w:r w:rsidRPr="00F7738E">
          <w:rPr>
            <w:highlight w:val="yellow"/>
            <w:rPrChange w:id="472" w:author="Coilin" w:date="2016-03-03T11:45:00Z">
              <w:rPr/>
            </w:rPrChange>
          </w:rPr>
          <w:t>.</w:t>
        </w:r>
        <w:r>
          <w:t xml:space="preserve"> </w:t>
        </w:r>
      </w:ins>
      <w:r w:rsidR="00C419CE">
        <w:t xml:space="preserve">An increase in minimum cod-end mesh size would be a </w:t>
      </w:r>
      <w:r w:rsidR="00A316F7">
        <w:t>relatively si</w:t>
      </w:r>
      <w:r w:rsidR="00696649">
        <w:t>mple, inexpensive and practical</w:t>
      </w:r>
      <w:r w:rsidR="00C419CE">
        <w:t xml:space="preserve"> </w:t>
      </w:r>
      <w:r w:rsidR="00A316F7">
        <w:t xml:space="preserve">new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w:t>
      </w:r>
      <w:ins w:id="473" w:author="Coilin" w:date="2016-03-24T18:38:00Z">
        <w:r w:rsidR="00E31E81">
          <w:t>6</w:t>
        </w:r>
      </w:ins>
      <w:del w:id="474" w:author="Coilin" w:date="2016-03-24T18:37:00Z">
        <w:r w:rsidR="000E766C" w:rsidDel="00E31E81">
          <w:delText>3</w:delText>
        </w:r>
      </w:del>
      <w:r w:rsidR="000E766C">
        <w:t xml:space="preserve"> and </w:t>
      </w:r>
      <w:ins w:id="475" w:author="Coilin" w:date="2016-03-24T18:37:00Z">
        <w:r w:rsidR="00E31E81">
          <w:t>7</w:t>
        </w:r>
      </w:ins>
      <w:del w:id="476" w:author="Coilin" w:date="2016-03-24T18:37:00Z">
        <w:r w:rsidR="000E766C" w:rsidDel="00E31E81">
          <w:delText>4</w:delText>
        </w:r>
      </w:del>
      <w:r w:rsidR="000E766C">
        <w:t xml:space="preserve">)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w:t>
      </w:r>
      <w:ins w:id="477" w:author="Coilin" w:date="2016-03-24T18:38:00Z">
        <w:r w:rsidR="00E31E81">
          <w:t xml:space="preserve"> 6</w:t>
        </w:r>
      </w:ins>
      <w:del w:id="478" w:author="Coilin" w:date="2016-03-24T18:38:00Z">
        <w:r w:rsidR="00440B62" w:rsidRPr="00AD5DC7" w:rsidDel="00E31E81">
          <w:delText>s 3 &amp; 4</w:delText>
        </w:r>
      </w:del>
      <w:r w:rsidR="00440B62" w:rsidRPr="00AD5DC7">
        <w:t>) are unknown but may, if confirmed</w:t>
      </w:r>
      <w:ins w:id="479" w:author="Coilin" w:date="2016-03-24T18:40:00Z">
        <w:r w:rsidR="000F52BD">
          <w:t xml:space="preserve"> via additional modelling (as discussed in the “Future </w:t>
        </w:r>
      </w:ins>
      <w:ins w:id="480" w:author="Coilin" w:date="2016-03-24T18:41:00Z">
        <w:r w:rsidR="000F52BD">
          <w:t xml:space="preserve">model </w:t>
        </w:r>
      </w:ins>
      <w:ins w:id="481" w:author="Coilin" w:date="2016-03-24T18:40:00Z">
        <w:r w:rsidR="000F52BD">
          <w:t>developments”)</w:t>
        </w:r>
      </w:ins>
      <w:r w:rsidR="00440B62" w:rsidRPr="00AD5DC7">
        <w:t xml:space="preserve">,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FC5C52">
        <w:rPr>
          <w:noProof/>
        </w:rPr>
        <w:t>(Cosgrove et al., 2015)</w:t>
      </w:r>
      <w:r w:rsidR="00E86E24">
        <w:fldChar w:fldCharType="end"/>
      </w:r>
      <w:r w:rsidR="00E86E24">
        <w:t xml:space="preserve">. </w:t>
      </w:r>
      <w:r w:rsidR="00F72347">
        <w:t>Results of the current study suggest that</w:t>
      </w:r>
      <w:r w:rsidR="007B2A11" w:rsidRPr="00AD5DC7">
        <w:rPr>
          <w:i/>
        </w:rPr>
        <w:t xml:space="preserve">, ceteris </w:t>
      </w:r>
      <w:proofErr w:type="spellStart"/>
      <w:r w:rsidR="007B2A11" w:rsidRPr="00AD5DC7">
        <w:rPr>
          <w:i/>
        </w:rPr>
        <w:t>parabis</w:t>
      </w:r>
      <w:proofErr w:type="spellEnd"/>
      <w:proofErr w:type="gramStart"/>
      <w:r w:rsidR="007B2A11">
        <w:t xml:space="preserve">, </w:t>
      </w:r>
      <w:r w:rsidR="00F72347">
        <w:t xml:space="preserve"> a</w:t>
      </w:r>
      <w:proofErr w:type="gramEnd"/>
      <w:r w:rsidR="00F72347">
        <w:t xml:space="preserve">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61E99C5A"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Lordan, Marine Institute for information on quad-rig activity in Irish waters. </w:t>
      </w:r>
      <w:ins w:id="482" w:author="Coilin" w:date="2016-03-03T11:46:00Z">
        <w:r w:rsidR="000D1301">
          <w:rPr>
            <w:rFonts w:asciiTheme="minorHAnsi" w:hAnsiTheme="minorHAnsi"/>
            <w:noProof w:val="0"/>
            <w:lang w:val="en-IE"/>
          </w:rPr>
          <w:t xml:space="preserve">We thank </w:t>
        </w:r>
      </w:ins>
      <w:ins w:id="483" w:author="Coilin" w:date="2016-03-03T11:47:00Z">
        <w:r w:rsidR="000D1301">
          <w:rPr>
            <w:rFonts w:asciiTheme="minorHAnsi" w:hAnsiTheme="minorHAnsi"/>
            <w:noProof w:val="0"/>
            <w:lang w:val="en-IE"/>
          </w:rPr>
          <w:t xml:space="preserve">Dr Rob Fryer </w:t>
        </w:r>
        <w:r w:rsidR="000D1301">
          <w:rPr>
            <w:rFonts w:asciiTheme="minorHAnsi" w:hAnsiTheme="minorHAnsi"/>
            <w:noProof w:val="0"/>
            <w:lang w:val="en-IE"/>
          </w:rPr>
          <w:lastRenderedPageBreak/>
          <w:t>(FRS Aberdeen) and an anonymous reviewer for comments that greatly improved the methods</w:t>
        </w:r>
      </w:ins>
      <w:ins w:id="484" w:author="Coilin" w:date="2016-03-24T15:58:00Z">
        <w:r w:rsidR="002925E5">
          <w:rPr>
            <w:rFonts w:asciiTheme="minorHAnsi" w:hAnsiTheme="minorHAnsi"/>
            <w:noProof w:val="0"/>
            <w:lang w:val="en-IE"/>
          </w:rPr>
          <w:t>,</w:t>
        </w:r>
      </w:ins>
      <w:ins w:id="485" w:author="Coilin" w:date="2016-03-03T11:47:00Z">
        <w:r w:rsidR="000D1301">
          <w:rPr>
            <w:rFonts w:asciiTheme="minorHAnsi" w:hAnsiTheme="minorHAnsi"/>
            <w:noProof w:val="0"/>
            <w:lang w:val="en-IE"/>
          </w:rPr>
          <w:t xml:space="preserve"> </w:t>
        </w:r>
      </w:ins>
      <w:ins w:id="486" w:author="Coilin" w:date="2016-03-24T15:58:00Z">
        <w:r w:rsidR="002925E5">
          <w:rPr>
            <w:rFonts w:asciiTheme="minorHAnsi" w:hAnsiTheme="minorHAnsi"/>
            <w:noProof w:val="0"/>
            <w:lang w:val="en-IE"/>
          </w:rPr>
          <w:t>interpretation and p</w:t>
        </w:r>
      </w:ins>
      <w:ins w:id="487" w:author="Coilin" w:date="2016-03-24T15:59:00Z">
        <w:r w:rsidR="002925E5">
          <w:rPr>
            <w:rFonts w:asciiTheme="minorHAnsi" w:hAnsiTheme="minorHAnsi"/>
            <w:noProof w:val="0"/>
            <w:lang w:val="en-IE"/>
          </w:rPr>
          <w:t>resentation</w:t>
        </w:r>
      </w:ins>
      <w:ins w:id="488" w:author="Coilin" w:date="2016-03-03T11:47:00Z">
        <w:r w:rsidR="000D1301">
          <w:rPr>
            <w:rFonts w:asciiTheme="minorHAnsi" w:hAnsiTheme="minorHAnsi"/>
            <w:noProof w:val="0"/>
            <w:lang w:val="en-IE"/>
          </w:rPr>
          <w:t xml:space="preserve">. </w:t>
        </w:r>
      </w:ins>
      <w:r w:rsidRPr="006D3F0E">
        <w:rPr>
          <w:rFonts w:asciiTheme="minorHAnsi" w:hAnsiTheme="minorHAnsi"/>
          <w:noProof w:val="0"/>
          <w:lang w:val="en-IE"/>
        </w:rPr>
        <w:t>GMIT’s contribution was gratefully funded by BIM under the project "Implications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commentRangeStart w:id="489"/>
      <w:r>
        <w:rPr>
          <w:rStyle w:val="Heading3Char"/>
        </w:rPr>
        <w:lastRenderedPageBreak/>
        <w:t>References</w:t>
      </w:r>
      <w:commentRangeEnd w:id="489"/>
      <w:r w:rsidR="00954A7C">
        <w:rPr>
          <w:rStyle w:val="CommentReference"/>
        </w:rPr>
        <w:commentReference w:id="489"/>
      </w:r>
    </w:p>
    <w:p w14:paraId="40012789" w14:textId="77777777" w:rsidR="00844D2A" w:rsidRDefault="00844D2A" w:rsidP="000320C0">
      <w:pPr>
        <w:pStyle w:val="EndNoteBibliography"/>
        <w:spacing w:after="40" w:line="480" w:lineRule="auto"/>
        <w:ind w:hanging="720"/>
      </w:pPr>
    </w:p>
    <w:p w14:paraId="260FE730" w14:textId="77777777" w:rsidR="007A005B" w:rsidRPr="007A005B" w:rsidRDefault="00D702F7" w:rsidP="007A005B">
      <w:pPr>
        <w:pStyle w:val="EndNoteBibliography"/>
        <w:spacing w:after="0"/>
        <w:ind w:left="720" w:hanging="720"/>
      </w:pPr>
      <w:r>
        <w:fldChar w:fldCharType="begin"/>
      </w:r>
      <w:r>
        <w:instrText xml:space="preserve"> ADDIN EN.REFLIST </w:instrText>
      </w:r>
      <w:r>
        <w:fldChar w:fldCharType="separate"/>
      </w:r>
      <w:r w:rsidR="007A005B" w:rsidRPr="007A005B">
        <w:t>Agresti, A. 2002. Categorical Data Analysis</w:t>
      </w:r>
      <w:r w:rsidR="007A005B" w:rsidRPr="007A005B">
        <w:rPr>
          <w:i/>
        </w:rPr>
        <w:t xml:space="preserve">, </w:t>
      </w:r>
      <w:r w:rsidR="007A005B" w:rsidRPr="007A005B">
        <w:t>John Wiley &amp; Sons, Inc., Hoboken, New Jersey.</w:t>
      </w:r>
    </w:p>
    <w:p w14:paraId="3087510C" w14:textId="77777777" w:rsidR="007A005B" w:rsidRPr="007A005B" w:rsidRDefault="007A005B" w:rsidP="007A005B">
      <w:pPr>
        <w:pStyle w:val="EndNoteBibliography"/>
        <w:spacing w:after="0"/>
        <w:ind w:left="720" w:hanging="720"/>
      </w:pPr>
      <w:r w:rsidRPr="007A005B">
        <w:t>Benoit, H. P., Hurlbut, T., and Chasse, J. 2010. Assessing the factors influencing discard mortality of demersal fishes using a semi-quantitative indicator of survival potential. Fisheries research, 106: 436-447.</w:t>
      </w:r>
    </w:p>
    <w:p w14:paraId="09675C1D" w14:textId="77777777" w:rsidR="007A005B" w:rsidRPr="007A005B" w:rsidRDefault="007A005B" w:rsidP="007A005B">
      <w:pPr>
        <w:pStyle w:val="EndNoteBibliography"/>
        <w:spacing w:after="0"/>
        <w:ind w:left="720" w:hanging="720"/>
      </w:pPr>
      <w:r w:rsidRPr="007A005B">
        <w:t>BIM. 2014. Catch comparison of Quad and Twin-rig trawls in the Celtic Sea Nephrops fishery, BIM Gear Technology Report. 4 pp.</w:t>
      </w:r>
    </w:p>
    <w:p w14:paraId="6EA16F24" w14:textId="77777777" w:rsidR="007A005B" w:rsidRPr="007A005B" w:rsidRDefault="007A005B" w:rsidP="007A005B">
      <w:pPr>
        <w:pStyle w:val="EndNoteBibliography"/>
        <w:spacing w:after="0"/>
        <w:ind w:left="720" w:hanging="720"/>
      </w:pPr>
      <w:r w:rsidRPr="007A005B">
        <w:t xml:space="preserve">Briggs, R., Armstrong, M., and Rihan, D. 1999. The consequences of an increase in mesh size in the Irish Sea </w:t>
      </w:r>
      <w:r w:rsidRPr="007A005B">
        <w:rPr>
          <w:i/>
        </w:rPr>
        <w:t>Nephrops</w:t>
      </w:r>
      <w:r w:rsidRPr="007A005B">
        <w:t xml:space="preserve"> fishery: an experimental approach. Fisheries Research, 40: 43-53.</w:t>
      </w:r>
    </w:p>
    <w:p w14:paraId="22BFECD7" w14:textId="77777777" w:rsidR="007A005B" w:rsidRPr="007A005B" w:rsidRDefault="007A005B" w:rsidP="007A005B">
      <w:pPr>
        <w:pStyle w:val="EndNoteBibliography"/>
        <w:spacing w:after="0"/>
        <w:ind w:left="720" w:hanging="720"/>
      </w:pPr>
      <w:r w:rsidRPr="007A005B">
        <w:t>Broadhurst, M. K., Sterling, D. J., and Millar, R. B. 2013. Progressing more environmentally benign penaeid-trawling systems by comparing Australian single- and multi-net configurations. Fisheries Research, 146: 7-17.</w:t>
      </w:r>
    </w:p>
    <w:p w14:paraId="59E252A8" w14:textId="77777777" w:rsidR="007A005B" w:rsidRPr="007A005B" w:rsidRDefault="007A005B" w:rsidP="007A005B">
      <w:pPr>
        <w:pStyle w:val="EndNoteBibliography"/>
        <w:spacing w:after="0"/>
        <w:ind w:left="720" w:hanging="720"/>
      </w:pPr>
      <w:r w:rsidRPr="007A005B">
        <w:t>Campos, A., Fonseca, P., and Erzini, K. 2003. Size selectivity of diamond and square mesh cod ends for four by-catch species in the crustacean fishery off the Portuguese south coast. Fisheries Research, 60: 79-97.</w:t>
      </w:r>
    </w:p>
    <w:p w14:paraId="7335F728" w14:textId="77777777" w:rsidR="007A005B" w:rsidRPr="007A005B" w:rsidRDefault="007A005B" w:rsidP="007A005B">
      <w:pPr>
        <w:pStyle w:val="EndNoteBibliography"/>
        <w:spacing w:after="0"/>
        <w:ind w:left="720" w:hanging="720"/>
      </w:pPr>
      <w:r w:rsidRPr="007A005B">
        <w:t>Catchpole, T., Frid, C., and Gray, T. 2005. Discards in North Sea fisheries: causes, consequences and solutions. Marine Policy, 29: 421-430.</w:t>
      </w:r>
    </w:p>
    <w:p w14:paraId="585D68F1" w14:textId="77777777" w:rsidR="007A005B" w:rsidRPr="007A005B" w:rsidRDefault="007A005B" w:rsidP="007A005B">
      <w:pPr>
        <w:pStyle w:val="EndNoteBibliography"/>
        <w:spacing w:after="0"/>
        <w:ind w:left="720" w:hanging="720"/>
      </w:pPr>
      <w:r w:rsidRPr="007A005B">
        <w:t>Catchpole, T., and Revill, A. 2008. Gear technology in Nephrops trawl fisheries. Reviews in Fish Biology and Fisheries, 18: 17-31.</w:t>
      </w:r>
    </w:p>
    <w:p w14:paraId="318E3B67" w14:textId="77777777" w:rsidR="007A005B" w:rsidRPr="007A005B" w:rsidRDefault="007A005B" w:rsidP="007A005B">
      <w:pPr>
        <w:pStyle w:val="EndNoteBibliography"/>
        <w:spacing w:after="0"/>
        <w:ind w:left="720" w:hanging="720"/>
      </w:pPr>
      <w:r w:rsidRPr="007A005B">
        <w:t xml:space="preserve">Cosgrove, R., Browne, D., McDonald, D., Curtin, R., and Keatinge, M. 2015. Assessment of an increase in cod-end mesh size in the Irish Sea </w:t>
      </w:r>
      <w:r w:rsidRPr="007A005B">
        <w:rPr>
          <w:i/>
        </w:rPr>
        <w:t>Nephrops</w:t>
      </w:r>
      <w:r w:rsidRPr="007A005B">
        <w:t xml:space="preserve"> fishery. 16 pp.</w:t>
      </w:r>
    </w:p>
    <w:p w14:paraId="6F1D49F5" w14:textId="77777777" w:rsidR="007A005B" w:rsidRPr="007A005B" w:rsidRDefault="007A005B" w:rsidP="007A005B">
      <w:pPr>
        <w:pStyle w:val="EndNoteBibliography"/>
        <w:spacing w:after="0"/>
        <w:ind w:left="720" w:hanging="720"/>
      </w:pPr>
      <w:r w:rsidRPr="007A005B">
        <w:t>Eayrs, S. 2012. Comparative Testing of Bycatch Reduction Devices in Tropical Shrimp-trawl Fisheries — A Practical Guide. FAO, Rome.: pp. 122.</w:t>
      </w:r>
    </w:p>
    <w:p w14:paraId="69076AA3" w14:textId="77777777" w:rsidR="007A005B" w:rsidRPr="007A005B" w:rsidRDefault="007A005B" w:rsidP="007A005B">
      <w:pPr>
        <w:pStyle w:val="EndNoteBibliography"/>
        <w:spacing w:after="0"/>
        <w:ind w:left="720" w:hanging="720"/>
      </w:pPr>
      <w:r w:rsidRPr="007A005B">
        <w:t>Eigaard, O. R., Rihan, D., Graham, N., Sala, A., and Zachariassen, K. 2011. Improving fishing effort descriptors: Modelling engine power and gear-size relations of five European trawl fleets. Fisheries Research, 110: 39-46.</w:t>
      </w:r>
    </w:p>
    <w:p w14:paraId="07ECDC1B" w14:textId="10EF1BB4" w:rsidR="007A005B" w:rsidRPr="007A005B" w:rsidRDefault="007A005B" w:rsidP="007A005B">
      <w:pPr>
        <w:pStyle w:val="EndNoteBibliography"/>
        <w:spacing w:after="0"/>
        <w:ind w:left="720" w:hanging="720"/>
      </w:pPr>
      <w:r w:rsidRPr="007A005B">
        <w:t xml:space="preserve">FAO 2010. Landing data for </w:t>
      </w:r>
      <w:r w:rsidRPr="007A005B">
        <w:rPr>
          <w:i/>
        </w:rPr>
        <w:t>Nephrops norvegicus</w:t>
      </w:r>
      <w:r w:rsidRPr="007A005B">
        <w:t xml:space="preserve"> in 1955–2010 using FAO programme and database FishStatJ. </w:t>
      </w:r>
      <w:hyperlink r:id="rId11" w:history="1">
        <w:r w:rsidRPr="007A005B">
          <w:rPr>
            <w:rStyle w:val="Hyperlink"/>
          </w:rPr>
          <w:t>http://www.fao.org/fishery/statistics/software/fishstatj/en</w:t>
        </w:r>
      </w:hyperlink>
      <w:r w:rsidRPr="007A005B">
        <w:t xml:space="preserve"> (last accessed 01/12/2015).</w:t>
      </w:r>
    </w:p>
    <w:p w14:paraId="2B4EF537" w14:textId="77777777" w:rsidR="007A005B" w:rsidRPr="007A005B" w:rsidRDefault="007A005B" w:rsidP="007A005B">
      <w:pPr>
        <w:pStyle w:val="EndNoteBibliography"/>
        <w:spacing w:after="0"/>
        <w:ind w:left="720" w:hanging="720"/>
      </w:pPr>
      <w:r w:rsidRPr="007A005B">
        <w:t>Fournier, D. A., Skaug, H. J., Ancheta, J., Ianelli, J., Magnusson, A., Maunder, M. N., Nielsen, A., et al. 2012. AD Model Builder: using automatic differentiation for statistical inference of highly parameterized complex nonlinear models. Optimization Methods &amp; Software, 27: 233-249.</w:t>
      </w:r>
    </w:p>
    <w:p w14:paraId="2A1C2218" w14:textId="77777777" w:rsidR="007A005B" w:rsidRPr="007A005B" w:rsidRDefault="007A005B" w:rsidP="007A005B">
      <w:pPr>
        <w:pStyle w:val="EndNoteBibliography"/>
        <w:spacing w:after="0"/>
        <w:ind w:left="720" w:hanging="720"/>
      </w:pPr>
      <w:r w:rsidRPr="007A005B">
        <w:t>Fox, J., and John, F. 2003. Effect Displays in R for Generalised Linear Models. Journal of Statistical Software, 8: 1-27.</w:t>
      </w:r>
    </w:p>
    <w:p w14:paraId="5FC638C6" w14:textId="77777777" w:rsidR="007A005B" w:rsidRPr="007A005B" w:rsidRDefault="007A005B" w:rsidP="007A005B">
      <w:pPr>
        <w:pStyle w:val="EndNoteBibliography"/>
        <w:spacing w:after="0"/>
        <w:ind w:left="720" w:hanging="720"/>
      </w:pPr>
      <w:r w:rsidRPr="007A005B">
        <w:t>Frandsen, R. P. 2010. Reduction of discards in the Danish Nephrops (</w:t>
      </w:r>
      <w:r w:rsidRPr="007A005B">
        <w:rPr>
          <w:i/>
        </w:rPr>
        <w:t>Nephrops norvegicus</w:t>
      </w:r>
      <w:r w:rsidRPr="007A005B">
        <w:t>) directed trawl fisheries in Kattegat and Skagerrak. p. 135. Aalborg University, The Faculty of Engineering and Science, Department of Biotechnology, Chemistry and Environmental Engineering.</w:t>
      </w:r>
    </w:p>
    <w:p w14:paraId="5D5557B5" w14:textId="77777777" w:rsidR="007A005B" w:rsidRPr="007A005B" w:rsidRDefault="007A005B" w:rsidP="007A005B">
      <w:pPr>
        <w:pStyle w:val="EndNoteBibliography"/>
        <w:spacing w:after="0"/>
        <w:ind w:left="720" w:hanging="720"/>
      </w:pPr>
      <w:r w:rsidRPr="007A005B">
        <w:t xml:space="preserve">Frandsen, R. P., Herrmann, B., and Madsen, N. 2010. A simulation-based attempt to quantify the morphological component of size selection of </w:t>
      </w:r>
      <w:r w:rsidRPr="007A005B">
        <w:rPr>
          <w:i/>
        </w:rPr>
        <w:t xml:space="preserve">Nephrops norvegicus </w:t>
      </w:r>
      <w:r w:rsidRPr="007A005B">
        <w:t>in trawl codends. Fisheries research, 101: 156-167.</w:t>
      </w:r>
    </w:p>
    <w:p w14:paraId="22AB75F7" w14:textId="77777777" w:rsidR="007A005B" w:rsidRPr="007A005B" w:rsidRDefault="007A005B" w:rsidP="007A005B">
      <w:pPr>
        <w:pStyle w:val="EndNoteBibliography"/>
        <w:spacing w:after="0"/>
        <w:ind w:left="720" w:hanging="720"/>
      </w:pPr>
      <w:r w:rsidRPr="007A005B">
        <w:t>Gerritsen, H. D., McGrath, D., and Lordan, C. 2006. A simple method for comparing age–length keys reveals significant regional differences within a single stock of haddock (Melanogrammus aeglefinus). ICES Journal of Marine Science: Journal du Conseil, 63: 1096-1100.</w:t>
      </w:r>
    </w:p>
    <w:p w14:paraId="79A0F4A4" w14:textId="77777777" w:rsidR="007A005B" w:rsidRPr="007A005B" w:rsidRDefault="007A005B" w:rsidP="007A005B">
      <w:pPr>
        <w:pStyle w:val="EndNoteBibliography"/>
        <w:spacing w:after="0"/>
        <w:ind w:left="720" w:hanging="720"/>
      </w:pPr>
      <w:r w:rsidRPr="007A005B">
        <w:t>Greene, W. H. 2000. Econometric Analysis, Prentice Hall, Upper Saddle River, New Jersey.</w:t>
      </w:r>
    </w:p>
    <w:p w14:paraId="00646A11" w14:textId="77777777" w:rsidR="007A005B" w:rsidRPr="007A005B" w:rsidRDefault="007A005B" w:rsidP="007A005B">
      <w:pPr>
        <w:pStyle w:val="EndNoteBibliography"/>
        <w:spacing w:after="0"/>
        <w:ind w:left="720" w:hanging="720"/>
      </w:pPr>
      <w:r w:rsidRPr="007A005B">
        <w:t>Hartzel, J., Agresti, A., and Caffo, B. 2001. Multinomial logit random effects models. Statistical Modelling: An International Journal, 1: 81-102.</w:t>
      </w:r>
    </w:p>
    <w:p w14:paraId="7A5AFBBE" w14:textId="77777777" w:rsidR="007A005B" w:rsidRPr="007A005B" w:rsidRDefault="007A005B" w:rsidP="007A005B">
      <w:pPr>
        <w:pStyle w:val="EndNoteBibliography"/>
        <w:spacing w:after="0"/>
        <w:ind w:left="720" w:hanging="720"/>
      </w:pPr>
      <w:r w:rsidRPr="007A005B">
        <w:lastRenderedPageBreak/>
        <w:t>Herrmann, B., and O’Neill, F. G. 2005. Theoretical study of the between-haul variation of haddock selectivity in a diamond mesh cod-end. Fisheries Research, 74: 243-252.</w:t>
      </w:r>
    </w:p>
    <w:p w14:paraId="249DD671" w14:textId="77777777" w:rsidR="007A005B" w:rsidRPr="007A005B" w:rsidRDefault="007A005B" w:rsidP="007A005B">
      <w:pPr>
        <w:pStyle w:val="EndNoteBibliography"/>
        <w:spacing w:after="0"/>
        <w:ind w:left="720" w:hanging="720"/>
      </w:pPr>
      <w:r w:rsidRPr="007A005B">
        <w:t>Hinde, J., and Demétrio, C. G. B. 1998. Overdispersion: Models and estimation. Computational Statistics &amp; Data Analysis, 27: 151-170.</w:t>
      </w:r>
    </w:p>
    <w:p w14:paraId="726910FB" w14:textId="77777777" w:rsidR="007A005B" w:rsidRPr="007A005B" w:rsidRDefault="007A005B" w:rsidP="007A005B">
      <w:pPr>
        <w:pStyle w:val="EndNoteBibliography"/>
        <w:spacing w:after="0"/>
        <w:ind w:left="720" w:hanging="720"/>
      </w:pPr>
      <w:r w:rsidRPr="007A005B">
        <w:t>Holst, R., and Revill, A. 2009. A simple statistical method for catch comparison studies. Fisheries Research, 95: 254-259.</w:t>
      </w:r>
    </w:p>
    <w:p w14:paraId="4A5FCCF6" w14:textId="77777777" w:rsidR="007A005B" w:rsidRPr="007A005B" w:rsidRDefault="007A005B" w:rsidP="007A005B">
      <w:pPr>
        <w:pStyle w:val="EndNoteBibliography"/>
        <w:spacing w:after="0"/>
        <w:ind w:left="720" w:hanging="720"/>
      </w:pPr>
      <w:r w:rsidRPr="007A005B">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265DC5F6" w14:textId="77777777" w:rsidR="007A005B" w:rsidRPr="007A005B" w:rsidRDefault="007A005B" w:rsidP="007A005B">
      <w:pPr>
        <w:pStyle w:val="EndNoteBibliography"/>
        <w:spacing w:after="0"/>
        <w:ind w:left="720" w:hanging="720"/>
      </w:pPr>
      <w:r w:rsidRPr="007A005B">
        <w:t>Krag, L. A., Herrmann, B., and Karlsen, J. D. 2014. Inferring fish escape behaviour in trawls based on catch comparison data: Model development and evaluation based on data from Skagerrak, Denmark. PLoS One, 9: e88819.</w:t>
      </w:r>
    </w:p>
    <w:p w14:paraId="2C36CBDA" w14:textId="77777777" w:rsidR="007A005B" w:rsidRPr="007A005B" w:rsidRDefault="007A005B" w:rsidP="007A005B">
      <w:pPr>
        <w:pStyle w:val="EndNoteBibliography"/>
        <w:spacing w:after="0"/>
        <w:ind w:left="720" w:hanging="720"/>
      </w:pPr>
      <w:r w:rsidRPr="007A005B">
        <w:t>Lucchetti, A., and Sala, A. 2012. Impact and performance of Mediterranean fishing gear by side-scan sonar technology. Canadian Journal of Fisheries and Aquatic Sciences, 69: 1806-1816.</w:t>
      </w:r>
    </w:p>
    <w:p w14:paraId="5779F5A5" w14:textId="77777777" w:rsidR="007A005B" w:rsidRPr="007A005B" w:rsidRDefault="007A005B" w:rsidP="007A005B">
      <w:pPr>
        <w:pStyle w:val="EndNoteBibliography"/>
        <w:spacing w:after="0"/>
        <w:ind w:left="720" w:hanging="720"/>
      </w:pPr>
      <w:r w:rsidRPr="007A005B">
        <w:t>McClanahan, T. R., and Mangi, S. C. 2004. Gear-based management of a tropical artisanal fishery based on species selectivity and capture size. Fisheries Management and Ecology, 11: 51-60.</w:t>
      </w:r>
    </w:p>
    <w:p w14:paraId="50AE9C09" w14:textId="77777777" w:rsidR="007A005B" w:rsidRPr="007A005B" w:rsidRDefault="007A005B" w:rsidP="007A005B">
      <w:pPr>
        <w:pStyle w:val="EndNoteBibliography"/>
        <w:spacing w:after="0"/>
        <w:ind w:left="720" w:hanging="720"/>
      </w:pPr>
      <w:r w:rsidRPr="007A005B">
        <w:t>McCullagh, P., and Nelder, J. A. 1989. Generalized Linear Models. 2nd edition</w:t>
      </w:r>
      <w:r w:rsidRPr="007A005B">
        <w:rPr>
          <w:i/>
        </w:rPr>
        <w:t xml:space="preserve">, </w:t>
      </w:r>
      <w:r w:rsidRPr="007A005B">
        <w:t>Chapman and Hall, London, UK. 512 pp.</w:t>
      </w:r>
    </w:p>
    <w:p w14:paraId="3129E5AE" w14:textId="77777777" w:rsidR="007A005B" w:rsidRPr="007A005B" w:rsidRDefault="007A005B" w:rsidP="007A005B">
      <w:pPr>
        <w:pStyle w:val="EndNoteBibliography"/>
        <w:spacing w:after="0"/>
        <w:ind w:left="720" w:hanging="720"/>
      </w:pPr>
      <w:r w:rsidRPr="007A005B">
        <w:t xml:space="preserve">McFadden, D. 1973. Conditional logit analysis of qualitative choice behavior. </w:t>
      </w:r>
      <w:r w:rsidRPr="007A005B">
        <w:rPr>
          <w:i/>
        </w:rPr>
        <w:t>In</w:t>
      </w:r>
      <w:r w:rsidRPr="007A005B">
        <w:t xml:space="preserve"> Frontiers in Econometrics, p. 624. Academic Press, New York.</w:t>
      </w:r>
    </w:p>
    <w:p w14:paraId="2EDA4AE1" w14:textId="77777777" w:rsidR="007A005B" w:rsidRPr="007A005B" w:rsidRDefault="007A005B" w:rsidP="007A005B">
      <w:pPr>
        <w:pStyle w:val="EndNoteBibliography"/>
        <w:spacing w:after="0"/>
        <w:ind w:left="720" w:hanging="720"/>
      </w:pPr>
      <w:r w:rsidRPr="007A005B">
        <w:t>MI. 2014. The Stock Book 2014 : Annual Review of Fish Stocks in 2014 with Management Advice for 2015. 624 pp.</w:t>
      </w:r>
    </w:p>
    <w:p w14:paraId="0B7A5360" w14:textId="77777777" w:rsidR="007A005B" w:rsidRPr="007A005B" w:rsidRDefault="007A005B" w:rsidP="007A005B">
      <w:pPr>
        <w:pStyle w:val="EndNoteBibliography"/>
        <w:spacing w:after="0"/>
        <w:ind w:left="720" w:hanging="720"/>
      </w:pPr>
      <w:r w:rsidRPr="007A005B">
        <w:t>Millar, R. B. 1992. Estimating the size-selectivity of fishing gear by conditioning on the total catch. Journal of the American Statistical Association, 87: 962-968.</w:t>
      </w:r>
    </w:p>
    <w:p w14:paraId="4E0615A0" w14:textId="77777777" w:rsidR="007A005B" w:rsidRPr="007A005B" w:rsidRDefault="007A005B" w:rsidP="007A005B">
      <w:pPr>
        <w:pStyle w:val="EndNoteBibliography"/>
        <w:spacing w:after="0"/>
        <w:ind w:left="720" w:hanging="720"/>
      </w:pPr>
      <w:r w:rsidRPr="007A005B">
        <w:t>Millar, R. B., and Fryer, R. J. 1999. Estimating the size-selection curves of towed gears, traps, nets and hooks. Reviews in Fish Biology and Fisheries, 9: 89-116.</w:t>
      </w:r>
    </w:p>
    <w:p w14:paraId="7F47C83C" w14:textId="77777777" w:rsidR="007A005B" w:rsidRPr="007A005B" w:rsidRDefault="007A005B" w:rsidP="007A005B">
      <w:pPr>
        <w:pStyle w:val="EndNoteBibliography"/>
        <w:spacing w:after="0"/>
        <w:ind w:left="720" w:hanging="720"/>
      </w:pPr>
      <w:r w:rsidRPr="007A005B">
        <w:t>Millar, R. B., and Walsh, S. J. 1992. Analysis of trawl selectivity studies with an application to trouser trawls. Fisheries Research, 13: 205-220.</w:t>
      </w:r>
    </w:p>
    <w:p w14:paraId="5891C479" w14:textId="77777777" w:rsidR="007A005B" w:rsidRPr="007A005B" w:rsidRDefault="007A005B" w:rsidP="007A005B">
      <w:pPr>
        <w:pStyle w:val="EndNoteBibliography"/>
        <w:spacing w:after="0"/>
        <w:ind w:left="720" w:hanging="720"/>
      </w:pPr>
      <w:r w:rsidRPr="007A005B">
        <w:t>Montgomerie, M. 2015. Basic fishing methods, a comprehensive guide to commercial fishing methods. 106.</w:t>
      </w:r>
    </w:p>
    <w:p w14:paraId="69F2A1FF" w14:textId="77777777" w:rsidR="007A005B" w:rsidRPr="007A005B" w:rsidRDefault="007A005B" w:rsidP="007A005B">
      <w:pPr>
        <w:pStyle w:val="EndNoteBibliography"/>
        <w:spacing w:after="0"/>
        <w:ind w:left="720" w:hanging="720"/>
      </w:pPr>
      <w:r w:rsidRPr="007A005B">
        <w:t xml:space="preserve">Nikolic, N., Diméet, J., Fifas, S., Salaün, M., Ravard, D., Fauconnet, L., and Rochet, M.-J. 2015. Efficacy of selective devices in reducing discards in the </w:t>
      </w:r>
      <w:r w:rsidRPr="007A005B">
        <w:rPr>
          <w:i/>
        </w:rPr>
        <w:t>Nephrops</w:t>
      </w:r>
      <w:r w:rsidRPr="007A005B">
        <w:t xml:space="preserve"> trawl fishery in the Bay of Biscay. ICES Journal of Marine Science.</w:t>
      </w:r>
    </w:p>
    <w:p w14:paraId="6D626232" w14:textId="0492B9CD" w:rsidR="007A005B" w:rsidRPr="007A005B" w:rsidRDefault="007A005B" w:rsidP="007A005B">
      <w:pPr>
        <w:pStyle w:val="EndNoteBibliography"/>
        <w:spacing w:after="0"/>
        <w:ind w:left="720" w:hanging="720"/>
      </w:pPr>
      <w:r w:rsidRPr="007A005B">
        <w:t xml:space="preserve">R_Core_Team 2015. R: A language and environment for statistical computing. R Foundation for Statistical Computing, Vienna, Austria. URL </w:t>
      </w:r>
      <w:hyperlink r:id="rId12" w:history="1">
        <w:r w:rsidRPr="007A005B">
          <w:rPr>
            <w:rStyle w:val="Hyperlink"/>
          </w:rPr>
          <w:t>http://www.R-project.org/</w:t>
        </w:r>
      </w:hyperlink>
      <w:r w:rsidRPr="007A005B">
        <w:t>.</w:t>
      </w:r>
    </w:p>
    <w:p w14:paraId="1A2B014A" w14:textId="77777777" w:rsidR="007A005B" w:rsidRPr="007A005B" w:rsidRDefault="007A005B" w:rsidP="007A005B">
      <w:pPr>
        <w:pStyle w:val="EndNoteBibliography"/>
        <w:spacing w:after="0"/>
        <w:ind w:left="720" w:hanging="720"/>
      </w:pPr>
      <w:r w:rsidRPr="007A005B">
        <w:t>Revill, A., Course, G., and Pasco, G. 2009. More prawns and fewer cod caught in trials with multi-rig prawn trawl, CEFAS. 3 pp.</w:t>
      </w:r>
    </w:p>
    <w:p w14:paraId="03E3DDB1" w14:textId="77777777" w:rsidR="007A005B" w:rsidRPr="007A005B" w:rsidRDefault="007A005B" w:rsidP="007A005B">
      <w:pPr>
        <w:pStyle w:val="EndNoteBibliography"/>
        <w:spacing w:after="0"/>
        <w:ind w:left="720" w:hanging="720"/>
      </w:pPr>
      <w:r w:rsidRPr="007A005B">
        <w:t>Sangster, G. I., and Breen, M. 1998. Gear performance and catch comparison trials between a single trawl and a twin rigged gear. Fisheries Research, 36: 15-26.</w:t>
      </w:r>
    </w:p>
    <w:p w14:paraId="72FDDFFA" w14:textId="77777777" w:rsidR="007A005B" w:rsidRPr="007A005B" w:rsidRDefault="007A005B" w:rsidP="007A005B">
      <w:pPr>
        <w:pStyle w:val="EndNoteBibliography"/>
        <w:spacing w:after="0"/>
        <w:ind w:left="720" w:hanging="720"/>
      </w:pPr>
      <w:r w:rsidRPr="007A005B">
        <w:t>Seafish. 2010. Research &amp; Development Catching sector Fact Sheet. 8 pp.</w:t>
      </w:r>
    </w:p>
    <w:p w14:paraId="2EFBE21E" w14:textId="77777777" w:rsidR="007A005B" w:rsidRPr="007A005B" w:rsidRDefault="007A005B" w:rsidP="007A005B">
      <w:pPr>
        <w:pStyle w:val="EndNoteBibliography"/>
        <w:spacing w:after="0"/>
        <w:ind w:left="720" w:hanging="720"/>
      </w:pPr>
      <w:r w:rsidRPr="007A005B">
        <w:t>Skaug, H. J., and Fournier, D. A. 2006. Automatic approximation of the marginal likelihood in non-Gaussian hierarchical models. Computational Statistics &amp; Data Analysis, 51: 699-709.</w:t>
      </w:r>
    </w:p>
    <w:p w14:paraId="7A8F150E" w14:textId="77777777" w:rsidR="007A005B" w:rsidRPr="007A005B" w:rsidRDefault="007A005B" w:rsidP="007A005B">
      <w:pPr>
        <w:pStyle w:val="EndNoteBibliography"/>
        <w:spacing w:after="0"/>
        <w:ind w:left="720" w:hanging="720"/>
      </w:pPr>
      <w:r w:rsidRPr="007A005B">
        <w:t>Stratoudakis, Y., Bernal, M., Ganias, K., and Uriarte, A. 2006. The daily egg production method: recent advances, current applications and future challenges. Fish and Fisheries, 7: 35-57.</w:t>
      </w:r>
    </w:p>
    <w:p w14:paraId="1ED126AF" w14:textId="77777777" w:rsidR="007A005B" w:rsidRPr="007A005B" w:rsidRDefault="007A005B" w:rsidP="007A005B">
      <w:pPr>
        <w:pStyle w:val="EndNoteBibliography"/>
        <w:spacing w:after="0"/>
        <w:ind w:left="720" w:hanging="720"/>
      </w:pPr>
      <w:r w:rsidRPr="007A005B">
        <w:t xml:space="preserve">Thorsén, E. 2014. Multinomial and Dirichlet-multinomial modeling of categorical time series. </w:t>
      </w:r>
      <w:r w:rsidRPr="007A005B">
        <w:rPr>
          <w:i/>
        </w:rPr>
        <w:t>In</w:t>
      </w:r>
      <w:r w:rsidRPr="007A005B">
        <w:t xml:space="preserve"> Mathematical Statistics, p. 33. Stockholm University.</w:t>
      </w:r>
    </w:p>
    <w:p w14:paraId="7CC9A146" w14:textId="77777777" w:rsidR="007A005B" w:rsidRPr="007A005B" w:rsidRDefault="007A005B" w:rsidP="007A005B">
      <w:pPr>
        <w:pStyle w:val="EndNoteBibliography"/>
        <w:spacing w:after="0"/>
        <w:ind w:left="720" w:hanging="720"/>
      </w:pPr>
      <w:r w:rsidRPr="007A005B">
        <w:t xml:space="preserve">Ungfors, A., Bell, E., Johnson, M. L., Cowing, D., Dobson, N. C., Bublitz, R., and Sandell, J. 2013. Chapter Seven - </w:t>
      </w:r>
      <w:r w:rsidRPr="007A005B">
        <w:rPr>
          <w:i/>
        </w:rPr>
        <w:t>Nephrops</w:t>
      </w:r>
      <w:r w:rsidRPr="007A005B">
        <w:t xml:space="preserve"> Fisheries in European Waters. </w:t>
      </w:r>
      <w:r w:rsidRPr="007A005B">
        <w:rPr>
          <w:i/>
        </w:rPr>
        <w:t>In</w:t>
      </w:r>
      <w:r w:rsidRPr="007A005B">
        <w:t xml:space="preserve"> Advances in Marine Biology, pp. 247-314. Ed. by L. J. Magnus, and P. J. Mark. Academic Press.</w:t>
      </w:r>
    </w:p>
    <w:p w14:paraId="6FE359F5" w14:textId="77777777" w:rsidR="007A005B" w:rsidRPr="007A005B" w:rsidRDefault="007A005B" w:rsidP="007A005B">
      <w:pPr>
        <w:pStyle w:val="EndNoteBibliography"/>
        <w:spacing w:after="0"/>
        <w:ind w:left="720" w:hanging="720"/>
      </w:pPr>
      <w:r w:rsidRPr="007A005B">
        <w:lastRenderedPageBreak/>
        <w:t>van Marlen, B., Wiegerinck, J. A. M., van Os-Koomen, E., and van Barneveld, E. 2014. Catch comparison of flatfish pulse trawls and a tickler chain beam trawl. Fisheries Research, 151: 57-69.</w:t>
      </w:r>
    </w:p>
    <w:p w14:paraId="74D4F266" w14:textId="77777777" w:rsidR="007A005B" w:rsidRPr="007A005B" w:rsidRDefault="007A005B" w:rsidP="007A005B">
      <w:pPr>
        <w:pStyle w:val="EndNoteBibliography"/>
        <w:ind w:left="720" w:hanging="720"/>
      </w:pPr>
      <w:r w:rsidRPr="007A005B">
        <w:t>Ward, J. M., and Sutinen, J. G. 1994. Vessel entry-exit behaviour in the gulf of Mexico shrimp fishery. American Journal of Agricultural Economics, 76: 916-923.</w:t>
      </w:r>
    </w:p>
    <w:p w14:paraId="3E81DE95" w14:textId="7FFF00F7"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proofErr w:type="spellStart"/>
            <w:r>
              <w:t>Howth</w:t>
            </w:r>
            <w:proofErr w:type="spellEnd"/>
            <w:r>
              <w:t>,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03DD1858" w:rsidR="00B75205" w:rsidRPr="00E7161A" w:rsidRDefault="00B75205" w:rsidP="000320C0">
      <w:pPr>
        <w:pStyle w:val="Caption"/>
        <w:keepNext/>
        <w:spacing w:after="40" w:line="480" w:lineRule="auto"/>
        <w:jc w:val="both"/>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490" w:author="Coilin" w:date="2016-03-21T16:51:00Z">
        <w:r w:rsidR="00EC5C94">
          <w:rPr>
            <w:i w:val="0"/>
            <w:sz w:val="24"/>
            <w:szCs w:val="24"/>
          </w:rPr>
          <w:t>;</w:t>
        </w:r>
      </w:ins>
      <w:del w:id="491" w:author="Coilin" w:date="2016-03-21T16:51:00Z">
        <w:r w:rsidDel="00EC5C94">
          <w:rPr>
            <w:i w:val="0"/>
            <w:sz w:val="24"/>
            <w:szCs w:val="24"/>
          </w:rPr>
          <w:delText>,</w:delText>
        </w:r>
      </w:del>
      <w:r>
        <w:rPr>
          <w:i w:val="0"/>
          <w:sz w:val="24"/>
          <w:szCs w:val="24"/>
        </w:rPr>
        <w:t xml:space="preserve"> </w:t>
      </w:r>
      <w:ins w:id="492" w:author="Coilin" w:date="2016-03-21T16:50:00Z">
        <w:r w:rsidR="00EC5C94">
          <w:rPr>
            <w:i w:val="0"/>
            <w:sz w:val="24"/>
            <w:szCs w:val="24"/>
          </w:rPr>
          <w:t>net positions (NP)</w:t>
        </w:r>
      </w:ins>
      <w:ins w:id="493" w:author="Coilin" w:date="2016-03-21T16:51:00Z">
        <w:r w:rsidR="00EC5C94">
          <w:rPr>
            <w:i w:val="0"/>
            <w:sz w:val="24"/>
            <w:szCs w:val="24"/>
          </w:rPr>
          <w:t xml:space="preserve">: </w:t>
        </w:r>
      </w:ins>
      <w:del w:id="494" w:author="Coilin" w:date="2016-03-21T16:46:00Z">
        <w:r w:rsidDel="00EC5C94">
          <w:rPr>
            <w:i w:val="0"/>
            <w:sz w:val="24"/>
            <w:szCs w:val="24"/>
          </w:rPr>
          <w:delText xml:space="preserve">net </w:delText>
        </w:r>
      </w:del>
      <w:ins w:id="495" w:author="Coilin" w:date="2016-03-21T16:46:00Z">
        <w:r w:rsidR="00EC5C94">
          <w:rPr>
            <w:i w:val="0"/>
            <w:sz w:val="24"/>
            <w:szCs w:val="24"/>
          </w:rPr>
          <w:t>port inside position</w:t>
        </w:r>
      </w:ins>
      <w:del w:id="496" w:author="Coilin" w:date="2016-03-21T16:46:00Z">
        <w:r w:rsidDel="00EC5C94">
          <w:rPr>
            <w:i w:val="0"/>
            <w:sz w:val="24"/>
            <w:szCs w:val="24"/>
          </w:rPr>
          <w:delText xml:space="preserve">configuration </w:delText>
        </w:r>
      </w:del>
      <w:ins w:id="497" w:author="Coilin" w:date="2016-03-21T16:46:00Z">
        <w:r w:rsidR="00EC5C94">
          <w:rPr>
            <w:i w:val="0"/>
            <w:sz w:val="24"/>
            <w:szCs w:val="24"/>
          </w:rPr>
          <w:t xml:space="preserve"> </w:t>
        </w:r>
      </w:ins>
      <w:r>
        <w:rPr>
          <w:i w:val="0"/>
          <w:sz w:val="24"/>
          <w:szCs w:val="24"/>
        </w:rPr>
        <w:t>(</w:t>
      </w:r>
      <w:del w:id="498" w:author="Coilin" w:date="2016-03-21T16:46:00Z">
        <w:r w:rsidDel="00EC5C94">
          <w:rPr>
            <w:i w:val="0"/>
            <w:sz w:val="24"/>
            <w:szCs w:val="24"/>
          </w:rPr>
          <w:delText>NC</w:delText>
        </w:r>
      </w:del>
      <w:ins w:id="499" w:author="Coilin" w:date="2016-03-21T16:46:00Z">
        <w:r w:rsidR="00EC5C94">
          <w:rPr>
            <w:i w:val="0"/>
            <w:sz w:val="24"/>
            <w:szCs w:val="24"/>
          </w:rPr>
          <w:t>PI</w:t>
        </w:r>
      </w:ins>
      <w:r>
        <w:rPr>
          <w:i w:val="0"/>
          <w:sz w:val="24"/>
          <w:szCs w:val="24"/>
        </w:rPr>
        <w:t>)</w:t>
      </w:r>
      <w:ins w:id="500" w:author="Coilin" w:date="2016-03-21T16:46:00Z">
        <w:r w:rsidR="00EC5C94">
          <w:rPr>
            <w:i w:val="0"/>
            <w:sz w:val="24"/>
            <w:szCs w:val="24"/>
          </w:rPr>
          <w:t>, starboard inside (SI) and starboard outside (SI);</w:t>
        </w:r>
      </w:ins>
      <w:r>
        <w:rPr>
          <w:i w:val="0"/>
          <w:sz w:val="24"/>
          <w:szCs w:val="24"/>
        </w:rPr>
        <w:t xml:space="preserve"> </w:t>
      </w:r>
      <w:del w:id="501" w:author="Coilin" w:date="2016-03-21T16:46:00Z">
        <w:r w:rsidRPr="005D0D92" w:rsidDel="00EC5C94">
          <w:rPr>
            <w:i w:val="0"/>
            <w:sz w:val="24"/>
            <w:szCs w:val="24"/>
          </w:rPr>
          <w:delText xml:space="preserve">and </w:delText>
        </w:r>
      </w:del>
      <w:ins w:id="502" w:author="Coilin" w:date="2016-03-21T16:55:00Z">
        <w:r w:rsidR="005D0D92" w:rsidRPr="005D0D92">
          <w:rPr>
            <w:rFonts w:asciiTheme="minorHAnsi" w:hAnsiTheme="minorHAnsi"/>
            <w:i w:val="0"/>
            <w:sz w:val="24"/>
            <w:szCs w:val="24"/>
            <w:rPrChange w:id="503" w:author="Coilin" w:date="2016-03-21T16:55:00Z">
              <w:rPr>
                <w:rFonts w:asciiTheme="minorHAnsi" w:hAnsiTheme="minorHAnsi"/>
              </w:rPr>
            </w:rPrChange>
          </w:rPr>
          <w:t>catch weight per cod-end</w:t>
        </w:r>
        <w:r w:rsidR="005D0D92" w:rsidDel="005D0D92">
          <w:rPr>
            <w:i w:val="0"/>
            <w:sz w:val="24"/>
            <w:szCs w:val="24"/>
          </w:rPr>
          <w:t xml:space="preserve"> </w:t>
        </w:r>
      </w:ins>
      <w:del w:id="504" w:author="Coilin" w:date="2016-03-21T16:55:00Z">
        <w:r w:rsidDel="005D0D92">
          <w:rPr>
            <w:i w:val="0"/>
            <w:sz w:val="24"/>
            <w:szCs w:val="24"/>
          </w:rPr>
          <w:delText xml:space="preserve">cod-end total weight </w:delText>
        </w:r>
      </w:del>
      <w:r>
        <w:rPr>
          <w:i w:val="0"/>
          <w:sz w:val="24"/>
          <w:szCs w:val="24"/>
        </w:rPr>
        <w:t>(W).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r w:rsidR="008A5D3A">
        <w:rPr>
          <w:i w:val="0"/>
          <w:sz w:val="24"/>
          <w:szCs w:val="24"/>
        </w:rPr>
        <w:t xml:space="preserve">The index </w:t>
      </w:r>
      <w:r w:rsidR="008A5D3A" w:rsidRPr="008A5D3A">
        <w:rPr>
          <w:sz w:val="24"/>
          <w:szCs w:val="24"/>
        </w:rPr>
        <w:t>j</w:t>
      </w:r>
      <w:r w:rsidR="008A5D3A">
        <w:rPr>
          <w:i w:val="0"/>
          <w:sz w:val="24"/>
          <w:szCs w:val="24"/>
        </w:rPr>
        <w:t xml:space="preserve"> denotes the odds (</w:t>
      </w:r>
      <w:r w:rsidR="008A5D3A" w:rsidRPr="008A5D3A">
        <w:rPr>
          <w:sz w:val="24"/>
          <w:szCs w:val="24"/>
        </w:rPr>
        <w:t>j</w:t>
      </w:r>
      <w:r w:rsidR="008A5D3A" w:rsidRPr="008A5D3A">
        <w:rPr>
          <w:sz w:val="24"/>
          <w:szCs w:val="24"/>
          <w:vertAlign w:val="subscript"/>
        </w:rPr>
        <w:t>1</w:t>
      </w:r>
      <w:r w:rsidR="008A5D3A">
        <w:rPr>
          <w:i w:val="0"/>
          <w:sz w:val="24"/>
          <w:szCs w:val="24"/>
        </w:rPr>
        <w:t xml:space="preserve">=70/70, </w:t>
      </w:r>
      <w:r w:rsidR="008A5D3A" w:rsidRPr="008A5D3A">
        <w:rPr>
          <w:sz w:val="24"/>
          <w:szCs w:val="24"/>
        </w:rPr>
        <w:t>j</w:t>
      </w:r>
      <w:r w:rsidR="008A5D3A">
        <w:rPr>
          <w:sz w:val="24"/>
          <w:szCs w:val="24"/>
          <w:vertAlign w:val="subscript"/>
        </w:rPr>
        <w:t>2</w:t>
      </w:r>
      <w:r w:rsidR="008A5D3A">
        <w:rPr>
          <w:i w:val="0"/>
          <w:sz w:val="24"/>
          <w:szCs w:val="24"/>
        </w:rPr>
        <w:t>=8</w:t>
      </w:r>
      <w:r w:rsidR="008A5D3A">
        <w:rPr>
          <w:i w:val="0"/>
          <w:sz w:val="24"/>
          <w:szCs w:val="24"/>
        </w:rPr>
        <w:t>0/70,</w:t>
      </w:r>
      <w:r w:rsidR="008A5D3A" w:rsidRPr="008A5D3A">
        <w:rPr>
          <w:sz w:val="24"/>
          <w:szCs w:val="24"/>
        </w:rPr>
        <w:t xml:space="preserve"> </w:t>
      </w:r>
      <w:r w:rsidR="008A5D3A" w:rsidRPr="008A5D3A">
        <w:rPr>
          <w:sz w:val="24"/>
          <w:szCs w:val="24"/>
        </w:rPr>
        <w:t>j</w:t>
      </w:r>
      <w:r w:rsidR="008A5D3A">
        <w:rPr>
          <w:sz w:val="24"/>
          <w:szCs w:val="24"/>
          <w:vertAlign w:val="subscript"/>
        </w:rPr>
        <w:t>3</w:t>
      </w:r>
      <w:r w:rsidR="008A5D3A">
        <w:rPr>
          <w:i w:val="0"/>
          <w:sz w:val="24"/>
          <w:szCs w:val="24"/>
        </w:rPr>
        <w:t>=9</w:t>
      </w:r>
      <w:r w:rsidR="008A5D3A">
        <w:rPr>
          <w:i w:val="0"/>
          <w:sz w:val="24"/>
          <w:szCs w:val="24"/>
        </w:rPr>
        <w:t>0/70,</w:t>
      </w:r>
      <w:r w:rsidR="008A5D3A" w:rsidRPr="008A5D3A">
        <w:rPr>
          <w:sz w:val="24"/>
          <w:szCs w:val="24"/>
        </w:rPr>
        <w:t xml:space="preserve"> </w:t>
      </w:r>
      <w:r w:rsidR="008A5D3A" w:rsidRPr="008A5D3A">
        <w:rPr>
          <w:sz w:val="24"/>
          <w:szCs w:val="24"/>
        </w:rPr>
        <w:t>j</w:t>
      </w:r>
      <w:r w:rsidR="008A5D3A">
        <w:rPr>
          <w:sz w:val="24"/>
          <w:szCs w:val="24"/>
          <w:vertAlign w:val="subscript"/>
        </w:rPr>
        <w:t>4</w:t>
      </w:r>
      <w:r w:rsidR="008A5D3A">
        <w:rPr>
          <w:i w:val="0"/>
          <w:sz w:val="24"/>
          <w:szCs w:val="24"/>
        </w:rPr>
        <w:t xml:space="preserve">=100/70). The final model (model 21) sets insignificant parameters to zero, denoted for example with the first effect set to zero as </w:t>
      </w:r>
      <w:r w:rsidR="008A5D3A" w:rsidRPr="008A5D3A">
        <w:rPr>
          <w:sz w:val="24"/>
          <w:szCs w:val="24"/>
        </w:rPr>
        <w:t>j≠1</w:t>
      </w:r>
      <w:r w:rsidR="008A5D3A">
        <w:rPr>
          <w:i w:val="0"/>
          <w:sz w:val="24"/>
          <w:szCs w:val="24"/>
        </w:rPr>
        <w:t>.</w:t>
      </w:r>
    </w:p>
    <w:tbl>
      <w:tblPr>
        <w:tblW w:w="13668" w:type="dxa"/>
        <w:tblBorders>
          <w:top w:val="single" w:sz="4" w:space="0" w:color="auto"/>
          <w:bottom w:val="single" w:sz="4" w:space="0" w:color="auto"/>
        </w:tblBorders>
        <w:tblLook w:val="04A0" w:firstRow="1" w:lastRow="0" w:firstColumn="1" w:lastColumn="0" w:noHBand="0" w:noVBand="1"/>
        <w:tblPrChange w:id="505"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419"/>
        <w:gridCol w:w="2275"/>
        <w:gridCol w:w="1842"/>
        <w:gridCol w:w="1134"/>
        <w:gridCol w:w="28"/>
        <w:gridCol w:w="1248"/>
        <w:gridCol w:w="453"/>
        <w:gridCol w:w="1134"/>
        <w:gridCol w:w="939"/>
        <w:gridCol w:w="216"/>
        <w:gridCol w:w="1500"/>
        <w:gridCol w:w="1240"/>
        <w:gridCol w:w="1240"/>
        <w:tblGridChange w:id="506">
          <w:tblGrid>
            <w:gridCol w:w="419"/>
            <w:gridCol w:w="2275"/>
            <w:gridCol w:w="1842"/>
            <w:gridCol w:w="1134"/>
            <w:gridCol w:w="28"/>
            <w:gridCol w:w="62"/>
            <w:gridCol w:w="1186"/>
            <w:gridCol w:w="314"/>
            <w:gridCol w:w="139"/>
            <w:gridCol w:w="1101"/>
            <w:gridCol w:w="33"/>
            <w:gridCol w:w="939"/>
            <w:gridCol w:w="268"/>
          </w:tblGrid>
        </w:tblGridChange>
      </w:tblGrid>
      <w:tr w:rsidR="00B75205" w:rsidRPr="000B1DDB" w:rsidDel="00EC5C94" w14:paraId="15434603" w14:textId="67EC1C38" w:rsidTr="00DE72A5">
        <w:trPr>
          <w:gridAfter w:val="7"/>
          <w:wAfter w:w="6722" w:type="dxa"/>
          <w:trHeight w:val="2256"/>
          <w:del w:id="507" w:author="Coilin" w:date="2016-03-21T16:45:00Z"/>
          <w:trPrChange w:id="508" w:author="Coilin" w:date="2016-03-21T16:45:00Z">
            <w:trPr>
              <w:gridAfter w:val="7"/>
              <w:trHeight w:val="2256"/>
            </w:trPr>
          </w:trPrChange>
        </w:trPr>
        <w:tc>
          <w:tcPr>
            <w:tcW w:w="2694" w:type="dxa"/>
            <w:gridSpan w:val="2"/>
            <w:tcBorders>
              <w:top w:val="single" w:sz="4" w:space="0" w:color="auto"/>
              <w:bottom w:val="single" w:sz="4" w:space="0" w:color="auto"/>
            </w:tcBorders>
            <w:shd w:val="clear" w:color="auto" w:fill="auto"/>
            <w:noWrap/>
            <w:vAlign w:val="bottom"/>
            <w:hideMark/>
            <w:tcPrChange w:id="509" w:author="Coilin" w:date="2016-03-21T16:45:00Z">
              <w:tcPr>
                <w:tcW w:w="2694" w:type="dxa"/>
                <w:gridSpan w:val="2"/>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510" w:author="Coilin" w:date="2016-03-21T16:45:00Z"/>
                <w:rFonts w:eastAsia="Times New Roman" w:cs="Arial"/>
                <w:bCs/>
                <w:sz w:val="24"/>
                <w:szCs w:val="24"/>
                <w:lang w:eastAsia="en-IE"/>
              </w:rPr>
            </w:pPr>
            <w:del w:id="511"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512"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513" w:author="Coilin" w:date="2016-03-21T16:45:00Z"/>
                <w:rFonts w:eastAsia="Times New Roman" w:cs="Arial"/>
                <w:bCs/>
                <w:sz w:val="24"/>
                <w:szCs w:val="24"/>
                <w:lang w:eastAsia="en-IE"/>
              </w:rPr>
            </w:pPr>
            <w:del w:id="514"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515"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516" w:author="Coilin" w:date="2016-03-21T16:45:00Z"/>
                <w:rFonts w:eastAsia="Times New Roman" w:cs="Arial"/>
                <w:bCs/>
                <w:sz w:val="24"/>
                <w:szCs w:val="24"/>
                <w:lang w:eastAsia="en-IE"/>
              </w:rPr>
            </w:pPr>
            <w:del w:id="517" w:author="Coilin" w:date="2016-03-21T16:45:00Z">
              <w:r w:rsidRPr="000B1DDB" w:rsidDel="00EC5C94">
                <w:rPr>
                  <w:rFonts w:eastAsia="Times New Roman" w:cs="Arial"/>
                  <w:bCs/>
                  <w:sz w:val="24"/>
                  <w:szCs w:val="24"/>
                  <w:lang w:eastAsia="en-IE"/>
                </w:rPr>
                <w:delText>Model df</w:delText>
              </w:r>
            </w:del>
          </w:p>
        </w:tc>
        <w:tc>
          <w:tcPr>
            <w:tcW w:w="1276" w:type="dxa"/>
            <w:gridSpan w:val="2"/>
            <w:tcBorders>
              <w:top w:val="single" w:sz="4" w:space="0" w:color="auto"/>
              <w:bottom w:val="single" w:sz="4" w:space="0" w:color="auto"/>
            </w:tcBorders>
            <w:shd w:val="clear" w:color="auto" w:fill="auto"/>
            <w:noWrap/>
            <w:vAlign w:val="bottom"/>
            <w:hideMark/>
            <w:tcPrChange w:id="518" w:author="Coilin" w:date="2016-03-21T16:45:00Z">
              <w:tcPr>
                <w:tcW w:w="1276" w:type="dxa"/>
                <w:gridSpan w:val="3"/>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519" w:author="Coilin" w:date="2016-03-21T16:45:00Z"/>
                <w:rFonts w:eastAsia="Times New Roman" w:cs="Arial"/>
                <w:bCs/>
                <w:sz w:val="24"/>
                <w:szCs w:val="24"/>
                <w:lang w:eastAsia="en-IE"/>
              </w:rPr>
            </w:pPr>
            <w:del w:id="520"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DE72A5">
        <w:trPr>
          <w:gridAfter w:val="7"/>
          <w:wAfter w:w="6722" w:type="dxa"/>
          <w:trHeight w:val="255"/>
          <w:del w:id="521" w:author="Coilin" w:date="2016-03-21T16:45:00Z"/>
          <w:trPrChange w:id="522" w:author="Coilin" w:date="2016-03-21T16:45:00Z">
            <w:trPr>
              <w:gridAfter w:val="7"/>
              <w:trHeight w:val="255"/>
            </w:trPr>
          </w:trPrChange>
        </w:trPr>
        <w:tc>
          <w:tcPr>
            <w:tcW w:w="2694" w:type="dxa"/>
            <w:gridSpan w:val="2"/>
            <w:tcBorders>
              <w:top w:val="single" w:sz="4" w:space="0" w:color="auto"/>
            </w:tcBorders>
            <w:shd w:val="clear" w:color="auto" w:fill="auto"/>
            <w:noWrap/>
            <w:vAlign w:val="bottom"/>
            <w:hideMark/>
            <w:tcPrChange w:id="523" w:author="Coilin" w:date="2016-03-21T16:45:00Z">
              <w:tcPr>
                <w:tcW w:w="2694" w:type="dxa"/>
                <w:gridSpan w:val="2"/>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524" w:author="Coilin" w:date="2016-03-21T16:45:00Z"/>
                <w:rFonts w:eastAsia="Times New Roman" w:cs="Arial"/>
                <w:sz w:val="24"/>
                <w:szCs w:val="24"/>
                <w:lang w:eastAsia="en-IE"/>
              </w:rPr>
            </w:pPr>
            <w:del w:id="525"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526"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527" w:author="Coilin" w:date="2016-03-21T16:45:00Z"/>
                <w:rFonts w:eastAsia="Times New Roman" w:cs="Arial"/>
                <w:sz w:val="24"/>
                <w:szCs w:val="24"/>
                <w:lang w:eastAsia="en-IE"/>
              </w:rPr>
            </w:pPr>
            <w:del w:id="528"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529"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530" w:author="Coilin" w:date="2016-03-21T16:45:00Z"/>
                <w:rFonts w:eastAsia="Times New Roman" w:cs="Arial"/>
                <w:sz w:val="24"/>
                <w:szCs w:val="24"/>
                <w:lang w:eastAsia="en-IE"/>
              </w:rPr>
            </w:pPr>
            <w:del w:id="531" w:author="Coilin" w:date="2016-03-21T16:45:00Z">
              <w:r w:rsidRPr="000B1DDB" w:rsidDel="00EC5C94">
                <w:rPr>
                  <w:rFonts w:eastAsia="Times New Roman" w:cs="Arial"/>
                  <w:sz w:val="24"/>
                  <w:szCs w:val="24"/>
                  <w:lang w:eastAsia="en-IE"/>
                </w:rPr>
                <w:delText>9</w:delText>
              </w:r>
            </w:del>
          </w:p>
        </w:tc>
        <w:tc>
          <w:tcPr>
            <w:tcW w:w="1276" w:type="dxa"/>
            <w:gridSpan w:val="2"/>
            <w:tcBorders>
              <w:top w:val="single" w:sz="4" w:space="0" w:color="auto"/>
            </w:tcBorders>
            <w:shd w:val="clear" w:color="auto" w:fill="auto"/>
            <w:noWrap/>
            <w:vAlign w:val="bottom"/>
            <w:hideMark/>
            <w:tcPrChange w:id="532" w:author="Coilin" w:date="2016-03-21T16:45:00Z">
              <w:tcPr>
                <w:tcW w:w="1276" w:type="dxa"/>
                <w:gridSpan w:val="3"/>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533" w:author="Coilin" w:date="2016-03-21T16:45:00Z"/>
                <w:rFonts w:eastAsia="Times New Roman" w:cs="Arial"/>
                <w:sz w:val="24"/>
                <w:szCs w:val="24"/>
                <w:lang w:eastAsia="en-IE"/>
              </w:rPr>
            </w:pPr>
            <w:del w:id="534"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DE72A5">
        <w:trPr>
          <w:gridAfter w:val="7"/>
          <w:wAfter w:w="6722" w:type="dxa"/>
          <w:trHeight w:val="255"/>
          <w:del w:id="535" w:author="Coilin" w:date="2016-03-21T16:45:00Z"/>
          <w:trPrChange w:id="536" w:author="Coilin" w:date="2016-03-21T16:45:00Z">
            <w:trPr>
              <w:gridAfter w:val="7"/>
              <w:trHeight w:val="255"/>
            </w:trPr>
          </w:trPrChange>
        </w:trPr>
        <w:tc>
          <w:tcPr>
            <w:tcW w:w="2694" w:type="dxa"/>
            <w:gridSpan w:val="2"/>
            <w:shd w:val="clear" w:color="auto" w:fill="auto"/>
            <w:noWrap/>
            <w:vAlign w:val="bottom"/>
            <w:hideMark/>
            <w:tcPrChange w:id="537" w:author="Coilin" w:date="2016-03-21T16:45:00Z">
              <w:tcPr>
                <w:tcW w:w="2694" w:type="dxa"/>
                <w:gridSpan w:val="2"/>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538" w:author="Coilin" w:date="2016-03-21T16:45:00Z"/>
                <w:rFonts w:eastAsia="Times New Roman" w:cs="Arial"/>
                <w:sz w:val="24"/>
                <w:szCs w:val="24"/>
                <w:lang w:eastAsia="en-IE"/>
              </w:rPr>
            </w:pPr>
            <w:del w:id="539"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540"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541" w:author="Coilin" w:date="2016-03-21T16:45:00Z"/>
                <w:rFonts w:eastAsia="Times New Roman" w:cs="Arial"/>
                <w:sz w:val="24"/>
                <w:szCs w:val="24"/>
                <w:lang w:eastAsia="en-IE"/>
              </w:rPr>
            </w:pPr>
            <w:del w:id="542"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543"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544" w:author="Coilin" w:date="2016-03-21T16:45:00Z"/>
                <w:rFonts w:eastAsia="Times New Roman" w:cs="Arial"/>
                <w:sz w:val="24"/>
                <w:szCs w:val="24"/>
                <w:lang w:eastAsia="en-IE"/>
              </w:rPr>
            </w:pPr>
            <w:del w:id="545" w:author="Coilin" w:date="2016-03-21T16:45:00Z">
              <w:r w:rsidRPr="000B1DDB" w:rsidDel="00EC5C94">
                <w:rPr>
                  <w:rFonts w:eastAsia="Times New Roman" w:cs="Arial"/>
                  <w:sz w:val="24"/>
                  <w:szCs w:val="24"/>
                  <w:lang w:eastAsia="en-IE"/>
                </w:rPr>
                <w:delText>12</w:delText>
              </w:r>
            </w:del>
          </w:p>
        </w:tc>
        <w:tc>
          <w:tcPr>
            <w:tcW w:w="1276" w:type="dxa"/>
            <w:gridSpan w:val="2"/>
            <w:shd w:val="clear" w:color="auto" w:fill="auto"/>
            <w:noWrap/>
            <w:vAlign w:val="bottom"/>
            <w:hideMark/>
            <w:tcPrChange w:id="546" w:author="Coilin" w:date="2016-03-21T16:45:00Z">
              <w:tcPr>
                <w:tcW w:w="1276" w:type="dxa"/>
                <w:gridSpan w:val="3"/>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547" w:author="Coilin" w:date="2016-03-21T16:45:00Z"/>
                <w:rFonts w:eastAsia="Times New Roman" w:cs="Arial"/>
                <w:sz w:val="24"/>
                <w:szCs w:val="24"/>
                <w:lang w:eastAsia="en-IE"/>
              </w:rPr>
            </w:pPr>
            <w:del w:id="548"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DE72A5">
        <w:trPr>
          <w:gridAfter w:val="7"/>
          <w:wAfter w:w="6722" w:type="dxa"/>
          <w:trHeight w:val="255"/>
          <w:del w:id="549" w:author="Coilin" w:date="2016-03-21T16:45:00Z"/>
          <w:trPrChange w:id="550" w:author="Coilin" w:date="2016-03-21T16:45:00Z">
            <w:trPr>
              <w:gridAfter w:val="7"/>
              <w:trHeight w:val="255"/>
            </w:trPr>
          </w:trPrChange>
        </w:trPr>
        <w:tc>
          <w:tcPr>
            <w:tcW w:w="2694" w:type="dxa"/>
            <w:gridSpan w:val="2"/>
            <w:shd w:val="clear" w:color="auto" w:fill="auto"/>
            <w:noWrap/>
            <w:vAlign w:val="bottom"/>
            <w:hideMark/>
            <w:tcPrChange w:id="551" w:author="Coilin" w:date="2016-03-21T16:45:00Z">
              <w:tcPr>
                <w:tcW w:w="2694" w:type="dxa"/>
                <w:gridSpan w:val="2"/>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552" w:author="Coilin" w:date="2016-03-21T16:45:00Z"/>
                <w:rFonts w:eastAsia="Times New Roman" w:cs="Arial"/>
                <w:sz w:val="24"/>
                <w:szCs w:val="24"/>
                <w:lang w:eastAsia="en-IE"/>
              </w:rPr>
            </w:pPr>
            <w:del w:id="553"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554"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555" w:author="Coilin" w:date="2016-03-21T16:45:00Z"/>
                <w:rFonts w:eastAsia="Times New Roman" w:cs="Arial"/>
                <w:sz w:val="24"/>
                <w:szCs w:val="24"/>
                <w:lang w:eastAsia="en-IE"/>
              </w:rPr>
            </w:pPr>
            <w:del w:id="556"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557"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558" w:author="Coilin" w:date="2016-03-21T16:45:00Z"/>
                <w:rFonts w:eastAsia="Times New Roman" w:cs="Arial"/>
                <w:sz w:val="24"/>
                <w:szCs w:val="24"/>
                <w:lang w:eastAsia="en-IE"/>
              </w:rPr>
            </w:pPr>
            <w:del w:id="559" w:author="Coilin" w:date="2016-03-21T16:45:00Z">
              <w:r w:rsidRPr="000B1DDB" w:rsidDel="00EC5C94">
                <w:rPr>
                  <w:rFonts w:eastAsia="Times New Roman" w:cs="Arial"/>
                  <w:sz w:val="24"/>
                  <w:szCs w:val="24"/>
                  <w:lang w:eastAsia="en-IE"/>
                </w:rPr>
                <w:delText>18</w:delText>
              </w:r>
            </w:del>
          </w:p>
        </w:tc>
        <w:tc>
          <w:tcPr>
            <w:tcW w:w="1276" w:type="dxa"/>
            <w:gridSpan w:val="2"/>
            <w:shd w:val="clear" w:color="auto" w:fill="auto"/>
            <w:noWrap/>
            <w:vAlign w:val="bottom"/>
            <w:hideMark/>
            <w:tcPrChange w:id="560" w:author="Coilin" w:date="2016-03-21T16:45:00Z">
              <w:tcPr>
                <w:tcW w:w="1276" w:type="dxa"/>
                <w:gridSpan w:val="3"/>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561" w:author="Coilin" w:date="2016-03-21T16:45:00Z"/>
                <w:rFonts w:eastAsia="Times New Roman" w:cs="Arial"/>
                <w:sz w:val="24"/>
                <w:szCs w:val="24"/>
                <w:lang w:eastAsia="en-IE"/>
              </w:rPr>
            </w:pPr>
            <w:del w:id="562"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DE72A5">
        <w:trPr>
          <w:gridAfter w:val="7"/>
          <w:wAfter w:w="6722" w:type="dxa"/>
          <w:trHeight w:val="255"/>
          <w:del w:id="563" w:author="Coilin" w:date="2016-03-21T16:45:00Z"/>
          <w:trPrChange w:id="564" w:author="Coilin" w:date="2016-03-21T16:45:00Z">
            <w:trPr>
              <w:gridAfter w:val="7"/>
              <w:trHeight w:val="255"/>
            </w:trPr>
          </w:trPrChange>
        </w:trPr>
        <w:tc>
          <w:tcPr>
            <w:tcW w:w="2694" w:type="dxa"/>
            <w:gridSpan w:val="2"/>
            <w:shd w:val="clear" w:color="auto" w:fill="auto"/>
            <w:noWrap/>
            <w:vAlign w:val="bottom"/>
            <w:hideMark/>
            <w:tcPrChange w:id="565" w:author="Coilin" w:date="2016-03-21T16:45:00Z">
              <w:tcPr>
                <w:tcW w:w="2694" w:type="dxa"/>
                <w:gridSpan w:val="2"/>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566" w:author="Coilin" w:date="2016-03-21T16:45:00Z"/>
                <w:rFonts w:eastAsia="Times New Roman" w:cs="Arial"/>
                <w:sz w:val="24"/>
                <w:szCs w:val="24"/>
                <w:lang w:eastAsia="en-IE"/>
              </w:rPr>
            </w:pPr>
            <w:del w:id="567"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568"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569" w:author="Coilin" w:date="2016-03-21T16:45:00Z"/>
                <w:rFonts w:eastAsia="Times New Roman" w:cs="Arial"/>
                <w:sz w:val="24"/>
                <w:szCs w:val="24"/>
                <w:lang w:eastAsia="en-IE"/>
              </w:rPr>
            </w:pPr>
            <w:del w:id="570"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571"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572" w:author="Coilin" w:date="2016-03-21T16:45:00Z"/>
                <w:rFonts w:eastAsia="Times New Roman" w:cs="Arial"/>
                <w:sz w:val="24"/>
                <w:szCs w:val="24"/>
                <w:lang w:eastAsia="en-IE"/>
              </w:rPr>
            </w:pPr>
            <w:del w:id="573" w:author="Coilin" w:date="2016-03-21T16:45:00Z">
              <w:r w:rsidRPr="000B1DDB" w:rsidDel="00EC5C94">
                <w:rPr>
                  <w:rFonts w:eastAsia="Times New Roman" w:cs="Arial"/>
                  <w:sz w:val="24"/>
                  <w:szCs w:val="24"/>
                  <w:lang w:eastAsia="en-IE"/>
                </w:rPr>
                <w:delText>10</w:delText>
              </w:r>
            </w:del>
          </w:p>
        </w:tc>
        <w:tc>
          <w:tcPr>
            <w:tcW w:w="1276" w:type="dxa"/>
            <w:gridSpan w:val="2"/>
            <w:shd w:val="clear" w:color="auto" w:fill="auto"/>
            <w:noWrap/>
            <w:vAlign w:val="bottom"/>
            <w:hideMark/>
            <w:tcPrChange w:id="574" w:author="Coilin" w:date="2016-03-21T16:45:00Z">
              <w:tcPr>
                <w:tcW w:w="1276" w:type="dxa"/>
                <w:gridSpan w:val="3"/>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575" w:author="Coilin" w:date="2016-03-21T16:45:00Z"/>
                <w:rFonts w:eastAsia="Times New Roman" w:cs="Arial"/>
                <w:sz w:val="24"/>
                <w:szCs w:val="24"/>
                <w:lang w:eastAsia="en-IE"/>
              </w:rPr>
            </w:pPr>
            <w:del w:id="576"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DE72A5">
        <w:trPr>
          <w:gridAfter w:val="7"/>
          <w:wAfter w:w="6722" w:type="dxa"/>
          <w:trHeight w:val="255"/>
          <w:del w:id="577" w:author="Coilin" w:date="2016-03-21T16:45:00Z"/>
          <w:trPrChange w:id="578" w:author="Coilin" w:date="2016-03-21T16:45:00Z">
            <w:trPr>
              <w:gridAfter w:val="7"/>
              <w:trHeight w:val="255"/>
            </w:trPr>
          </w:trPrChange>
        </w:trPr>
        <w:tc>
          <w:tcPr>
            <w:tcW w:w="2694" w:type="dxa"/>
            <w:gridSpan w:val="2"/>
            <w:shd w:val="clear" w:color="auto" w:fill="auto"/>
            <w:noWrap/>
            <w:vAlign w:val="bottom"/>
            <w:hideMark/>
            <w:tcPrChange w:id="579" w:author="Coilin" w:date="2016-03-21T16:45:00Z">
              <w:tcPr>
                <w:tcW w:w="2694" w:type="dxa"/>
                <w:gridSpan w:val="2"/>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580" w:author="Coilin" w:date="2016-03-21T16:45:00Z"/>
                <w:rFonts w:eastAsia="Times New Roman" w:cs="Arial"/>
                <w:sz w:val="24"/>
                <w:szCs w:val="24"/>
                <w:lang w:eastAsia="en-IE"/>
              </w:rPr>
            </w:pPr>
            <w:del w:id="581"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582"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583" w:author="Coilin" w:date="2016-03-21T16:45:00Z"/>
                <w:rFonts w:eastAsia="Times New Roman" w:cs="Arial"/>
                <w:sz w:val="24"/>
                <w:szCs w:val="24"/>
                <w:lang w:eastAsia="en-IE"/>
              </w:rPr>
            </w:pPr>
            <w:del w:id="584"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585"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586" w:author="Coilin" w:date="2016-03-21T16:45:00Z"/>
                <w:rFonts w:eastAsia="Times New Roman" w:cs="Arial"/>
                <w:sz w:val="24"/>
                <w:szCs w:val="24"/>
                <w:lang w:eastAsia="en-IE"/>
              </w:rPr>
            </w:pPr>
            <w:del w:id="587" w:author="Coilin" w:date="2016-03-21T16:45:00Z">
              <w:r w:rsidRPr="000B1DDB" w:rsidDel="00EC5C94">
                <w:rPr>
                  <w:rFonts w:eastAsia="Times New Roman" w:cs="Arial"/>
                  <w:sz w:val="24"/>
                  <w:szCs w:val="24"/>
                  <w:lang w:eastAsia="en-IE"/>
                </w:rPr>
                <w:delText>21</w:delText>
              </w:r>
            </w:del>
          </w:p>
        </w:tc>
        <w:tc>
          <w:tcPr>
            <w:tcW w:w="1276" w:type="dxa"/>
            <w:gridSpan w:val="2"/>
            <w:shd w:val="clear" w:color="auto" w:fill="auto"/>
            <w:noWrap/>
            <w:vAlign w:val="bottom"/>
            <w:hideMark/>
            <w:tcPrChange w:id="588" w:author="Coilin" w:date="2016-03-21T16:45:00Z">
              <w:tcPr>
                <w:tcW w:w="1276" w:type="dxa"/>
                <w:gridSpan w:val="3"/>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589" w:author="Coilin" w:date="2016-03-21T16:45:00Z"/>
                <w:rFonts w:eastAsia="Times New Roman" w:cs="Arial"/>
                <w:sz w:val="24"/>
                <w:szCs w:val="24"/>
                <w:lang w:eastAsia="en-IE"/>
              </w:rPr>
            </w:pPr>
            <w:del w:id="590"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DE72A5">
        <w:trPr>
          <w:gridAfter w:val="7"/>
          <w:wAfter w:w="6722" w:type="dxa"/>
          <w:trHeight w:val="255"/>
          <w:del w:id="591" w:author="Coilin" w:date="2016-03-21T16:45:00Z"/>
          <w:trPrChange w:id="592" w:author="Coilin" w:date="2016-03-21T16:45:00Z">
            <w:trPr>
              <w:gridAfter w:val="7"/>
              <w:trHeight w:val="255"/>
            </w:trPr>
          </w:trPrChange>
        </w:trPr>
        <w:tc>
          <w:tcPr>
            <w:tcW w:w="2694" w:type="dxa"/>
            <w:gridSpan w:val="2"/>
            <w:shd w:val="clear" w:color="auto" w:fill="auto"/>
            <w:noWrap/>
            <w:vAlign w:val="bottom"/>
            <w:hideMark/>
            <w:tcPrChange w:id="593" w:author="Coilin" w:date="2016-03-21T16:45:00Z">
              <w:tcPr>
                <w:tcW w:w="2694" w:type="dxa"/>
                <w:gridSpan w:val="2"/>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594" w:author="Coilin" w:date="2016-03-21T16:45:00Z"/>
                <w:rFonts w:eastAsia="Times New Roman" w:cs="Arial"/>
                <w:sz w:val="24"/>
                <w:szCs w:val="24"/>
                <w:lang w:eastAsia="en-IE"/>
              </w:rPr>
            </w:pPr>
            <w:del w:id="595"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596"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597" w:author="Coilin" w:date="2016-03-21T16:45:00Z"/>
                <w:rFonts w:eastAsia="Times New Roman" w:cs="Arial"/>
                <w:sz w:val="24"/>
                <w:szCs w:val="24"/>
                <w:lang w:eastAsia="en-IE"/>
              </w:rPr>
            </w:pPr>
            <w:del w:id="598"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599"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600" w:author="Coilin" w:date="2016-03-21T16:45:00Z"/>
                <w:rFonts w:eastAsia="Times New Roman" w:cs="Arial"/>
                <w:sz w:val="24"/>
                <w:szCs w:val="24"/>
                <w:lang w:eastAsia="en-IE"/>
              </w:rPr>
            </w:pPr>
            <w:del w:id="601" w:author="Coilin" w:date="2016-03-21T16:45:00Z">
              <w:r w:rsidRPr="000B1DDB" w:rsidDel="00EC5C94">
                <w:rPr>
                  <w:rFonts w:eastAsia="Times New Roman" w:cs="Arial"/>
                  <w:sz w:val="24"/>
                  <w:szCs w:val="24"/>
                  <w:lang w:eastAsia="en-IE"/>
                </w:rPr>
                <w:delText>13</w:delText>
              </w:r>
            </w:del>
          </w:p>
        </w:tc>
        <w:tc>
          <w:tcPr>
            <w:tcW w:w="1276" w:type="dxa"/>
            <w:gridSpan w:val="2"/>
            <w:shd w:val="clear" w:color="auto" w:fill="auto"/>
            <w:noWrap/>
            <w:vAlign w:val="bottom"/>
            <w:hideMark/>
            <w:tcPrChange w:id="602" w:author="Coilin" w:date="2016-03-21T16:45:00Z">
              <w:tcPr>
                <w:tcW w:w="1276" w:type="dxa"/>
                <w:gridSpan w:val="3"/>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603" w:author="Coilin" w:date="2016-03-21T16:45:00Z"/>
                <w:rFonts w:eastAsia="Times New Roman" w:cs="Arial"/>
                <w:sz w:val="24"/>
                <w:szCs w:val="24"/>
                <w:lang w:eastAsia="en-IE"/>
              </w:rPr>
            </w:pPr>
            <w:del w:id="604"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DE72A5">
        <w:trPr>
          <w:gridAfter w:val="7"/>
          <w:wAfter w:w="6722" w:type="dxa"/>
          <w:trHeight w:val="255"/>
          <w:del w:id="605" w:author="Coilin" w:date="2016-03-21T16:45:00Z"/>
          <w:trPrChange w:id="606" w:author="Coilin" w:date="2016-03-21T16:45:00Z">
            <w:trPr>
              <w:gridAfter w:val="7"/>
              <w:trHeight w:val="255"/>
            </w:trPr>
          </w:trPrChange>
        </w:trPr>
        <w:tc>
          <w:tcPr>
            <w:tcW w:w="2694" w:type="dxa"/>
            <w:gridSpan w:val="2"/>
            <w:shd w:val="clear" w:color="auto" w:fill="auto"/>
            <w:noWrap/>
            <w:vAlign w:val="bottom"/>
            <w:hideMark/>
            <w:tcPrChange w:id="607" w:author="Coilin" w:date="2016-03-21T16:45:00Z">
              <w:tcPr>
                <w:tcW w:w="2694" w:type="dxa"/>
                <w:gridSpan w:val="2"/>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608" w:author="Coilin" w:date="2016-03-21T16:45:00Z"/>
                <w:rFonts w:eastAsia="Times New Roman" w:cs="Arial"/>
                <w:sz w:val="24"/>
                <w:szCs w:val="24"/>
                <w:lang w:eastAsia="en-IE"/>
              </w:rPr>
            </w:pPr>
            <w:del w:id="609"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10"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611" w:author="Coilin" w:date="2016-03-21T16:45:00Z"/>
                <w:rFonts w:eastAsia="Times New Roman" w:cs="Arial"/>
                <w:sz w:val="24"/>
                <w:szCs w:val="24"/>
                <w:lang w:eastAsia="en-IE"/>
              </w:rPr>
            </w:pPr>
            <w:del w:id="612"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613"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614" w:author="Coilin" w:date="2016-03-21T16:45:00Z"/>
                <w:rFonts w:eastAsia="Times New Roman" w:cs="Arial"/>
                <w:sz w:val="24"/>
                <w:szCs w:val="24"/>
                <w:lang w:eastAsia="en-IE"/>
              </w:rPr>
            </w:pPr>
            <w:del w:id="615" w:author="Coilin" w:date="2016-03-21T16:45:00Z">
              <w:r w:rsidRPr="000B1DDB" w:rsidDel="00EC5C94">
                <w:rPr>
                  <w:rFonts w:eastAsia="Times New Roman" w:cs="Arial"/>
                  <w:sz w:val="24"/>
                  <w:szCs w:val="24"/>
                  <w:lang w:eastAsia="en-IE"/>
                </w:rPr>
                <w:delText>19</w:delText>
              </w:r>
            </w:del>
          </w:p>
        </w:tc>
        <w:tc>
          <w:tcPr>
            <w:tcW w:w="1276" w:type="dxa"/>
            <w:gridSpan w:val="2"/>
            <w:shd w:val="clear" w:color="auto" w:fill="auto"/>
            <w:noWrap/>
            <w:vAlign w:val="bottom"/>
            <w:hideMark/>
            <w:tcPrChange w:id="616" w:author="Coilin" w:date="2016-03-21T16:45:00Z">
              <w:tcPr>
                <w:tcW w:w="1276" w:type="dxa"/>
                <w:gridSpan w:val="3"/>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617" w:author="Coilin" w:date="2016-03-21T16:45:00Z"/>
                <w:rFonts w:eastAsia="Times New Roman" w:cs="Arial"/>
                <w:sz w:val="24"/>
                <w:szCs w:val="24"/>
                <w:lang w:eastAsia="en-IE"/>
              </w:rPr>
            </w:pPr>
            <w:del w:id="618"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DE72A5">
        <w:trPr>
          <w:gridAfter w:val="7"/>
          <w:wAfter w:w="6722" w:type="dxa"/>
          <w:trHeight w:val="255"/>
          <w:del w:id="619" w:author="Coilin" w:date="2016-03-21T16:45:00Z"/>
          <w:trPrChange w:id="620" w:author="Coilin" w:date="2016-03-21T16:45:00Z">
            <w:trPr>
              <w:gridAfter w:val="7"/>
              <w:trHeight w:val="255"/>
            </w:trPr>
          </w:trPrChange>
        </w:trPr>
        <w:tc>
          <w:tcPr>
            <w:tcW w:w="2694" w:type="dxa"/>
            <w:gridSpan w:val="2"/>
            <w:shd w:val="clear" w:color="auto" w:fill="auto"/>
            <w:noWrap/>
            <w:vAlign w:val="bottom"/>
            <w:hideMark/>
            <w:tcPrChange w:id="621" w:author="Coilin" w:date="2016-03-21T16:45:00Z">
              <w:tcPr>
                <w:tcW w:w="2694" w:type="dxa"/>
                <w:gridSpan w:val="2"/>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622" w:author="Coilin" w:date="2016-03-21T16:45:00Z"/>
                <w:rFonts w:eastAsia="Times New Roman" w:cs="Arial"/>
                <w:sz w:val="24"/>
                <w:szCs w:val="24"/>
                <w:lang w:eastAsia="en-IE"/>
              </w:rPr>
            </w:pPr>
            <w:del w:id="623"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624"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625" w:author="Coilin" w:date="2016-03-21T16:45:00Z"/>
                <w:rFonts w:eastAsia="Times New Roman" w:cs="Arial"/>
                <w:sz w:val="24"/>
                <w:szCs w:val="24"/>
                <w:lang w:eastAsia="en-IE"/>
              </w:rPr>
            </w:pPr>
            <w:del w:id="626"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627"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628" w:author="Coilin" w:date="2016-03-21T16:45:00Z"/>
                <w:rFonts w:eastAsia="Times New Roman" w:cs="Arial"/>
                <w:sz w:val="24"/>
                <w:szCs w:val="24"/>
                <w:lang w:eastAsia="en-IE"/>
              </w:rPr>
            </w:pPr>
            <w:del w:id="629" w:author="Coilin" w:date="2016-03-21T16:45:00Z">
              <w:r w:rsidRPr="000B1DDB" w:rsidDel="00EC5C94">
                <w:rPr>
                  <w:rFonts w:eastAsia="Times New Roman" w:cs="Arial"/>
                  <w:sz w:val="24"/>
                  <w:szCs w:val="24"/>
                  <w:lang w:eastAsia="en-IE"/>
                </w:rPr>
                <w:delText>22</w:delText>
              </w:r>
            </w:del>
          </w:p>
        </w:tc>
        <w:tc>
          <w:tcPr>
            <w:tcW w:w="1276" w:type="dxa"/>
            <w:gridSpan w:val="2"/>
            <w:shd w:val="clear" w:color="auto" w:fill="auto"/>
            <w:noWrap/>
            <w:vAlign w:val="bottom"/>
            <w:hideMark/>
            <w:tcPrChange w:id="630" w:author="Coilin" w:date="2016-03-21T16:45:00Z">
              <w:tcPr>
                <w:tcW w:w="1276" w:type="dxa"/>
                <w:gridSpan w:val="3"/>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631" w:author="Coilin" w:date="2016-03-21T16:45:00Z"/>
                <w:rFonts w:eastAsia="Times New Roman" w:cs="Arial"/>
                <w:sz w:val="24"/>
                <w:szCs w:val="24"/>
                <w:lang w:eastAsia="en-IE"/>
              </w:rPr>
            </w:pPr>
            <w:del w:id="632"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DE72A5">
        <w:trPr>
          <w:gridAfter w:val="7"/>
          <w:wAfter w:w="6722" w:type="dxa"/>
          <w:trHeight w:val="255"/>
          <w:del w:id="633" w:author="Coilin" w:date="2016-03-21T16:45:00Z"/>
          <w:trPrChange w:id="634" w:author="Coilin" w:date="2016-03-21T16:45:00Z">
            <w:trPr>
              <w:gridAfter w:val="7"/>
              <w:trHeight w:val="255"/>
            </w:trPr>
          </w:trPrChange>
        </w:trPr>
        <w:tc>
          <w:tcPr>
            <w:tcW w:w="2694" w:type="dxa"/>
            <w:gridSpan w:val="2"/>
            <w:shd w:val="clear" w:color="auto" w:fill="auto"/>
            <w:noWrap/>
            <w:vAlign w:val="bottom"/>
            <w:hideMark/>
            <w:tcPrChange w:id="635" w:author="Coilin" w:date="2016-03-21T16:45:00Z">
              <w:tcPr>
                <w:tcW w:w="2694" w:type="dxa"/>
                <w:gridSpan w:val="2"/>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636" w:author="Coilin" w:date="2016-03-21T16:45:00Z"/>
                <w:rFonts w:eastAsia="Times New Roman" w:cs="Arial"/>
                <w:sz w:val="24"/>
                <w:szCs w:val="24"/>
                <w:lang w:eastAsia="en-IE"/>
              </w:rPr>
            </w:pPr>
            <w:del w:id="637"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638"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639" w:author="Coilin" w:date="2016-03-21T16:45:00Z"/>
                <w:rFonts w:eastAsia="Times New Roman" w:cs="Arial"/>
                <w:sz w:val="24"/>
                <w:szCs w:val="24"/>
                <w:lang w:eastAsia="en-IE"/>
              </w:rPr>
            </w:pPr>
            <w:del w:id="640"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641"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642" w:author="Coilin" w:date="2016-03-21T16:45:00Z"/>
                <w:rFonts w:eastAsia="Times New Roman" w:cs="Arial"/>
                <w:sz w:val="24"/>
                <w:szCs w:val="24"/>
                <w:lang w:eastAsia="en-IE"/>
              </w:rPr>
            </w:pPr>
            <w:del w:id="643" w:author="Coilin" w:date="2016-03-21T16:45:00Z">
              <w:r w:rsidRPr="000B1DDB" w:rsidDel="00EC5C94">
                <w:rPr>
                  <w:rFonts w:eastAsia="Times New Roman" w:cs="Arial"/>
                  <w:sz w:val="24"/>
                  <w:szCs w:val="24"/>
                  <w:lang w:eastAsia="en-IE"/>
                </w:rPr>
                <w:delText>25</w:delText>
              </w:r>
            </w:del>
          </w:p>
        </w:tc>
        <w:tc>
          <w:tcPr>
            <w:tcW w:w="1276" w:type="dxa"/>
            <w:gridSpan w:val="2"/>
            <w:shd w:val="clear" w:color="auto" w:fill="auto"/>
            <w:noWrap/>
            <w:vAlign w:val="bottom"/>
            <w:hideMark/>
            <w:tcPrChange w:id="644" w:author="Coilin" w:date="2016-03-21T16:45:00Z">
              <w:tcPr>
                <w:tcW w:w="1276" w:type="dxa"/>
                <w:gridSpan w:val="3"/>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645" w:author="Coilin" w:date="2016-03-21T16:45:00Z"/>
                <w:rFonts w:eastAsia="Times New Roman" w:cs="Arial"/>
                <w:sz w:val="24"/>
                <w:szCs w:val="24"/>
                <w:lang w:eastAsia="en-IE"/>
              </w:rPr>
            </w:pPr>
            <w:del w:id="646"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DE72A5">
        <w:tblPrEx>
          <w:tblBorders>
            <w:top w:val="none" w:sz="0" w:space="0" w:color="auto"/>
            <w:bottom w:val="none" w:sz="0" w:space="0" w:color="auto"/>
          </w:tblBorders>
          <w:tblPrExChange w:id="647" w:author="Coilin" w:date="2016-03-21T16:45:00Z">
            <w:tblPrEx>
              <w:tblW w:w="9740" w:type="dxa"/>
              <w:tblBorders>
                <w:top w:val="none" w:sz="0" w:space="0" w:color="auto"/>
                <w:bottom w:val="none" w:sz="0" w:space="0" w:color="auto"/>
              </w:tblBorders>
            </w:tblPrEx>
          </w:tblPrExChange>
        </w:tblPrEx>
        <w:trPr>
          <w:trHeight w:val="255"/>
          <w:ins w:id="648" w:author="Coilin" w:date="2016-03-21T15:51:00Z"/>
          <w:trPrChange w:id="649" w:author="Coilin" w:date="2016-03-21T16:45:00Z">
            <w:trPr>
              <w:trHeight w:val="255"/>
            </w:trPr>
          </w:trPrChange>
        </w:trPr>
        <w:tc>
          <w:tcPr>
            <w:tcW w:w="9688" w:type="dxa"/>
            <w:gridSpan w:val="10"/>
            <w:tcBorders>
              <w:top w:val="nil"/>
              <w:left w:val="nil"/>
              <w:bottom w:val="nil"/>
              <w:right w:val="nil"/>
            </w:tcBorders>
            <w:shd w:val="clear" w:color="auto" w:fill="auto"/>
            <w:noWrap/>
            <w:vAlign w:val="bottom"/>
            <w:tcPrChange w:id="650" w:author="Coilin" w:date="2016-03-21T16:45:00Z">
              <w:tcPr>
                <w:tcW w:w="5760" w:type="dxa"/>
                <w:gridSpan w:val="6"/>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651"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652">
                <w:tblGrid>
                  <w:gridCol w:w="5279"/>
                  <w:gridCol w:w="5279"/>
                  <w:gridCol w:w="1701"/>
                  <w:gridCol w:w="1134"/>
                  <w:gridCol w:w="939"/>
                </w:tblGrid>
              </w:tblGridChange>
            </w:tblGrid>
            <w:tr w:rsidR="00952E56" w:rsidRPr="00472734" w:rsidDel="00DE72A5" w14:paraId="11F73EA2" w14:textId="60842A1A" w:rsidTr="00EC5C94">
              <w:trPr>
                <w:trHeight w:val="255"/>
                <w:ins w:id="653" w:author="Coilin" w:date="2016-03-21T15:59:00Z"/>
                <w:del w:id="654" w:author="Windows User" w:date="2016-04-13T16:56:00Z"/>
                <w:trPrChange w:id="655"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656" w:author="Coilin" w:date="2016-03-21T16:48:00Z">
                    <w:tcPr>
                      <w:tcW w:w="5279" w:type="dxa"/>
                      <w:tcBorders>
                        <w:top w:val="nil"/>
                        <w:left w:val="nil"/>
                        <w:bottom w:val="nil"/>
                        <w:right w:val="nil"/>
                      </w:tcBorders>
                    </w:tcPr>
                  </w:tcPrChange>
                </w:tcPr>
                <w:p w14:paraId="5A85A333" w14:textId="34E2D508" w:rsidR="00952E56" w:rsidRPr="00472734" w:rsidDel="00DE72A5" w:rsidRDefault="00952E56">
                  <w:pPr>
                    <w:spacing w:after="0" w:line="240" w:lineRule="auto"/>
                    <w:rPr>
                      <w:ins w:id="657" w:author="Coilin" w:date="2016-03-21T16:25:00Z"/>
                      <w:del w:id="658" w:author="Windows User" w:date="2016-04-13T16:56:00Z"/>
                      <w:rFonts w:ascii="Arial" w:eastAsia="Times New Roman" w:hAnsi="Arial" w:cs="Arial"/>
                      <w:b/>
                      <w:bCs/>
                      <w:sz w:val="20"/>
                      <w:szCs w:val="20"/>
                      <w:lang w:eastAsia="en-IE"/>
                    </w:rPr>
                  </w:pPr>
                  <w:ins w:id="659" w:author="Coilin" w:date="2016-03-21T16:25:00Z">
                    <w:del w:id="660" w:author="Windows User" w:date="2016-04-13T16:56:00Z">
                      <w:r w:rsidDel="00DE72A5">
                        <w:rPr>
                          <w:rFonts w:ascii="Arial" w:eastAsia="Times New Roman" w:hAnsi="Arial" w:cs="Arial"/>
                          <w:b/>
                          <w:bCs/>
                          <w:sz w:val="20"/>
                          <w:szCs w:val="20"/>
                          <w:lang w:eastAsia="en-IE"/>
                        </w:rPr>
                        <w:delText>ID</w:delText>
                      </w:r>
                    </w:del>
                  </w:ins>
                </w:p>
              </w:tc>
              <w:tc>
                <w:tcPr>
                  <w:tcW w:w="5279" w:type="dxa"/>
                  <w:tcBorders>
                    <w:top w:val="single" w:sz="4" w:space="0" w:color="auto"/>
                    <w:left w:val="nil"/>
                    <w:bottom w:val="single" w:sz="4" w:space="0" w:color="auto"/>
                    <w:right w:val="nil"/>
                  </w:tcBorders>
                  <w:shd w:val="clear" w:color="auto" w:fill="auto"/>
                  <w:noWrap/>
                  <w:vAlign w:val="bottom"/>
                  <w:hideMark/>
                  <w:tcPrChange w:id="661" w:author="Coilin" w:date="2016-03-21T16:48:00Z">
                    <w:tcPr>
                      <w:tcW w:w="5279" w:type="dxa"/>
                      <w:tcBorders>
                        <w:top w:val="nil"/>
                        <w:left w:val="nil"/>
                        <w:bottom w:val="nil"/>
                        <w:right w:val="nil"/>
                      </w:tcBorders>
                      <w:shd w:val="clear" w:color="auto" w:fill="auto"/>
                      <w:noWrap/>
                      <w:vAlign w:val="bottom"/>
                      <w:hideMark/>
                    </w:tcPr>
                  </w:tcPrChange>
                </w:tcPr>
                <w:p w14:paraId="3DE64130" w14:textId="7D13631A" w:rsidR="00952E56" w:rsidRPr="00472734" w:rsidDel="00DE72A5" w:rsidRDefault="00952E56" w:rsidP="00472734">
                  <w:pPr>
                    <w:spacing w:after="0" w:line="240" w:lineRule="auto"/>
                    <w:rPr>
                      <w:ins w:id="662" w:author="Coilin" w:date="2016-03-21T15:59:00Z"/>
                      <w:del w:id="663" w:author="Windows User" w:date="2016-04-13T16:56:00Z"/>
                      <w:rFonts w:ascii="Arial" w:eastAsia="Times New Roman" w:hAnsi="Arial" w:cs="Arial"/>
                      <w:b/>
                      <w:bCs/>
                      <w:sz w:val="20"/>
                      <w:szCs w:val="20"/>
                      <w:lang w:eastAsia="en-IE"/>
                    </w:rPr>
                  </w:pPr>
                  <w:ins w:id="664" w:author="Coilin" w:date="2016-03-21T15:59:00Z">
                    <w:del w:id="665" w:author="Windows User" w:date="2016-04-13T16:56:00Z">
                      <w:r w:rsidRPr="00472734" w:rsidDel="00DE72A5">
                        <w:rPr>
                          <w:rFonts w:ascii="Arial" w:eastAsia="Times New Roman" w:hAnsi="Arial" w:cs="Arial"/>
                          <w:b/>
                          <w:bCs/>
                          <w:sz w:val="20"/>
                          <w:szCs w:val="20"/>
                          <w:lang w:eastAsia="en-IE"/>
                        </w:rPr>
                        <w:delText>Model</w:delText>
                      </w:r>
                    </w:del>
                  </w:ins>
                </w:p>
              </w:tc>
              <w:tc>
                <w:tcPr>
                  <w:tcW w:w="1701" w:type="dxa"/>
                  <w:tcBorders>
                    <w:top w:val="single" w:sz="4" w:space="0" w:color="auto"/>
                    <w:left w:val="nil"/>
                    <w:bottom w:val="single" w:sz="4" w:space="0" w:color="auto"/>
                    <w:right w:val="nil"/>
                  </w:tcBorders>
                  <w:shd w:val="clear" w:color="auto" w:fill="auto"/>
                  <w:noWrap/>
                  <w:vAlign w:val="bottom"/>
                  <w:hideMark/>
                  <w:tcPrChange w:id="666" w:author="Coilin" w:date="2016-03-21T16:48:00Z">
                    <w:tcPr>
                      <w:tcW w:w="1701" w:type="dxa"/>
                      <w:tcBorders>
                        <w:top w:val="nil"/>
                        <w:left w:val="nil"/>
                        <w:bottom w:val="nil"/>
                        <w:right w:val="nil"/>
                      </w:tcBorders>
                      <w:shd w:val="clear" w:color="auto" w:fill="auto"/>
                      <w:noWrap/>
                      <w:vAlign w:val="bottom"/>
                      <w:hideMark/>
                    </w:tcPr>
                  </w:tcPrChange>
                </w:tcPr>
                <w:p w14:paraId="455FAECC" w14:textId="6BCDDC6C" w:rsidR="00952E56" w:rsidRPr="00472734" w:rsidDel="00DE72A5" w:rsidRDefault="00952E56" w:rsidP="00472734">
                  <w:pPr>
                    <w:spacing w:after="0" w:line="240" w:lineRule="auto"/>
                    <w:jc w:val="center"/>
                    <w:rPr>
                      <w:ins w:id="667" w:author="Coilin" w:date="2016-03-21T15:59:00Z"/>
                      <w:del w:id="668" w:author="Windows User" w:date="2016-04-13T16:56:00Z"/>
                      <w:rFonts w:ascii="Arial" w:eastAsia="Times New Roman" w:hAnsi="Arial" w:cs="Arial"/>
                      <w:b/>
                      <w:bCs/>
                      <w:sz w:val="20"/>
                      <w:szCs w:val="20"/>
                      <w:lang w:eastAsia="en-IE"/>
                    </w:rPr>
                  </w:pPr>
                  <w:ins w:id="669" w:author="Coilin" w:date="2016-03-21T15:59:00Z">
                    <w:del w:id="670" w:author="Windows User" w:date="2016-04-13T16:56:00Z">
                      <w:r w:rsidRPr="00472734" w:rsidDel="00DE72A5">
                        <w:rPr>
                          <w:rFonts w:ascii="Arial" w:eastAsia="Times New Roman" w:hAnsi="Arial" w:cs="Arial"/>
                          <w:b/>
                          <w:bCs/>
                          <w:sz w:val="20"/>
                          <w:szCs w:val="20"/>
                          <w:lang w:eastAsia="en-IE"/>
                        </w:rPr>
                        <w:delText>Log-likelihood</w:delText>
                      </w:r>
                    </w:del>
                  </w:ins>
                </w:p>
              </w:tc>
              <w:tc>
                <w:tcPr>
                  <w:tcW w:w="1134" w:type="dxa"/>
                  <w:tcBorders>
                    <w:top w:val="single" w:sz="4" w:space="0" w:color="auto"/>
                    <w:left w:val="nil"/>
                    <w:bottom w:val="single" w:sz="4" w:space="0" w:color="auto"/>
                    <w:right w:val="nil"/>
                  </w:tcBorders>
                  <w:shd w:val="clear" w:color="auto" w:fill="auto"/>
                  <w:noWrap/>
                  <w:vAlign w:val="bottom"/>
                  <w:hideMark/>
                  <w:tcPrChange w:id="671" w:author="Coilin" w:date="2016-03-21T16:48:00Z">
                    <w:tcPr>
                      <w:tcW w:w="1134" w:type="dxa"/>
                      <w:tcBorders>
                        <w:top w:val="nil"/>
                        <w:left w:val="nil"/>
                        <w:bottom w:val="nil"/>
                        <w:right w:val="nil"/>
                      </w:tcBorders>
                      <w:shd w:val="clear" w:color="auto" w:fill="auto"/>
                      <w:noWrap/>
                      <w:vAlign w:val="bottom"/>
                      <w:hideMark/>
                    </w:tcPr>
                  </w:tcPrChange>
                </w:tcPr>
                <w:p w14:paraId="02C19238" w14:textId="538DFE5D" w:rsidR="00952E56" w:rsidRPr="00472734" w:rsidDel="00DE72A5" w:rsidRDefault="00952E56" w:rsidP="00472734">
                  <w:pPr>
                    <w:spacing w:after="0" w:line="240" w:lineRule="auto"/>
                    <w:jc w:val="center"/>
                    <w:rPr>
                      <w:ins w:id="672" w:author="Coilin" w:date="2016-03-21T15:59:00Z"/>
                      <w:del w:id="673" w:author="Windows User" w:date="2016-04-13T16:56:00Z"/>
                      <w:rFonts w:ascii="Arial" w:eastAsia="Times New Roman" w:hAnsi="Arial" w:cs="Arial"/>
                      <w:b/>
                      <w:bCs/>
                      <w:sz w:val="20"/>
                      <w:szCs w:val="20"/>
                      <w:lang w:eastAsia="en-IE"/>
                    </w:rPr>
                  </w:pPr>
                  <w:ins w:id="674" w:author="Coilin" w:date="2016-03-21T15:59:00Z">
                    <w:del w:id="675" w:author="Windows User" w:date="2016-04-13T16:56:00Z">
                      <w:r w:rsidRPr="00472734" w:rsidDel="00DE72A5">
                        <w:rPr>
                          <w:rFonts w:ascii="Arial" w:eastAsia="Times New Roman" w:hAnsi="Arial" w:cs="Arial"/>
                          <w:b/>
                          <w:bCs/>
                          <w:sz w:val="20"/>
                          <w:szCs w:val="20"/>
                          <w:lang w:eastAsia="en-IE"/>
                        </w:rPr>
                        <w:delText>Model df</w:delText>
                      </w:r>
                    </w:del>
                  </w:ins>
                </w:p>
              </w:tc>
              <w:tc>
                <w:tcPr>
                  <w:tcW w:w="939" w:type="dxa"/>
                  <w:tcBorders>
                    <w:top w:val="single" w:sz="4" w:space="0" w:color="auto"/>
                    <w:left w:val="nil"/>
                    <w:bottom w:val="single" w:sz="4" w:space="0" w:color="auto"/>
                    <w:right w:val="nil"/>
                  </w:tcBorders>
                  <w:shd w:val="clear" w:color="auto" w:fill="auto"/>
                  <w:noWrap/>
                  <w:vAlign w:val="bottom"/>
                  <w:hideMark/>
                  <w:tcPrChange w:id="676" w:author="Coilin" w:date="2016-03-21T16:48:00Z">
                    <w:tcPr>
                      <w:tcW w:w="599" w:type="dxa"/>
                      <w:tcBorders>
                        <w:top w:val="nil"/>
                        <w:left w:val="nil"/>
                        <w:bottom w:val="nil"/>
                        <w:right w:val="nil"/>
                      </w:tcBorders>
                      <w:shd w:val="clear" w:color="auto" w:fill="auto"/>
                      <w:noWrap/>
                      <w:vAlign w:val="bottom"/>
                      <w:hideMark/>
                    </w:tcPr>
                  </w:tcPrChange>
                </w:tcPr>
                <w:p w14:paraId="5713141B" w14:textId="09641B9E" w:rsidR="00952E56" w:rsidRPr="00472734" w:rsidDel="00DE72A5" w:rsidRDefault="00952E56" w:rsidP="00472734">
                  <w:pPr>
                    <w:spacing w:after="0" w:line="240" w:lineRule="auto"/>
                    <w:jc w:val="center"/>
                    <w:rPr>
                      <w:ins w:id="677" w:author="Coilin" w:date="2016-03-21T15:59:00Z"/>
                      <w:del w:id="678" w:author="Windows User" w:date="2016-04-13T16:56:00Z"/>
                      <w:rFonts w:ascii="Arial" w:eastAsia="Times New Roman" w:hAnsi="Arial" w:cs="Arial"/>
                      <w:b/>
                      <w:bCs/>
                      <w:sz w:val="20"/>
                      <w:szCs w:val="20"/>
                      <w:lang w:eastAsia="en-IE"/>
                    </w:rPr>
                  </w:pPr>
                  <w:ins w:id="679" w:author="Coilin" w:date="2016-03-21T15:59:00Z">
                    <w:del w:id="680" w:author="Windows User" w:date="2016-04-13T16:56:00Z">
                      <w:r w:rsidRPr="00472734" w:rsidDel="00DE72A5">
                        <w:rPr>
                          <w:rFonts w:ascii="Arial" w:eastAsia="Times New Roman" w:hAnsi="Arial" w:cs="Arial"/>
                          <w:b/>
                          <w:bCs/>
                          <w:sz w:val="20"/>
                          <w:szCs w:val="20"/>
                          <w:lang w:eastAsia="en-IE"/>
                        </w:rPr>
                        <w:delText>AIC</w:delText>
                      </w:r>
                    </w:del>
                  </w:ins>
                </w:p>
              </w:tc>
            </w:tr>
            <w:tr w:rsidR="00952E56" w:rsidRPr="00472734" w:rsidDel="00DE72A5" w14:paraId="090ED6CB" w14:textId="2EDAC83D" w:rsidTr="00EC5C94">
              <w:trPr>
                <w:trHeight w:val="255"/>
                <w:ins w:id="681" w:author="Coilin" w:date="2016-03-21T15:59:00Z"/>
                <w:del w:id="682" w:author="Windows User" w:date="2016-04-13T16:56:00Z"/>
                <w:trPrChange w:id="683" w:author="Coilin" w:date="2016-03-21T16:48:00Z">
                  <w:trPr>
                    <w:trHeight w:val="255"/>
                  </w:trPr>
                </w:trPrChange>
              </w:trPr>
              <w:tc>
                <w:tcPr>
                  <w:tcW w:w="419" w:type="dxa"/>
                  <w:tcBorders>
                    <w:top w:val="single" w:sz="4" w:space="0" w:color="auto"/>
                    <w:left w:val="nil"/>
                    <w:bottom w:val="nil"/>
                    <w:right w:val="nil"/>
                  </w:tcBorders>
                  <w:tcPrChange w:id="684" w:author="Coilin" w:date="2016-03-21T16:48:00Z">
                    <w:tcPr>
                      <w:tcW w:w="5279" w:type="dxa"/>
                      <w:tcBorders>
                        <w:top w:val="nil"/>
                        <w:left w:val="nil"/>
                        <w:bottom w:val="nil"/>
                        <w:right w:val="nil"/>
                      </w:tcBorders>
                    </w:tcPr>
                  </w:tcPrChange>
                </w:tcPr>
                <w:p w14:paraId="566A9E79" w14:textId="49502001" w:rsidR="00952E56" w:rsidRPr="00952E56" w:rsidDel="00DE72A5" w:rsidRDefault="00952E56" w:rsidP="00472734">
                  <w:pPr>
                    <w:spacing w:after="0" w:line="240" w:lineRule="auto"/>
                    <w:rPr>
                      <w:ins w:id="685" w:author="Coilin" w:date="2016-03-21T16:25:00Z"/>
                      <w:del w:id="686" w:author="Windows User" w:date="2016-04-13T16:56:00Z"/>
                      <w:rFonts w:ascii="Arial" w:eastAsia="Times New Roman" w:hAnsi="Arial" w:cs="Arial"/>
                      <w:iCs/>
                      <w:sz w:val="20"/>
                      <w:szCs w:val="20"/>
                      <w:lang w:eastAsia="en-IE"/>
                      <w:rPrChange w:id="687" w:author="Coilin" w:date="2016-03-21T16:26:00Z">
                        <w:rPr>
                          <w:ins w:id="688" w:author="Coilin" w:date="2016-03-21T16:25:00Z"/>
                          <w:del w:id="689" w:author="Windows User" w:date="2016-04-13T16:56: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690"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4BD737B4" w:rsidR="00952E56" w:rsidRPr="00F949E3" w:rsidDel="00DE72A5" w:rsidRDefault="00EC5C94">
                  <w:pPr>
                    <w:spacing w:after="0" w:line="240" w:lineRule="auto"/>
                    <w:rPr>
                      <w:ins w:id="691" w:author="Coilin" w:date="2016-03-21T15:59:00Z"/>
                      <w:del w:id="692" w:author="Windows User" w:date="2016-04-13T16:56:00Z"/>
                      <w:rFonts w:ascii="Arial" w:eastAsia="Times New Roman" w:hAnsi="Arial" w:cs="Arial"/>
                      <w:iCs/>
                      <w:sz w:val="20"/>
                      <w:szCs w:val="20"/>
                      <w:lang w:eastAsia="en-IE"/>
                      <w:rPrChange w:id="693" w:author="Coilin" w:date="2016-03-21T16:42:00Z">
                        <w:rPr>
                          <w:ins w:id="694" w:author="Coilin" w:date="2016-03-21T15:59:00Z"/>
                          <w:del w:id="695" w:author="Windows User" w:date="2016-04-13T16:56:00Z"/>
                          <w:rFonts w:ascii="Arial" w:eastAsia="Times New Roman" w:hAnsi="Arial" w:cs="Arial"/>
                          <w:i/>
                          <w:iCs/>
                          <w:sz w:val="20"/>
                          <w:szCs w:val="20"/>
                          <w:lang w:eastAsia="en-IE"/>
                        </w:rPr>
                      </w:rPrChange>
                    </w:rPr>
                  </w:pPr>
                  <w:ins w:id="696" w:author="Coilin" w:date="2016-03-21T15:59:00Z">
                    <w:del w:id="697" w:author="Windows User" w:date="2016-04-13T16:56:00Z">
                      <w:r w:rsidDel="00DE72A5">
                        <w:rPr>
                          <w:rFonts w:ascii="Arial" w:eastAsia="Times New Roman" w:hAnsi="Arial" w:cs="Arial"/>
                          <w:iCs/>
                          <w:sz w:val="20"/>
                          <w:szCs w:val="20"/>
                          <w:lang w:eastAsia="en-IE"/>
                        </w:rPr>
                        <w:delText>Main effects (</w:delText>
                      </w:r>
                    </w:del>
                  </w:ins>
                  <w:ins w:id="698" w:author="Coilin" w:date="2016-03-21T16:51:00Z">
                    <w:del w:id="699" w:author="Windows User" w:date="2016-04-13T16:56:00Z">
                      <w:r w:rsidRPr="00EC5C94" w:rsidDel="00DE72A5">
                        <w:rPr>
                          <w:rFonts w:ascii="Arial" w:eastAsia="Times New Roman" w:hAnsi="Arial" w:cs="Arial"/>
                          <w:i/>
                          <w:iCs/>
                          <w:sz w:val="20"/>
                          <w:szCs w:val="20"/>
                          <w:lang w:eastAsia="en-IE"/>
                          <w:rPrChange w:id="700" w:author="Coilin" w:date="2016-03-21T16:51:00Z">
                            <w:rPr>
                              <w:rFonts w:ascii="Arial" w:eastAsia="Times New Roman" w:hAnsi="Arial" w:cs="Arial"/>
                              <w:iCs/>
                              <w:sz w:val="20"/>
                              <w:szCs w:val="20"/>
                              <w:lang w:eastAsia="en-IE"/>
                            </w:rPr>
                          </w:rPrChange>
                        </w:rPr>
                        <w:delText>W</w:delText>
                      </w:r>
                    </w:del>
                  </w:ins>
                  <w:ins w:id="701" w:author="Coilin" w:date="2016-03-21T15:59:00Z">
                    <w:del w:id="702" w:author="Windows User" w:date="2016-04-13T16:56:00Z">
                      <w:r w:rsidDel="00DE72A5">
                        <w:rPr>
                          <w:rFonts w:ascii="Arial" w:eastAsia="Times New Roman" w:hAnsi="Arial" w:cs="Arial"/>
                          <w:iCs/>
                          <w:sz w:val="20"/>
                          <w:szCs w:val="20"/>
                          <w:lang w:eastAsia="en-IE"/>
                        </w:rPr>
                        <w:delText xml:space="preserve"> &amp;</w:delText>
                      </w:r>
                    </w:del>
                  </w:ins>
                  <w:ins w:id="703" w:author="Coilin" w:date="2016-03-21T16:49:00Z">
                    <w:del w:id="704" w:author="Windows User" w:date="2016-04-13T16:56:00Z">
                      <w:r w:rsidDel="00DE72A5">
                        <w:rPr>
                          <w:rFonts w:ascii="Arial" w:eastAsia="Times New Roman" w:hAnsi="Arial" w:cs="Arial"/>
                          <w:iCs/>
                          <w:sz w:val="20"/>
                          <w:szCs w:val="20"/>
                          <w:lang w:eastAsia="en-IE"/>
                        </w:rPr>
                        <w:delText xml:space="preserve"> </w:delText>
                      </w:r>
                    </w:del>
                  </w:ins>
                  <w:ins w:id="705" w:author="Coilin" w:date="2016-03-21T16:51:00Z">
                    <w:del w:id="706" w:author="Windows User" w:date="2016-04-13T16:56:00Z">
                      <w:r w:rsidRPr="00EC5C94" w:rsidDel="00DE72A5">
                        <w:rPr>
                          <w:rFonts w:ascii="Arial" w:eastAsia="Times New Roman" w:hAnsi="Arial" w:cs="Arial"/>
                          <w:i/>
                          <w:iCs/>
                          <w:sz w:val="20"/>
                          <w:szCs w:val="20"/>
                          <w:lang w:eastAsia="en-IE"/>
                          <w:rPrChange w:id="707" w:author="Coilin" w:date="2016-03-21T16:51:00Z">
                            <w:rPr>
                              <w:rFonts w:ascii="Arial" w:eastAsia="Times New Roman" w:hAnsi="Arial" w:cs="Arial"/>
                              <w:iCs/>
                              <w:sz w:val="20"/>
                              <w:szCs w:val="20"/>
                              <w:lang w:eastAsia="en-IE"/>
                            </w:rPr>
                          </w:rPrChange>
                        </w:rPr>
                        <w:delText>NP</w:delText>
                      </w:r>
                    </w:del>
                  </w:ins>
                  <w:ins w:id="708" w:author="Coilin" w:date="2016-03-21T15:59:00Z">
                    <w:del w:id="709" w:author="Windows User" w:date="2016-04-13T16:56:00Z">
                      <w:r w:rsidR="00952E56" w:rsidRPr="00F949E3" w:rsidDel="00DE72A5">
                        <w:rPr>
                          <w:rFonts w:ascii="Arial" w:eastAsia="Times New Roman" w:hAnsi="Arial" w:cs="Arial"/>
                          <w:iCs/>
                          <w:sz w:val="20"/>
                          <w:szCs w:val="20"/>
                          <w:lang w:eastAsia="en-IE"/>
                          <w:rPrChange w:id="710" w:author="Coilin" w:date="2016-03-21T16:42:00Z">
                            <w:rPr>
                              <w:rFonts w:ascii="Arial" w:eastAsia="Times New Roman" w:hAnsi="Arial" w:cs="Arial"/>
                              <w:i/>
                              <w:iCs/>
                              <w:sz w:val="20"/>
                              <w:szCs w:val="20"/>
                              <w:lang w:eastAsia="en-IE"/>
                            </w:rPr>
                          </w:rPrChange>
                        </w:rPr>
                        <w:delText xml:space="preserve"> effects common across meshes)</w:delText>
                      </w:r>
                    </w:del>
                  </w:ins>
                </w:p>
              </w:tc>
              <w:tc>
                <w:tcPr>
                  <w:tcW w:w="1134" w:type="dxa"/>
                  <w:tcBorders>
                    <w:top w:val="single" w:sz="4" w:space="0" w:color="auto"/>
                    <w:left w:val="nil"/>
                    <w:bottom w:val="nil"/>
                    <w:right w:val="nil"/>
                  </w:tcBorders>
                  <w:shd w:val="clear" w:color="auto" w:fill="auto"/>
                  <w:noWrap/>
                  <w:vAlign w:val="bottom"/>
                  <w:hideMark/>
                  <w:tcPrChange w:id="711" w:author="Coilin" w:date="2016-03-21T16:48:00Z">
                    <w:tcPr>
                      <w:tcW w:w="1134" w:type="dxa"/>
                      <w:tcBorders>
                        <w:top w:val="nil"/>
                        <w:left w:val="nil"/>
                        <w:bottom w:val="nil"/>
                        <w:right w:val="nil"/>
                      </w:tcBorders>
                      <w:shd w:val="clear" w:color="auto" w:fill="auto"/>
                      <w:noWrap/>
                      <w:vAlign w:val="bottom"/>
                      <w:hideMark/>
                    </w:tcPr>
                  </w:tcPrChange>
                </w:tcPr>
                <w:p w14:paraId="5BF417E4" w14:textId="1A80C1DE" w:rsidR="00952E56" w:rsidRPr="00472734" w:rsidDel="00DE72A5" w:rsidRDefault="00952E56" w:rsidP="00472734">
                  <w:pPr>
                    <w:spacing w:after="0" w:line="240" w:lineRule="auto"/>
                    <w:rPr>
                      <w:ins w:id="712" w:author="Coilin" w:date="2016-03-21T15:59:00Z"/>
                      <w:del w:id="713" w:author="Windows User" w:date="2016-04-13T16:56: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714" w:author="Coilin" w:date="2016-03-21T16:48:00Z">
                    <w:tcPr>
                      <w:tcW w:w="599" w:type="dxa"/>
                      <w:tcBorders>
                        <w:top w:val="nil"/>
                        <w:left w:val="nil"/>
                        <w:bottom w:val="nil"/>
                        <w:right w:val="nil"/>
                      </w:tcBorders>
                      <w:shd w:val="clear" w:color="auto" w:fill="auto"/>
                      <w:noWrap/>
                      <w:vAlign w:val="bottom"/>
                      <w:hideMark/>
                    </w:tcPr>
                  </w:tcPrChange>
                </w:tcPr>
                <w:p w14:paraId="3E45710D" w14:textId="589A3471" w:rsidR="00952E56" w:rsidRPr="00472734" w:rsidDel="00DE72A5" w:rsidRDefault="00952E56" w:rsidP="00472734">
                  <w:pPr>
                    <w:spacing w:after="0" w:line="240" w:lineRule="auto"/>
                    <w:jc w:val="center"/>
                    <w:rPr>
                      <w:ins w:id="715" w:author="Coilin" w:date="2016-03-21T15:59:00Z"/>
                      <w:del w:id="716" w:author="Windows User" w:date="2016-04-13T16:56:00Z"/>
                      <w:rFonts w:ascii="Times New Roman" w:eastAsia="Times New Roman" w:hAnsi="Times New Roman" w:cs="Times New Roman"/>
                      <w:sz w:val="20"/>
                      <w:szCs w:val="20"/>
                      <w:lang w:eastAsia="en-IE"/>
                    </w:rPr>
                  </w:pPr>
                </w:p>
              </w:tc>
            </w:tr>
            <w:tr w:rsidR="00952E56" w:rsidRPr="00472734" w:rsidDel="00DE72A5" w14:paraId="20F973C8" w14:textId="3459821F" w:rsidTr="00EC5C94">
              <w:trPr>
                <w:trHeight w:val="315"/>
                <w:ins w:id="717" w:author="Coilin" w:date="2016-03-21T15:59:00Z"/>
                <w:del w:id="718" w:author="Windows User" w:date="2016-04-13T16:56:00Z"/>
                <w:trPrChange w:id="719" w:author="Coilin" w:date="2016-03-21T16:52:00Z">
                  <w:trPr>
                    <w:trHeight w:val="315"/>
                  </w:trPr>
                </w:trPrChange>
              </w:trPr>
              <w:tc>
                <w:tcPr>
                  <w:tcW w:w="419" w:type="dxa"/>
                  <w:tcBorders>
                    <w:top w:val="nil"/>
                    <w:left w:val="nil"/>
                    <w:bottom w:val="nil"/>
                    <w:right w:val="nil"/>
                  </w:tcBorders>
                  <w:vAlign w:val="bottom"/>
                  <w:tcPrChange w:id="720" w:author="Coilin" w:date="2016-03-21T16:52:00Z">
                    <w:tcPr>
                      <w:tcW w:w="5279" w:type="dxa"/>
                      <w:tcBorders>
                        <w:top w:val="nil"/>
                        <w:left w:val="nil"/>
                        <w:bottom w:val="nil"/>
                        <w:right w:val="nil"/>
                      </w:tcBorders>
                    </w:tcPr>
                  </w:tcPrChange>
                </w:tcPr>
                <w:p w14:paraId="034F46A9" w14:textId="3DAB99FB" w:rsidR="00952E56" w:rsidRPr="00DA7034" w:rsidDel="00DE72A5" w:rsidRDefault="00952E56">
                  <w:pPr>
                    <w:spacing w:after="0" w:line="240" w:lineRule="auto"/>
                    <w:rPr>
                      <w:ins w:id="721" w:author="Coilin" w:date="2016-03-21T16:25:00Z"/>
                      <w:del w:id="722" w:author="Windows User" w:date="2016-04-13T16:56:00Z"/>
                      <w:rFonts w:ascii="Cambria" w:eastAsia="Times New Roman" w:hAnsi="Cambria" w:cs="Times New Roman"/>
                      <w:sz w:val="20"/>
                      <w:szCs w:val="20"/>
                      <w:lang w:eastAsia="en-IE"/>
                    </w:rPr>
                  </w:pPr>
                  <w:ins w:id="723" w:author="Coilin" w:date="2016-03-21T16:26:00Z">
                    <w:del w:id="724" w:author="Windows User" w:date="2016-04-13T16:56:00Z">
                      <w:r w:rsidDel="00DE72A5">
                        <w:rPr>
                          <w:rFonts w:ascii="Cambria" w:eastAsia="Times New Roman" w:hAnsi="Cambria" w:cs="Times New Roman"/>
                          <w:sz w:val="20"/>
                          <w:szCs w:val="20"/>
                          <w:lang w:eastAsia="en-IE"/>
                        </w:rPr>
                        <w:delText>1</w:delText>
                      </w:r>
                    </w:del>
                  </w:ins>
                </w:p>
              </w:tc>
              <w:tc>
                <w:tcPr>
                  <w:tcW w:w="5279" w:type="dxa"/>
                  <w:tcBorders>
                    <w:top w:val="nil"/>
                    <w:left w:val="nil"/>
                    <w:bottom w:val="nil"/>
                    <w:right w:val="nil"/>
                  </w:tcBorders>
                  <w:shd w:val="clear" w:color="auto" w:fill="auto"/>
                  <w:noWrap/>
                  <w:vAlign w:val="bottom"/>
                  <w:hideMark/>
                  <w:tcPrChange w:id="725" w:author="Coilin" w:date="2016-03-21T16:52:00Z">
                    <w:tcPr>
                      <w:tcW w:w="5279" w:type="dxa"/>
                      <w:tcBorders>
                        <w:top w:val="nil"/>
                        <w:left w:val="nil"/>
                        <w:bottom w:val="nil"/>
                        <w:right w:val="nil"/>
                      </w:tcBorders>
                      <w:shd w:val="clear" w:color="auto" w:fill="auto"/>
                      <w:noWrap/>
                      <w:vAlign w:val="bottom"/>
                      <w:hideMark/>
                    </w:tcPr>
                  </w:tcPrChange>
                </w:tcPr>
                <w:p w14:paraId="1952DFC6" w14:textId="62BAA987" w:rsidR="00952E56" w:rsidRPr="003111C4" w:rsidDel="00DE72A5" w:rsidRDefault="00807A25">
                  <w:pPr>
                    <w:spacing w:after="0" w:line="240" w:lineRule="auto"/>
                    <w:rPr>
                      <w:ins w:id="726" w:author="Coilin" w:date="2016-03-21T15:59:00Z"/>
                      <w:del w:id="727" w:author="Windows User" w:date="2016-04-13T16:56:00Z"/>
                      <w:rFonts w:ascii="Arial" w:eastAsia="Times New Roman" w:hAnsi="Arial" w:cs="Arial"/>
                      <w:sz w:val="20"/>
                      <w:szCs w:val="20"/>
                      <w:lang w:eastAsia="en-IE"/>
                    </w:rPr>
                  </w:pPr>
                  <m:oMathPara>
                    <m:oMathParaPr>
                      <m:jc m:val="left"/>
                    </m:oMathParaPr>
                    <m:oMath>
                      <m:sSub>
                        <m:sSubPr>
                          <m:ctrlPr>
                            <w:ins w:id="728" w:author="Coilin" w:date="2016-03-21T16:01:00Z">
                              <w:del w:id="729" w:author="Windows User" w:date="2016-04-13T16:56:00Z">
                                <w:rPr>
                                  <w:rFonts w:ascii="Cambria Math" w:eastAsia="Times New Roman" w:hAnsi="Cambria Math" w:cs="Arial"/>
                                  <w:i/>
                                  <w:sz w:val="20"/>
                                  <w:szCs w:val="20"/>
                                  <w:lang w:eastAsia="en-IE"/>
                                </w:rPr>
                              </w:del>
                            </w:ins>
                          </m:ctrlPr>
                        </m:sSubPr>
                        <m:e>
                          <m:r>
                            <w:ins w:id="730" w:author="Coilin" w:date="2016-03-21T16:01:00Z">
                              <w:del w:id="731" w:author="Windows User" w:date="2016-04-13T16:56:00Z">
                                <w:rPr>
                                  <w:rFonts w:ascii="Cambria Math" w:eastAsia="Times New Roman" w:hAnsi="Cambria Math" w:cs="Arial"/>
                                  <w:sz w:val="20"/>
                                  <w:szCs w:val="20"/>
                                  <w:lang w:eastAsia="en-IE"/>
                                </w:rPr>
                                <m:t>β</m:t>
                              </w:del>
                            </w:ins>
                          </m:r>
                        </m:e>
                        <m:sub>
                          <m:r>
                            <w:ins w:id="732" w:author="Coilin" w:date="2016-03-21T16:01:00Z">
                              <w:del w:id="733" w:author="Windows User" w:date="2016-04-13T16:56:00Z">
                                <w:rPr>
                                  <w:rFonts w:ascii="Cambria Math" w:eastAsia="Times New Roman" w:hAnsi="Cambria Math" w:cs="Arial"/>
                                  <w:sz w:val="20"/>
                                  <w:szCs w:val="20"/>
                                  <w:lang w:eastAsia="en-IE"/>
                                </w:rPr>
                                <m:t>0,j</m:t>
                              </w:del>
                            </w:ins>
                          </m:r>
                        </m:sub>
                      </m:sSub>
                    </m:oMath>
                  </m:oMathPara>
                </w:p>
              </w:tc>
              <w:tc>
                <w:tcPr>
                  <w:tcW w:w="1701" w:type="dxa"/>
                  <w:tcBorders>
                    <w:top w:val="nil"/>
                    <w:left w:val="nil"/>
                    <w:bottom w:val="nil"/>
                    <w:right w:val="nil"/>
                  </w:tcBorders>
                  <w:shd w:val="clear" w:color="auto" w:fill="auto"/>
                  <w:noWrap/>
                  <w:vAlign w:val="bottom"/>
                  <w:hideMark/>
                  <w:tcPrChange w:id="734" w:author="Coilin" w:date="2016-03-21T16:52:00Z">
                    <w:tcPr>
                      <w:tcW w:w="1701" w:type="dxa"/>
                      <w:tcBorders>
                        <w:top w:val="nil"/>
                        <w:left w:val="nil"/>
                        <w:bottom w:val="nil"/>
                        <w:right w:val="nil"/>
                      </w:tcBorders>
                      <w:shd w:val="clear" w:color="auto" w:fill="auto"/>
                      <w:noWrap/>
                      <w:vAlign w:val="bottom"/>
                      <w:hideMark/>
                    </w:tcPr>
                  </w:tcPrChange>
                </w:tcPr>
                <w:p w14:paraId="1B5F60FC" w14:textId="2E068798" w:rsidR="00952E56" w:rsidRPr="00472734" w:rsidDel="00DE72A5" w:rsidRDefault="00952E56" w:rsidP="00472734">
                  <w:pPr>
                    <w:spacing w:after="0" w:line="240" w:lineRule="auto"/>
                    <w:jc w:val="center"/>
                    <w:rPr>
                      <w:ins w:id="735" w:author="Coilin" w:date="2016-03-21T15:59:00Z"/>
                      <w:del w:id="736" w:author="Windows User" w:date="2016-04-13T16:56:00Z"/>
                      <w:rFonts w:ascii="Arial" w:eastAsia="Times New Roman" w:hAnsi="Arial" w:cs="Arial"/>
                      <w:sz w:val="20"/>
                      <w:szCs w:val="20"/>
                      <w:lang w:eastAsia="en-IE"/>
                    </w:rPr>
                  </w:pPr>
                  <w:ins w:id="737" w:author="Coilin" w:date="2016-03-21T15:59:00Z">
                    <w:del w:id="738" w:author="Windows User" w:date="2016-04-13T16:56:00Z">
                      <w:r w:rsidRPr="00472734" w:rsidDel="00DE72A5">
                        <w:rPr>
                          <w:rFonts w:ascii="Arial" w:eastAsia="Times New Roman" w:hAnsi="Arial" w:cs="Arial"/>
                          <w:sz w:val="20"/>
                          <w:szCs w:val="20"/>
                          <w:lang w:eastAsia="en-IE"/>
                        </w:rPr>
                        <w:delText>-2106.85</w:delText>
                      </w:r>
                    </w:del>
                  </w:ins>
                </w:p>
              </w:tc>
              <w:tc>
                <w:tcPr>
                  <w:tcW w:w="1134" w:type="dxa"/>
                  <w:tcBorders>
                    <w:top w:val="nil"/>
                    <w:left w:val="nil"/>
                    <w:bottom w:val="nil"/>
                    <w:right w:val="nil"/>
                  </w:tcBorders>
                  <w:shd w:val="clear" w:color="auto" w:fill="auto"/>
                  <w:noWrap/>
                  <w:vAlign w:val="bottom"/>
                  <w:hideMark/>
                  <w:tcPrChange w:id="739" w:author="Coilin" w:date="2016-03-21T16:52:00Z">
                    <w:tcPr>
                      <w:tcW w:w="1134" w:type="dxa"/>
                      <w:tcBorders>
                        <w:top w:val="nil"/>
                        <w:left w:val="nil"/>
                        <w:bottom w:val="nil"/>
                        <w:right w:val="nil"/>
                      </w:tcBorders>
                      <w:shd w:val="clear" w:color="auto" w:fill="auto"/>
                      <w:noWrap/>
                      <w:vAlign w:val="bottom"/>
                      <w:hideMark/>
                    </w:tcPr>
                  </w:tcPrChange>
                </w:tcPr>
                <w:p w14:paraId="351863E9" w14:textId="4B8CAD1B" w:rsidR="00952E56" w:rsidRPr="00472734" w:rsidDel="00DE72A5" w:rsidRDefault="00952E56" w:rsidP="00472734">
                  <w:pPr>
                    <w:spacing w:after="0" w:line="240" w:lineRule="auto"/>
                    <w:jc w:val="center"/>
                    <w:rPr>
                      <w:ins w:id="740" w:author="Coilin" w:date="2016-03-21T15:59:00Z"/>
                      <w:del w:id="741" w:author="Windows User" w:date="2016-04-13T16:56:00Z"/>
                      <w:rFonts w:ascii="Arial" w:eastAsia="Times New Roman" w:hAnsi="Arial" w:cs="Arial"/>
                      <w:sz w:val="20"/>
                      <w:szCs w:val="20"/>
                      <w:lang w:eastAsia="en-IE"/>
                    </w:rPr>
                  </w:pPr>
                  <w:ins w:id="742" w:author="Coilin" w:date="2016-03-21T15:59:00Z">
                    <w:del w:id="743" w:author="Windows User" w:date="2016-04-13T16:56:00Z">
                      <w:r w:rsidRPr="00472734" w:rsidDel="00DE72A5">
                        <w:rPr>
                          <w:rFonts w:ascii="Arial" w:eastAsia="Times New Roman" w:hAnsi="Arial" w:cs="Arial"/>
                          <w:sz w:val="20"/>
                          <w:szCs w:val="20"/>
                          <w:lang w:eastAsia="en-IE"/>
                        </w:rPr>
                        <w:delText>9</w:delText>
                      </w:r>
                    </w:del>
                  </w:ins>
                </w:p>
              </w:tc>
              <w:tc>
                <w:tcPr>
                  <w:tcW w:w="939" w:type="dxa"/>
                  <w:tcBorders>
                    <w:top w:val="nil"/>
                    <w:left w:val="nil"/>
                    <w:bottom w:val="nil"/>
                    <w:right w:val="nil"/>
                  </w:tcBorders>
                  <w:shd w:val="clear" w:color="auto" w:fill="auto"/>
                  <w:noWrap/>
                  <w:vAlign w:val="bottom"/>
                  <w:hideMark/>
                  <w:tcPrChange w:id="744" w:author="Coilin" w:date="2016-03-21T16:52:00Z">
                    <w:tcPr>
                      <w:tcW w:w="599" w:type="dxa"/>
                      <w:tcBorders>
                        <w:top w:val="nil"/>
                        <w:left w:val="nil"/>
                        <w:bottom w:val="nil"/>
                        <w:right w:val="nil"/>
                      </w:tcBorders>
                      <w:shd w:val="clear" w:color="auto" w:fill="auto"/>
                      <w:noWrap/>
                      <w:vAlign w:val="bottom"/>
                      <w:hideMark/>
                    </w:tcPr>
                  </w:tcPrChange>
                </w:tcPr>
                <w:p w14:paraId="03BDBC9D" w14:textId="6ED9CB4F" w:rsidR="00952E56" w:rsidRPr="00472734" w:rsidDel="00DE72A5" w:rsidRDefault="00952E56" w:rsidP="00472734">
                  <w:pPr>
                    <w:spacing w:after="0" w:line="240" w:lineRule="auto"/>
                    <w:jc w:val="center"/>
                    <w:rPr>
                      <w:ins w:id="745" w:author="Coilin" w:date="2016-03-21T15:59:00Z"/>
                      <w:del w:id="746" w:author="Windows User" w:date="2016-04-13T16:56:00Z"/>
                      <w:rFonts w:ascii="Arial" w:eastAsia="Times New Roman" w:hAnsi="Arial" w:cs="Arial"/>
                      <w:sz w:val="20"/>
                      <w:szCs w:val="20"/>
                      <w:lang w:eastAsia="en-IE"/>
                    </w:rPr>
                  </w:pPr>
                  <w:ins w:id="747" w:author="Coilin" w:date="2016-03-21T15:59:00Z">
                    <w:del w:id="748" w:author="Windows User" w:date="2016-04-13T16:56:00Z">
                      <w:r w:rsidRPr="00472734" w:rsidDel="00DE72A5">
                        <w:rPr>
                          <w:rFonts w:ascii="Arial" w:eastAsia="Times New Roman" w:hAnsi="Arial" w:cs="Arial"/>
                          <w:sz w:val="20"/>
                          <w:szCs w:val="20"/>
                          <w:lang w:eastAsia="en-IE"/>
                        </w:rPr>
                        <w:delText>4231.70</w:delText>
                      </w:r>
                    </w:del>
                  </w:ins>
                </w:p>
              </w:tc>
            </w:tr>
            <w:tr w:rsidR="00952E56" w:rsidRPr="00472734" w:rsidDel="00DE72A5" w14:paraId="1F5259AD" w14:textId="7D5E1D9F" w:rsidTr="00EC5C94">
              <w:trPr>
                <w:trHeight w:val="315"/>
                <w:ins w:id="749" w:author="Coilin" w:date="2016-03-21T15:59:00Z"/>
                <w:del w:id="750" w:author="Windows User" w:date="2016-04-13T16:56:00Z"/>
                <w:trPrChange w:id="751" w:author="Coilin" w:date="2016-03-21T16:52:00Z">
                  <w:trPr>
                    <w:trHeight w:val="315"/>
                  </w:trPr>
                </w:trPrChange>
              </w:trPr>
              <w:tc>
                <w:tcPr>
                  <w:tcW w:w="419" w:type="dxa"/>
                  <w:tcBorders>
                    <w:top w:val="nil"/>
                    <w:left w:val="nil"/>
                    <w:bottom w:val="nil"/>
                    <w:right w:val="nil"/>
                  </w:tcBorders>
                  <w:vAlign w:val="bottom"/>
                  <w:tcPrChange w:id="752" w:author="Coilin" w:date="2016-03-21T16:52:00Z">
                    <w:tcPr>
                      <w:tcW w:w="5279" w:type="dxa"/>
                      <w:tcBorders>
                        <w:top w:val="nil"/>
                        <w:left w:val="nil"/>
                        <w:bottom w:val="nil"/>
                        <w:right w:val="nil"/>
                      </w:tcBorders>
                    </w:tcPr>
                  </w:tcPrChange>
                </w:tcPr>
                <w:p w14:paraId="7877CD8B" w14:textId="359576FB" w:rsidR="00952E56" w:rsidRPr="00DA7034" w:rsidDel="00DE72A5" w:rsidRDefault="00952E56">
                  <w:pPr>
                    <w:spacing w:after="0" w:line="240" w:lineRule="auto"/>
                    <w:rPr>
                      <w:ins w:id="753" w:author="Coilin" w:date="2016-03-21T16:25:00Z"/>
                      <w:del w:id="754" w:author="Windows User" w:date="2016-04-13T16:56:00Z"/>
                      <w:rFonts w:ascii="Calibri" w:eastAsia="Calibri" w:hAnsi="Calibri" w:cs="Times New Roman"/>
                      <w:sz w:val="20"/>
                      <w:szCs w:val="20"/>
                      <w:lang w:eastAsia="en-IE"/>
                    </w:rPr>
                  </w:pPr>
                  <w:ins w:id="755" w:author="Coilin" w:date="2016-03-21T16:26:00Z">
                    <w:del w:id="756" w:author="Windows User" w:date="2016-04-13T16:56:00Z">
                      <w:r w:rsidDel="00DE72A5">
                        <w:rPr>
                          <w:rFonts w:ascii="Calibri" w:eastAsia="Calibri" w:hAnsi="Calibri" w:cs="Times New Roman"/>
                          <w:sz w:val="20"/>
                          <w:szCs w:val="20"/>
                          <w:lang w:eastAsia="en-IE"/>
                        </w:rPr>
                        <w:delText>2</w:delText>
                      </w:r>
                    </w:del>
                  </w:ins>
                </w:p>
              </w:tc>
              <w:tc>
                <w:tcPr>
                  <w:tcW w:w="5279" w:type="dxa"/>
                  <w:tcBorders>
                    <w:top w:val="nil"/>
                    <w:left w:val="nil"/>
                    <w:bottom w:val="nil"/>
                    <w:right w:val="nil"/>
                  </w:tcBorders>
                  <w:shd w:val="clear" w:color="auto" w:fill="auto"/>
                  <w:noWrap/>
                  <w:vAlign w:val="bottom"/>
                  <w:hideMark/>
                  <w:tcPrChange w:id="757" w:author="Coilin" w:date="2016-03-21T16:52:00Z">
                    <w:tcPr>
                      <w:tcW w:w="5279" w:type="dxa"/>
                      <w:tcBorders>
                        <w:top w:val="nil"/>
                        <w:left w:val="nil"/>
                        <w:bottom w:val="nil"/>
                        <w:right w:val="nil"/>
                      </w:tcBorders>
                      <w:shd w:val="clear" w:color="auto" w:fill="auto"/>
                      <w:noWrap/>
                      <w:vAlign w:val="bottom"/>
                      <w:hideMark/>
                    </w:tcPr>
                  </w:tcPrChange>
                </w:tcPr>
                <w:p w14:paraId="1CDB8198" w14:textId="1247BD24" w:rsidR="00952E56" w:rsidRPr="003111C4" w:rsidDel="00DE72A5" w:rsidRDefault="00807A25" w:rsidP="00472734">
                  <w:pPr>
                    <w:spacing w:after="0" w:line="240" w:lineRule="auto"/>
                    <w:rPr>
                      <w:ins w:id="758" w:author="Coilin" w:date="2016-03-21T15:59:00Z"/>
                      <w:del w:id="759" w:author="Windows User" w:date="2016-04-13T16:56:00Z"/>
                      <w:rFonts w:ascii="Arial" w:eastAsia="Times New Roman" w:hAnsi="Arial" w:cs="Arial"/>
                      <w:sz w:val="20"/>
                      <w:szCs w:val="20"/>
                      <w:lang w:eastAsia="en-IE"/>
                    </w:rPr>
                  </w:pPr>
                  <m:oMathPara>
                    <m:oMathParaPr>
                      <m:jc m:val="left"/>
                    </m:oMathParaPr>
                    <m:oMath>
                      <m:sSub>
                        <m:sSubPr>
                          <m:ctrlPr>
                            <w:ins w:id="760" w:author="Coilin" w:date="2016-03-21T16:01:00Z">
                              <w:del w:id="761" w:author="Windows User" w:date="2016-04-13T16:56:00Z">
                                <w:rPr>
                                  <w:rFonts w:ascii="Cambria Math" w:eastAsia="Times New Roman" w:hAnsi="Cambria Math" w:cs="Arial"/>
                                  <w:i/>
                                  <w:sz w:val="20"/>
                                  <w:szCs w:val="20"/>
                                  <w:lang w:eastAsia="en-IE"/>
                                </w:rPr>
                              </w:del>
                            </w:ins>
                          </m:ctrlPr>
                        </m:sSubPr>
                        <m:e>
                          <m:r>
                            <w:ins w:id="762" w:author="Coilin" w:date="2016-03-21T16:01:00Z">
                              <w:del w:id="763" w:author="Windows User" w:date="2016-04-13T16:56:00Z">
                                <w:rPr>
                                  <w:rFonts w:ascii="Cambria Math" w:eastAsia="Times New Roman" w:hAnsi="Cambria Math" w:cs="Arial"/>
                                  <w:sz w:val="20"/>
                                  <w:szCs w:val="20"/>
                                  <w:lang w:eastAsia="en-IE"/>
                                </w:rPr>
                                <m:t>β</m:t>
                              </w:del>
                            </w:ins>
                          </m:r>
                        </m:e>
                        <m:sub>
                          <m:r>
                            <w:ins w:id="764" w:author="Coilin" w:date="2016-03-21T16:01:00Z">
                              <w:del w:id="765" w:author="Windows User" w:date="2016-04-13T16:56:00Z">
                                <w:rPr>
                                  <w:rFonts w:ascii="Cambria Math" w:eastAsia="Times New Roman" w:hAnsi="Cambria Math" w:cs="Arial"/>
                                  <w:sz w:val="20"/>
                                  <w:szCs w:val="20"/>
                                  <w:lang w:eastAsia="en-IE"/>
                                </w:rPr>
                                <m:t>0,j</m:t>
                              </w:del>
                            </w:ins>
                          </m:r>
                        </m:sub>
                      </m:sSub>
                      <m:r>
                        <w:ins w:id="766" w:author="Coilin" w:date="2016-03-21T16:01:00Z">
                          <w:del w:id="767" w:author="Windows User" w:date="2016-04-13T16:56:00Z">
                            <w:rPr>
                              <w:rFonts w:ascii="Cambria Math" w:eastAsia="Times New Roman" w:hAnsi="Cambria Math" w:cs="Arial"/>
                              <w:sz w:val="20"/>
                              <w:szCs w:val="20"/>
                              <w:lang w:eastAsia="en-IE"/>
                            </w:rPr>
                            <m:t xml:space="preserve">+ </m:t>
                          </w:del>
                        </w:ins>
                      </m:r>
                      <m:sSub>
                        <m:sSubPr>
                          <m:ctrlPr>
                            <w:ins w:id="768" w:author="Coilin" w:date="2016-03-21T16:01:00Z">
                              <w:del w:id="769" w:author="Windows User" w:date="2016-04-13T16:56:00Z">
                                <w:rPr>
                                  <w:rFonts w:ascii="Cambria Math" w:eastAsia="Times New Roman" w:hAnsi="Cambria Math" w:cs="Arial"/>
                                  <w:i/>
                                  <w:sz w:val="20"/>
                                  <w:szCs w:val="20"/>
                                  <w:lang w:eastAsia="en-IE"/>
                                </w:rPr>
                              </w:del>
                            </w:ins>
                          </m:ctrlPr>
                        </m:sSubPr>
                        <m:e>
                          <m:r>
                            <w:ins w:id="770" w:author="Coilin" w:date="2016-03-21T16:01:00Z">
                              <w:del w:id="771" w:author="Windows User" w:date="2016-04-13T16:56:00Z">
                                <w:rPr>
                                  <w:rFonts w:ascii="Cambria Math" w:eastAsia="Times New Roman" w:hAnsi="Cambria Math" w:cs="Arial"/>
                                  <w:sz w:val="20"/>
                                  <w:szCs w:val="20"/>
                                  <w:lang w:eastAsia="en-IE"/>
                                </w:rPr>
                                <m:t>β</m:t>
                              </w:del>
                            </w:ins>
                          </m:r>
                        </m:e>
                        <m:sub>
                          <m:r>
                            <w:ins w:id="772" w:author="Coilin" w:date="2016-03-21T16:01:00Z">
                              <w:del w:id="773" w:author="Windows User" w:date="2016-04-13T16:56:00Z">
                                <w:rPr>
                                  <w:rFonts w:ascii="Cambria Math" w:eastAsia="Times New Roman" w:hAnsi="Cambria Math" w:cs="Arial"/>
                                  <w:sz w:val="20"/>
                                  <w:szCs w:val="20"/>
                                  <w:lang w:eastAsia="en-IE"/>
                                </w:rPr>
                                <m:t>1,j</m:t>
                              </w:del>
                            </w:ins>
                          </m:r>
                        </m:sub>
                      </m:sSub>
                      <m:r>
                        <w:ins w:id="774" w:author="Coilin" w:date="2016-03-21T16:01:00Z">
                          <w:del w:id="775" w:author="Windows User" w:date="2016-04-13T16:56:00Z">
                            <w:rPr>
                              <w:rFonts w:ascii="Cambria Math" w:eastAsia="Times New Roman" w:hAnsi="Cambria Math" w:cs="Arial"/>
                              <w:sz w:val="20"/>
                              <w:szCs w:val="20"/>
                              <w:lang w:eastAsia="en-IE"/>
                            </w:rPr>
                            <m:t>CL</m:t>
                          </w:del>
                        </w:ins>
                      </m:r>
                    </m:oMath>
                  </m:oMathPara>
                </w:p>
              </w:tc>
              <w:tc>
                <w:tcPr>
                  <w:tcW w:w="1701" w:type="dxa"/>
                  <w:tcBorders>
                    <w:top w:val="nil"/>
                    <w:left w:val="nil"/>
                    <w:bottom w:val="nil"/>
                    <w:right w:val="nil"/>
                  </w:tcBorders>
                  <w:shd w:val="clear" w:color="auto" w:fill="auto"/>
                  <w:noWrap/>
                  <w:vAlign w:val="bottom"/>
                  <w:hideMark/>
                  <w:tcPrChange w:id="776" w:author="Coilin" w:date="2016-03-21T16:52:00Z">
                    <w:tcPr>
                      <w:tcW w:w="1701" w:type="dxa"/>
                      <w:tcBorders>
                        <w:top w:val="nil"/>
                        <w:left w:val="nil"/>
                        <w:bottom w:val="nil"/>
                        <w:right w:val="nil"/>
                      </w:tcBorders>
                      <w:shd w:val="clear" w:color="auto" w:fill="auto"/>
                      <w:noWrap/>
                      <w:vAlign w:val="bottom"/>
                      <w:hideMark/>
                    </w:tcPr>
                  </w:tcPrChange>
                </w:tcPr>
                <w:p w14:paraId="2C077811" w14:textId="652FD123" w:rsidR="00952E56" w:rsidRPr="00472734" w:rsidDel="00DE72A5" w:rsidRDefault="00952E56" w:rsidP="00472734">
                  <w:pPr>
                    <w:spacing w:after="0" w:line="240" w:lineRule="auto"/>
                    <w:jc w:val="center"/>
                    <w:rPr>
                      <w:ins w:id="777" w:author="Coilin" w:date="2016-03-21T15:59:00Z"/>
                      <w:del w:id="778" w:author="Windows User" w:date="2016-04-13T16:56:00Z"/>
                      <w:rFonts w:ascii="Arial" w:eastAsia="Times New Roman" w:hAnsi="Arial" w:cs="Arial"/>
                      <w:sz w:val="20"/>
                      <w:szCs w:val="20"/>
                      <w:lang w:eastAsia="en-IE"/>
                    </w:rPr>
                  </w:pPr>
                  <w:ins w:id="779" w:author="Coilin" w:date="2016-03-21T15:59:00Z">
                    <w:del w:id="780" w:author="Windows User" w:date="2016-04-13T16:56:00Z">
                      <w:r w:rsidRPr="00472734" w:rsidDel="00DE72A5">
                        <w:rPr>
                          <w:rFonts w:ascii="Arial" w:eastAsia="Times New Roman" w:hAnsi="Arial" w:cs="Arial"/>
                          <w:sz w:val="20"/>
                          <w:szCs w:val="20"/>
                          <w:lang w:eastAsia="en-IE"/>
                        </w:rPr>
                        <w:delText>-2084.61</w:delText>
                      </w:r>
                    </w:del>
                  </w:ins>
                </w:p>
              </w:tc>
              <w:tc>
                <w:tcPr>
                  <w:tcW w:w="1134" w:type="dxa"/>
                  <w:tcBorders>
                    <w:top w:val="nil"/>
                    <w:left w:val="nil"/>
                    <w:bottom w:val="nil"/>
                    <w:right w:val="nil"/>
                  </w:tcBorders>
                  <w:shd w:val="clear" w:color="auto" w:fill="auto"/>
                  <w:noWrap/>
                  <w:vAlign w:val="bottom"/>
                  <w:hideMark/>
                  <w:tcPrChange w:id="781" w:author="Coilin" w:date="2016-03-21T16:52:00Z">
                    <w:tcPr>
                      <w:tcW w:w="1134" w:type="dxa"/>
                      <w:tcBorders>
                        <w:top w:val="nil"/>
                        <w:left w:val="nil"/>
                        <w:bottom w:val="nil"/>
                        <w:right w:val="nil"/>
                      </w:tcBorders>
                      <w:shd w:val="clear" w:color="auto" w:fill="auto"/>
                      <w:noWrap/>
                      <w:vAlign w:val="bottom"/>
                      <w:hideMark/>
                    </w:tcPr>
                  </w:tcPrChange>
                </w:tcPr>
                <w:p w14:paraId="3595E178" w14:textId="76771B5B" w:rsidR="00952E56" w:rsidRPr="00472734" w:rsidDel="00DE72A5" w:rsidRDefault="00952E56" w:rsidP="00472734">
                  <w:pPr>
                    <w:spacing w:after="0" w:line="240" w:lineRule="auto"/>
                    <w:jc w:val="center"/>
                    <w:rPr>
                      <w:ins w:id="782" w:author="Coilin" w:date="2016-03-21T15:59:00Z"/>
                      <w:del w:id="783" w:author="Windows User" w:date="2016-04-13T16:56:00Z"/>
                      <w:rFonts w:ascii="Arial" w:eastAsia="Times New Roman" w:hAnsi="Arial" w:cs="Arial"/>
                      <w:sz w:val="20"/>
                      <w:szCs w:val="20"/>
                      <w:lang w:eastAsia="en-IE"/>
                    </w:rPr>
                  </w:pPr>
                  <w:ins w:id="784" w:author="Coilin" w:date="2016-03-21T15:59:00Z">
                    <w:del w:id="785" w:author="Windows User" w:date="2016-04-13T16:56:00Z">
                      <w:r w:rsidRPr="00472734" w:rsidDel="00DE72A5">
                        <w:rPr>
                          <w:rFonts w:ascii="Arial" w:eastAsia="Times New Roman" w:hAnsi="Arial" w:cs="Arial"/>
                          <w:sz w:val="20"/>
                          <w:szCs w:val="20"/>
                          <w:lang w:eastAsia="en-IE"/>
                        </w:rPr>
                        <w:delText>12</w:delText>
                      </w:r>
                    </w:del>
                  </w:ins>
                </w:p>
              </w:tc>
              <w:tc>
                <w:tcPr>
                  <w:tcW w:w="939" w:type="dxa"/>
                  <w:tcBorders>
                    <w:top w:val="nil"/>
                    <w:left w:val="nil"/>
                    <w:bottom w:val="nil"/>
                    <w:right w:val="nil"/>
                  </w:tcBorders>
                  <w:shd w:val="clear" w:color="auto" w:fill="auto"/>
                  <w:noWrap/>
                  <w:vAlign w:val="bottom"/>
                  <w:hideMark/>
                  <w:tcPrChange w:id="786" w:author="Coilin" w:date="2016-03-21T16:52:00Z">
                    <w:tcPr>
                      <w:tcW w:w="599" w:type="dxa"/>
                      <w:tcBorders>
                        <w:top w:val="nil"/>
                        <w:left w:val="nil"/>
                        <w:bottom w:val="nil"/>
                        <w:right w:val="nil"/>
                      </w:tcBorders>
                      <w:shd w:val="clear" w:color="auto" w:fill="auto"/>
                      <w:noWrap/>
                      <w:vAlign w:val="bottom"/>
                      <w:hideMark/>
                    </w:tcPr>
                  </w:tcPrChange>
                </w:tcPr>
                <w:p w14:paraId="51F78266" w14:textId="526164A0" w:rsidR="00952E56" w:rsidRPr="00472734" w:rsidDel="00DE72A5" w:rsidRDefault="00952E56" w:rsidP="00472734">
                  <w:pPr>
                    <w:spacing w:after="0" w:line="240" w:lineRule="auto"/>
                    <w:jc w:val="center"/>
                    <w:rPr>
                      <w:ins w:id="787" w:author="Coilin" w:date="2016-03-21T15:59:00Z"/>
                      <w:del w:id="788" w:author="Windows User" w:date="2016-04-13T16:56:00Z"/>
                      <w:rFonts w:ascii="Arial" w:eastAsia="Times New Roman" w:hAnsi="Arial" w:cs="Arial"/>
                      <w:sz w:val="20"/>
                      <w:szCs w:val="20"/>
                      <w:lang w:eastAsia="en-IE"/>
                    </w:rPr>
                  </w:pPr>
                  <w:ins w:id="789" w:author="Coilin" w:date="2016-03-21T15:59:00Z">
                    <w:del w:id="790" w:author="Windows User" w:date="2016-04-13T16:56:00Z">
                      <w:r w:rsidRPr="00472734" w:rsidDel="00DE72A5">
                        <w:rPr>
                          <w:rFonts w:ascii="Arial" w:eastAsia="Times New Roman" w:hAnsi="Arial" w:cs="Arial"/>
                          <w:sz w:val="20"/>
                          <w:szCs w:val="20"/>
                          <w:lang w:eastAsia="en-IE"/>
                        </w:rPr>
                        <w:delText>4193.22</w:delText>
                      </w:r>
                    </w:del>
                  </w:ins>
                </w:p>
              </w:tc>
            </w:tr>
            <w:tr w:rsidR="00952E56" w:rsidRPr="00472734" w:rsidDel="00DE72A5" w14:paraId="784FC3E6" w14:textId="79855CD4" w:rsidTr="00EC5C94">
              <w:trPr>
                <w:trHeight w:val="315"/>
                <w:ins w:id="791" w:author="Coilin" w:date="2016-03-21T15:59:00Z"/>
                <w:del w:id="792" w:author="Windows User" w:date="2016-04-13T16:56:00Z"/>
                <w:trPrChange w:id="793" w:author="Coilin" w:date="2016-03-21T16:52:00Z">
                  <w:trPr>
                    <w:trHeight w:val="315"/>
                  </w:trPr>
                </w:trPrChange>
              </w:trPr>
              <w:tc>
                <w:tcPr>
                  <w:tcW w:w="419" w:type="dxa"/>
                  <w:tcBorders>
                    <w:top w:val="nil"/>
                    <w:left w:val="nil"/>
                    <w:bottom w:val="nil"/>
                    <w:right w:val="nil"/>
                  </w:tcBorders>
                  <w:vAlign w:val="bottom"/>
                  <w:tcPrChange w:id="794" w:author="Coilin" w:date="2016-03-21T16:52:00Z">
                    <w:tcPr>
                      <w:tcW w:w="5279" w:type="dxa"/>
                      <w:tcBorders>
                        <w:top w:val="nil"/>
                        <w:left w:val="nil"/>
                        <w:bottom w:val="nil"/>
                        <w:right w:val="nil"/>
                      </w:tcBorders>
                    </w:tcPr>
                  </w:tcPrChange>
                </w:tcPr>
                <w:p w14:paraId="75899242" w14:textId="7A9733E5" w:rsidR="00952E56" w:rsidRPr="00DA7034" w:rsidDel="00DE72A5" w:rsidRDefault="00952E56">
                  <w:pPr>
                    <w:spacing w:after="0" w:line="240" w:lineRule="auto"/>
                    <w:rPr>
                      <w:ins w:id="795" w:author="Coilin" w:date="2016-03-21T16:25:00Z"/>
                      <w:del w:id="796" w:author="Windows User" w:date="2016-04-13T16:56:00Z"/>
                      <w:rFonts w:ascii="Calibri" w:eastAsia="Calibri" w:hAnsi="Calibri" w:cs="Times New Roman"/>
                      <w:sz w:val="20"/>
                      <w:szCs w:val="20"/>
                      <w:lang w:eastAsia="en-IE"/>
                    </w:rPr>
                  </w:pPr>
                  <w:ins w:id="797" w:author="Coilin" w:date="2016-03-21T16:26:00Z">
                    <w:del w:id="798" w:author="Windows User" w:date="2016-04-13T16:56:00Z">
                      <w:r w:rsidDel="00DE72A5">
                        <w:rPr>
                          <w:rFonts w:ascii="Calibri" w:eastAsia="Calibri" w:hAnsi="Calibri" w:cs="Times New Roman"/>
                          <w:sz w:val="20"/>
                          <w:szCs w:val="20"/>
                          <w:lang w:eastAsia="en-IE"/>
                        </w:rPr>
                        <w:delText>3</w:delText>
                      </w:r>
                    </w:del>
                  </w:ins>
                </w:p>
              </w:tc>
              <w:tc>
                <w:tcPr>
                  <w:tcW w:w="5279" w:type="dxa"/>
                  <w:tcBorders>
                    <w:top w:val="nil"/>
                    <w:left w:val="nil"/>
                    <w:bottom w:val="nil"/>
                    <w:right w:val="nil"/>
                  </w:tcBorders>
                  <w:shd w:val="clear" w:color="auto" w:fill="auto"/>
                  <w:noWrap/>
                  <w:vAlign w:val="bottom"/>
                  <w:hideMark/>
                  <w:tcPrChange w:id="799" w:author="Coilin" w:date="2016-03-21T16:52:00Z">
                    <w:tcPr>
                      <w:tcW w:w="5279" w:type="dxa"/>
                      <w:tcBorders>
                        <w:top w:val="nil"/>
                        <w:left w:val="nil"/>
                        <w:bottom w:val="nil"/>
                        <w:right w:val="nil"/>
                      </w:tcBorders>
                      <w:shd w:val="clear" w:color="auto" w:fill="auto"/>
                      <w:noWrap/>
                      <w:vAlign w:val="bottom"/>
                      <w:hideMark/>
                    </w:tcPr>
                  </w:tcPrChange>
                </w:tcPr>
                <w:p w14:paraId="3546F46D" w14:textId="590BE700" w:rsidR="00952E56" w:rsidRPr="003111C4" w:rsidDel="00DE72A5" w:rsidRDefault="00807A25">
                  <w:pPr>
                    <w:spacing w:after="0" w:line="240" w:lineRule="auto"/>
                    <w:rPr>
                      <w:ins w:id="800" w:author="Coilin" w:date="2016-03-21T15:59:00Z"/>
                      <w:del w:id="801" w:author="Windows User" w:date="2016-04-13T16:56:00Z"/>
                      <w:rFonts w:ascii="Arial" w:eastAsia="Times New Roman" w:hAnsi="Arial" w:cs="Arial"/>
                      <w:sz w:val="20"/>
                      <w:szCs w:val="20"/>
                      <w:lang w:eastAsia="en-IE"/>
                    </w:rPr>
                  </w:pPr>
                  <m:oMathPara>
                    <m:oMathParaPr>
                      <m:jc m:val="left"/>
                    </m:oMathParaPr>
                    <m:oMath>
                      <m:sSub>
                        <m:sSubPr>
                          <m:ctrlPr>
                            <w:ins w:id="802" w:author="Coilin" w:date="2016-03-21T16:02:00Z">
                              <w:del w:id="803" w:author="Windows User" w:date="2016-04-13T16:56:00Z">
                                <w:rPr>
                                  <w:rFonts w:ascii="Cambria Math" w:eastAsia="Times New Roman" w:hAnsi="Cambria Math" w:cs="Arial"/>
                                  <w:i/>
                                  <w:sz w:val="20"/>
                                  <w:szCs w:val="20"/>
                                  <w:lang w:eastAsia="en-IE"/>
                                </w:rPr>
                              </w:del>
                            </w:ins>
                          </m:ctrlPr>
                        </m:sSubPr>
                        <m:e>
                          <m:r>
                            <w:ins w:id="804" w:author="Coilin" w:date="2016-03-21T16:02:00Z">
                              <w:del w:id="805" w:author="Windows User" w:date="2016-04-13T16:56:00Z">
                                <w:rPr>
                                  <w:rFonts w:ascii="Cambria Math" w:eastAsia="Times New Roman" w:hAnsi="Cambria Math" w:cs="Arial"/>
                                  <w:sz w:val="20"/>
                                  <w:szCs w:val="20"/>
                                  <w:lang w:eastAsia="en-IE"/>
                                </w:rPr>
                                <m:t>β</m:t>
                              </w:del>
                            </w:ins>
                          </m:r>
                        </m:e>
                        <m:sub>
                          <m:r>
                            <w:ins w:id="806" w:author="Coilin" w:date="2016-03-21T16:02:00Z">
                              <w:del w:id="807" w:author="Windows User" w:date="2016-04-13T16:56:00Z">
                                <w:rPr>
                                  <w:rFonts w:ascii="Cambria Math" w:eastAsia="Times New Roman" w:hAnsi="Cambria Math" w:cs="Arial"/>
                                  <w:sz w:val="20"/>
                                  <w:szCs w:val="20"/>
                                  <w:lang w:eastAsia="en-IE"/>
                                </w:rPr>
                                <m:t>0,j</m:t>
                              </w:del>
                            </w:ins>
                          </m:r>
                        </m:sub>
                      </m:sSub>
                      <m:r>
                        <w:ins w:id="808" w:author="Coilin" w:date="2016-03-21T16:02:00Z">
                          <w:del w:id="809" w:author="Windows User" w:date="2016-04-13T16:56:00Z">
                            <w:rPr>
                              <w:rFonts w:ascii="Cambria Math" w:eastAsia="Times New Roman" w:hAnsi="Cambria Math" w:cs="Arial"/>
                              <w:sz w:val="20"/>
                              <w:szCs w:val="20"/>
                              <w:lang w:eastAsia="en-IE"/>
                            </w:rPr>
                            <m:t xml:space="preserve">+ </m:t>
                          </w:del>
                        </w:ins>
                      </m:r>
                      <m:sSub>
                        <m:sSubPr>
                          <m:ctrlPr>
                            <w:ins w:id="810" w:author="Coilin" w:date="2016-03-21T16:02:00Z">
                              <w:del w:id="811" w:author="Windows User" w:date="2016-04-13T16:56:00Z">
                                <w:rPr>
                                  <w:rFonts w:ascii="Cambria Math" w:eastAsia="Times New Roman" w:hAnsi="Cambria Math" w:cs="Arial"/>
                                  <w:i/>
                                  <w:sz w:val="20"/>
                                  <w:szCs w:val="20"/>
                                  <w:lang w:eastAsia="en-IE"/>
                                </w:rPr>
                              </w:del>
                            </w:ins>
                          </m:ctrlPr>
                        </m:sSubPr>
                        <m:e>
                          <m:r>
                            <w:ins w:id="812" w:author="Coilin" w:date="2016-03-21T16:02:00Z">
                              <w:del w:id="813" w:author="Windows User" w:date="2016-04-13T16:56:00Z">
                                <w:rPr>
                                  <w:rFonts w:ascii="Cambria Math" w:eastAsia="Times New Roman" w:hAnsi="Cambria Math" w:cs="Arial"/>
                                  <w:sz w:val="20"/>
                                  <w:szCs w:val="20"/>
                                  <w:lang w:eastAsia="en-IE"/>
                                </w:rPr>
                                <m:t>δ</m:t>
                              </w:del>
                            </w:ins>
                          </m:r>
                        </m:e>
                        <m:sub>
                          <m:r>
                            <w:ins w:id="814" w:author="Coilin" w:date="2016-03-21T16:03:00Z">
                              <w:del w:id="815" w:author="Windows User" w:date="2016-04-13T16:56:00Z">
                                <w:rPr>
                                  <w:rFonts w:ascii="Cambria Math" w:eastAsia="Times New Roman" w:hAnsi="Cambria Math" w:cs="Arial"/>
                                  <w:sz w:val="20"/>
                                  <w:szCs w:val="20"/>
                                  <w:lang w:eastAsia="en-IE"/>
                                </w:rPr>
                                <m:t>1</m:t>
                              </w:del>
                            </w:ins>
                          </m:r>
                        </m:sub>
                      </m:sSub>
                      <m:r>
                        <w:ins w:id="816" w:author="Coilin" w:date="2016-03-21T16:03:00Z">
                          <w:del w:id="817" w:author="Windows User" w:date="2016-04-13T16:56:00Z">
                            <w:rPr>
                              <w:rFonts w:ascii="Cambria Math" w:eastAsia="Times New Roman" w:hAnsi="Cambria Math" w:cs="Arial"/>
                              <w:sz w:val="20"/>
                              <w:szCs w:val="20"/>
                              <w:lang w:eastAsia="en-IE"/>
                            </w:rPr>
                            <m:t xml:space="preserve">PI+ </m:t>
                          </w:del>
                        </w:ins>
                      </m:r>
                      <m:sSub>
                        <m:sSubPr>
                          <m:ctrlPr>
                            <w:ins w:id="818" w:author="Coilin" w:date="2016-03-21T16:03:00Z">
                              <w:del w:id="819" w:author="Windows User" w:date="2016-04-13T16:56:00Z">
                                <w:rPr>
                                  <w:rFonts w:ascii="Cambria Math" w:eastAsia="Times New Roman" w:hAnsi="Cambria Math" w:cs="Arial"/>
                                  <w:i/>
                                  <w:sz w:val="20"/>
                                  <w:szCs w:val="20"/>
                                  <w:lang w:eastAsia="en-IE"/>
                                </w:rPr>
                              </w:del>
                            </w:ins>
                          </m:ctrlPr>
                        </m:sSubPr>
                        <m:e>
                          <m:r>
                            <w:ins w:id="820" w:author="Coilin" w:date="2016-03-21T16:03:00Z">
                              <w:del w:id="821" w:author="Windows User" w:date="2016-04-13T16:56:00Z">
                                <w:rPr>
                                  <w:rFonts w:ascii="Cambria Math" w:eastAsia="Times New Roman" w:hAnsi="Cambria Math" w:cs="Arial"/>
                                  <w:sz w:val="20"/>
                                  <w:szCs w:val="20"/>
                                  <w:lang w:eastAsia="en-IE"/>
                                </w:rPr>
                                <m:t>δ</m:t>
                              </w:del>
                            </w:ins>
                          </m:r>
                        </m:e>
                        <m:sub>
                          <m:r>
                            <w:ins w:id="822" w:author="Coilin" w:date="2016-03-21T16:03:00Z">
                              <w:del w:id="823" w:author="Windows User" w:date="2016-04-13T16:56:00Z">
                                <w:rPr>
                                  <w:rFonts w:ascii="Cambria Math" w:eastAsia="Times New Roman" w:hAnsi="Cambria Math" w:cs="Arial"/>
                                  <w:sz w:val="20"/>
                                  <w:szCs w:val="20"/>
                                  <w:lang w:eastAsia="en-IE"/>
                                </w:rPr>
                                <m:t>2</m:t>
                              </w:del>
                            </w:ins>
                          </m:r>
                        </m:sub>
                      </m:sSub>
                      <m:r>
                        <w:ins w:id="824" w:author="Coilin" w:date="2016-03-21T16:03:00Z">
                          <w:del w:id="825" w:author="Windows User" w:date="2016-04-13T16:56:00Z">
                            <w:rPr>
                              <w:rFonts w:ascii="Cambria Math" w:eastAsia="Times New Roman" w:hAnsi="Cambria Math" w:cs="Arial"/>
                              <w:sz w:val="20"/>
                              <w:szCs w:val="20"/>
                              <w:lang w:eastAsia="en-IE"/>
                            </w:rPr>
                            <m:t xml:space="preserve">SI+ </m:t>
                          </w:del>
                        </w:ins>
                      </m:r>
                      <m:sSub>
                        <m:sSubPr>
                          <m:ctrlPr>
                            <w:ins w:id="826" w:author="Coilin" w:date="2016-03-21T16:03:00Z">
                              <w:del w:id="827" w:author="Windows User" w:date="2016-04-13T16:56:00Z">
                                <w:rPr>
                                  <w:rFonts w:ascii="Cambria Math" w:eastAsia="Times New Roman" w:hAnsi="Cambria Math" w:cs="Arial"/>
                                  <w:i/>
                                  <w:sz w:val="20"/>
                                  <w:szCs w:val="20"/>
                                  <w:lang w:eastAsia="en-IE"/>
                                </w:rPr>
                              </w:del>
                            </w:ins>
                          </m:ctrlPr>
                        </m:sSubPr>
                        <m:e>
                          <m:r>
                            <w:ins w:id="828" w:author="Coilin" w:date="2016-03-21T16:03:00Z">
                              <w:del w:id="829" w:author="Windows User" w:date="2016-04-13T16:56:00Z">
                                <w:rPr>
                                  <w:rFonts w:ascii="Cambria Math" w:eastAsia="Times New Roman" w:hAnsi="Cambria Math" w:cs="Arial"/>
                                  <w:sz w:val="20"/>
                                  <w:szCs w:val="20"/>
                                  <w:lang w:eastAsia="en-IE"/>
                                </w:rPr>
                                <m:t>δ</m:t>
                              </w:del>
                            </w:ins>
                          </m:r>
                        </m:e>
                        <m:sub>
                          <m:r>
                            <w:ins w:id="830" w:author="Coilin" w:date="2016-03-21T16:03:00Z">
                              <w:del w:id="831" w:author="Windows User" w:date="2016-04-13T16:56:00Z">
                                <w:rPr>
                                  <w:rFonts w:ascii="Cambria Math" w:eastAsia="Times New Roman" w:hAnsi="Cambria Math" w:cs="Arial"/>
                                  <w:sz w:val="20"/>
                                  <w:szCs w:val="20"/>
                                  <w:lang w:eastAsia="en-IE"/>
                                </w:rPr>
                                <m:t>3</m:t>
                              </w:del>
                            </w:ins>
                          </m:r>
                        </m:sub>
                      </m:sSub>
                      <m:r>
                        <w:ins w:id="832" w:author="Coilin" w:date="2016-03-21T16:03:00Z">
                          <w:del w:id="833" w:author="Windows User" w:date="2016-04-13T16:56:00Z">
                            <w:rPr>
                              <w:rFonts w:ascii="Cambria Math" w:eastAsia="Times New Roman" w:hAnsi="Cambria Math" w:cs="Arial"/>
                              <w:sz w:val="20"/>
                              <w:szCs w:val="20"/>
                              <w:lang w:eastAsia="en-IE"/>
                            </w:rPr>
                            <m:t>SO</m:t>
                          </w:del>
                        </w:ins>
                      </m:r>
                    </m:oMath>
                  </m:oMathPara>
                </w:p>
              </w:tc>
              <w:tc>
                <w:tcPr>
                  <w:tcW w:w="1701" w:type="dxa"/>
                  <w:tcBorders>
                    <w:top w:val="nil"/>
                    <w:left w:val="nil"/>
                    <w:bottom w:val="nil"/>
                    <w:right w:val="nil"/>
                  </w:tcBorders>
                  <w:shd w:val="clear" w:color="auto" w:fill="auto"/>
                  <w:noWrap/>
                  <w:vAlign w:val="bottom"/>
                  <w:hideMark/>
                  <w:tcPrChange w:id="834" w:author="Coilin" w:date="2016-03-21T16:52:00Z">
                    <w:tcPr>
                      <w:tcW w:w="1701" w:type="dxa"/>
                      <w:tcBorders>
                        <w:top w:val="nil"/>
                        <w:left w:val="nil"/>
                        <w:bottom w:val="nil"/>
                        <w:right w:val="nil"/>
                      </w:tcBorders>
                      <w:shd w:val="clear" w:color="auto" w:fill="auto"/>
                      <w:noWrap/>
                      <w:vAlign w:val="bottom"/>
                      <w:hideMark/>
                    </w:tcPr>
                  </w:tcPrChange>
                </w:tcPr>
                <w:p w14:paraId="7E1BC45F" w14:textId="38A9CB22" w:rsidR="00952E56" w:rsidRPr="00472734" w:rsidDel="00DE72A5" w:rsidRDefault="00952E56" w:rsidP="00472734">
                  <w:pPr>
                    <w:spacing w:after="0" w:line="240" w:lineRule="auto"/>
                    <w:jc w:val="center"/>
                    <w:rPr>
                      <w:ins w:id="835" w:author="Coilin" w:date="2016-03-21T15:59:00Z"/>
                      <w:del w:id="836" w:author="Windows User" w:date="2016-04-13T16:56:00Z"/>
                      <w:rFonts w:ascii="Arial" w:eastAsia="Times New Roman" w:hAnsi="Arial" w:cs="Arial"/>
                      <w:sz w:val="20"/>
                      <w:szCs w:val="20"/>
                      <w:lang w:eastAsia="en-IE"/>
                    </w:rPr>
                  </w:pPr>
                  <w:ins w:id="837" w:author="Coilin" w:date="2016-03-21T15:59:00Z">
                    <w:del w:id="838" w:author="Windows User" w:date="2016-04-13T16:56:00Z">
                      <w:r w:rsidRPr="00472734" w:rsidDel="00DE72A5">
                        <w:rPr>
                          <w:rFonts w:ascii="Arial" w:eastAsia="Times New Roman" w:hAnsi="Arial" w:cs="Arial"/>
                          <w:sz w:val="20"/>
                          <w:szCs w:val="20"/>
                          <w:lang w:eastAsia="en-IE"/>
                        </w:rPr>
                        <w:delText>-2075.63</w:delText>
                      </w:r>
                    </w:del>
                  </w:ins>
                </w:p>
              </w:tc>
              <w:tc>
                <w:tcPr>
                  <w:tcW w:w="1134" w:type="dxa"/>
                  <w:tcBorders>
                    <w:top w:val="nil"/>
                    <w:left w:val="nil"/>
                    <w:bottom w:val="nil"/>
                    <w:right w:val="nil"/>
                  </w:tcBorders>
                  <w:shd w:val="clear" w:color="auto" w:fill="auto"/>
                  <w:noWrap/>
                  <w:vAlign w:val="bottom"/>
                  <w:hideMark/>
                  <w:tcPrChange w:id="839" w:author="Coilin" w:date="2016-03-21T16:52:00Z">
                    <w:tcPr>
                      <w:tcW w:w="1134" w:type="dxa"/>
                      <w:tcBorders>
                        <w:top w:val="nil"/>
                        <w:left w:val="nil"/>
                        <w:bottom w:val="nil"/>
                        <w:right w:val="nil"/>
                      </w:tcBorders>
                      <w:shd w:val="clear" w:color="auto" w:fill="auto"/>
                      <w:noWrap/>
                      <w:vAlign w:val="bottom"/>
                      <w:hideMark/>
                    </w:tcPr>
                  </w:tcPrChange>
                </w:tcPr>
                <w:p w14:paraId="0A497B5C" w14:textId="64E2B2E9" w:rsidR="00952E56" w:rsidRPr="00472734" w:rsidDel="00DE72A5" w:rsidRDefault="00952E56" w:rsidP="00472734">
                  <w:pPr>
                    <w:spacing w:after="0" w:line="240" w:lineRule="auto"/>
                    <w:jc w:val="center"/>
                    <w:rPr>
                      <w:ins w:id="840" w:author="Coilin" w:date="2016-03-21T15:59:00Z"/>
                      <w:del w:id="841" w:author="Windows User" w:date="2016-04-13T16:56:00Z"/>
                      <w:rFonts w:ascii="Arial" w:eastAsia="Times New Roman" w:hAnsi="Arial" w:cs="Arial"/>
                      <w:sz w:val="20"/>
                      <w:szCs w:val="20"/>
                      <w:lang w:eastAsia="en-IE"/>
                    </w:rPr>
                  </w:pPr>
                  <w:ins w:id="842" w:author="Coilin" w:date="2016-03-21T15:59:00Z">
                    <w:del w:id="843" w:author="Windows User" w:date="2016-04-13T16:56:00Z">
                      <w:r w:rsidRPr="00472734" w:rsidDel="00DE72A5">
                        <w:rPr>
                          <w:rFonts w:ascii="Arial" w:eastAsia="Times New Roman" w:hAnsi="Arial" w:cs="Arial"/>
                          <w:sz w:val="20"/>
                          <w:szCs w:val="20"/>
                          <w:lang w:eastAsia="en-IE"/>
                        </w:rPr>
                        <w:delText>12</w:delText>
                      </w:r>
                    </w:del>
                  </w:ins>
                </w:p>
              </w:tc>
              <w:tc>
                <w:tcPr>
                  <w:tcW w:w="939" w:type="dxa"/>
                  <w:tcBorders>
                    <w:top w:val="nil"/>
                    <w:left w:val="nil"/>
                    <w:bottom w:val="nil"/>
                    <w:right w:val="nil"/>
                  </w:tcBorders>
                  <w:shd w:val="clear" w:color="auto" w:fill="auto"/>
                  <w:noWrap/>
                  <w:vAlign w:val="bottom"/>
                  <w:hideMark/>
                  <w:tcPrChange w:id="844" w:author="Coilin" w:date="2016-03-21T16:52:00Z">
                    <w:tcPr>
                      <w:tcW w:w="599" w:type="dxa"/>
                      <w:tcBorders>
                        <w:top w:val="nil"/>
                        <w:left w:val="nil"/>
                        <w:bottom w:val="nil"/>
                        <w:right w:val="nil"/>
                      </w:tcBorders>
                      <w:shd w:val="clear" w:color="auto" w:fill="auto"/>
                      <w:noWrap/>
                      <w:vAlign w:val="bottom"/>
                      <w:hideMark/>
                    </w:tcPr>
                  </w:tcPrChange>
                </w:tcPr>
                <w:p w14:paraId="400E1BDD" w14:textId="67F6937F" w:rsidR="00952E56" w:rsidRPr="00472734" w:rsidDel="00DE72A5" w:rsidRDefault="00952E56" w:rsidP="00472734">
                  <w:pPr>
                    <w:spacing w:after="0" w:line="240" w:lineRule="auto"/>
                    <w:jc w:val="center"/>
                    <w:rPr>
                      <w:ins w:id="845" w:author="Coilin" w:date="2016-03-21T15:59:00Z"/>
                      <w:del w:id="846" w:author="Windows User" w:date="2016-04-13T16:56:00Z"/>
                      <w:rFonts w:ascii="Arial" w:eastAsia="Times New Roman" w:hAnsi="Arial" w:cs="Arial"/>
                      <w:sz w:val="20"/>
                      <w:szCs w:val="20"/>
                      <w:lang w:eastAsia="en-IE"/>
                    </w:rPr>
                  </w:pPr>
                  <w:ins w:id="847" w:author="Coilin" w:date="2016-03-21T15:59:00Z">
                    <w:del w:id="848" w:author="Windows User" w:date="2016-04-13T16:56:00Z">
                      <w:r w:rsidRPr="00472734" w:rsidDel="00DE72A5">
                        <w:rPr>
                          <w:rFonts w:ascii="Arial" w:eastAsia="Times New Roman" w:hAnsi="Arial" w:cs="Arial"/>
                          <w:sz w:val="20"/>
                          <w:szCs w:val="20"/>
                          <w:lang w:eastAsia="en-IE"/>
                        </w:rPr>
                        <w:delText>4175.26</w:delText>
                      </w:r>
                    </w:del>
                  </w:ins>
                </w:p>
              </w:tc>
            </w:tr>
            <w:tr w:rsidR="00952E56" w:rsidRPr="00472734" w:rsidDel="00DE72A5" w14:paraId="2751E0DB" w14:textId="5F1CBEEE" w:rsidTr="00EC5C94">
              <w:trPr>
                <w:trHeight w:val="255"/>
                <w:ins w:id="849" w:author="Coilin" w:date="2016-03-21T15:59:00Z"/>
                <w:del w:id="850" w:author="Windows User" w:date="2016-04-13T16:56:00Z"/>
                <w:trPrChange w:id="851" w:author="Coilin" w:date="2016-03-21T16:52:00Z">
                  <w:trPr>
                    <w:trHeight w:val="255"/>
                  </w:trPr>
                </w:trPrChange>
              </w:trPr>
              <w:tc>
                <w:tcPr>
                  <w:tcW w:w="419" w:type="dxa"/>
                  <w:tcBorders>
                    <w:top w:val="nil"/>
                    <w:left w:val="nil"/>
                    <w:bottom w:val="nil"/>
                    <w:right w:val="nil"/>
                  </w:tcBorders>
                  <w:vAlign w:val="bottom"/>
                  <w:tcPrChange w:id="852" w:author="Coilin" w:date="2016-03-21T16:52:00Z">
                    <w:tcPr>
                      <w:tcW w:w="5279" w:type="dxa"/>
                      <w:tcBorders>
                        <w:top w:val="nil"/>
                        <w:left w:val="nil"/>
                        <w:bottom w:val="nil"/>
                        <w:right w:val="nil"/>
                      </w:tcBorders>
                    </w:tcPr>
                  </w:tcPrChange>
                </w:tcPr>
                <w:p w14:paraId="206EC802" w14:textId="21C50844" w:rsidR="00952E56" w:rsidRPr="00DA7034" w:rsidDel="00DE72A5" w:rsidRDefault="00952E56">
                  <w:pPr>
                    <w:spacing w:after="0" w:line="240" w:lineRule="auto"/>
                    <w:rPr>
                      <w:ins w:id="853" w:author="Coilin" w:date="2016-03-21T16:25:00Z"/>
                      <w:del w:id="854" w:author="Windows User" w:date="2016-04-13T16:56:00Z"/>
                      <w:rFonts w:ascii="Calibri" w:eastAsia="Calibri" w:hAnsi="Calibri" w:cs="Times New Roman"/>
                      <w:sz w:val="20"/>
                      <w:szCs w:val="20"/>
                      <w:lang w:eastAsia="en-IE"/>
                    </w:rPr>
                  </w:pPr>
                  <w:ins w:id="855" w:author="Coilin" w:date="2016-03-21T16:26:00Z">
                    <w:del w:id="856" w:author="Windows User" w:date="2016-04-13T16:56:00Z">
                      <w:r w:rsidDel="00DE72A5">
                        <w:rPr>
                          <w:rFonts w:ascii="Calibri" w:eastAsia="Calibri" w:hAnsi="Calibri" w:cs="Times New Roman"/>
                          <w:sz w:val="20"/>
                          <w:szCs w:val="20"/>
                          <w:lang w:eastAsia="en-IE"/>
                        </w:rPr>
                        <w:delText>4</w:delText>
                      </w:r>
                    </w:del>
                  </w:ins>
                </w:p>
              </w:tc>
              <w:tc>
                <w:tcPr>
                  <w:tcW w:w="5279" w:type="dxa"/>
                  <w:tcBorders>
                    <w:top w:val="nil"/>
                    <w:left w:val="nil"/>
                    <w:bottom w:val="nil"/>
                    <w:right w:val="nil"/>
                  </w:tcBorders>
                  <w:shd w:val="clear" w:color="auto" w:fill="auto"/>
                  <w:noWrap/>
                  <w:vAlign w:val="bottom"/>
                  <w:hideMark/>
                  <w:tcPrChange w:id="857" w:author="Coilin" w:date="2016-03-21T16:52:00Z">
                    <w:tcPr>
                      <w:tcW w:w="5279" w:type="dxa"/>
                      <w:tcBorders>
                        <w:top w:val="nil"/>
                        <w:left w:val="nil"/>
                        <w:bottom w:val="nil"/>
                        <w:right w:val="nil"/>
                      </w:tcBorders>
                      <w:shd w:val="clear" w:color="auto" w:fill="auto"/>
                      <w:noWrap/>
                      <w:vAlign w:val="bottom"/>
                      <w:hideMark/>
                    </w:tcPr>
                  </w:tcPrChange>
                </w:tcPr>
                <w:p w14:paraId="271B4DDC" w14:textId="2CEAF0ED" w:rsidR="00952E56" w:rsidRPr="003111C4" w:rsidDel="00DE72A5" w:rsidRDefault="00807A25">
                  <w:pPr>
                    <w:spacing w:after="0" w:line="240" w:lineRule="auto"/>
                    <w:rPr>
                      <w:ins w:id="858" w:author="Coilin" w:date="2016-03-21T15:59:00Z"/>
                      <w:del w:id="859" w:author="Windows User" w:date="2016-04-13T16:56:00Z"/>
                      <w:rFonts w:ascii="Arial" w:eastAsia="Times New Roman" w:hAnsi="Arial" w:cs="Arial"/>
                      <w:sz w:val="20"/>
                      <w:szCs w:val="20"/>
                      <w:lang w:eastAsia="en-IE"/>
                    </w:rPr>
                  </w:pPr>
                  <m:oMathPara>
                    <m:oMathParaPr>
                      <m:jc m:val="left"/>
                    </m:oMathParaPr>
                    <m:oMath>
                      <m:sSub>
                        <m:sSubPr>
                          <m:ctrlPr>
                            <w:ins w:id="860" w:author="Coilin" w:date="2016-03-21T16:03:00Z">
                              <w:del w:id="861" w:author="Windows User" w:date="2016-04-13T16:56:00Z">
                                <w:rPr>
                                  <w:rFonts w:ascii="Cambria Math" w:eastAsia="Times New Roman" w:hAnsi="Cambria Math" w:cs="Arial"/>
                                  <w:i/>
                                  <w:sz w:val="20"/>
                                  <w:szCs w:val="20"/>
                                  <w:lang w:eastAsia="en-IE"/>
                                </w:rPr>
                              </w:del>
                            </w:ins>
                          </m:ctrlPr>
                        </m:sSubPr>
                        <m:e>
                          <m:r>
                            <w:ins w:id="862" w:author="Coilin" w:date="2016-03-21T16:03:00Z">
                              <w:del w:id="863" w:author="Windows User" w:date="2016-04-13T16:56:00Z">
                                <w:rPr>
                                  <w:rFonts w:ascii="Cambria Math" w:eastAsia="Times New Roman" w:hAnsi="Cambria Math" w:cs="Arial"/>
                                  <w:sz w:val="20"/>
                                  <w:szCs w:val="20"/>
                                  <w:lang w:eastAsia="en-IE"/>
                                </w:rPr>
                                <m:t>β</m:t>
                              </w:del>
                            </w:ins>
                          </m:r>
                        </m:e>
                        <m:sub>
                          <m:r>
                            <w:ins w:id="864" w:author="Coilin" w:date="2016-03-21T16:03:00Z">
                              <w:del w:id="865" w:author="Windows User" w:date="2016-04-13T16:56:00Z">
                                <w:rPr>
                                  <w:rFonts w:ascii="Cambria Math" w:eastAsia="Times New Roman" w:hAnsi="Cambria Math" w:cs="Arial"/>
                                  <w:sz w:val="20"/>
                                  <w:szCs w:val="20"/>
                                  <w:lang w:eastAsia="en-IE"/>
                                </w:rPr>
                                <m:t>0,j</m:t>
                              </w:del>
                            </w:ins>
                          </m:r>
                        </m:sub>
                      </m:sSub>
                      <m:r>
                        <w:ins w:id="866" w:author="Coilin" w:date="2016-03-21T16:03:00Z">
                          <w:del w:id="867" w:author="Windows User" w:date="2016-04-13T16:56:00Z">
                            <w:rPr>
                              <w:rFonts w:ascii="Cambria Math" w:eastAsia="Times New Roman" w:hAnsi="Cambria Math" w:cs="Arial"/>
                              <w:sz w:val="20"/>
                              <w:szCs w:val="20"/>
                              <w:lang w:eastAsia="en-IE"/>
                            </w:rPr>
                            <m:t>+ γW</m:t>
                          </w:del>
                        </w:ins>
                      </m:r>
                    </m:oMath>
                  </m:oMathPara>
                </w:p>
              </w:tc>
              <w:tc>
                <w:tcPr>
                  <w:tcW w:w="1701" w:type="dxa"/>
                  <w:tcBorders>
                    <w:top w:val="nil"/>
                    <w:left w:val="nil"/>
                    <w:bottom w:val="nil"/>
                    <w:right w:val="nil"/>
                  </w:tcBorders>
                  <w:shd w:val="clear" w:color="auto" w:fill="auto"/>
                  <w:noWrap/>
                  <w:vAlign w:val="bottom"/>
                  <w:hideMark/>
                  <w:tcPrChange w:id="868" w:author="Coilin" w:date="2016-03-21T16:52:00Z">
                    <w:tcPr>
                      <w:tcW w:w="1701" w:type="dxa"/>
                      <w:tcBorders>
                        <w:top w:val="nil"/>
                        <w:left w:val="nil"/>
                        <w:bottom w:val="nil"/>
                        <w:right w:val="nil"/>
                      </w:tcBorders>
                      <w:shd w:val="clear" w:color="auto" w:fill="auto"/>
                      <w:noWrap/>
                      <w:vAlign w:val="bottom"/>
                      <w:hideMark/>
                    </w:tcPr>
                  </w:tcPrChange>
                </w:tcPr>
                <w:p w14:paraId="5D86BBC6" w14:textId="4C298D0A" w:rsidR="00952E56" w:rsidRPr="00472734" w:rsidDel="00DE72A5" w:rsidRDefault="00952E56" w:rsidP="00472734">
                  <w:pPr>
                    <w:spacing w:after="0" w:line="240" w:lineRule="auto"/>
                    <w:jc w:val="center"/>
                    <w:rPr>
                      <w:ins w:id="869" w:author="Coilin" w:date="2016-03-21T15:59:00Z"/>
                      <w:del w:id="870" w:author="Windows User" w:date="2016-04-13T16:56:00Z"/>
                      <w:rFonts w:ascii="Arial" w:eastAsia="Times New Roman" w:hAnsi="Arial" w:cs="Arial"/>
                      <w:sz w:val="20"/>
                      <w:szCs w:val="20"/>
                      <w:lang w:eastAsia="en-IE"/>
                    </w:rPr>
                  </w:pPr>
                  <w:ins w:id="871" w:author="Coilin" w:date="2016-03-21T15:59:00Z">
                    <w:del w:id="872" w:author="Windows User" w:date="2016-04-13T16:56:00Z">
                      <w:r w:rsidRPr="00472734" w:rsidDel="00DE72A5">
                        <w:rPr>
                          <w:rFonts w:ascii="Arial" w:eastAsia="Times New Roman" w:hAnsi="Arial" w:cs="Arial"/>
                          <w:sz w:val="20"/>
                          <w:szCs w:val="20"/>
                          <w:lang w:eastAsia="en-IE"/>
                        </w:rPr>
                        <w:delText>-2080.57</w:delText>
                      </w:r>
                    </w:del>
                  </w:ins>
                </w:p>
              </w:tc>
              <w:tc>
                <w:tcPr>
                  <w:tcW w:w="1134" w:type="dxa"/>
                  <w:tcBorders>
                    <w:top w:val="nil"/>
                    <w:left w:val="nil"/>
                    <w:bottom w:val="nil"/>
                    <w:right w:val="nil"/>
                  </w:tcBorders>
                  <w:shd w:val="clear" w:color="auto" w:fill="auto"/>
                  <w:noWrap/>
                  <w:vAlign w:val="bottom"/>
                  <w:hideMark/>
                  <w:tcPrChange w:id="873" w:author="Coilin" w:date="2016-03-21T16:52:00Z">
                    <w:tcPr>
                      <w:tcW w:w="1134" w:type="dxa"/>
                      <w:tcBorders>
                        <w:top w:val="nil"/>
                        <w:left w:val="nil"/>
                        <w:bottom w:val="nil"/>
                        <w:right w:val="nil"/>
                      </w:tcBorders>
                      <w:shd w:val="clear" w:color="auto" w:fill="auto"/>
                      <w:noWrap/>
                      <w:vAlign w:val="bottom"/>
                      <w:hideMark/>
                    </w:tcPr>
                  </w:tcPrChange>
                </w:tcPr>
                <w:p w14:paraId="14DE8661" w14:textId="71148369" w:rsidR="00952E56" w:rsidRPr="00472734" w:rsidDel="00DE72A5" w:rsidRDefault="00952E56" w:rsidP="00472734">
                  <w:pPr>
                    <w:spacing w:after="0" w:line="240" w:lineRule="auto"/>
                    <w:jc w:val="center"/>
                    <w:rPr>
                      <w:ins w:id="874" w:author="Coilin" w:date="2016-03-21T15:59:00Z"/>
                      <w:del w:id="875" w:author="Windows User" w:date="2016-04-13T16:56:00Z"/>
                      <w:rFonts w:ascii="Arial" w:eastAsia="Times New Roman" w:hAnsi="Arial" w:cs="Arial"/>
                      <w:sz w:val="20"/>
                      <w:szCs w:val="20"/>
                      <w:lang w:eastAsia="en-IE"/>
                    </w:rPr>
                  </w:pPr>
                  <w:ins w:id="876" w:author="Coilin" w:date="2016-03-21T15:59:00Z">
                    <w:del w:id="877" w:author="Windows User" w:date="2016-04-13T16:56:00Z">
                      <w:r w:rsidRPr="00472734" w:rsidDel="00DE72A5">
                        <w:rPr>
                          <w:rFonts w:ascii="Arial" w:eastAsia="Times New Roman" w:hAnsi="Arial" w:cs="Arial"/>
                          <w:sz w:val="20"/>
                          <w:szCs w:val="20"/>
                          <w:lang w:eastAsia="en-IE"/>
                        </w:rPr>
                        <w:delText>10</w:delText>
                      </w:r>
                    </w:del>
                  </w:ins>
                </w:p>
              </w:tc>
              <w:tc>
                <w:tcPr>
                  <w:tcW w:w="939" w:type="dxa"/>
                  <w:tcBorders>
                    <w:top w:val="nil"/>
                    <w:left w:val="nil"/>
                    <w:bottom w:val="nil"/>
                    <w:right w:val="nil"/>
                  </w:tcBorders>
                  <w:shd w:val="clear" w:color="auto" w:fill="auto"/>
                  <w:noWrap/>
                  <w:vAlign w:val="bottom"/>
                  <w:hideMark/>
                  <w:tcPrChange w:id="878" w:author="Coilin" w:date="2016-03-21T16:52:00Z">
                    <w:tcPr>
                      <w:tcW w:w="599" w:type="dxa"/>
                      <w:tcBorders>
                        <w:top w:val="nil"/>
                        <w:left w:val="nil"/>
                        <w:bottom w:val="nil"/>
                        <w:right w:val="nil"/>
                      </w:tcBorders>
                      <w:shd w:val="clear" w:color="auto" w:fill="auto"/>
                      <w:noWrap/>
                      <w:vAlign w:val="bottom"/>
                      <w:hideMark/>
                    </w:tcPr>
                  </w:tcPrChange>
                </w:tcPr>
                <w:p w14:paraId="37D5FCD9" w14:textId="3B0237A0" w:rsidR="00952E56" w:rsidRPr="00472734" w:rsidDel="00DE72A5" w:rsidRDefault="00952E56" w:rsidP="00472734">
                  <w:pPr>
                    <w:spacing w:after="0" w:line="240" w:lineRule="auto"/>
                    <w:jc w:val="center"/>
                    <w:rPr>
                      <w:ins w:id="879" w:author="Coilin" w:date="2016-03-21T15:59:00Z"/>
                      <w:del w:id="880" w:author="Windows User" w:date="2016-04-13T16:56:00Z"/>
                      <w:rFonts w:ascii="Arial" w:eastAsia="Times New Roman" w:hAnsi="Arial" w:cs="Arial"/>
                      <w:sz w:val="20"/>
                      <w:szCs w:val="20"/>
                      <w:lang w:eastAsia="en-IE"/>
                    </w:rPr>
                  </w:pPr>
                  <w:ins w:id="881" w:author="Coilin" w:date="2016-03-21T15:59:00Z">
                    <w:del w:id="882" w:author="Windows User" w:date="2016-04-13T16:56:00Z">
                      <w:r w:rsidRPr="00472734" w:rsidDel="00DE72A5">
                        <w:rPr>
                          <w:rFonts w:ascii="Arial" w:eastAsia="Times New Roman" w:hAnsi="Arial" w:cs="Arial"/>
                          <w:sz w:val="20"/>
                          <w:szCs w:val="20"/>
                          <w:lang w:eastAsia="en-IE"/>
                        </w:rPr>
                        <w:delText>4181.14</w:delText>
                      </w:r>
                    </w:del>
                  </w:ins>
                </w:p>
              </w:tc>
            </w:tr>
            <w:tr w:rsidR="00952E56" w:rsidRPr="00472734" w:rsidDel="00DE72A5" w14:paraId="0D1C4980" w14:textId="4462F164" w:rsidTr="00EC5C94">
              <w:trPr>
                <w:trHeight w:val="255"/>
                <w:ins w:id="883" w:author="Coilin" w:date="2016-03-21T15:59:00Z"/>
                <w:del w:id="884" w:author="Windows User" w:date="2016-04-13T16:56:00Z"/>
                <w:trPrChange w:id="885" w:author="Coilin" w:date="2016-03-21T16:52:00Z">
                  <w:trPr>
                    <w:trHeight w:val="255"/>
                  </w:trPr>
                </w:trPrChange>
              </w:trPr>
              <w:tc>
                <w:tcPr>
                  <w:tcW w:w="419" w:type="dxa"/>
                  <w:tcBorders>
                    <w:top w:val="nil"/>
                    <w:left w:val="nil"/>
                    <w:bottom w:val="nil"/>
                    <w:right w:val="nil"/>
                  </w:tcBorders>
                  <w:vAlign w:val="bottom"/>
                  <w:tcPrChange w:id="886" w:author="Coilin" w:date="2016-03-21T16:52:00Z">
                    <w:tcPr>
                      <w:tcW w:w="5279" w:type="dxa"/>
                      <w:tcBorders>
                        <w:top w:val="nil"/>
                        <w:left w:val="nil"/>
                        <w:bottom w:val="nil"/>
                        <w:right w:val="nil"/>
                      </w:tcBorders>
                    </w:tcPr>
                  </w:tcPrChange>
                </w:tcPr>
                <w:p w14:paraId="58D79D60" w14:textId="56ABE334" w:rsidR="00952E56" w:rsidRPr="00DA7034" w:rsidDel="00DE72A5" w:rsidRDefault="00952E56">
                  <w:pPr>
                    <w:spacing w:after="0" w:line="240" w:lineRule="auto"/>
                    <w:rPr>
                      <w:ins w:id="887" w:author="Coilin" w:date="2016-03-21T16:25:00Z"/>
                      <w:del w:id="888" w:author="Windows User" w:date="2016-04-13T16:56:00Z"/>
                      <w:rFonts w:ascii="Calibri" w:eastAsia="Calibri" w:hAnsi="Calibri" w:cs="Times New Roman"/>
                      <w:sz w:val="20"/>
                      <w:szCs w:val="20"/>
                      <w:lang w:eastAsia="en-IE"/>
                    </w:rPr>
                  </w:pPr>
                  <w:ins w:id="889" w:author="Coilin" w:date="2016-03-21T16:26:00Z">
                    <w:del w:id="890" w:author="Windows User" w:date="2016-04-13T16:56:00Z">
                      <w:r w:rsidDel="00DE72A5">
                        <w:rPr>
                          <w:rFonts w:ascii="Calibri" w:eastAsia="Calibri" w:hAnsi="Calibri" w:cs="Times New Roman"/>
                          <w:sz w:val="20"/>
                          <w:szCs w:val="20"/>
                          <w:lang w:eastAsia="en-IE"/>
                        </w:rPr>
                        <w:delText>5</w:delText>
                      </w:r>
                    </w:del>
                  </w:ins>
                </w:p>
              </w:tc>
              <w:tc>
                <w:tcPr>
                  <w:tcW w:w="5279" w:type="dxa"/>
                  <w:tcBorders>
                    <w:top w:val="nil"/>
                    <w:left w:val="nil"/>
                    <w:bottom w:val="nil"/>
                    <w:right w:val="nil"/>
                  </w:tcBorders>
                  <w:shd w:val="clear" w:color="auto" w:fill="auto"/>
                  <w:noWrap/>
                  <w:vAlign w:val="bottom"/>
                  <w:hideMark/>
                  <w:tcPrChange w:id="891" w:author="Coilin" w:date="2016-03-21T16:52:00Z">
                    <w:tcPr>
                      <w:tcW w:w="5279" w:type="dxa"/>
                      <w:tcBorders>
                        <w:top w:val="nil"/>
                        <w:left w:val="nil"/>
                        <w:bottom w:val="nil"/>
                        <w:right w:val="nil"/>
                      </w:tcBorders>
                      <w:shd w:val="clear" w:color="auto" w:fill="auto"/>
                      <w:noWrap/>
                      <w:vAlign w:val="bottom"/>
                      <w:hideMark/>
                    </w:tcPr>
                  </w:tcPrChange>
                </w:tcPr>
                <w:p w14:paraId="0B2C0B1A" w14:textId="69B06274" w:rsidR="00952E56" w:rsidRPr="007A406F" w:rsidDel="00DE72A5" w:rsidRDefault="00807A25" w:rsidP="00472734">
                  <w:pPr>
                    <w:spacing w:after="0" w:line="240" w:lineRule="auto"/>
                    <w:rPr>
                      <w:ins w:id="892" w:author="Coilin" w:date="2016-03-21T15:59:00Z"/>
                      <w:del w:id="893" w:author="Windows User" w:date="2016-04-13T16:56:00Z"/>
                      <w:rFonts w:ascii="Arial" w:eastAsia="Times New Roman" w:hAnsi="Arial" w:cs="Arial"/>
                      <w:sz w:val="20"/>
                      <w:szCs w:val="20"/>
                      <w:lang w:eastAsia="en-IE"/>
                    </w:rPr>
                  </w:pPr>
                  <m:oMathPara>
                    <m:oMathParaPr>
                      <m:jc m:val="left"/>
                    </m:oMathParaPr>
                    <m:oMath>
                      <m:sSub>
                        <m:sSubPr>
                          <m:ctrlPr>
                            <w:ins w:id="894" w:author="Coilin" w:date="2016-03-21T16:06:00Z">
                              <w:del w:id="895" w:author="Windows User" w:date="2016-04-13T16:56:00Z">
                                <w:rPr>
                                  <w:rFonts w:ascii="Cambria Math" w:eastAsia="Times New Roman" w:hAnsi="Cambria Math" w:cs="Arial"/>
                                  <w:i/>
                                  <w:sz w:val="20"/>
                                  <w:szCs w:val="20"/>
                                  <w:lang w:eastAsia="en-IE"/>
                                </w:rPr>
                              </w:del>
                            </w:ins>
                          </m:ctrlPr>
                        </m:sSubPr>
                        <m:e>
                          <m:r>
                            <w:ins w:id="896" w:author="Coilin" w:date="2016-03-21T16:06:00Z">
                              <w:del w:id="897" w:author="Windows User" w:date="2016-04-13T16:56:00Z">
                                <w:rPr>
                                  <w:rFonts w:ascii="Cambria Math" w:eastAsia="Times New Roman" w:hAnsi="Cambria Math" w:cs="Arial"/>
                                  <w:sz w:val="20"/>
                                  <w:szCs w:val="20"/>
                                  <w:lang w:eastAsia="en-IE"/>
                                </w:rPr>
                                <m:t>β</m:t>
                              </w:del>
                            </w:ins>
                          </m:r>
                        </m:e>
                        <m:sub>
                          <m:r>
                            <w:ins w:id="898" w:author="Coilin" w:date="2016-03-21T16:06:00Z">
                              <w:del w:id="899" w:author="Windows User" w:date="2016-04-13T16:56:00Z">
                                <w:rPr>
                                  <w:rFonts w:ascii="Cambria Math" w:eastAsia="Times New Roman" w:hAnsi="Cambria Math" w:cs="Arial"/>
                                  <w:sz w:val="20"/>
                                  <w:szCs w:val="20"/>
                                  <w:lang w:eastAsia="en-IE"/>
                                </w:rPr>
                                <m:t>0,j</m:t>
                              </w:del>
                            </w:ins>
                          </m:r>
                        </m:sub>
                      </m:sSub>
                      <m:r>
                        <w:ins w:id="900" w:author="Coilin" w:date="2016-03-21T16:06:00Z">
                          <w:del w:id="901" w:author="Windows User" w:date="2016-04-13T16:56:00Z">
                            <w:rPr>
                              <w:rFonts w:ascii="Cambria Math" w:eastAsia="Times New Roman" w:hAnsi="Cambria Math" w:cs="Arial"/>
                              <w:sz w:val="20"/>
                              <w:szCs w:val="20"/>
                              <w:lang w:eastAsia="en-IE"/>
                            </w:rPr>
                            <m:t xml:space="preserve">+ </m:t>
                          </w:del>
                        </w:ins>
                      </m:r>
                      <m:sSub>
                        <m:sSubPr>
                          <m:ctrlPr>
                            <w:ins w:id="902" w:author="Coilin" w:date="2016-03-21T16:06:00Z">
                              <w:del w:id="903" w:author="Windows User" w:date="2016-04-13T16:56:00Z">
                                <w:rPr>
                                  <w:rFonts w:ascii="Cambria Math" w:eastAsia="Times New Roman" w:hAnsi="Cambria Math" w:cs="Arial"/>
                                  <w:i/>
                                  <w:sz w:val="20"/>
                                  <w:szCs w:val="20"/>
                                  <w:lang w:eastAsia="en-IE"/>
                                </w:rPr>
                              </w:del>
                            </w:ins>
                          </m:ctrlPr>
                        </m:sSubPr>
                        <m:e>
                          <m:r>
                            <w:ins w:id="904" w:author="Coilin" w:date="2016-03-21T16:06:00Z">
                              <w:del w:id="905" w:author="Windows User" w:date="2016-04-13T16:56:00Z">
                                <w:rPr>
                                  <w:rFonts w:ascii="Cambria Math" w:eastAsia="Times New Roman" w:hAnsi="Cambria Math" w:cs="Arial"/>
                                  <w:sz w:val="20"/>
                                  <w:szCs w:val="20"/>
                                  <w:lang w:eastAsia="en-IE"/>
                                </w:rPr>
                                <m:t>β</m:t>
                              </w:del>
                            </w:ins>
                          </m:r>
                        </m:e>
                        <m:sub>
                          <m:r>
                            <w:ins w:id="906" w:author="Coilin" w:date="2016-03-21T16:06:00Z">
                              <w:del w:id="907" w:author="Windows User" w:date="2016-04-13T16:56:00Z">
                                <w:rPr>
                                  <w:rFonts w:ascii="Cambria Math" w:eastAsia="Times New Roman" w:hAnsi="Cambria Math" w:cs="Arial"/>
                                  <w:sz w:val="20"/>
                                  <w:szCs w:val="20"/>
                                  <w:lang w:eastAsia="en-IE"/>
                                </w:rPr>
                                <m:t>1,j</m:t>
                              </w:del>
                            </w:ins>
                          </m:r>
                        </m:sub>
                      </m:sSub>
                      <m:r>
                        <w:ins w:id="908" w:author="Coilin" w:date="2016-03-21T16:06:00Z">
                          <w:del w:id="909" w:author="Windows User" w:date="2016-04-13T16:56:00Z">
                            <w:rPr>
                              <w:rFonts w:ascii="Cambria Math" w:eastAsia="Times New Roman" w:hAnsi="Cambria Math" w:cs="Arial"/>
                              <w:sz w:val="20"/>
                              <w:szCs w:val="20"/>
                              <w:lang w:eastAsia="en-IE"/>
                            </w:rPr>
                            <m:t>CL</m:t>
                          </w:del>
                        </w:ins>
                      </m:r>
                      <m:r>
                        <w:ins w:id="910" w:author="Coilin" w:date="2016-03-21T16:04:00Z">
                          <w:del w:id="911" w:author="Windows User" w:date="2016-04-13T16:56:00Z">
                            <w:rPr>
                              <w:rFonts w:ascii="Cambria Math" w:eastAsia="Times New Roman" w:hAnsi="Cambria Math" w:cs="Arial"/>
                              <w:sz w:val="20"/>
                              <w:szCs w:val="20"/>
                              <w:lang w:eastAsia="en-IE"/>
                            </w:rPr>
                            <m:t xml:space="preserve">+ </m:t>
                          </w:del>
                        </w:ins>
                      </m:r>
                      <m:sSub>
                        <m:sSubPr>
                          <m:ctrlPr>
                            <w:ins w:id="912" w:author="Coilin" w:date="2016-03-21T16:04:00Z">
                              <w:del w:id="913" w:author="Windows User" w:date="2016-04-13T16:56:00Z">
                                <w:rPr>
                                  <w:rFonts w:ascii="Cambria Math" w:eastAsia="Times New Roman" w:hAnsi="Cambria Math" w:cs="Arial"/>
                                  <w:i/>
                                  <w:sz w:val="20"/>
                                  <w:szCs w:val="20"/>
                                  <w:lang w:eastAsia="en-IE"/>
                                </w:rPr>
                              </w:del>
                            </w:ins>
                          </m:ctrlPr>
                        </m:sSubPr>
                        <m:e>
                          <m:r>
                            <w:ins w:id="914" w:author="Coilin" w:date="2016-03-21T16:04:00Z">
                              <w:del w:id="915" w:author="Windows User" w:date="2016-04-13T16:56:00Z">
                                <w:rPr>
                                  <w:rFonts w:ascii="Cambria Math" w:eastAsia="Times New Roman" w:hAnsi="Cambria Math" w:cs="Arial"/>
                                  <w:sz w:val="20"/>
                                  <w:szCs w:val="20"/>
                                  <w:lang w:eastAsia="en-IE"/>
                                </w:rPr>
                                <m:t>δ</m:t>
                              </w:del>
                            </w:ins>
                          </m:r>
                        </m:e>
                        <m:sub>
                          <m:r>
                            <w:ins w:id="916" w:author="Coilin" w:date="2016-03-21T16:04:00Z">
                              <w:del w:id="917" w:author="Windows User" w:date="2016-04-13T16:56:00Z">
                                <w:rPr>
                                  <w:rFonts w:ascii="Cambria Math" w:eastAsia="Times New Roman" w:hAnsi="Cambria Math" w:cs="Arial"/>
                                  <w:sz w:val="20"/>
                                  <w:szCs w:val="20"/>
                                  <w:lang w:eastAsia="en-IE"/>
                                </w:rPr>
                                <m:t>1</m:t>
                              </w:del>
                            </w:ins>
                          </m:r>
                        </m:sub>
                      </m:sSub>
                      <m:r>
                        <w:ins w:id="918" w:author="Coilin" w:date="2016-03-21T16:04:00Z">
                          <w:del w:id="919" w:author="Windows User" w:date="2016-04-13T16:56:00Z">
                            <w:rPr>
                              <w:rFonts w:ascii="Cambria Math" w:eastAsia="Times New Roman" w:hAnsi="Cambria Math" w:cs="Arial"/>
                              <w:sz w:val="20"/>
                              <w:szCs w:val="20"/>
                              <w:lang w:eastAsia="en-IE"/>
                            </w:rPr>
                            <m:t xml:space="preserve">PI+ </m:t>
                          </w:del>
                        </w:ins>
                      </m:r>
                      <m:sSub>
                        <m:sSubPr>
                          <m:ctrlPr>
                            <w:ins w:id="920" w:author="Coilin" w:date="2016-03-21T16:04:00Z">
                              <w:del w:id="921" w:author="Windows User" w:date="2016-04-13T16:56:00Z">
                                <w:rPr>
                                  <w:rFonts w:ascii="Cambria Math" w:eastAsia="Times New Roman" w:hAnsi="Cambria Math" w:cs="Arial"/>
                                  <w:i/>
                                  <w:sz w:val="20"/>
                                  <w:szCs w:val="20"/>
                                  <w:lang w:eastAsia="en-IE"/>
                                </w:rPr>
                              </w:del>
                            </w:ins>
                          </m:ctrlPr>
                        </m:sSubPr>
                        <m:e>
                          <m:r>
                            <w:ins w:id="922" w:author="Coilin" w:date="2016-03-21T16:04:00Z">
                              <w:del w:id="923" w:author="Windows User" w:date="2016-04-13T16:56:00Z">
                                <w:rPr>
                                  <w:rFonts w:ascii="Cambria Math" w:eastAsia="Times New Roman" w:hAnsi="Cambria Math" w:cs="Arial"/>
                                  <w:sz w:val="20"/>
                                  <w:szCs w:val="20"/>
                                  <w:lang w:eastAsia="en-IE"/>
                                </w:rPr>
                                <m:t>δ</m:t>
                              </w:del>
                            </w:ins>
                          </m:r>
                        </m:e>
                        <m:sub>
                          <m:r>
                            <w:ins w:id="924" w:author="Coilin" w:date="2016-03-21T16:04:00Z">
                              <w:del w:id="925" w:author="Windows User" w:date="2016-04-13T16:56:00Z">
                                <w:rPr>
                                  <w:rFonts w:ascii="Cambria Math" w:eastAsia="Times New Roman" w:hAnsi="Cambria Math" w:cs="Arial"/>
                                  <w:sz w:val="20"/>
                                  <w:szCs w:val="20"/>
                                  <w:lang w:eastAsia="en-IE"/>
                                </w:rPr>
                                <m:t>2</m:t>
                              </w:del>
                            </w:ins>
                          </m:r>
                        </m:sub>
                      </m:sSub>
                      <m:r>
                        <w:ins w:id="926" w:author="Coilin" w:date="2016-03-21T16:04:00Z">
                          <w:del w:id="927" w:author="Windows User" w:date="2016-04-13T16:56:00Z">
                            <w:rPr>
                              <w:rFonts w:ascii="Cambria Math" w:eastAsia="Times New Roman" w:hAnsi="Cambria Math" w:cs="Arial"/>
                              <w:sz w:val="20"/>
                              <w:szCs w:val="20"/>
                              <w:lang w:eastAsia="en-IE"/>
                            </w:rPr>
                            <m:t xml:space="preserve">SI+ </m:t>
                          </w:del>
                        </w:ins>
                      </m:r>
                      <m:sSub>
                        <m:sSubPr>
                          <m:ctrlPr>
                            <w:ins w:id="928" w:author="Coilin" w:date="2016-03-21T16:04:00Z">
                              <w:del w:id="929" w:author="Windows User" w:date="2016-04-13T16:56:00Z">
                                <w:rPr>
                                  <w:rFonts w:ascii="Cambria Math" w:eastAsia="Times New Roman" w:hAnsi="Cambria Math" w:cs="Arial"/>
                                  <w:i/>
                                  <w:sz w:val="20"/>
                                  <w:szCs w:val="20"/>
                                  <w:lang w:eastAsia="en-IE"/>
                                </w:rPr>
                              </w:del>
                            </w:ins>
                          </m:ctrlPr>
                        </m:sSubPr>
                        <m:e>
                          <m:r>
                            <w:ins w:id="930" w:author="Coilin" w:date="2016-03-21T16:04:00Z">
                              <w:del w:id="931" w:author="Windows User" w:date="2016-04-13T16:56:00Z">
                                <w:rPr>
                                  <w:rFonts w:ascii="Cambria Math" w:eastAsia="Times New Roman" w:hAnsi="Cambria Math" w:cs="Arial"/>
                                  <w:sz w:val="20"/>
                                  <w:szCs w:val="20"/>
                                  <w:lang w:eastAsia="en-IE"/>
                                </w:rPr>
                                <m:t>δ</m:t>
                              </w:del>
                            </w:ins>
                          </m:r>
                        </m:e>
                        <m:sub>
                          <m:r>
                            <w:ins w:id="932" w:author="Coilin" w:date="2016-03-21T16:04:00Z">
                              <w:del w:id="933" w:author="Windows User" w:date="2016-04-13T16:56:00Z">
                                <w:rPr>
                                  <w:rFonts w:ascii="Cambria Math" w:eastAsia="Times New Roman" w:hAnsi="Cambria Math" w:cs="Arial"/>
                                  <w:sz w:val="20"/>
                                  <w:szCs w:val="20"/>
                                  <w:lang w:eastAsia="en-IE"/>
                                </w:rPr>
                                <m:t>3</m:t>
                              </w:del>
                            </w:ins>
                          </m:r>
                        </m:sub>
                      </m:sSub>
                      <m:r>
                        <w:ins w:id="934" w:author="Coilin" w:date="2016-03-21T16:04:00Z">
                          <w:del w:id="935" w:author="Windows User" w:date="2016-04-13T16:56:00Z">
                            <w:rPr>
                              <w:rFonts w:ascii="Cambria Math" w:eastAsia="Times New Roman" w:hAnsi="Cambria Math" w:cs="Arial"/>
                              <w:sz w:val="20"/>
                              <w:szCs w:val="20"/>
                              <w:lang w:eastAsia="en-IE"/>
                            </w:rPr>
                            <m:t>SO</m:t>
                          </w:del>
                        </w:ins>
                      </m:r>
                    </m:oMath>
                  </m:oMathPara>
                </w:p>
              </w:tc>
              <w:tc>
                <w:tcPr>
                  <w:tcW w:w="1701" w:type="dxa"/>
                  <w:tcBorders>
                    <w:top w:val="nil"/>
                    <w:left w:val="nil"/>
                    <w:bottom w:val="nil"/>
                    <w:right w:val="nil"/>
                  </w:tcBorders>
                  <w:shd w:val="clear" w:color="auto" w:fill="auto"/>
                  <w:noWrap/>
                  <w:vAlign w:val="bottom"/>
                  <w:hideMark/>
                  <w:tcPrChange w:id="936" w:author="Coilin" w:date="2016-03-21T16:52:00Z">
                    <w:tcPr>
                      <w:tcW w:w="1701" w:type="dxa"/>
                      <w:tcBorders>
                        <w:top w:val="nil"/>
                        <w:left w:val="nil"/>
                        <w:bottom w:val="nil"/>
                        <w:right w:val="nil"/>
                      </w:tcBorders>
                      <w:shd w:val="clear" w:color="auto" w:fill="auto"/>
                      <w:noWrap/>
                      <w:vAlign w:val="bottom"/>
                      <w:hideMark/>
                    </w:tcPr>
                  </w:tcPrChange>
                </w:tcPr>
                <w:p w14:paraId="33B29A3F" w14:textId="2EBDF381" w:rsidR="00952E56" w:rsidRPr="00472734" w:rsidDel="00DE72A5" w:rsidRDefault="00952E56" w:rsidP="00472734">
                  <w:pPr>
                    <w:spacing w:after="0" w:line="240" w:lineRule="auto"/>
                    <w:jc w:val="center"/>
                    <w:rPr>
                      <w:ins w:id="937" w:author="Coilin" w:date="2016-03-21T15:59:00Z"/>
                      <w:del w:id="938" w:author="Windows User" w:date="2016-04-13T16:56:00Z"/>
                      <w:rFonts w:ascii="Arial" w:eastAsia="Times New Roman" w:hAnsi="Arial" w:cs="Arial"/>
                      <w:sz w:val="20"/>
                      <w:szCs w:val="20"/>
                      <w:lang w:eastAsia="en-IE"/>
                    </w:rPr>
                  </w:pPr>
                  <w:ins w:id="939" w:author="Coilin" w:date="2016-03-21T15:59:00Z">
                    <w:del w:id="940" w:author="Windows User" w:date="2016-04-13T16:56:00Z">
                      <w:r w:rsidRPr="00472734" w:rsidDel="00DE72A5">
                        <w:rPr>
                          <w:rFonts w:ascii="Arial" w:eastAsia="Times New Roman" w:hAnsi="Arial" w:cs="Arial"/>
                          <w:sz w:val="20"/>
                          <w:szCs w:val="20"/>
                          <w:lang w:eastAsia="en-IE"/>
                        </w:rPr>
                        <w:delText>-2053.30</w:delText>
                      </w:r>
                    </w:del>
                  </w:ins>
                </w:p>
              </w:tc>
              <w:tc>
                <w:tcPr>
                  <w:tcW w:w="1134" w:type="dxa"/>
                  <w:tcBorders>
                    <w:top w:val="nil"/>
                    <w:left w:val="nil"/>
                    <w:bottom w:val="nil"/>
                    <w:right w:val="nil"/>
                  </w:tcBorders>
                  <w:shd w:val="clear" w:color="auto" w:fill="auto"/>
                  <w:noWrap/>
                  <w:vAlign w:val="bottom"/>
                  <w:hideMark/>
                  <w:tcPrChange w:id="941" w:author="Coilin" w:date="2016-03-21T16:52:00Z">
                    <w:tcPr>
                      <w:tcW w:w="1134" w:type="dxa"/>
                      <w:tcBorders>
                        <w:top w:val="nil"/>
                        <w:left w:val="nil"/>
                        <w:bottom w:val="nil"/>
                        <w:right w:val="nil"/>
                      </w:tcBorders>
                      <w:shd w:val="clear" w:color="auto" w:fill="auto"/>
                      <w:noWrap/>
                      <w:vAlign w:val="bottom"/>
                      <w:hideMark/>
                    </w:tcPr>
                  </w:tcPrChange>
                </w:tcPr>
                <w:p w14:paraId="65D42665" w14:textId="48335CE7" w:rsidR="00952E56" w:rsidRPr="00472734" w:rsidDel="00DE72A5" w:rsidRDefault="00952E56" w:rsidP="00472734">
                  <w:pPr>
                    <w:spacing w:after="0" w:line="240" w:lineRule="auto"/>
                    <w:jc w:val="center"/>
                    <w:rPr>
                      <w:ins w:id="942" w:author="Coilin" w:date="2016-03-21T15:59:00Z"/>
                      <w:del w:id="943" w:author="Windows User" w:date="2016-04-13T16:56:00Z"/>
                      <w:rFonts w:ascii="Arial" w:eastAsia="Times New Roman" w:hAnsi="Arial" w:cs="Arial"/>
                      <w:sz w:val="20"/>
                      <w:szCs w:val="20"/>
                      <w:lang w:eastAsia="en-IE"/>
                    </w:rPr>
                  </w:pPr>
                  <w:ins w:id="944" w:author="Coilin" w:date="2016-03-21T15:59:00Z">
                    <w:del w:id="945" w:author="Windows User" w:date="2016-04-13T16:56:00Z">
                      <w:r w:rsidRPr="00472734" w:rsidDel="00DE72A5">
                        <w:rPr>
                          <w:rFonts w:ascii="Arial" w:eastAsia="Times New Roman" w:hAnsi="Arial" w:cs="Arial"/>
                          <w:sz w:val="20"/>
                          <w:szCs w:val="20"/>
                          <w:lang w:eastAsia="en-IE"/>
                        </w:rPr>
                        <w:delText>15</w:delText>
                      </w:r>
                    </w:del>
                  </w:ins>
                </w:p>
              </w:tc>
              <w:tc>
                <w:tcPr>
                  <w:tcW w:w="939" w:type="dxa"/>
                  <w:tcBorders>
                    <w:top w:val="nil"/>
                    <w:left w:val="nil"/>
                    <w:bottom w:val="nil"/>
                    <w:right w:val="nil"/>
                  </w:tcBorders>
                  <w:shd w:val="clear" w:color="auto" w:fill="auto"/>
                  <w:noWrap/>
                  <w:vAlign w:val="bottom"/>
                  <w:hideMark/>
                  <w:tcPrChange w:id="946" w:author="Coilin" w:date="2016-03-21T16:52:00Z">
                    <w:tcPr>
                      <w:tcW w:w="599" w:type="dxa"/>
                      <w:tcBorders>
                        <w:top w:val="nil"/>
                        <w:left w:val="nil"/>
                        <w:bottom w:val="nil"/>
                        <w:right w:val="nil"/>
                      </w:tcBorders>
                      <w:shd w:val="clear" w:color="auto" w:fill="auto"/>
                      <w:noWrap/>
                      <w:vAlign w:val="bottom"/>
                      <w:hideMark/>
                    </w:tcPr>
                  </w:tcPrChange>
                </w:tcPr>
                <w:p w14:paraId="16D1E3C9" w14:textId="757FD6DE" w:rsidR="00952E56" w:rsidRPr="00472734" w:rsidDel="00DE72A5" w:rsidRDefault="00952E56" w:rsidP="00472734">
                  <w:pPr>
                    <w:spacing w:after="0" w:line="240" w:lineRule="auto"/>
                    <w:jc w:val="center"/>
                    <w:rPr>
                      <w:ins w:id="947" w:author="Coilin" w:date="2016-03-21T15:59:00Z"/>
                      <w:del w:id="948" w:author="Windows User" w:date="2016-04-13T16:56:00Z"/>
                      <w:rFonts w:ascii="Arial" w:eastAsia="Times New Roman" w:hAnsi="Arial" w:cs="Arial"/>
                      <w:sz w:val="20"/>
                      <w:szCs w:val="20"/>
                      <w:lang w:eastAsia="en-IE"/>
                    </w:rPr>
                  </w:pPr>
                  <w:ins w:id="949" w:author="Coilin" w:date="2016-03-21T15:59:00Z">
                    <w:del w:id="950" w:author="Windows User" w:date="2016-04-13T16:56:00Z">
                      <w:r w:rsidRPr="00472734" w:rsidDel="00DE72A5">
                        <w:rPr>
                          <w:rFonts w:ascii="Arial" w:eastAsia="Times New Roman" w:hAnsi="Arial" w:cs="Arial"/>
                          <w:sz w:val="20"/>
                          <w:szCs w:val="20"/>
                          <w:lang w:eastAsia="en-IE"/>
                        </w:rPr>
                        <w:delText>4136.60</w:delText>
                      </w:r>
                    </w:del>
                  </w:ins>
                </w:p>
              </w:tc>
            </w:tr>
            <w:tr w:rsidR="00952E56" w:rsidRPr="00472734" w:rsidDel="00DE72A5" w14:paraId="79D74393" w14:textId="52051DD9" w:rsidTr="00EC5C94">
              <w:trPr>
                <w:trHeight w:val="255"/>
                <w:ins w:id="951" w:author="Coilin" w:date="2016-03-21T15:59:00Z"/>
                <w:del w:id="952" w:author="Windows User" w:date="2016-04-13T16:56:00Z"/>
                <w:trPrChange w:id="953" w:author="Coilin" w:date="2016-03-21T16:52:00Z">
                  <w:trPr>
                    <w:trHeight w:val="255"/>
                  </w:trPr>
                </w:trPrChange>
              </w:trPr>
              <w:tc>
                <w:tcPr>
                  <w:tcW w:w="419" w:type="dxa"/>
                  <w:tcBorders>
                    <w:top w:val="nil"/>
                    <w:left w:val="nil"/>
                    <w:bottom w:val="nil"/>
                    <w:right w:val="nil"/>
                  </w:tcBorders>
                  <w:vAlign w:val="bottom"/>
                  <w:tcPrChange w:id="954" w:author="Coilin" w:date="2016-03-21T16:52:00Z">
                    <w:tcPr>
                      <w:tcW w:w="5279" w:type="dxa"/>
                      <w:tcBorders>
                        <w:top w:val="nil"/>
                        <w:left w:val="nil"/>
                        <w:bottom w:val="nil"/>
                        <w:right w:val="nil"/>
                      </w:tcBorders>
                    </w:tcPr>
                  </w:tcPrChange>
                </w:tcPr>
                <w:p w14:paraId="14AF120F" w14:textId="253C5B84" w:rsidR="00952E56" w:rsidRPr="00DA7034" w:rsidDel="00DE72A5" w:rsidRDefault="00952E56">
                  <w:pPr>
                    <w:spacing w:after="0" w:line="240" w:lineRule="auto"/>
                    <w:rPr>
                      <w:ins w:id="955" w:author="Coilin" w:date="2016-03-21T16:25:00Z"/>
                      <w:del w:id="956" w:author="Windows User" w:date="2016-04-13T16:56:00Z"/>
                      <w:rFonts w:ascii="Calibri" w:eastAsia="Calibri" w:hAnsi="Calibri" w:cs="Times New Roman"/>
                      <w:sz w:val="20"/>
                      <w:szCs w:val="20"/>
                      <w:lang w:eastAsia="en-IE"/>
                    </w:rPr>
                  </w:pPr>
                  <w:ins w:id="957" w:author="Coilin" w:date="2016-03-21T16:26:00Z">
                    <w:del w:id="958" w:author="Windows User" w:date="2016-04-13T16:56:00Z">
                      <w:r w:rsidDel="00DE72A5">
                        <w:rPr>
                          <w:rFonts w:ascii="Calibri" w:eastAsia="Calibri" w:hAnsi="Calibri" w:cs="Times New Roman"/>
                          <w:sz w:val="20"/>
                          <w:szCs w:val="20"/>
                          <w:lang w:eastAsia="en-IE"/>
                        </w:rPr>
                        <w:delText>6</w:delText>
                      </w:r>
                    </w:del>
                  </w:ins>
                </w:p>
              </w:tc>
              <w:tc>
                <w:tcPr>
                  <w:tcW w:w="5279" w:type="dxa"/>
                  <w:tcBorders>
                    <w:top w:val="nil"/>
                    <w:left w:val="nil"/>
                    <w:bottom w:val="nil"/>
                    <w:right w:val="nil"/>
                  </w:tcBorders>
                  <w:shd w:val="clear" w:color="auto" w:fill="auto"/>
                  <w:noWrap/>
                  <w:vAlign w:val="bottom"/>
                  <w:hideMark/>
                  <w:tcPrChange w:id="959" w:author="Coilin" w:date="2016-03-21T16:52:00Z">
                    <w:tcPr>
                      <w:tcW w:w="5279" w:type="dxa"/>
                      <w:tcBorders>
                        <w:top w:val="nil"/>
                        <w:left w:val="nil"/>
                        <w:bottom w:val="nil"/>
                        <w:right w:val="nil"/>
                      </w:tcBorders>
                      <w:shd w:val="clear" w:color="auto" w:fill="auto"/>
                      <w:noWrap/>
                      <w:vAlign w:val="bottom"/>
                      <w:hideMark/>
                    </w:tcPr>
                  </w:tcPrChange>
                </w:tcPr>
                <w:p w14:paraId="113C5ED0" w14:textId="573D01F0" w:rsidR="00952E56" w:rsidRPr="007A406F" w:rsidDel="00DE72A5" w:rsidRDefault="00807A25">
                  <w:pPr>
                    <w:spacing w:after="0" w:line="240" w:lineRule="auto"/>
                    <w:rPr>
                      <w:ins w:id="960" w:author="Coilin" w:date="2016-03-21T15:59:00Z"/>
                      <w:del w:id="961" w:author="Windows User" w:date="2016-04-13T16:56:00Z"/>
                      <w:rFonts w:ascii="Arial" w:eastAsia="Times New Roman" w:hAnsi="Arial" w:cs="Arial"/>
                      <w:sz w:val="20"/>
                      <w:szCs w:val="20"/>
                      <w:lang w:eastAsia="en-IE"/>
                    </w:rPr>
                  </w:pPr>
                  <m:oMathPara>
                    <m:oMathParaPr>
                      <m:jc m:val="left"/>
                    </m:oMathParaPr>
                    <m:oMath>
                      <m:sSub>
                        <m:sSubPr>
                          <m:ctrlPr>
                            <w:ins w:id="962" w:author="Coilin" w:date="2016-03-21T16:04:00Z">
                              <w:del w:id="963" w:author="Windows User" w:date="2016-04-13T16:56:00Z">
                                <w:rPr>
                                  <w:rFonts w:ascii="Cambria Math" w:eastAsia="Times New Roman" w:hAnsi="Cambria Math" w:cs="Arial"/>
                                  <w:i/>
                                  <w:sz w:val="20"/>
                                  <w:szCs w:val="20"/>
                                  <w:lang w:eastAsia="en-IE"/>
                                </w:rPr>
                              </w:del>
                            </w:ins>
                          </m:ctrlPr>
                        </m:sSubPr>
                        <m:e>
                          <m:r>
                            <w:ins w:id="964" w:author="Coilin" w:date="2016-03-21T16:04:00Z">
                              <w:del w:id="965" w:author="Windows User" w:date="2016-04-13T16:56:00Z">
                                <w:rPr>
                                  <w:rFonts w:ascii="Cambria Math" w:eastAsia="Times New Roman" w:hAnsi="Cambria Math" w:cs="Arial"/>
                                  <w:sz w:val="20"/>
                                  <w:szCs w:val="20"/>
                                  <w:lang w:eastAsia="en-IE"/>
                                </w:rPr>
                                <m:t>β</m:t>
                              </w:del>
                            </w:ins>
                          </m:r>
                        </m:e>
                        <m:sub>
                          <m:r>
                            <w:ins w:id="966" w:author="Coilin" w:date="2016-03-21T16:04:00Z">
                              <w:del w:id="967" w:author="Windows User" w:date="2016-04-13T16:56:00Z">
                                <w:rPr>
                                  <w:rFonts w:ascii="Cambria Math" w:eastAsia="Times New Roman" w:hAnsi="Cambria Math" w:cs="Arial"/>
                                  <w:sz w:val="20"/>
                                  <w:szCs w:val="20"/>
                                  <w:lang w:eastAsia="en-IE"/>
                                </w:rPr>
                                <m:t>0,j</m:t>
                              </w:del>
                            </w:ins>
                          </m:r>
                        </m:sub>
                      </m:sSub>
                      <m:r>
                        <w:ins w:id="968" w:author="Coilin" w:date="2016-03-21T16:04:00Z">
                          <w:del w:id="969" w:author="Windows User" w:date="2016-04-13T16:56:00Z">
                            <w:rPr>
                              <w:rFonts w:ascii="Cambria Math" w:eastAsia="Times New Roman" w:hAnsi="Cambria Math" w:cs="Arial"/>
                              <w:sz w:val="20"/>
                              <w:szCs w:val="20"/>
                              <w:lang w:eastAsia="en-IE"/>
                            </w:rPr>
                            <m:t xml:space="preserve">+ </m:t>
                          </w:del>
                        </w:ins>
                      </m:r>
                      <m:sSub>
                        <m:sSubPr>
                          <m:ctrlPr>
                            <w:ins w:id="970" w:author="Coilin" w:date="2016-03-21T16:04:00Z">
                              <w:del w:id="971" w:author="Windows User" w:date="2016-04-13T16:56:00Z">
                                <w:rPr>
                                  <w:rFonts w:ascii="Cambria Math" w:eastAsia="Times New Roman" w:hAnsi="Cambria Math" w:cs="Arial"/>
                                  <w:i/>
                                  <w:sz w:val="20"/>
                                  <w:szCs w:val="20"/>
                                  <w:lang w:eastAsia="en-IE"/>
                                </w:rPr>
                              </w:del>
                            </w:ins>
                          </m:ctrlPr>
                        </m:sSubPr>
                        <m:e>
                          <m:r>
                            <w:ins w:id="972" w:author="Coilin" w:date="2016-03-21T16:04:00Z">
                              <w:del w:id="973" w:author="Windows User" w:date="2016-04-13T16:56:00Z">
                                <w:rPr>
                                  <w:rFonts w:ascii="Cambria Math" w:eastAsia="Times New Roman" w:hAnsi="Cambria Math" w:cs="Arial"/>
                                  <w:sz w:val="20"/>
                                  <w:szCs w:val="20"/>
                                  <w:lang w:eastAsia="en-IE"/>
                                </w:rPr>
                                <m:t>β</m:t>
                              </w:del>
                            </w:ins>
                          </m:r>
                        </m:e>
                        <m:sub>
                          <m:r>
                            <w:ins w:id="974" w:author="Coilin" w:date="2016-03-21T16:04:00Z">
                              <w:del w:id="975" w:author="Windows User" w:date="2016-04-13T16:56:00Z">
                                <w:rPr>
                                  <w:rFonts w:ascii="Cambria Math" w:eastAsia="Times New Roman" w:hAnsi="Cambria Math" w:cs="Arial"/>
                                  <w:sz w:val="20"/>
                                  <w:szCs w:val="20"/>
                                  <w:lang w:eastAsia="en-IE"/>
                                </w:rPr>
                                <m:t>1,j</m:t>
                              </w:del>
                            </w:ins>
                          </m:r>
                        </m:sub>
                      </m:sSub>
                      <m:r>
                        <w:ins w:id="976" w:author="Coilin" w:date="2016-03-21T16:04:00Z">
                          <w:del w:id="977" w:author="Windows User" w:date="2016-04-13T16:56:00Z">
                            <w:rPr>
                              <w:rFonts w:ascii="Cambria Math" w:eastAsia="Times New Roman" w:hAnsi="Cambria Math" w:cs="Arial"/>
                              <w:sz w:val="20"/>
                              <w:szCs w:val="20"/>
                              <w:lang w:eastAsia="en-IE"/>
                            </w:rPr>
                            <m:t>CL</m:t>
                          </w:del>
                        </w:ins>
                      </m:r>
                      <m:r>
                        <w:ins w:id="978" w:author="Coilin" w:date="2016-03-21T16:05:00Z">
                          <w:del w:id="979" w:author="Windows User" w:date="2016-04-13T16:56:00Z">
                            <w:rPr>
                              <w:rFonts w:ascii="Cambria Math" w:eastAsia="Times New Roman" w:hAnsi="Cambria Math" w:cs="Arial"/>
                              <w:sz w:val="20"/>
                              <w:szCs w:val="20"/>
                              <w:lang w:eastAsia="en-IE"/>
                            </w:rPr>
                            <m:t>+ γW</m:t>
                          </w:del>
                        </w:ins>
                      </m:r>
                    </m:oMath>
                  </m:oMathPara>
                </w:p>
              </w:tc>
              <w:tc>
                <w:tcPr>
                  <w:tcW w:w="1701" w:type="dxa"/>
                  <w:tcBorders>
                    <w:top w:val="nil"/>
                    <w:left w:val="nil"/>
                    <w:bottom w:val="nil"/>
                    <w:right w:val="nil"/>
                  </w:tcBorders>
                  <w:shd w:val="clear" w:color="auto" w:fill="auto"/>
                  <w:noWrap/>
                  <w:vAlign w:val="bottom"/>
                  <w:hideMark/>
                  <w:tcPrChange w:id="980" w:author="Coilin" w:date="2016-03-21T16:52:00Z">
                    <w:tcPr>
                      <w:tcW w:w="1701" w:type="dxa"/>
                      <w:tcBorders>
                        <w:top w:val="nil"/>
                        <w:left w:val="nil"/>
                        <w:bottom w:val="nil"/>
                        <w:right w:val="nil"/>
                      </w:tcBorders>
                      <w:shd w:val="clear" w:color="auto" w:fill="auto"/>
                      <w:noWrap/>
                      <w:vAlign w:val="bottom"/>
                      <w:hideMark/>
                    </w:tcPr>
                  </w:tcPrChange>
                </w:tcPr>
                <w:p w14:paraId="540E0496" w14:textId="5A804148" w:rsidR="00952E56" w:rsidRPr="00472734" w:rsidDel="00DE72A5" w:rsidRDefault="00952E56" w:rsidP="00472734">
                  <w:pPr>
                    <w:spacing w:after="0" w:line="240" w:lineRule="auto"/>
                    <w:jc w:val="center"/>
                    <w:rPr>
                      <w:ins w:id="981" w:author="Coilin" w:date="2016-03-21T15:59:00Z"/>
                      <w:del w:id="982" w:author="Windows User" w:date="2016-04-13T16:56:00Z"/>
                      <w:rFonts w:ascii="Arial" w:eastAsia="Times New Roman" w:hAnsi="Arial" w:cs="Arial"/>
                      <w:sz w:val="20"/>
                      <w:szCs w:val="20"/>
                      <w:lang w:eastAsia="en-IE"/>
                    </w:rPr>
                  </w:pPr>
                  <w:ins w:id="983" w:author="Coilin" w:date="2016-03-21T15:59:00Z">
                    <w:del w:id="984" w:author="Windows User" w:date="2016-04-13T16:56:00Z">
                      <w:r w:rsidRPr="00472734" w:rsidDel="00DE72A5">
                        <w:rPr>
                          <w:rFonts w:ascii="Arial" w:eastAsia="Times New Roman" w:hAnsi="Arial" w:cs="Arial"/>
                          <w:sz w:val="20"/>
                          <w:szCs w:val="20"/>
                          <w:lang w:eastAsia="en-IE"/>
                        </w:rPr>
                        <w:delText>-2058.25</w:delText>
                      </w:r>
                    </w:del>
                  </w:ins>
                </w:p>
              </w:tc>
              <w:tc>
                <w:tcPr>
                  <w:tcW w:w="1134" w:type="dxa"/>
                  <w:tcBorders>
                    <w:top w:val="nil"/>
                    <w:left w:val="nil"/>
                    <w:bottom w:val="nil"/>
                    <w:right w:val="nil"/>
                  </w:tcBorders>
                  <w:shd w:val="clear" w:color="auto" w:fill="auto"/>
                  <w:noWrap/>
                  <w:vAlign w:val="bottom"/>
                  <w:hideMark/>
                  <w:tcPrChange w:id="985" w:author="Coilin" w:date="2016-03-21T16:52:00Z">
                    <w:tcPr>
                      <w:tcW w:w="1134" w:type="dxa"/>
                      <w:tcBorders>
                        <w:top w:val="nil"/>
                        <w:left w:val="nil"/>
                        <w:bottom w:val="nil"/>
                        <w:right w:val="nil"/>
                      </w:tcBorders>
                      <w:shd w:val="clear" w:color="auto" w:fill="auto"/>
                      <w:noWrap/>
                      <w:vAlign w:val="bottom"/>
                      <w:hideMark/>
                    </w:tcPr>
                  </w:tcPrChange>
                </w:tcPr>
                <w:p w14:paraId="38D2E315" w14:textId="055552FB" w:rsidR="00952E56" w:rsidRPr="00472734" w:rsidDel="00DE72A5" w:rsidRDefault="00952E56" w:rsidP="00472734">
                  <w:pPr>
                    <w:spacing w:after="0" w:line="240" w:lineRule="auto"/>
                    <w:jc w:val="center"/>
                    <w:rPr>
                      <w:ins w:id="986" w:author="Coilin" w:date="2016-03-21T15:59:00Z"/>
                      <w:del w:id="987" w:author="Windows User" w:date="2016-04-13T16:56:00Z"/>
                      <w:rFonts w:ascii="Arial" w:eastAsia="Times New Roman" w:hAnsi="Arial" w:cs="Arial"/>
                      <w:sz w:val="20"/>
                      <w:szCs w:val="20"/>
                      <w:lang w:eastAsia="en-IE"/>
                    </w:rPr>
                  </w:pPr>
                  <w:ins w:id="988" w:author="Coilin" w:date="2016-03-21T15:59:00Z">
                    <w:del w:id="989" w:author="Windows User" w:date="2016-04-13T16:56:00Z">
                      <w:r w:rsidRPr="00472734" w:rsidDel="00DE72A5">
                        <w:rPr>
                          <w:rFonts w:ascii="Arial" w:eastAsia="Times New Roman" w:hAnsi="Arial" w:cs="Arial"/>
                          <w:sz w:val="20"/>
                          <w:szCs w:val="20"/>
                          <w:lang w:eastAsia="en-IE"/>
                        </w:rPr>
                        <w:delText>13</w:delText>
                      </w:r>
                    </w:del>
                  </w:ins>
                </w:p>
              </w:tc>
              <w:tc>
                <w:tcPr>
                  <w:tcW w:w="939" w:type="dxa"/>
                  <w:tcBorders>
                    <w:top w:val="nil"/>
                    <w:left w:val="nil"/>
                    <w:bottom w:val="nil"/>
                    <w:right w:val="nil"/>
                  </w:tcBorders>
                  <w:shd w:val="clear" w:color="auto" w:fill="auto"/>
                  <w:noWrap/>
                  <w:vAlign w:val="bottom"/>
                  <w:hideMark/>
                  <w:tcPrChange w:id="990" w:author="Coilin" w:date="2016-03-21T16:52:00Z">
                    <w:tcPr>
                      <w:tcW w:w="599" w:type="dxa"/>
                      <w:tcBorders>
                        <w:top w:val="nil"/>
                        <w:left w:val="nil"/>
                        <w:bottom w:val="nil"/>
                        <w:right w:val="nil"/>
                      </w:tcBorders>
                      <w:shd w:val="clear" w:color="auto" w:fill="auto"/>
                      <w:noWrap/>
                      <w:vAlign w:val="bottom"/>
                      <w:hideMark/>
                    </w:tcPr>
                  </w:tcPrChange>
                </w:tcPr>
                <w:p w14:paraId="0D5E6863" w14:textId="355D2945" w:rsidR="00952E56" w:rsidRPr="00472734" w:rsidDel="00DE72A5" w:rsidRDefault="00952E56" w:rsidP="00472734">
                  <w:pPr>
                    <w:spacing w:after="0" w:line="240" w:lineRule="auto"/>
                    <w:jc w:val="center"/>
                    <w:rPr>
                      <w:ins w:id="991" w:author="Coilin" w:date="2016-03-21T15:59:00Z"/>
                      <w:del w:id="992" w:author="Windows User" w:date="2016-04-13T16:56:00Z"/>
                      <w:rFonts w:ascii="Arial" w:eastAsia="Times New Roman" w:hAnsi="Arial" w:cs="Arial"/>
                      <w:sz w:val="20"/>
                      <w:szCs w:val="20"/>
                      <w:lang w:eastAsia="en-IE"/>
                    </w:rPr>
                  </w:pPr>
                  <w:ins w:id="993" w:author="Coilin" w:date="2016-03-21T15:59:00Z">
                    <w:del w:id="994" w:author="Windows User" w:date="2016-04-13T16:56:00Z">
                      <w:r w:rsidRPr="00472734" w:rsidDel="00DE72A5">
                        <w:rPr>
                          <w:rFonts w:ascii="Arial" w:eastAsia="Times New Roman" w:hAnsi="Arial" w:cs="Arial"/>
                          <w:sz w:val="20"/>
                          <w:szCs w:val="20"/>
                          <w:lang w:eastAsia="en-IE"/>
                        </w:rPr>
                        <w:delText>4142.50</w:delText>
                      </w:r>
                    </w:del>
                  </w:ins>
                </w:p>
              </w:tc>
            </w:tr>
            <w:tr w:rsidR="00952E56" w:rsidRPr="00472734" w:rsidDel="00DE72A5" w14:paraId="06B54D35" w14:textId="0319EED4" w:rsidTr="00EC5C94">
              <w:trPr>
                <w:trHeight w:val="255"/>
                <w:ins w:id="995" w:author="Coilin" w:date="2016-03-21T15:59:00Z"/>
                <w:del w:id="996" w:author="Windows User" w:date="2016-04-13T16:56:00Z"/>
                <w:trPrChange w:id="997" w:author="Coilin" w:date="2016-03-21T16:52:00Z">
                  <w:trPr>
                    <w:trHeight w:val="255"/>
                  </w:trPr>
                </w:trPrChange>
              </w:trPr>
              <w:tc>
                <w:tcPr>
                  <w:tcW w:w="419" w:type="dxa"/>
                  <w:tcBorders>
                    <w:top w:val="nil"/>
                    <w:left w:val="nil"/>
                    <w:bottom w:val="nil"/>
                    <w:right w:val="nil"/>
                  </w:tcBorders>
                  <w:vAlign w:val="bottom"/>
                  <w:tcPrChange w:id="998" w:author="Coilin" w:date="2016-03-21T16:52:00Z">
                    <w:tcPr>
                      <w:tcW w:w="5279" w:type="dxa"/>
                      <w:tcBorders>
                        <w:top w:val="nil"/>
                        <w:left w:val="nil"/>
                        <w:bottom w:val="nil"/>
                        <w:right w:val="nil"/>
                      </w:tcBorders>
                    </w:tcPr>
                  </w:tcPrChange>
                </w:tcPr>
                <w:p w14:paraId="123E0DCD" w14:textId="063EE072" w:rsidR="00952E56" w:rsidRPr="00DA7034" w:rsidDel="00DE72A5" w:rsidRDefault="00952E56">
                  <w:pPr>
                    <w:spacing w:after="0" w:line="240" w:lineRule="auto"/>
                    <w:rPr>
                      <w:ins w:id="999" w:author="Coilin" w:date="2016-03-21T16:25:00Z"/>
                      <w:del w:id="1000" w:author="Windows User" w:date="2016-04-13T16:56:00Z"/>
                      <w:rFonts w:ascii="Calibri" w:eastAsia="Calibri" w:hAnsi="Calibri" w:cs="Times New Roman"/>
                      <w:sz w:val="20"/>
                      <w:szCs w:val="20"/>
                      <w:lang w:eastAsia="en-IE"/>
                    </w:rPr>
                  </w:pPr>
                  <w:ins w:id="1001" w:author="Coilin" w:date="2016-03-21T16:26:00Z">
                    <w:del w:id="1002" w:author="Windows User" w:date="2016-04-13T16:56:00Z">
                      <w:r w:rsidDel="00DE72A5">
                        <w:rPr>
                          <w:rFonts w:ascii="Calibri" w:eastAsia="Calibri" w:hAnsi="Calibri" w:cs="Times New Roman"/>
                          <w:sz w:val="20"/>
                          <w:szCs w:val="20"/>
                          <w:lang w:eastAsia="en-IE"/>
                        </w:rPr>
                        <w:delText>7</w:delText>
                      </w:r>
                    </w:del>
                  </w:ins>
                </w:p>
              </w:tc>
              <w:tc>
                <w:tcPr>
                  <w:tcW w:w="5279" w:type="dxa"/>
                  <w:tcBorders>
                    <w:top w:val="nil"/>
                    <w:left w:val="nil"/>
                    <w:bottom w:val="nil"/>
                    <w:right w:val="nil"/>
                  </w:tcBorders>
                  <w:shd w:val="clear" w:color="auto" w:fill="auto"/>
                  <w:noWrap/>
                  <w:vAlign w:val="bottom"/>
                  <w:hideMark/>
                  <w:tcPrChange w:id="1003" w:author="Coilin" w:date="2016-03-21T16:52:00Z">
                    <w:tcPr>
                      <w:tcW w:w="5279" w:type="dxa"/>
                      <w:tcBorders>
                        <w:top w:val="nil"/>
                        <w:left w:val="nil"/>
                        <w:bottom w:val="nil"/>
                        <w:right w:val="nil"/>
                      </w:tcBorders>
                      <w:shd w:val="clear" w:color="auto" w:fill="auto"/>
                      <w:noWrap/>
                      <w:vAlign w:val="bottom"/>
                      <w:hideMark/>
                    </w:tcPr>
                  </w:tcPrChange>
                </w:tcPr>
                <w:p w14:paraId="524865A6" w14:textId="63F20877" w:rsidR="00952E56" w:rsidRPr="007A406F" w:rsidDel="00DE72A5" w:rsidRDefault="00807A25">
                  <w:pPr>
                    <w:spacing w:after="0" w:line="240" w:lineRule="auto"/>
                    <w:rPr>
                      <w:ins w:id="1004" w:author="Coilin" w:date="2016-03-21T15:59:00Z"/>
                      <w:del w:id="1005" w:author="Windows User" w:date="2016-04-13T16:56:00Z"/>
                      <w:rFonts w:ascii="Arial" w:eastAsia="Times New Roman" w:hAnsi="Arial" w:cs="Arial"/>
                      <w:sz w:val="20"/>
                      <w:szCs w:val="20"/>
                      <w:lang w:eastAsia="en-IE"/>
                    </w:rPr>
                  </w:pPr>
                  <m:oMathPara>
                    <m:oMathParaPr>
                      <m:jc m:val="left"/>
                    </m:oMathParaPr>
                    <m:oMath>
                      <m:sSub>
                        <m:sSubPr>
                          <m:ctrlPr>
                            <w:ins w:id="1006" w:author="Coilin" w:date="2016-03-21T16:05:00Z">
                              <w:del w:id="1007" w:author="Windows User" w:date="2016-04-13T16:56:00Z">
                                <w:rPr>
                                  <w:rFonts w:ascii="Cambria Math" w:eastAsia="Times New Roman" w:hAnsi="Cambria Math" w:cs="Arial"/>
                                  <w:i/>
                                  <w:sz w:val="20"/>
                                  <w:szCs w:val="20"/>
                                  <w:lang w:eastAsia="en-IE"/>
                                </w:rPr>
                              </w:del>
                            </w:ins>
                          </m:ctrlPr>
                        </m:sSubPr>
                        <m:e>
                          <m:r>
                            <w:ins w:id="1008" w:author="Coilin" w:date="2016-03-21T16:05:00Z">
                              <w:del w:id="1009" w:author="Windows User" w:date="2016-04-13T16:56:00Z">
                                <w:rPr>
                                  <w:rFonts w:ascii="Cambria Math" w:eastAsia="Times New Roman" w:hAnsi="Cambria Math" w:cs="Arial"/>
                                  <w:sz w:val="20"/>
                                  <w:szCs w:val="20"/>
                                  <w:lang w:eastAsia="en-IE"/>
                                </w:rPr>
                                <m:t>β</m:t>
                              </w:del>
                            </w:ins>
                          </m:r>
                        </m:e>
                        <m:sub>
                          <m:r>
                            <w:ins w:id="1010" w:author="Coilin" w:date="2016-03-21T16:05:00Z">
                              <w:del w:id="1011" w:author="Windows User" w:date="2016-04-13T16:56:00Z">
                                <w:rPr>
                                  <w:rFonts w:ascii="Cambria Math" w:eastAsia="Times New Roman" w:hAnsi="Cambria Math" w:cs="Arial"/>
                                  <w:sz w:val="20"/>
                                  <w:szCs w:val="20"/>
                                  <w:lang w:eastAsia="en-IE"/>
                                </w:rPr>
                                <m:t>0,j</m:t>
                              </w:del>
                            </w:ins>
                          </m:r>
                        </m:sub>
                      </m:sSub>
                      <m:r>
                        <w:ins w:id="1012" w:author="Coilin" w:date="2016-03-21T16:05:00Z">
                          <w:del w:id="1013" w:author="Windows User" w:date="2016-04-13T16:56:00Z">
                            <w:rPr>
                              <w:rFonts w:ascii="Cambria Math" w:eastAsia="Times New Roman" w:hAnsi="Cambria Math" w:cs="Arial"/>
                              <w:sz w:val="20"/>
                              <w:szCs w:val="20"/>
                              <w:lang w:eastAsia="en-IE"/>
                            </w:rPr>
                            <m:t xml:space="preserve">+ </m:t>
                          </w:del>
                        </w:ins>
                      </m:r>
                      <m:sSub>
                        <m:sSubPr>
                          <m:ctrlPr>
                            <w:ins w:id="1014" w:author="Coilin" w:date="2016-03-21T16:05:00Z">
                              <w:del w:id="1015" w:author="Windows User" w:date="2016-04-13T16:56:00Z">
                                <w:rPr>
                                  <w:rFonts w:ascii="Cambria Math" w:eastAsia="Times New Roman" w:hAnsi="Cambria Math" w:cs="Arial"/>
                                  <w:i/>
                                  <w:sz w:val="20"/>
                                  <w:szCs w:val="20"/>
                                  <w:lang w:eastAsia="en-IE"/>
                                </w:rPr>
                              </w:del>
                            </w:ins>
                          </m:ctrlPr>
                        </m:sSubPr>
                        <m:e>
                          <m:r>
                            <w:ins w:id="1016" w:author="Coilin" w:date="2016-03-21T16:05:00Z">
                              <w:del w:id="1017" w:author="Windows User" w:date="2016-04-13T16:56:00Z">
                                <w:rPr>
                                  <w:rFonts w:ascii="Cambria Math" w:eastAsia="Times New Roman" w:hAnsi="Cambria Math" w:cs="Arial"/>
                                  <w:sz w:val="20"/>
                                  <w:szCs w:val="20"/>
                                  <w:lang w:eastAsia="en-IE"/>
                                </w:rPr>
                                <m:t>δ</m:t>
                              </w:del>
                            </w:ins>
                          </m:r>
                        </m:e>
                        <m:sub>
                          <m:r>
                            <w:ins w:id="1018" w:author="Coilin" w:date="2016-03-21T16:05:00Z">
                              <w:del w:id="1019" w:author="Windows User" w:date="2016-04-13T16:56:00Z">
                                <w:rPr>
                                  <w:rFonts w:ascii="Cambria Math" w:eastAsia="Times New Roman" w:hAnsi="Cambria Math" w:cs="Arial"/>
                                  <w:sz w:val="20"/>
                                  <w:szCs w:val="20"/>
                                  <w:lang w:eastAsia="en-IE"/>
                                </w:rPr>
                                <m:t>1</m:t>
                              </w:del>
                            </w:ins>
                          </m:r>
                        </m:sub>
                      </m:sSub>
                      <m:r>
                        <w:ins w:id="1020" w:author="Coilin" w:date="2016-03-21T16:05:00Z">
                          <w:del w:id="1021" w:author="Windows User" w:date="2016-04-13T16:56:00Z">
                            <w:rPr>
                              <w:rFonts w:ascii="Cambria Math" w:eastAsia="Times New Roman" w:hAnsi="Cambria Math" w:cs="Arial"/>
                              <w:sz w:val="20"/>
                              <w:szCs w:val="20"/>
                              <w:lang w:eastAsia="en-IE"/>
                            </w:rPr>
                            <m:t xml:space="preserve">PI+ </m:t>
                          </w:del>
                        </w:ins>
                      </m:r>
                      <m:sSub>
                        <m:sSubPr>
                          <m:ctrlPr>
                            <w:ins w:id="1022" w:author="Coilin" w:date="2016-03-21T16:05:00Z">
                              <w:del w:id="1023" w:author="Windows User" w:date="2016-04-13T16:56:00Z">
                                <w:rPr>
                                  <w:rFonts w:ascii="Cambria Math" w:eastAsia="Times New Roman" w:hAnsi="Cambria Math" w:cs="Arial"/>
                                  <w:i/>
                                  <w:sz w:val="20"/>
                                  <w:szCs w:val="20"/>
                                  <w:lang w:eastAsia="en-IE"/>
                                </w:rPr>
                              </w:del>
                            </w:ins>
                          </m:ctrlPr>
                        </m:sSubPr>
                        <m:e>
                          <m:r>
                            <w:ins w:id="1024" w:author="Coilin" w:date="2016-03-21T16:05:00Z">
                              <w:del w:id="1025" w:author="Windows User" w:date="2016-04-13T16:56:00Z">
                                <w:rPr>
                                  <w:rFonts w:ascii="Cambria Math" w:eastAsia="Times New Roman" w:hAnsi="Cambria Math" w:cs="Arial"/>
                                  <w:sz w:val="20"/>
                                  <w:szCs w:val="20"/>
                                  <w:lang w:eastAsia="en-IE"/>
                                </w:rPr>
                                <m:t>δ</m:t>
                              </w:del>
                            </w:ins>
                          </m:r>
                        </m:e>
                        <m:sub>
                          <m:r>
                            <w:ins w:id="1026" w:author="Coilin" w:date="2016-03-21T16:05:00Z">
                              <w:del w:id="1027" w:author="Windows User" w:date="2016-04-13T16:56:00Z">
                                <w:rPr>
                                  <w:rFonts w:ascii="Cambria Math" w:eastAsia="Times New Roman" w:hAnsi="Cambria Math" w:cs="Arial"/>
                                  <w:sz w:val="20"/>
                                  <w:szCs w:val="20"/>
                                  <w:lang w:eastAsia="en-IE"/>
                                </w:rPr>
                                <m:t>2</m:t>
                              </w:del>
                            </w:ins>
                          </m:r>
                        </m:sub>
                      </m:sSub>
                      <m:r>
                        <w:ins w:id="1028" w:author="Coilin" w:date="2016-03-21T16:05:00Z">
                          <w:del w:id="1029" w:author="Windows User" w:date="2016-04-13T16:56:00Z">
                            <w:rPr>
                              <w:rFonts w:ascii="Cambria Math" w:eastAsia="Times New Roman" w:hAnsi="Cambria Math" w:cs="Arial"/>
                              <w:sz w:val="20"/>
                              <w:szCs w:val="20"/>
                              <w:lang w:eastAsia="en-IE"/>
                            </w:rPr>
                            <m:t xml:space="preserve">SI+ </m:t>
                          </w:del>
                        </w:ins>
                      </m:r>
                      <m:sSub>
                        <m:sSubPr>
                          <m:ctrlPr>
                            <w:ins w:id="1030" w:author="Coilin" w:date="2016-03-21T16:05:00Z">
                              <w:del w:id="1031" w:author="Windows User" w:date="2016-04-13T16:56:00Z">
                                <w:rPr>
                                  <w:rFonts w:ascii="Cambria Math" w:eastAsia="Times New Roman" w:hAnsi="Cambria Math" w:cs="Arial"/>
                                  <w:i/>
                                  <w:sz w:val="20"/>
                                  <w:szCs w:val="20"/>
                                  <w:lang w:eastAsia="en-IE"/>
                                </w:rPr>
                              </w:del>
                            </w:ins>
                          </m:ctrlPr>
                        </m:sSubPr>
                        <m:e>
                          <m:r>
                            <w:ins w:id="1032" w:author="Coilin" w:date="2016-03-21T16:05:00Z">
                              <w:del w:id="1033" w:author="Windows User" w:date="2016-04-13T16:56:00Z">
                                <w:rPr>
                                  <w:rFonts w:ascii="Cambria Math" w:eastAsia="Times New Roman" w:hAnsi="Cambria Math" w:cs="Arial"/>
                                  <w:sz w:val="20"/>
                                  <w:szCs w:val="20"/>
                                  <w:lang w:eastAsia="en-IE"/>
                                </w:rPr>
                                <m:t>δ</m:t>
                              </w:del>
                            </w:ins>
                          </m:r>
                        </m:e>
                        <m:sub>
                          <m:r>
                            <w:ins w:id="1034" w:author="Coilin" w:date="2016-03-21T16:05:00Z">
                              <w:del w:id="1035" w:author="Windows User" w:date="2016-04-13T16:56:00Z">
                                <w:rPr>
                                  <w:rFonts w:ascii="Cambria Math" w:eastAsia="Times New Roman" w:hAnsi="Cambria Math" w:cs="Arial"/>
                                  <w:sz w:val="20"/>
                                  <w:szCs w:val="20"/>
                                  <w:lang w:eastAsia="en-IE"/>
                                </w:rPr>
                                <m:t>3</m:t>
                              </w:del>
                            </w:ins>
                          </m:r>
                        </m:sub>
                      </m:sSub>
                      <m:r>
                        <w:ins w:id="1036" w:author="Coilin" w:date="2016-03-21T16:05:00Z">
                          <w:del w:id="1037" w:author="Windows User" w:date="2016-04-13T16:56:00Z">
                            <w:rPr>
                              <w:rFonts w:ascii="Cambria Math" w:eastAsia="Times New Roman" w:hAnsi="Cambria Math" w:cs="Arial"/>
                              <w:sz w:val="20"/>
                              <w:szCs w:val="20"/>
                              <w:lang w:eastAsia="en-IE"/>
                            </w:rPr>
                            <m:t>SO +γW</m:t>
                          </w:del>
                        </w:ins>
                      </m:r>
                    </m:oMath>
                  </m:oMathPara>
                </w:p>
              </w:tc>
              <w:tc>
                <w:tcPr>
                  <w:tcW w:w="1701" w:type="dxa"/>
                  <w:tcBorders>
                    <w:top w:val="nil"/>
                    <w:left w:val="nil"/>
                    <w:bottom w:val="nil"/>
                    <w:right w:val="nil"/>
                  </w:tcBorders>
                  <w:shd w:val="clear" w:color="auto" w:fill="auto"/>
                  <w:noWrap/>
                  <w:vAlign w:val="bottom"/>
                  <w:hideMark/>
                  <w:tcPrChange w:id="1038" w:author="Coilin" w:date="2016-03-21T16:52:00Z">
                    <w:tcPr>
                      <w:tcW w:w="1701" w:type="dxa"/>
                      <w:tcBorders>
                        <w:top w:val="nil"/>
                        <w:left w:val="nil"/>
                        <w:bottom w:val="nil"/>
                        <w:right w:val="nil"/>
                      </w:tcBorders>
                      <w:shd w:val="clear" w:color="auto" w:fill="auto"/>
                      <w:noWrap/>
                      <w:vAlign w:val="bottom"/>
                      <w:hideMark/>
                    </w:tcPr>
                  </w:tcPrChange>
                </w:tcPr>
                <w:p w14:paraId="3E7065E6" w14:textId="573BAEAC" w:rsidR="00952E56" w:rsidRPr="00472734" w:rsidDel="00DE72A5" w:rsidRDefault="00952E56" w:rsidP="00472734">
                  <w:pPr>
                    <w:spacing w:after="0" w:line="240" w:lineRule="auto"/>
                    <w:jc w:val="center"/>
                    <w:rPr>
                      <w:ins w:id="1039" w:author="Coilin" w:date="2016-03-21T15:59:00Z"/>
                      <w:del w:id="1040" w:author="Windows User" w:date="2016-04-13T16:56:00Z"/>
                      <w:rFonts w:ascii="Arial" w:eastAsia="Times New Roman" w:hAnsi="Arial" w:cs="Arial"/>
                      <w:sz w:val="20"/>
                      <w:szCs w:val="20"/>
                      <w:lang w:eastAsia="en-IE"/>
                    </w:rPr>
                  </w:pPr>
                  <w:ins w:id="1041" w:author="Coilin" w:date="2016-03-21T15:59:00Z">
                    <w:del w:id="1042" w:author="Windows User" w:date="2016-04-13T16:56:00Z">
                      <w:r w:rsidRPr="00472734" w:rsidDel="00DE72A5">
                        <w:rPr>
                          <w:rFonts w:ascii="Arial" w:eastAsia="Times New Roman" w:hAnsi="Arial" w:cs="Arial"/>
                          <w:sz w:val="20"/>
                          <w:szCs w:val="20"/>
                          <w:lang w:eastAsia="en-IE"/>
                        </w:rPr>
                        <w:delText>-2067.25</w:delText>
                      </w:r>
                    </w:del>
                  </w:ins>
                </w:p>
              </w:tc>
              <w:tc>
                <w:tcPr>
                  <w:tcW w:w="1134" w:type="dxa"/>
                  <w:tcBorders>
                    <w:top w:val="nil"/>
                    <w:left w:val="nil"/>
                    <w:bottom w:val="nil"/>
                    <w:right w:val="nil"/>
                  </w:tcBorders>
                  <w:shd w:val="clear" w:color="auto" w:fill="auto"/>
                  <w:noWrap/>
                  <w:vAlign w:val="bottom"/>
                  <w:hideMark/>
                  <w:tcPrChange w:id="1043" w:author="Coilin" w:date="2016-03-21T16:52:00Z">
                    <w:tcPr>
                      <w:tcW w:w="1134" w:type="dxa"/>
                      <w:tcBorders>
                        <w:top w:val="nil"/>
                        <w:left w:val="nil"/>
                        <w:bottom w:val="nil"/>
                        <w:right w:val="nil"/>
                      </w:tcBorders>
                      <w:shd w:val="clear" w:color="auto" w:fill="auto"/>
                      <w:noWrap/>
                      <w:vAlign w:val="bottom"/>
                      <w:hideMark/>
                    </w:tcPr>
                  </w:tcPrChange>
                </w:tcPr>
                <w:p w14:paraId="7902052A" w14:textId="27A8D67A" w:rsidR="00952E56" w:rsidRPr="00472734" w:rsidDel="00DE72A5" w:rsidRDefault="00952E56" w:rsidP="00472734">
                  <w:pPr>
                    <w:spacing w:after="0" w:line="240" w:lineRule="auto"/>
                    <w:jc w:val="center"/>
                    <w:rPr>
                      <w:ins w:id="1044" w:author="Coilin" w:date="2016-03-21T15:59:00Z"/>
                      <w:del w:id="1045" w:author="Windows User" w:date="2016-04-13T16:56:00Z"/>
                      <w:rFonts w:ascii="Arial" w:eastAsia="Times New Roman" w:hAnsi="Arial" w:cs="Arial"/>
                      <w:sz w:val="20"/>
                      <w:szCs w:val="20"/>
                      <w:lang w:eastAsia="en-IE"/>
                    </w:rPr>
                  </w:pPr>
                  <w:ins w:id="1046" w:author="Coilin" w:date="2016-03-21T15:59:00Z">
                    <w:del w:id="1047" w:author="Windows User" w:date="2016-04-13T16:56:00Z">
                      <w:r w:rsidRPr="00472734" w:rsidDel="00DE72A5">
                        <w:rPr>
                          <w:rFonts w:ascii="Arial" w:eastAsia="Times New Roman" w:hAnsi="Arial" w:cs="Arial"/>
                          <w:sz w:val="20"/>
                          <w:szCs w:val="20"/>
                          <w:lang w:eastAsia="en-IE"/>
                        </w:rPr>
                        <w:delText>13</w:delText>
                      </w:r>
                    </w:del>
                  </w:ins>
                </w:p>
              </w:tc>
              <w:tc>
                <w:tcPr>
                  <w:tcW w:w="939" w:type="dxa"/>
                  <w:tcBorders>
                    <w:top w:val="nil"/>
                    <w:left w:val="nil"/>
                    <w:bottom w:val="nil"/>
                    <w:right w:val="nil"/>
                  </w:tcBorders>
                  <w:shd w:val="clear" w:color="auto" w:fill="auto"/>
                  <w:noWrap/>
                  <w:vAlign w:val="bottom"/>
                  <w:hideMark/>
                  <w:tcPrChange w:id="1048" w:author="Coilin" w:date="2016-03-21T16:52:00Z">
                    <w:tcPr>
                      <w:tcW w:w="599" w:type="dxa"/>
                      <w:tcBorders>
                        <w:top w:val="nil"/>
                        <w:left w:val="nil"/>
                        <w:bottom w:val="nil"/>
                        <w:right w:val="nil"/>
                      </w:tcBorders>
                      <w:shd w:val="clear" w:color="auto" w:fill="auto"/>
                      <w:noWrap/>
                      <w:vAlign w:val="bottom"/>
                      <w:hideMark/>
                    </w:tcPr>
                  </w:tcPrChange>
                </w:tcPr>
                <w:p w14:paraId="5D8D0994" w14:textId="1338BF92" w:rsidR="00952E56" w:rsidRPr="00472734" w:rsidDel="00DE72A5" w:rsidRDefault="00952E56" w:rsidP="00472734">
                  <w:pPr>
                    <w:spacing w:after="0" w:line="240" w:lineRule="auto"/>
                    <w:jc w:val="center"/>
                    <w:rPr>
                      <w:ins w:id="1049" w:author="Coilin" w:date="2016-03-21T15:59:00Z"/>
                      <w:del w:id="1050" w:author="Windows User" w:date="2016-04-13T16:56:00Z"/>
                      <w:rFonts w:ascii="Arial" w:eastAsia="Times New Roman" w:hAnsi="Arial" w:cs="Arial"/>
                      <w:sz w:val="20"/>
                      <w:szCs w:val="20"/>
                      <w:lang w:eastAsia="en-IE"/>
                    </w:rPr>
                  </w:pPr>
                  <w:ins w:id="1051" w:author="Coilin" w:date="2016-03-21T15:59:00Z">
                    <w:del w:id="1052" w:author="Windows User" w:date="2016-04-13T16:56:00Z">
                      <w:r w:rsidRPr="00472734" w:rsidDel="00DE72A5">
                        <w:rPr>
                          <w:rFonts w:ascii="Arial" w:eastAsia="Times New Roman" w:hAnsi="Arial" w:cs="Arial"/>
                          <w:sz w:val="20"/>
                          <w:szCs w:val="20"/>
                          <w:lang w:eastAsia="en-IE"/>
                        </w:rPr>
                        <w:delText>4160.50</w:delText>
                      </w:r>
                    </w:del>
                  </w:ins>
                </w:p>
              </w:tc>
            </w:tr>
            <w:tr w:rsidR="00952E56" w:rsidRPr="00472734" w:rsidDel="00DE72A5" w14:paraId="554835A4" w14:textId="53DC38DB" w:rsidTr="00EC5C94">
              <w:trPr>
                <w:trHeight w:val="255"/>
                <w:ins w:id="1053" w:author="Coilin" w:date="2016-03-21T15:59:00Z"/>
                <w:del w:id="1054" w:author="Windows User" w:date="2016-04-13T16:56:00Z"/>
                <w:trPrChange w:id="1055" w:author="Coilin" w:date="2016-03-21T16:52:00Z">
                  <w:trPr>
                    <w:trHeight w:val="255"/>
                  </w:trPr>
                </w:trPrChange>
              </w:trPr>
              <w:tc>
                <w:tcPr>
                  <w:tcW w:w="419" w:type="dxa"/>
                  <w:tcBorders>
                    <w:top w:val="nil"/>
                    <w:left w:val="nil"/>
                    <w:bottom w:val="nil"/>
                    <w:right w:val="nil"/>
                  </w:tcBorders>
                  <w:vAlign w:val="bottom"/>
                  <w:tcPrChange w:id="1056" w:author="Coilin" w:date="2016-03-21T16:52:00Z">
                    <w:tcPr>
                      <w:tcW w:w="5279" w:type="dxa"/>
                      <w:tcBorders>
                        <w:top w:val="nil"/>
                        <w:left w:val="nil"/>
                        <w:bottom w:val="nil"/>
                        <w:right w:val="nil"/>
                      </w:tcBorders>
                    </w:tcPr>
                  </w:tcPrChange>
                </w:tcPr>
                <w:p w14:paraId="410AB15F" w14:textId="38885C33" w:rsidR="00952E56" w:rsidRPr="00DA7034" w:rsidDel="00DE72A5" w:rsidRDefault="00952E56">
                  <w:pPr>
                    <w:spacing w:after="0" w:line="240" w:lineRule="auto"/>
                    <w:rPr>
                      <w:ins w:id="1057" w:author="Coilin" w:date="2016-03-21T16:25:00Z"/>
                      <w:del w:id="1058" w:author="Windows User" w:date="2016-04-13T16:56:00Z"/>
                      <w:rFonts w:ascii="Calibri" w:eastAsia="Calibri" w:hAnsi="Calibri" w:cs="Times New Roman"/>
                      <w:sz w:val="20"/>
                      <w:szCs w:val="20"/>
                      <w:lang w:eastAsia="en-IE"/>
                    </w:rPr>
                  </w:pPr>
                  <w:ins w:id="1059" w:author="Coilin" w:date="2016-03-21T16:26:00Z">
                    <w:del w:id="1060" w:author="Windows User" w:date="2016-04-13T16:56:00Z">
                      <w:r w:rsidDel="00DE72A5">
                        <w:rPr>
                          <w:rFonts w:ascii="Calibri" w:eastAsia="Calibri" w:hAnsi="Calibri" w:cs="Times New Roman"/>
                          <w:sz w:val="20"/>
                          <w:szCs w:val="20"/>
                          <w:lang w:eastAsia="en-IE"/>
                        </w:rPr>
                        <w:delText>8</w:delText>
                      </w:r>
                    </w:del>
                  </w:ins>
                </w:p>
              </w:tc>
              <w:tc>
                <w:tcPr>
                  <w:tcW w:w="5279" w:type="dxa"/>
                  <w:tcBorders>
                    <w:top w:val="nil"/>
                    <w:left w:val="nil"/>
                    <w:bottom w:val="nil"/>
                    <w:right w:val="nil"/>
                  </w:tcBorders>
                  <w:shd w:val="clear" w:color="auto" w:fill="auto"/>
                  <w:noWrap/>
                  <w:vAlign w:val="bottom"/>
                  <w:hideMark/>
                  <w:tcPrChange w:id="1061" w:author="Coilin" w:date="2016-03-21T16:52:00Z">
                    <w:tcPr>
                      <w:tcW w:w="5279" w:type="dxa"/>
                      <w:tcBorders>
                        <w:top w:val="nil"/>
                        <w:left w:val="nil"/>
                        <w:bottom w:val="nil"/>
                        <w:right w:val="nil"/>
                      </w:tcBorders>
                      <w:shd w:val="clear" w:color="auto" w:fill="auto"/>
                      <w:noWrap/>
                      <w:vAlign w:val="bottom"/>
                      <w:hideMark/>
                    </w:tcPr>
                  </w:tcPrChange>
                </w:tcPr>
                <w:p w14:paraId="745FA6F1" w14:textId="25DC6BCF" w:rsidR="00952E56" w:rsidRPr="007A406F" w:rsidDel="00DE72A5" w:rsidRDefault="00807A25" w:rsidP="00472734">
                  <w:pPr>
                    <w:spacing w:after="0" w:line="240" w:lineRule="auto"/>
                    <w:rPr>
                      <w:ins w:id="1062" w:author="Coilin" w:date="2016-03-21T15:59:00Z"/>
                      <w:del w:id="1063" w:author="Windows User" w:date="2016-04-13T16:56:00Z"/>
                      <w:rFonts w:ascii="Arial" w:eastAsia="Times New Roman" w:hAnsi="Arial" w:cs="Arial"/>
                      <w:sz w:val="20"/>
                      <w:szCs w:val="20"/>
                      <w:lang w:eastAsia="en-IE"/>
                    </w:rPr>
                  </w:pPr>
                  <m:oMathPara>
                    <m:oMathParaPr>
                      <m:jc m:val="left"/>
                    </m:oMathParaPr>
                    <m:oMath>
                      <m:sSub>
                        <m:sSubPr>
                          <m:ctrlPr>
                            <w:ins w:id="1064" w:author="Coilin" w:date="2016-03-21T16:06:00Z">
                              <w:del w:id="1065" w:author="Windows User" w:date="2016-04-13T16:56:00Z">
                                <w:rPr>
                                  <w:rFonts w:ascii="Cambria Math" w:eastAsia="Times New Roman" w:hAnsi="Cambria Math" w:cs="Arial"/>
                                  <w:i/>
                                  <w:sz w:val="20"/>
                                  <w:szCs w:val="20"/>
                                  <w:lang w:eastAsia="en-IE"/>
                                </w:rPr>
                              </w:del>
                            </w:ins>
                          </m:ctrlPr>
                        </m:sSubPr>
                        <m:e>
                          <m:r>
                            <w:ins w:id="1066" w:author="Coilin" w:date="2016-03-21T16:06:00Z">
                              <w:del w:id="1067" w:author="Windows User" w:date="2016-04-13T16:56:00Z">
                                <w:rPr>
                                  <w:rFonts w:ascii="Cambria Math" w:eastAsia="Times New Roman" w:hAnsi="Cambria Math" w:cs="Arial"/>
                                  <w:sz w:val="20"/>
                                  <w:szCs w:val="20"/>
                                  <w:lang w:eastAsia="en-IE"/>
                                </w:rPr>
                                <m:t>β</m:t>
                              </w:del>
                            </w:ins>
                          </m:r>
                        </m:e>
                        <m:sub>
                          <m:r>
                            <w:ins w:id="1068" w:author="Coilin" w:date="2016-03-21T16:06:00Z">
                              <w:del w:id="1069" w:author="Windows User" w:date="2016-04-13T16:56:00Z">
                                <w:rPr>
                                  <w:rFonts w:ascii="Cambria Math" w:eastAsia="Times New Roman" w:hAnsi="Cambria Math" w:cs="Arial"/>
                                  <w:sz w:val="20"/>
                                  <w:szCs w:val="20"/>
                                  <w:lang w:eastAsia="en-IE"/>
                                </w:rPr>
                                <m:t>0,j</m:t>
                              </w:del>
                            </w:ins>
                          </m:r>
                        </m:sub>
                      </m:sSub>
                      <m:r>
                        <w:ins w:id="1070" w:author="Coilin" w:date="2016-03-21T16:06:00Z">
                          <w:del w:id="1071" w:author="Windows User" w:date="2016-04-13T16:56:00Z">
                            <w:rPr>
                              <w:rFonts w:ascii="Cambria Math" w:eastAsia="Times New Roman" w:hAnsi="Cambria Math" w:cs="Arial"/>
                              <w:sz w:val="20"/>
                              <w:szCs w:val="20"/>
                              <w:lang w:eastAsia="en-IE"/>
                            </w:rPr>
                            <m:t xml:space="preserve">+ </m:t>
                          </w:del>
                        </w:ins>
                      </m:r>
                      <m:sSub>
                        <m:sSubPr>
                          <m:ctrlPr>
                            <w:ins w:id="1072" w:author="Coilin" w:date="2016-03-21T16:06:00Z">
                              <w:del w:id="1073" w:author="Windows User" w:date="2016-04-13T16:56:00Z">
                                <w:rPr>
                                  <w:rFonts w:ascii="Cambria Math" w:eastAsia="Times New Roman" w:hAnsi="Cambria Math" w:cs="Arial"/>
                                  <w:i/>
                                  <w:sz w:val="20"/>
                                  <w:szCs w:val="20"/>
                                  <w:lang w:eastAsia="en-IE"/>
                                </w:rPr>
                              </w:del>
                            </w:ins>
                          </m:ctrlPr>
                        </m:sSubPr>
                        <m:e>
                          <m:r>
                            <w:ins w:id="1074" w:author="Coilin" w:date="2016-03-21T16:06:00Z">
                              <w:del w:id="1075" w:author="Windows User" w:date="2016-04-13T16:56:00Z">
                                <w:rPr>
                                  <w:rFonts w:ascii="Cambria Math" w:eastAsia="Times New Roman" w:hAnsi="Cambria Math" w:cs="Arial"/>
                                  <w:sz w:val="20"/>
                                  <w:szCs w:val="20"/>
                                  <w:lang w:eastAsia="en-IE"/>
                                </w:rPr>
                                <m:t>β</m:t>
                              </w:del>
                            </w:ins>
                          </m:r>
                        </m:e>
                        <m:sub>
                          <m:r>
                            <w:ins w:id="1076" w:author="Coilin" w:date="2016-03-21T16:06:00Z">
                              <w:del w:id="1077" w:author="Windows User" w:date="2016-04-13T16:56:00Z">
                                <w:rPr>
                                  <w:rFonts w:ascii="Cambria Math" w:eastAsia="Times New Roman" w:hAnsi="Cambria Math" w:cs="Arial"/>
                                  <w:sz w:val="20"/>
                                  <w:szCs w:val="20"/>
                                  <w:lang w:eastAsia="en-IE"/>
                                </w:rPr>
                                <m:t>1,j</m:t>
                              </w:del>
                            </w:ins>
                          </m:r>
                        </m:sub>
                      </m:sSub>
                      <m:r>
                        <w:ins w:id="1078" w:author="Coilin" w:date="2016-03-21T16:06:00Z">
                          <w:del w:id="1079" w:author="Windows User" w:date="2016-04-13T16:56:00Z">
                            <w:rPr>
                              <w:rFonts w:ascii="Cambria Math" w:eastAsia="Times New Roman" w:hAnsi="Cambria Math" w:cs="Arial"/>
                              <w:sz w:val="20"/>
                              <w:szCs w:val="20"/>
                              <w:lang w:eastAsia="en-IE"/>
                            </w:rPr>
                            <m:t xml:space="preserve">CL+ </m:t>
                          </w:del>
                        </w:ins>
                      </m:r>
                      <m:sSub>
                        <m:sSubPr>
                          <m:ctrlPr>
                            <w:ins w:id="1080" w:author="Coilin" w:date="2016-03-21T16:06:00Z">
                              <w:del w:id="1081" w:author="Windows User" w:date="2016-04-13T16:56:00Z">
                                <w:rPr>
                                  <w:rFonts w:ascii="Cambria Math" w:eastAsia="Times New Roman" w:hAnsi="Cambria Math" w:cs="Arial"/>
                                  <w:i/>
                                  <w:sz w:val="20"/>
                                  <w:szCs w:val="20"/>
                                  <w:lang w:eastAsia="en-IE"/>
                                </w:rPr>
                              </w:del>
                            </w:ins>
                          </m:ctrlPr>
                        </m:sSubPr>
                        <m:e>
                          <m:r>
                            <w:ins w:id="1082" w:author="Coilin" w:date="2016-03-21T16:06:00Z">
                              <w:del w:id="1083" w:author="Windows User" w:date="2016-04-13T16:56:00Z">
                                <w:rPr>
                                  <w:rFonts w:ascii="Cambria Math" w:eastAsia="Times New Roman" w:hAnsi="Cambria Math" w:cs="Arial"/>
                                  <w:sz w:val="20"/>
                                  <w:szCs w:val="20"/>
                                  <w:lang w:eastAsia="en-IE"/>
                                </w:rPr>
                                <m:t>δ</m:t>
                              </w:del>
                            </w:ins>
                          </m:r>
                        </m:e>
                        <m:sub>
                          <m:r>
                            <w:ins w:id="1084" w:author="Coilin" w:date="2016-03-21T16:06:00Z">
                              <w:del w:id="1085" w:author="Windows User" w:date="2016-04-13T16:56:00Z">
                                <w:rPr>
                                  <w:rFonts w:ascii="Cambria Math" w:eastAsia="Times New Roman" w:hAnsi="Cambria Math" w:cs="Arial"/>
                                  <w:sz w:val="20"/>
                                  <w:szCs w:val="20"/>
                                  <w:lang w:eastAsia="en-IE"/>
                                </w:rPr>
                                <m:t>1</m:t>
                              </w:del>
                            </w:ins>
                          </m:r>
                        </m:sub>
                      </m:sSub>
                      <m:r>
                        <w:ins w:id="1086" w:author="Coilin" w:date="2016-03-21T16:06:00Z">
                          <w:del w:id="1087" w:author="Windows User" w:date="2016-04-13T16:56:00Z">
                            <w:rPr>
                              <w:rFonts w:ascii="Cambria Math" w:eastAsia="Times New Roman" w:hAnsi="Cambria Math" w:cs="Arial"/>
                              <w:sz w:val="20"/>
                              <w:szCs w:val="20"/>
                              <w:lang w:eastAsia="en-IE"/>
                            </w:rPr>
                            <m:t xml:space="preserve">PI+ </m:t>
                          </w:del>
                        </w:ins>
                      </m:r>
                      <m:sSub>
                        <m:sSubPr>
                          <m:ctrlPr>
                            <w:ins w:id="1088" w:author="Coilin" w:date="2016-03-21T16:06:00Z">
                              <w:del w:id="1089" w:author="Windows User" w:date="2016-04-13T16:56:00Z">
                                <w:rPr>
                                  <w:rFonts w:ascii="Cambria Math" w:eastAsia="Times New Roman" w:hAnsi="Cambria Math" w:cs="Arial"/>
                                  <w:i/>
                                  <w:sz w:val="20"/>
                                  <w:szCs w:val="20"/>
                                  <w:lang w:eastAsia="en-IE"/>
                                </w:rPr>
                              </w:del>
                            </w:ins>
                          </m:ctrlPr>
                        </m:sSubPr>
                        <m:e>
                          <m:r>
                            <w:ins w:id="1090" w:author="Coilin" w:date="2016-03-21T16:06:00Z">
                              <w:del w:id="1091" w:author="Windows User" w:date="2016-04-13T16:56:00Z">
                                <w:rPr>
                                  <w:rFonts w:ascii="Cambria Math" w:eastAsia="Times New Roman" w:hAnsi="Cambria Math" w:cs="Arial"/>
                                  <w:sz w:val="20"/>
                                  <w:szCs w:val="20"/>
                                  <w:lang w:eastAsia="en-IE"/>
                                </w:rPr>
                                <m:t>δ</m:t>
                              </w:del>
                            </w:ins>
                          </m:r>
                        </m:e>
                        <m:sub>
                          <m:r>
                            <w:ins w:id="1092" w:author="Coilin" w:date="2016-03-21T16:06:00Z">
                              <w:del w:id="1093" w:author="Windows User" w:date="2016-04-13T16:56:00Z">
                                <w:rPr>
                                  <w:rFonts w:ascii="Cambria Math" w:eastAsia="Times New Roman" w:hAnsi="Cambria Math" w:cs="Arial"/>
                                  <w:sz w:val="20"/>
                                  <w:szCs w:val="20"/>
                                  <w:lang w:eastAsia="en-IE"/>
                                </w:rPr>
                                <m:t>2</m:t>
                              </w:del>
                            </w:ins>
                          </m:r>
                        </m:sub>
                      </m:sSub>
                      <m:r>
                        <w:ins w:id="1094" w:author="Coilin" w:date="2016-03-21T16:06:00Z">
                          <w:del w:id="1095" w:author="Windows User" w:date="2016-04-13T16:56:00Z">
                            <w:rPr>
                              <w:rFonts w:ascii="Cambria Math" w:eastAsia="Times New Roman" w:hAnsi="Cambria Math" w:cs="Arial"/>
                              <w:sz w:val="20"/>
                              <w:szCs w:val="20"/>
                              <w:lang w:eastAsia="en-IE"/>
                            </w:rPr>
                            <m:t xml:space="preserve">SI+ </m:t>
                          </w:del>
                        </w:ins>
                      </m:r>
                      <m:sSub>
                        <m:sSubPr>
                          <m:ctrlPr>
                            <w:ins w:id="1096" w:author="Coilin" w:date="2016-03-21T16:06:00Z">
                              <w:del w:id="1097" w:author="Windows User" w:date="2016-04-13T16:56:00Z">
                                <w:rPr>
                                  <w:rFonts w:ascii="Cambria Math" w:eastAsia="Times New Roman" w:hAnsi="Cambria Math" w:cs="Arial"/>
                                  <w:i/>
                                  <w:sz w:val="20"/>
                                  <w:szCs w:val="20"/>
                                  <w:lang w:eastAsia="en-IE"/>
                                </w:rPr>
                              </w:del>
                            </w:ins>
                          </m:ctrlPr>
                        </m:sSubPr>
                        <m:e>
                          <m:r>
                            <w:ins w:id="1098" w:author="Coilin" w:date="2016-03-21T16:06:00Z">
                              <w:del w:id="1099" w:author="Windows User" w:date="2016-04-13T16:56:00Z">
                                <w:rPr>
                                  <w:rFonts w:ascii="Cambria Math" w:eastAsia="Times New Roman" w:hAnsi="Cambria Math" w:cs="Arial"/>
                                  <w:sz w:val="20"/>
                                  <w:szCs w:val="20"/>
                                  <w:lang w:eastAsia="en-IE"/>
                                </w:rPr>
                                <m:t>δ</m:t>
                              </w:del>
                            </w:ins>
                          </m:r>
                        </m:e>
                        <m:sub>
                          <m:r>
                            <w:ins w:id="1100" w:author="Coilin" w:date="2016-03-21T16:06:00Z">
                              <w:del w:id="1101" w:author="Windows User" w:date="2016-04-13T16:56:00Z">
                                <w:rPr>
                                  <w:rFonts w:ascii="Cambria Math" w:eastAsia="Times New Roman" w:hAnsi="Cambria Math" w:cs="Arial"/>
                                  <w:sz w:val="20"/>
                                  <w:szCs w:val="20"/>
                                  <w:lang w:eastAsia="en-IE"/>
                                </w:rPr>
                                <m:t>3</m:t>
                              </w:del>
                            </w:ins>
                          </m:r>
                        </m:sub>
                      </m:sSub>
                      <m:r>
                        <w:ins w:id="1102" w:author="Coilin" w:date="2016-03-21T16:06:00Z">
                          <w:del w:id="1103" w:author="Windows User" w:date="2016-04-13T16:56:00Z">
                            <w:rPr>
                              <w:rFonts w:ascii="Cambria Math" w:eastAsia="Times New Roman" w:hAnsi="Cambria Math" w:cs="Arial"/>
                              <w:sz w:val="20"/>
                              <w:szCs w:val="20"/>
                              <w:lang w:eastAsia="en-IE"/>
                            </w:rPr>
                            <m:t>SO +</m:t>
                          </w:del>
                        </w:ins>
                      </m:r>
                      <m:r>
                        <w:ins w:id="1104" w:author="Coilin" w:date="2016-03-21T16:07:00Z">
                          <w:del w:id="1105" w:author="Windows User" w:date="2016-04-13T16:56:00Z">
                            <w:rPr>
                              <w:rFonts w:ascii="Cambria Math" w:eastAsia="Times New Roman" w:hAnsi="Cambria Math" w:cs="Arial"/>
                              <w:sz w:val="20"/>
                              <w:szCs w:val="20"/>
                              <w:lang w:eastAsia="en-IE"/>
                            </w:rPr>
                            <m:t>γW</m:t>
                          </w:del>
                        </w:ins>
                      </m:r>
                    </m:oMath>
                  </m:oMathPara>
                </w:p>
              </w:tc>
              <w:tc>
                <w:tcPr>
                  <w:tcW w:w="1701" w:type="dxa"/>
                  <w:tcBorders>
                    <w:top w:val="nil"/>
                    <w:left w:val="nil"/>
                    <w:bottom w:val="nil"/>
                    <w:right w:val="nil"/>
                  </w:tcBorders>
                  <w:shd w:val="clear" w:color="auto" w:fill="auto"/>
                  <w:noWrap/>
                  <w:vAlign w:val="bottom"/>
                  <w:hideMark/>
                  <w:tcPrChange w:id="1106" w:author="Coilin" w:date="2016-03-21T16:52:00Z">
                    <w:tcPr>
                      <w:tcW w:w="1701" w:type="dxa"/>
                      <w:tcBorders>
                        <w:top w:val="nil"/>
                        <w:left w:val="nil"/>
                        <w:bottom w:val="nil"/>
                        <w:right w:val="nil"/>
                      </w:tcBorders>
                      <w:shd w:val="clear" w:color="auto" w:fill="auto"/>
                      <w:noWrap/>
                      <w:vAlign w:val="bottom"/>
                      <w:hideMark/>
                    </w:tcPr>
                  </w:tcPrChange>
                </w:tcPr>
                <w:p w14:paraId="149470B4" w14:textId="1420B4D3" w:rsidR="00952E56" w:rsidRPr="00472734" w:rsidDel="00DE72A5" w:rsidRDefault="00952E56" w:rsidP="00472734">
                  <w:pPr>
                    <w:spacing w:after="0" w:line="240" w:lineRule="auto"/>
                    <w:jc w:val="center"/>
                    <w:rPr>
                      <w:ins w:id="1107" w:author="Coilin" w:date="2016-03-21T15:59:00Z"/>
                      <w:del w:id="1108" w:author="Windows User" w:date="2016-04-13T16:56:00Z"/>
                      <w:rFonts w:ascii="Arial" w:eastAsia="Times New Roman" w:hAnsi="Arial" w:cs="Arial"/>
                      <w:sz w:val="20"/>
                      <w:szCs w:val="20"/>
                      <w:lang w:eastAsia="en-IE"/>
                    </w:rPr>
                  </w:pPr>
                  <w:ins w:id="1109" w:author="Coilin" w:date="2016-03-21T15:59:00Z">
                    <w:del w:id="1110" w:author="Windows User" w:date="2016-04-13T16:56:00Z">
                      <w:r w:rsidRPr="00472734" w:rsidDel="00DE72A5">
                        <w:rPr>
                          <w:rFonts w:ascii="Arial" w:eastAsia="Times New Roman" w:hAnsi="Arial" w:cs="Arial"/>
                          <w:sz w:val="20"/>
                          <w:szCs w:val="20"/>
                          <w:lang w:eastAsia="en-IE"/>
                        </w:rPr>
                        <w:delText>-2044.49</w:delText>
                      </w:r>
                    </w:del>
                  </w:ins>
                </w:p>
              </w:tc>
              <w:tc>
                <w:tcPr>
                  <w:tcW w:w="1134" w:type="dxa"/>
                  <w:tcBorders>
                    <w:top w:val="nil"/>
                    <w:left w:val="nil"/>
                    <w:bottom w:val="nil"/>
                    <w:right w:val="nil"/>
                  </w:tcBorders>
                  <w:shd w:val="clear" w:color="auto" w:fill="auto"/>
                  <w:noWrap/>
                  <w:vAlign w:val="bottom"/>
                  <w:hideMark/>
                  <w:tcPrChange w:id="1111" w:author="Coilin" w:date="2016-03-21T16:52:00Z">
                    <w:tcPr>
                      <w:tcW w:w="1134" w:type="dxa"/>
                      <w:tcBorders>
                        <w:top w:val="nil"/>
                        <w:left w:val="nil"/>
                        <w:bottom w:val="nil"/>
                        <w:right w:val="nil"/>
                      </w:tcBorders>
                      <w:shd w:val="clear" w:color="auto" w:fill="auto"/>
                      <w:noWrap/>
                      <w:vAlign w:val="bottom"/>
                      <w:hideMark/>
                    </w:tcPr>
                  </w:tcPrChange>
                </w:tcPr>
                <w:p w14:paraId="1DB45454" w14:textId="45C5C736" w:rsidR="00952E56" w:rsidRPr="00472734" w:rsidDel="00DE72A5" w:rsidRDefault="00952E56" w:rsidP="00472734">
                  <w:pPr>
                    <w:spacing w:after="0" w:line="240" w:lineRule="auto"/>
                    <w:jc w:val="center"/>
                    <w:rPr>
                      <w:ins w:id="1112" w:author="Coilin" w:date="2016-03-21T15:59:00Z"/>
                      <w:del w:id="1113" w:author="Windows User" w:date="2016-04-13T16:56:00Z"/>
                      <w:rFonts w:ascii="Arial" w:eastAsia="Times New Roman" w:hAnsi="Arial" w:cs="Arial"/>
                      <w:sz w:val="20"/>
                      <w:szCs w:val="20"/>
                      <w:lang w:eastAsia="en-IE"/>
                    </w:rPr>
                  </w:pPr>
                  <w:ins w:id="1114" w:author="Coilin" w:date="2016-03-21T15:59:00Z">
                    <w:del w:id="1115" w:author="Windows User" w:date="2016-04-13T16:56:00Z">
                      <w:r w:rsidRPr="00472734" w:rsidDel="00DE72A5">
                        <w:rPr>
                          <w:rFonts w:ascii="Arial" w:eastAsia="Times New Roman" w:hAnsi="Arial" w:cs="Arial"/>
                          <w:sz w:val="20"/>
                          <w:szCs w:val="20"/>
                          <w:lang w:eastAsia="en-IE"/>
                        </w:rPr>
                        <w:delText>16</w:delText>
                      </w:r>
                    </w:del>
                  </w:ins>
                </w:p>
              </w:tc>
              <w:tc>
                <w:tcPr>
                  <w:tcW w:w="939" w:type="dxa"/>
                  <w:tcBorders>
                    <w:top w:val="nil"/>
                    <w:left w:val="nil"/>
                    <w:bottom w:val="nil"/>
                    <w:right w:val="nil"/>
                  </w:tcBorders>
                  <w:shd w:val="clear" w:color="auto" w:fill="auto"/>
                  <w:noWrap/>
                  <w:vAlign w:val="bottom"/>
                  <w:hideMark/>
                  <w:tcPrChange w:id="1116" w:author="Coilin" w:date="2016-03-21T16:52:00Z">
                    <w:tcPr>
                      <w:tcW w:w="599" w:type="dxa"/>
                      <w:tcBorders>
                        <w:top w:val="nil"/>
                        <w:left w:val="nil"/>
                        <w:bottom w:val="nil"/>
                        <w:right w:val="nil"/>
                      </w:tcBorders>
                      <w:shd w:val="clear" w:color="auto" w:fill="auto"/>
                      <w:noWrap/>
                      <w:vAlign w:val="bottom"/>
                      <w:hideMark/>
                    </w:tcPr>
                  </w:tcPrChange>
                </w:tcPr>
                <w:p w14:paraId="2A13D111" w14:textId="4F78442C" w:rsidR="00952E56" w:rsidRPr="00472734" w:rsidDel="00DE72A5" w:rsidRDefault="00952E56" w:rsidP="00472734">
                  <w:pPr>
                    <w:spacing w:after="0" w:line="240" w:lineRule="auto"/>
                    <w:jc w:val="center"/>
                    <w:rPr>
                      <w:ins w:id="1117" w:author="Coilin" w:date="2016-03-21T15:59:00Z"/>
                      <w:del w:id="1118" w:author="Windows User" w:date="2016-04-13T16:56:00Z"/>
                      <w:rFonts w:ascii="Arial" w:eastAsia="Times New Roman" w:hAnsi="Arial" w:cs="Arial"/>
                      <w:sz w:val="20"/>
                      <w:szCs w:val="20"/>
                      <w:lang w:eastAsia="en-IE"/>
                    </w:rPr>
                  </w:pPr>
                  <w:ins w:id="1119" w:author="Coilin" w:date="2016-03-21T15:59:00Z">
                    <w:del w:id="1120" w:author="Windows User" w:date="2016-04-13T16:56:00Z">
                      <w:r w:rsidRPr="00472734" w:rsidDel="00DE72A5">
                        <w:rPr>
                          <w:rFonts w:ascii="Arial" w:eastAsia="Times New Roman" w:hAnsi="Arial" w:cs="Arial"/>
                          <w:sz w:val="20"/>
                          <w:szCs w:val="20"/>
                          <w:lang w:eastAsia="en-IE"/>
                        </w:rPr>
                        <w:delText>4120.98</w:delText>
                      </w:r>
                    </w:del>
                  </w:ins>
                </w:p>
              </w:tc>
            </w:tr>
            <w:tr w:rsidR="00952E56" w:rsidRPr="00472734" w:rsidDel="00DE72A5" w14:paraId="02694C63" w14:textId="2261523A" w:rsidTr="00EC5C94">
              <w:trPr>
                <w:trHeight w:val="255"/>
                <w:ins w:id="1121" w:author="Coilin" w:date="2016-03-21T15:59:00Z"/>
                <w:del w:id="1122" w:author="Windows User" w:date="2016-04-13T16:56:00Z"/>
                <w:trPrChange w:id="1123" w:author="Coilin" w:date="2016-03-21T16:52:00Z">
                  <w:trPr>
                    <w:trHeight w:val="255"/>
                  </w:trPr>
                </w:trPrChange>
              </w:trPr>
              <w:tc>
                <w:tcPr>
                  <w:tcW w:w="419" w:type="dxa"/>
                  <w:tcBorders>
                    <w:top w:val="nil"/>
                    <w:left w:val="nil"/>
                    <w:bottom w:val="nil"/>
                    <w:right w:val="nil"/>
                  </w:tcBorders>
                  <w:vAlign w:val="bottom"/>
                  <w:tcPrChange w:id="1124" w:author="Coilin" w:date="2016-03-21T16:52:00Z">
                    <w:tcPr>
                      <w:tcW w:w="5279" w:type="dxa"/>
                      <w:tcBorders>
                        <w:top w:val="nil"/>
                        <w:left w:val="nil"/>
                        <w:bottom w:val="nil"/>
                        <w:right w:val="nil"/>
                      </w:tcBorders>
                    </w:tcPr>
                  </w:tcPrChange>
                </w:tcPr>
                <w:p w14:paraId="7F4439FC" w14:textId="76E516C4" w:rsidR="00952E56" w:rsidRPr="00DA7034" w:rsidDel="00DE72A5" w:rsidRDefault="00952E56">
                  <w:pPr>
                    <w:spacing w:after="0" w:line="240" w:lineRule="auto"/>
                    <w:rPr>
                      <w:ins w:id="1125" w:author="Coilin" w:date="2016-03-21T16:25:00Z"/>
                      <w:del w:id="1126" w:author="Windows User" w:date="2016-04-13T16:56:00Z"/>
                      <w:rFonts w:ascii="Calibri" w:eastAsia="Calibri" w:hAnsi="Calibri" w:cs="Times New Roman"/>
                      <w:sz w:val="20"/>
                      <w:szCs w:val="20"/>
                      <w:lang w:eastAsia="en-IE"/>
                    </w:rPr>
                  </w:pPr>
                  <w:ins w:id="1127" w:author="Coilin" w:date="2016-03-21T16:26:00Z">
                    <w:del w:id="1128" w:author="Windows User" w:date="2016-04-13T16:56:00Z">
                      <w:r w:rsidDel="00DE72A5">
                        <w:rPr>
                          <w:rFonts w:ascii="Calibri" w:eastAsia="Calibri" w:hAnsi="Calibri" w:cs="Times New Roman"/>
                          <w:sz w:val="20"/>
                          <w:szCs w:val="20"/>
                          <w:lang w:eastAsia="en-IE"/>
                        </w:rPr>
                        <w:delText>9</w:delText>
                      </w:r>
                    </w:del>
                  </w:ins>
                </w:p>
              </w:tc>
              <w:tc>
                <w:tcPr>
                  <w:tcW w:w="5279" w:type="dxa"/>
                  <w:tcBorders>
                    <w:top w:val="nil"/>
                    <w:left w:val="nil"/>
                    <w:bottom w:val="nil"/>
                    <w:right w:val="nil"/>
                  </w:tcBorders>
                  <w:shd w:val="clear" w:color="auto" w:fill="auto"/>
                  <w:noWrap/>
                  <w:vAlign w:val="bottom"/>
                  <w:hideMark/>
                  <w:tcPrChange w:id="1129" w:author="Coilin" w:date="2016-03-21T16:52:00Z">
                    <w:tcPr>
                      <w:tcW w:w="5279" w:type="dxa"/>
                      <w:tcBorders>
                        <w:top w:val="nil"/>
                        <w:left w:val="nil"/>
                        <w:bottom w:val="nil"/>
                        <w:right w:val="nil"/>
                      </w:tcBorders>
                      <w:shd w:val="clear" w:color="auto" w:fill="auto"/>
                      <w:noWrap/>
                      <w:vAlign w:val="bottom"/>
                      <w:hideMark/>
                    </w:tcPr>
                  </w:tcPrChange>
                </w:tcPr>
                <w:p w14:paraId="4E3EC4D2" w14:textId="58478C83" w:rsidR="00952E56" w:rsidRPr="007A406F" w:rsidDel="00DE72A5" w:rsidRDefault="00807A25" w:rsidP="00472734">
                  <w:pPr>
                    <w:spacing w:after="0" w:line="240" w:lineRule="auto"/>
                    <w:rPr>
                      <w:ins w:id="1130" w:author="Coilin" w:date="2016-03-21T15:59:00Z"/>
                      <w:del w:id="1131" w:author="Windows User" w:date="2016-04-13T16:56:00Z"/>
                      <w:rFonts w:ascii="Arial" w:eastAsia="Times New Roman" w:hAnsi="Arial" w:cs="Arial"/>
                      <w:sz w:val="20"/>
                      <w:szCs w:val="20"/>
                      <w:lang w:eastAsia="en-IE"/>
                    </w:rPr>
                  </w:pPr>
                  <m:oMathPara>
                    <m:oMathParaPr>
                      <m:jc m:val="left"/>
                    </m:oMathParaPr>
                    <m:oMath>
                      <m:sSub>
                        <m:sSubPr>
                          <m:ctrlPr>
                            <w:ins w:id="1132" w:author="Coilin" w:date="2016-03-21T16:07:00Z">
                              <w:del w:id="1133" w:author="Windows User" w:date="2016-04-13T16:56:00Z">
                                <w:rPr>
                                  <w:rFonts w:ascii="Cambria Math" w:eastAsia="Times New Roman" w:hAnsi="Cambria Math" w:cs="Arial"/>
                                  <w:i/>
                                  <w:sz w:val="20"/>
                                  <w:szCs w:val="20"/>
                                  <w:lang w:eastAsia="en-IE"/>
                                </w:rPr>
                              </w:del>
                            </w:ins>
                          </m:ctrlPr>
                        </m:sSubPr>
                        <m:e>
                          <m:r>
                            <w:ins w:id="1134" w:author="Coilin" w:date="2016-03-21T16:07:00Z">
                              <w:del w:id="1135" w:author="Windows User" w:date="2016-04-13T16:56:00Z">
                                <w:rPr>
                                  <w:rFonts w:ascii="Cambria Math" w:eastAsia="Times New Roman" w:hAnsi="Cambria Math" w:cs="Arial"/>
                                  <w:sz w:val="20"/>
                                  <w:szCs w:val="20"/>
                                  <w:lang w:eastAsia="en-IE"/>
                                </w:rPr>
                                <m:t>β</m:t>
                              </w:del>
                            </w:ins>
                          </m:r>
                        </m:e>
                        <m:sub>
                          <m:r>
                            <w:ins w:id="1136" w:author="Coilin" w:date="2016-03-21T16:07:00Z">
                              <w:del w:id="1137" w:author="Windows User" w:date="2016-04-13T16:56:00Z">
                                <w:rPr>
                                  <w:rFonts w:ascii="Cambria Math" w:eastAsia="Times New Roman" w:hAnsi="Cambria Math" w:cs="Arial"/>
                                  <w:sz w:val="20"/>
                                  <w:szCs w:val="20"/>
                                  <w:lang w:eastAsia="en-IE"/>
                                </w:rPr>
                                <m:t>0,j</m:t>
                              </w:del>
                            </w:ins>
                          </m:r>
                        </m:sub>
                      </m:sSub>
                      <m:r>
                        <w:ins w:id="1138" w:author="Coilin" w:date="2016-03-21T16:07:00Z">
                          <w:del w:id="1139" w:author="Windows User" w:date="2016-04-13T16:56:00Z">
                            <w:rPr>
                              <w:rFonts w:ascii="Cambria Math" w:eastAsia="Times New Roman" w:hAnsi="Cambria Math" w:cs="Arial"/>
                              <w:sz w:val="20"/>
                              <w:szCs w:val="20"/>
                              <w:lang w:eastAsia="en-IE"/>
                            </w:rPr>
                            <m:t xml:space="preserve">+ </m:t>
                          </w:del>
                        </w:ins>
                      </m:r>
                      <m:sSub>
                        <m:sSubPr>
                          <m:ctrlPr>
                            <w:ins w:id="1140" w:author="Coilin" w:date="2016-03-21T16:07:00Z">
                              <w:del w:id="1141" w:author="Windows User" w:date="2016-04-13T16:56:00Z">
                                <w:rPr>
                                  <w:rFonts w:ascii="Cambria Math" w:eastAsia="Times New Roman" w:hAnsi="Cambria Math" w:cs="Arial"/>
                                  <w:i/>
                                  <w:sz w:val="20"/>
                                  <w:szCs w:val="20"/>
                                  <w:lang w:eastAsia="en-IE"/>
                                </w:rPr>
                              </w:del>
                            </w:ins>
                          </m:ctrlPr>
                        </m:sSubPr>
                        <m:e>
                          <m:r>
                            <w:ins w:id="1142" w:author="Coilin" w:date="2016-03-21T16:07:00Z">
                              <w:del w:id="1143" w:author="Windows User" w:date="2016-04-13T16:56:00Z">
                                <w:rPr>
                                  <w:rFonts w:ascii="Cambria Math" w:eastAsia="Times New Roman" w:hAnsi="Cambria Math" w:cs="Arial"/>
                                  <w:sz w:val="20"/>
                                  <w:szCs w:val="20"/>
                                  <w:lang w:eastAsia="en-IE"/>
                                </w:rPr>
                                <m:t>β</m:t>
                              </w:del>
                            </w:ins>
                          </m:r>
                        </m:e>
                        <m:sub>
                          <m:r>
                            <w:ins w:id="1144" w:author="Coilin" w:date="2016-03-21T16:07:00Z">
                              <w:del w:id="1145" w:author="Windows User" w:date="2016-04-13T16:56:00Z">
                                <w:rPr>
                                  <w:rFonts w:ascii="Cambria Math" w:eastAsia="Times New Roman" w:hAnsi="Cambria Math" w:cs="Arial"/>
                                  <w:sz w:val="20"/>
                                  <w:szCs w:val="20"/>
                                  <w:lang w:eastAsia="en-IE"/>
                                </w:rPr>
                                <m:t>1,j</m:t>
                              </w:del>
                            </w:ins>
                          </m:r>
                        </m:sub>
                      </m:sSub>
                      <m:r>
                        <w:ins w:id="1146" w:author="Coilin" w:date="2016-03-21T16:07:00Z">
                          <w:del w:id="1147" w:author="Windows User" w:date="2016-04-13T16:56:00Z">
                            <w:rPr>
                              <w:rFonts w:ascii="Cambria Math" w:eastAsia="Times New Roman" w:hAnsi="Cambria Math" w:cs="Arial"/>
                              <w:sz w:val="20"/>
                              <w:szCs w:val="20"/>
                              <w:lang w:eastAsia="en-IE"/>
                            </w:rPr>
                            <m:t xml:space="preserve">CL+ </m:t>
                          </w:del>
                        </w:ins>
                      </m:r>
                      <m:sSub>
                        <m:sSubPr>
                          <m:ctrlPr>
                            <w:ins w:id="1148" w:author="Coilin" w:date="2016-03-21T16:07:00Z">
                              <w:del w:id="1149" w:author="Windows User" w:date="2016-04-13T16:56:00Z">
                                <w:rPr>
                                  <w:rFonts w:ascii="Cambria Math" w:eastAsia="Times New Roman" w:hAnsi="Cambria Math" w:cs="Arial"/>
                                  <w:i/>
                                  <w:sz w:val="20"/>
                                  <w:szCs w:val="20"/>
                                  <w:lang w:eastAsia="en-IE"/>
                                </w:rPr>
                              </w:del>
                            </w:ins>
                          </m:ctrlPr>
                        </m:sSubPr>
                        <m:e>
                          <m:r>
                            <w:ins w:id="1150" w:author="Coilin" w:date="2016-03-21T16:07:00Z">
                              <w:del w:id="1151" w:author="Windows User" w:date="2016-04-13T16:56:00Z">
                                <w:rPr>
                                  <w:rFonts w:ascii="Cambria Math" w:eastAsia="Times New Roman" w:hAnsi="Cambria Math" w:cs="Arial"/>
                                  <w:sz w:val="20"/>
                                  <w:szCs w:val="20"/>
                                  <w:lang w:eastAsia="en-IE"/>
                                </w:rPr>
                                <m:t>β</m:t>
                              </w:del>
                            </w:ins>
                          </m:r>
                        </m:e>
                        <m:sub>
                          <m:r>
                            <w:ins w:id="1152" w:author="Coilin" w:date="2016-03-21T16:07:00Z">
                              <w:del w:id="1153" w:author="Windows User" w:date="2016-04-13T16:56:00Z">
                                <w:rPr>
                                  <w:rFonts w:ascii="Cambria Math" w:eastAsia="Times New Roman" w:hAnsi="Cambria Math" w:cs="Arial"/>
                                  <w:sz w:val="20"/>
                                  <w:szCs w:val="20"/>
                                  <w:lang w:eastAsia="en-IE"/>
                                </w:rPr>
                                <m:t>2,j</m:t>
                              </w:del>
                            </w:ins>
                          </m:r>
                        </m:sub>
                      </m:sSub>
                      <m:sSup>
                        <m:sSupPr>
                          <m:ctrlPr>
                            <w:ins w:id="1154" w:author="Coilin" w:date="2016-03-21T16:07:00Z">
                              <w:del w:id="1155" w:author="Windows User" w:date="2016-04-13T16:56:00Z">
                                <w:rPr>
                                  <w:rFonts w:ascii="Cambria Math" w:eastAsia="Times New Roman" w:hAnsi="Cambria Math" w:cs="Arial"/>
                                  <w:i/>
                                  <w:sz w:val="20"/>
                                  <w:szCs w:val="20"/>
                                  <w:lang w:eastAsia="en-IE"/>
                                </w:rPr>
                              </w:del>
                            </w:ins>
                          </m:ctrlPr>
                        </m:sSupPr>
                        <m:e>
                          <m:r>
                            <w:ins w:id="1156" w:author="Coilin" w:date="2016-03-21T16:07:00Z">
                              <w:del w:id="1157" w:author="Windows User" w:date="2016-04-13T16:56:00Z">
                                <w:rPr>
                                  <w:rFonts w:ascii="Cambria Math" w:eastAsia="Times New Roman" w:hAnsi="Cambria Math" w:cs="Arial"/>
                                  <w:sz w:val="20"/>
                                  <w:szCs w:val="20"/>
                                  <w:lang w:eastAsia="en-IE"/>
                                </w:rPr>
                                <m:t>CL</m:t>
                              </w:del>
                            </w:ins>
                          </m:r>
                        </m:e>
                        <m:sup>
                          <m:r>
                            <w:ins w:id="1158" w:author="Coilin" w:date="2016-03-21T16:07:00Z">
                              <w:del w:id="1159" w:author="Windows User" w:date="2016-04-13T16:56:00Z">
                                <w:rPr>
                                  <w:rFonts w:ascii="Cambria Math" w:eastAsia="Times New Roman" w:hAnsi="Cambria Math" w:cs="Arial"/>
                                  <w:sz w:val="20"/>
                                  <w:szCs w:val="20"/>
                                  <w:lang w:eastAsia="en-IE"/>
                                </w:rPr>
                                <m:t>2</m:t>
                              </w:del>
                            </w:ins>
                          </m:r>
                        </m:sup>
                      </m:sSup>
                      <m:r>
                        <w:ins w:id="1160" w:author="Coilin" w:date="2016-03-21T16:07:00Z">
                          <w:del w:id="1161" w:author="Windows User" w:date="2016-04-13T16:56:00Z">
                            <w:rPr>
                              <w:rFonts w:ascii="Cambria Math" w:eastAsia="Times New Roman" w:hAnsi="Cambria Math" w:cs="Arial"/>
                              <w:sz w:val="20"/>
                              <w:szCs w:val="20"/>
                              <w:lang w:eastAsia="en-IE"/>
                            </w:rPr>
                            <m:t xml:space="preserve">+ </m:t>
                          </w:del>
                        </w:ins>
                      </m:r>
                      <m:sSub>
                        <m:sSubPr>
                          <m:ctrlPr>
                            <w:ins w:id="1162" w:author="Coilin" w:date="2016-03-21T16:07:00Z">
                              <w:del w:id="1163" w:author="Windows User" w:date="2016-04-13T16:56:00Z">
                                <w:rPr>
                                  <w:rFonts w:ascii="Cambria Math" w:eastAsia="Times New Roman" w:hAnsi="Cambria Math" w:cs="Arial"/>
                                  <w:i/>
                                  <w:sz w:val="20"/>
                                  <w:szCs w:val="20"/>
                                  <w:lang w:eastAsia="en-IE"/>
                                </w:rPr>
                              </w:del>
                            </w:ins>
                          </m:ctrlPr>
                        </m:sSubPr>
                        <m:e>
                          <m:r>
                            <w:ins w:id="1164" w:author="Coilin" w:date="2016-03-21T16:07:00Z">
                              <w:del w:id="1165" w:author="Windows User" w:date="2016-04-13T16:56:00Z">
                                <w:rPr>
                                  <w:rFonts w:ascii="Cambria Math" w:eastAsia="Times New Roman" w:hAnsi="Cambria Math" w:cs="Arial"/>
                                  <w:sz w:val="20"/>
                                  <w:szCs w:val="20"/>
                                  <w:lang w:eastAsia="en-IE"/>
                                </w:rPr>
                                <m:t>δ</m:t>
                              </w:del>
                            </w:ins>
                          </m:r>
                        </m:e>
                        <m:sub>
                          <m:r>
                            <w:ins w:id="1166" w:author="Coilin" w:date="2016-03-21T16:07:00Z">
                              <w:del w:id="1167" w:author="Windows User" w:date="2016-04-13T16:56:00Z">
                                <w:rPr>
                                  <w:rFonts w:ascii="Cambria Math" w:eastAsia="Times New Roman" w:hAnsi="Cambria Math" w:cs="Arial"/>
                                  <w:sz w:val="20"/>
                                  <w:szCs w:val="20"/>
                                  <w:lang w:eastAsia="en-IE"/>
                                </w:rPr>
                                <m:t>1</m:t>
                              </w:del>
                            </w:ins>
                          </m:r>
                        </m:sub>
                      </m:sSub>
                      <m:r>
                        <w:ins w:id="1168" w:author="Coilin" w:date="2016-03-21T16:07:00Z">
                          <w:del w:id="1169" w:author="Windows User" w:date="2016-04-13T16:56:00Z">
                            <w:rPr>
                              <w:rFonts w:ascii="Cambria Math" w:eastAsia="Times New Roman" w:hAnsi="Cambria Math" w:cs="Arial"/>
                              <w:sz w:val="20"/>
                              <w:szCs w:val="20"/>
                              <w:lang w:eastAsia="en-IE"/>
                            </w:rPr>
                            <m:t xml:space="preserve">PI+ </m:t>
                          </w:del>
                        </w:ins>
                      </m:r>
                      <m:sSub>
                        <m:sSubPr>
                          <m:ctrlPr>
                            <w:ins w:id="1170" w:author="Coilin" w:date="2016-03-21T16:07:00Z">
                              <w:del w:id="1171" w:author="Windows User" w:date="2016-04-13T16:56:00Z">
                                <w:rPr>
                                  <w:rFonts w:ascii="Cambria Math" w:eastAsia="Times New Roman" w:hAnsi="Cambria Math" w:cs="Arial"/>
                                  <w:i/>
                                  <w:sz w:val="20"/>
                                  <w:szCs w:val="20"/>
                                  <w:lang w:eastAsia="en-IE"/>
                                </w:rPr>
                              </w:del>
                            </w:ins>
                          </m:ctrlPr>
                        </m:sSubPr>
                        <m:e>
                          <m:r>
                            <w:ins w:id="1172" w:author="Coilin" w:date="2016-03-21T16:07:00Z">
                              <w:del w:id="1173" w:author="Windows User" w:date="2016-04-13T16:56:00Z">
                                <w:rPr>
                                  <w:rFonts w:ascii="Cambria Math" w:eastAsia="Times New Roman" w:hAnsi="Cambria Math" w:cs="Arial"/>
                                  <w:sz w:val="20"/>
                                  <w:szCs w:val="20"/>
                                  <w:lang w:eastAsia="en-IE"/>
                                </w:rPr>
                                <m:t>δ</m:t>
                              </w:del>
                            </w:ins>
                          </m:r>
                        </m:e>
                        <m:sub>
                          <m:r>
                            <w:ins w:id="1174" w:author="Coilin" w:date="2016-03-21T16:07:00Z">
                              <w:del w:id="1175" w:author="Windows User" w:date="2016-04-13T16:56:00Z">
                                <w:rPr>
                                  <w:rFonts w:ascii="Cambria Math" w:eastAsia="Times New Roman" w:hAnsi="Cambria Math" w:cs="Arial"/>
                                  <w:sz w:val="20"/>
                                  <w:szCs w:val="20"/>
                                  <w:lang w:eastAsia="en-IE"/>
                                </w:rPr>
                                <m:t>2</m:t>
                              </w:del>
                            </w:ins>
                          </m:r>
                        </m:sub>
                      </m:sSub>
                      <m:r>
                        <w:ins w:id="1176" w:author="Coilin" w:date="2016-03-21T16:07:00Z">
                          <w:del w:id="1177" w:author="Windows User" w:date="2016-04-13T16:56:00Z">
                            <w:rPr>
                              <w:rFonts w:ascii="Cambria Math" w:eastAsia="Times New Roman" w:hAnsi="Cambria Math" w:cs="Arial"/>
                              <w:sz w:val="20"/>
                              <w:szCs w:val="20"/>
                              <w:lang w:eastAsia="en-IE"/>
                            </w:rPr>
                            <m:t xml:space="preserve">SI+ </m:t>
                          </w:del>
                        </w:ins>
                      </m:r>
                      <m:sSub>
                        <m:sSubPr>
                          <m:ctrlPr>
                            <w:ins w:id="1178" w:author="Coilin" w:date="2016-03-21T16:07:00Z">
                              <w:del w:id="1179" w:author="Windows User" w:date="2016-04-13T16:56:00Z">
                                <w:rPr>
                                  <w:rFonts w:ascii="Cambria Math" w:eastAsia="Times New Roman" w:hAnsi="Cambria Math" w:cs="Arial"/>
                                  <w:i/>
                                  <w:sz w:val="20"/>
                                  <w:szCs w:val="20"/>
                                  <w:lang w:eastAsia="en-IE"/>
                                </w:rPr>
                              </w:del>
                            </w:ins>
                          </m:ctrlPr>
                        </m:sSubPr>
                        <m:e>
                          <m:r>
                            <w:ins w:id="1180" w:author="Coilin" w:date="2016-03-21T16:07:00Z">
                              <w:del w:id="1181" w:author="Windows User" w:date="2016-04-13T16:56:00Z">
                                <w:rPr>
                                  <w:rFonts w:ascii="Cambria Math" w:eastAsia="Times New Roman" w:hAnsi="Cambria Math" w:cs="Arial"/>
                                  <w:sz w:val="20"/>
                                  <w:szCs w:val="20"/>
                                  <w:lang w:eastAsia="en-IE"/>
                                </w:rPr>
                                <m:t>δ</m:t>
                              </w:del>
                            </w:ins>
                          </m:r>
                        </m:e>
                        <m:sub>
                          <m:r>
                            <w:ins w:id="1182" w:author="Coilin" w:date="2016-03-21T16:07:00Z">
                              <w:del w:id="1183" w:author="Windows User" w:date="2016-04-13T16:56:00Z">
                                <w:rPr>
                                  <w:rFonts w:ascii="Cambria Math" w:eastAsia="Times New Roman" w:hAnsi="Cambria Math" w:cs="Arial"/>
                                  <w:sz w:val="20"/>
                                  <w:szCs w:val="20"/>
                                  <w:lang w:eastAsia="en-IE"/>
                                </w:rPr>
                                <m:t>3</m:t>
                              </w:del>
                            </w:ins>
                          </m:r>
                        </m:sub>
                      </m:sSub>
                      <m:r>
                        <w:ins w:id="1184" w:author="Coilin" w:date="2016-03-21T16:07:00Z">
                          <w:del w:id="1185" w:author="Windows User" w:date="2016-04-13T16:56:00Z">
                            <w:rPr>
                              <w:rFonts w:ascii="Cambria Math" w:eastAsia="Times New Roman" w:hAnsi="Cambria Math" w:cs="Arial"/>
                              <w:sz w:val="20"/>
                              <w:szCs w:val="20"/>
                              <w:lang w:eastAsia="en-IE"/>
                            </w:rPr>
                            <m:t>SO +γW</m:t>
                          </w:del>
                        </w:ins>
                      </m:r>
                    </m:oMath>
                  </m:oMathPara>
                </w:p>
              </w:tc>
              <w:tc>
                <w:tcPr>
                  <w:tcW w:w="1701" w:type="dxa"/>
                  <w:tcBorders>
                    <w:top w:val="nil"/>
                    <w:left w:val="nil"/>
                    <w:bottom w:val="nil"/>
                    <w:right w:val="nil"/>
                  </w:tcBorders>
                  <w:shd w:val="clear" w:color="auto" w:fill="auto"/>
                  <w:noWrap/>
                  <w:vAlign w:val="bottom"/>
                  <w:hideMark/>
                  <w:tcPrChange w:id="1186" w:author="Coilin" w:date="2016-03-21T16:52:00Z">
                    <w:tcPr>
                      <w:tcW w:w="1701" w:type="dxa"/>
                      <w:tcBorders>
                        <w:top w:val="nil"/>
                        <w:left w:val="nil"/>
                        <w:bottom w:val="nil"/>
                        <w:right w:val="nil"/>
                      </w:tcBorders>
                      <w:shd w:val="clear" w:color="auto" w:fill="auto"/>
                      <w:noWrap/>
                      <w:vAlign w:val="bottom"/>
                      <w:hideMark/>
                    </w:tcPr>
                  </w:tcPrChange>
                </w:tcPr>
                <w:p w14:paraId="591189E0" w14:textId="4BE669B6" w:rsidR="00952E56" w:rsidRPr="00472734" w:rsidDel="00DE72A5" w:rsidRDefault="00952E56" w:rsidP="00472734">
                  <w:pPr>
                    <w:spacing w:after="0" w:line="240" w:lineRule="auto"/>
                    <w:jc w:val="center"/>
                    <w:rPr>
                      <w:ins w:id="1187" w:author="Coilin" w:date="2016-03-21T15:59:00Z"/>
                      <w:del w:id="1188" w:author="Windows User" w:date="2016-04-13T16:56:00Z"/>
                      <w:rFonts w:ascii="Arial" w:eastAsia="Times New Roman" w:hAnsi="Arial" w:cs="Arial"/>
                      <w:sz w:val="20"/>
                      <w:szCs w:val="20"/>
                      <w:lang w:eastAsia="en-IE"/>
                    </w:rPr>
                  </w:pPr>
                  <w:ins w:id="1189" w:author="Coilin" w:date="2016-03-21T15:59:00Z">
                    <w:del w:id="1190" w:author="Windows User" w:date="2016-04-13T16:56:00Z">
                      <w:r w:rsidRPr="00472734" w:rsidDel="00DE72A5">
                        <w:rPr>
                          <w:rFonts w:ascii="Arial" w:eastAsia="Times New Roman" w:hAnsi="Arial" w:cs="Arial"/>
                          <w:sz w:val="20"/>
                          <w:szCs w:val="20"/>
                          <w:lang w:eastAsia="en-IE"/>
                        </w:rPr>
                        <w:delText>-2044.11</w:delText>
                      </w:r>
                    </w:del>
                  </w:ins>
                </w:p>
              </w:tc>
              <w:tc>
                <w:tcPr>
                  <w:tcW w:w="1134" w:type="dxa"/>
                  <w:tcBorders>
                    <w:top w:val="nil"/>
                    <w:left w:val="nil"/>
                    <w:bottom w:val="nil"/>
                    <w:right w:val="nil"/>
                  </w:tcBorders>
                  <w:shd w:val="clear" w:color="auto" w:fill="auto"/>
                  <w:noWrap/>
                  <w:vAlign w:val="bottom"/>
                  <w:hideMark/>
                  <w:tcPrChange w:id="1191" w:author="Coilin" w:date="2016-03-21T16:52:00Z">
                    <w:tcPr>
                      <w:tcW w:w="1134" w:type="dxa"/>
                      <w:tcBorders>
                        <w:top w:val="nil"/>
                        <w:left w:val="nil"/>
                        <w:bottom w:val="nil"/>
                        <w:right w:val="nil"/>
                      </w:tcBorders>
                      <w:shd w:val="clear" w:color="auto" w:fill="auto"/>
                      <w:noWrap/>
                      <w:vAlign w:val="bottom"/>
                      <w:hideMark/>
                    </w:tcPr>
                  </w:tcPrChange>
                </w:tcPr>
                <w:p w14:paraId="10E32B32" w14:textId="61724913" w:rsidR="00952E56" w:rsidRPr="00472734" w:rsidDel="00DE72A5" w:rsidRDefault="00952E56" w:rsidP="00472734">
                  <w:pPr>
                    <w:spacing w:after="0" w:line="240" w:lineRule="auto"/>
                    <w:jc w:val="center"/>
                    <w:rPr>
                      <w:ins w:id="1192" w:author="Coilin" w:date="2016-03-21T15:59:00Z"/>
                      <w:del w:id="1193" w:author="Windows User" w:date="2016-04-13T16:56:00Z"/>
                      <w:rFonts w:ascii="Arial" w:eastAsia="Times New Roman" w:hAnsi="Arial" w:cs="Arial"/>
                      <w:sz w:val="20"/>
                      <w:szCs w:val="20"/>
                      <w:lang w:eastAsia="en-IE"/>
                    </w:rPr>
                  </w:pPr>
                  <w:ins w:id="1194" w:author="Coilin" w:date="2016-03-21T15:59:00Z">
                    <w:del w:id="1195" w:author="Windows User" w:date="2016-04-13T16:56:00Z">
                      <w:r w:rsidRPr="00472734" w:rsidDel="00DE72A5">
                        <w:rPr>
                          <w:rFonts w:ascii="Arial" w:eastAsia="Times New Roman" w:hAnsi="Arial" w:cs="Arial"/>
                          <w:sz w:val="20"/>
                          <w:szCs w:val="20"/>
                          <w:lang w:eastAsia="en-IE"/>
                        </w:rPr>
                        <w:delText>19</w:delText>
                      </w:r>
                    </w:del>
                  </w:ins>
                </w:p>
              </w:tc>
              <w:tc>
                <w:tcPr>
                  <w:tcW w:w="939" w:type="dxa"/>
                  <w:tcBorders>
                    <w:top w:val="nil"/>
                    <w:left w:val="nil"/>
                    <w:bottom w:val="nil"/>
                    <w:right w:val="nil"/>
                  </w:tcBorders>
                  <w:shd w:val="clear" w:color="auto" w:fill="auto"/>
                  <w:noWrap/>
                  <w:vAlign w:val="bottom"/>
                  <w:hideMark/>
                  <w:tcPrChange w:id="1196" w:author="Coilin" w:date="2016-03-21T16:52:00Z">
                    <w:tcPr>
                      <w:tcW w:w="599" w:type="dxa"/>
                      <w:tcBorders>
                        <w:top w:val="nil"/>
                        <w:left w:val="nil"/>
                        <w:bottom w:val="nil"/>
                        <w:right w:val="nil"/>
                      </w:tcBorders>
                      <w:shd w:val="clear" w:color="auto" w:fill="auto"/>
                      <w:noWrap/>
                      <w:vAlign w:val="bottom"/>
                      <w:hideMark/>
                    </w:tcPr>
                  </w:tcPrChange>
                </w:tcPr>
                <w:p w14:paraId="75FCE850" w14:textId="786A558F" w:rsidR="00952E56" w:rsidRPr="00472734" w:rsidDel="00DE72A5" w:rsidRDefault="00952E56" w:rsidP="00472734">
                  <w:pPr>
                    <w:spacing w:after="0" w:line="240" w:lineRule="auto"/>
                    <w:jc w:val="center"/>
                    <w:rPr>
                      <w:ins w:id="1197" w:author="Coilin" w:date="2016-03-21T15:59:00Z"/>
                      <w:del w:id="1198" w:author="Windows User" w:date="2016-04-13T16:56:00Z"/>
                      <w:rFonts w:ascii="Arial" w:eastAsia="Times New Roman" w:hAnsi="Arial" w:cs="Arial"/>
                      <w:sz w:val="20"/>
                      <w:szCs w:val="20"/>
                      <w:lang w:eastAsia="en-IE"/>
                    </w:rPr>
                  </w:pPr>
                  <w:ins w:id="1199" w:author="Coilin" w:date="2016-03-21T15:59:00Z">
                    <w:del w:id="1200" w:author="Windows User" w:date="2016-04-13T16:56:00Z">
                      <w:r w:rsidRPr="00472734" w:rsidDel="00DE72A5">
                        <w:rPr>
                          <w:rFonts w:ascii="Arial" w:eastAsia="Times New Roman" w:hAnsi="Arial" w:cs="Arial"/>
                          <w:sz w:val="20"/>
                          <w:szCs w:val="20"/>
                          <w:lang w:eastAsia="en-IE"/>
                        </w:rPr>
                        <w:delText>4126.22</w:delText>
                      </w:r>
                    </w:del>
                  </w:ins>
                </w:p>
              </w:tc>
            </w:tr>
            <w:tr w:rsidR="00952E56" w:rsidRPr="00472734" w:rsidDel="00DE72A5" w14:paraId="698C8450" w14:textId="01393964" w:rsidTr="00EC5C94">
              <w:trPr>
                <w:trHeight w:val="300"/>
                <w:ins w:id="1201" w:author="Coilin" w:date="2016-03-21T15:59:00Z"/>
                <w:del w:id="1202" w:author="Windows User" w:date="2016-04-13T16:56:00Z"/>
                <w:trPrChange w:id="1203" w:author="Coilin" w:date="2016-03-21T16:52:00Z">
                  <w:trPr>
                    <w:trHeight w:val="300"/>
                  </w:trPr>
                </w:trPrChange>
              </w:trPr>
              <w:tc>
                <w:tcPr>
                  <w:tcW w:w="419" w:type="dxa"/>
                  <w:tcBorders>
                    <w:top w:val="nil"/>
                    <w:left w:val="nil"/>
                    <w:bottom w:val="nil"/>
                    <w:right w:val="nil"/>
                  </w:tcBorders>
                  <w:vAlign w:val="bottom"/>
                  <w:tcPrChange w:id="1204" w:author="Coilin" w:date="2016-03-21T16:52:00Z">
                    <w:tcPr>
                      <w:tcW w:w="5279" w:type="dxa"/>
                      <w:tcBorders>
                        <w:top w:val="nil"/>
                        <w:left w:val="nil"/>
                        <w:bottom w:val="nil"/>
                        <w:right w:val="nil"/>
                      </w:tcBorders>
                    </w:tcPr>
                  </w:tcPrChange>
                </w:tcPr>
                <w:p w14:paraId="54860E47" w14:textId="0A9C378B" w:rsidR="00952E56" w:rsidRPr="00472734" w:rsidDel="00DE72A5" w:rsidRDefault="00952E56">
                  <w:pPr>
                    <w:spacing w:after="0" w:line="240" w:lineRule="auto"/>
                    <w:rPr>
                      <w:ins w:id="1205" w:author="Coilin" w:date="2016-03-21T16:25:00Z"/>
                      <w:del w:id="1206" w:author="Windows User" w:date="2016-04-13T16:56:00Z"/>
                      <w:rFonts w:ascii="Arial" w:eastAsia="Times New Roman" w:hAnsi="Arial" w:cs="Arial"/>
                      <w:sz w:val="20"/>
                      <w:szCs w:val="20"/>
                      <w:lang w:eastAsia="en-IE"/>
                    </w:rPr>
                    <w:pPrChange w:id="1207"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208" w:author="Coilin" w:date="2016-03-21T16:52:00Z">
                    <w:tcPr>
                      <w:tcW w:w="5279" w:type="dxa"/>
                      <w:tcBorders>
                        <w:top w:val="nil"/>
                        <w:left w:val="nil"/>
                        <w:bottom w:val="nil"/>
                        <w:right w:val="nil"/>
                      </w:tcBorders>
                      <w:shd w:val="clear" w:color="auto" w:fill="auto"/>
                      <w:noWrap/>
                      <w:vAlign w:val="bottom"/>
                      <w:hideMark/>
                    </w:tcPr>
                  </w:tcPrChange>
                </w:tcPr>
                <w:p w14:paraId="1CA4273E" w14:textId="260B7304" w:rsidR="00952E56" w:rsidRPr="00472734" w:rsidDel="00DE72A5" w:rsidRDefault="00952E56" w:rsidP="00472734">
                  <w:pPr>
                    <w:spacing w:after="0" w:line="240" w:lineRule="auto"/>
                    <w:jc w:val="center"/>
                    <w:rPr>
                      <w:ins w:id="1209" w:author="Coilin" w:date="2016-03-21T15:59:00Z"/>
                      <w:del w:id="1210" w:author="Windows User" w:date="2016-04-13T16:56: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211" w:author="Coilin" w:date="2016-03-21T16:52:00Z">
                    <w:tcPr>
                      <w:tcW w:w="1701" w:type="dxa"/>
                      <w:tcBorders>
                        <w:top w:val="nil"/>
                        <w:left w:val="nil"/>
                        <w:bottom w:val="nil"/>
                        <w:right w:val="nil"/>
                      </w:tcBorders>
                      <w:shd w:val="clear" w:color="auto" w:fill="auto"/>
                      <w:noWrap/>
                      <w:vAlign w:val="bottom"/>
                      <w:hideMark/>
                    </w:tcPr>
                  </w:tcPrChange>
                </w:tcPr>
                <w:p w14:paraId="60822E9F" w14:textId="204817AD" w:rsidR="00952E56" w:rsidRPr="00472734" w:rsidDel="00DE72A5" w:rsidRDefault="00952E56" w:rsidP="00472734">
                  <w:pPr>
                    <w:spacing w:after="0" w:line="240" w:lineRule="auto"/>
                    <w:rPr>
                      <w:ins w:id="1212" w:author="Coilin" w:date="2016-03-21T15:59:00Z"/>
                      <w:del w:id="1213"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214" w:author="Coilin" w:date="2016-03-21T16:52:00Z">
                    <w:tcPr>
                      <w:tcW w:w="1134" w:type="dxa"/>
                      <w:tcBorders>
                        <w:top w:val="nil"/>
                        <w:left w:val="nil"/>
                        <w:bottom w:val="nil"/>
                        <w:right w:val="nil"/>
                      </w:tcBorders>
                      <w:shd w:val="clear" w:color="auto" w:fill="auto"/>
                      <w:noWrap/>
                      <w:vAlign w:val="bottom"/>
                      <w:hideMark/>
                    </w:tcPr>
                  </w:tcPrChange>
                </w:tcPr>
                <w:p w14:paraId="7D4363F9" w14:textId="08C11CAC" w:rsidR="00952E56" w:rsidRPr="00472734" w:rsidDel="00DE72A5" w:rsidRDefault="00952E56" w:rsidP="00472734">
                  <w:pPr>
                    <w:spacing w:after="0" w:line="240" w:lineRule="auto"/>
                    <w:jc w:val="center"/>
                    <w:rPr>
                      <w:ins w:id="1215" w:author="Coilin" w:date="2016-03-21T15:59:00Z"/>
                      <w:del w:id="1216"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217" w:author="Coilin" w:date="2016-03-21T16:52:00Z">
                    <w:tcPr>
                      <w:tcW w:w="599" w:type="dxa"/>
                      <w:tcBorders>
                        <w:top w:val="nil"/>
                        <w:left w:val="nil"/>
                        <w:bottom w:val="nil"/>
                        <w:right w:val="nil"/>
                      </w:tcBorders>
                      <w:shd w:val="clear" w:color="auto" w:fill="auto"/>
                      <w:noWrap/>
                      <w:vAlign w:val="bottom"/>
                      <w:hideMark/>
                    </w:tcPr>
                  </w:tcPrChange>
                </w:tcPr>
                <w:p w14:paraId="1D5F3BF9" w14:textId="73759745" w:rsidR="00952E56" w:rsidRPr="00472734" w:rsidDel="00DE72A5" w:rsidRDefault="00952E56" w:rsidP="00472734">
                  <w:pPr>
                    <w:spacing w:after="0" w:line="240" w:lineRule="auto"/>
                    <w:jc w:val="center"/>
                    <w:rPr>
                      <w:ins w:id="1218" w:author="Coilin" w:date="2016-03-21T15:59:00Z"/>
                      <w:del w:id="1219" w:author="Windows User" w:date="2016-04-13T16:56:00Z"/>
                      <w:rFonts w:ascii="Times New Roman" w:eastAsia="Times New Roman" w:hAnsi="Times New Roman" w:cs="Times New Roman"/>
                      <w:sz w:val="20"/>
                      <w:szCs w:val="20"/>
                      <w:lang w:eastAsia="en-IE"/>
                    </w:rPr>
                  </w:pPr>
                </w:p>
              </w:tc>
            </w:tr>
            <w:tr w:rsidR="00952E56" w:rsidRPr="00472734" w:rsidDel="00DE72A5" w14:paraId="22E88290" w14:textId="65E7D6DD" w:rsidTr="00EC5C94">
              <w:trPr>
                <w:trHeight w:val="255"/>
                <w:ins w:id="1220" w:author="Coilin" w:date="2016-03-21T15:59:00Z"/>
                <w:del w:id="1221" w:author="Windows User" w:date="2016-04-13T16:56:00Z"/>
                <w:trPrChange w:id="1222" w:author="Coilin" w:date="2016-03-21T16:52:00Z">
                  <w:trPr>
                    <w:trHeight w:val="255"/>
                  </w:trPr>
                </w:trPrChange>
              </w:trPr>
              <w:tc>
                <w:tcPr>
                  <w:tcW w:w="419" w:type="dxa"/>
                  <w:tcBorders>
                    <w:top w:val="nil"/>
                    <w:left w:val="nil"/>
                    <w:bottom w:val="nil"/>
                    <w:right w:val="nil"/>
                  </w:tcBorders>
                  <w:vAlign w:val="bottom"/>
                  <w:tcPrChange w:id="1223" w:author="Coilin" w:date="2016-03-21T16:52:00Z">
                    <w:tcPr>
                      <w:tcW w:w="5279" w:type="dxa"/>
                      <w:tcBorders>
                        <w:top w:val="nil"/>
                        <w:left w:val="nil"/>
                        <w:bottom w:val="nil"/>
                        <w:right w:val="nil"/>
                      </w:tcBorders>
                    </w:tcPr>
                  </w:tcPrChange>
                </w:tcPr>
                <w:p w14:paraId="355150DB" w14:textId="0B5B6675" w:rsidR="00952E56" w:rsidRPr="00472734" w:rsidDel="00DE72A5" w:rsidRDefault="00952E56">
                  <w:pPr>
                    <w:spacing w:after="0" w:line="240" w:lineRule="auto"/>
                    <w:rPr>
                      <w:ins w:id="1224" w:author="Coilin" w:date="2016-03-21T16:25:00Z"/>
                      <w:del w:id="1225" w:author="Windows User" w:date="2016-04-13T16:56: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1226" w:author="Coilin" w:date="2016-03-21T16:52:00Z">
                    <w:tcPr>
                      <w:tcW w:w="5279" w:type="dxa"/>
                      <w:tcBorders>
                        <w:top w:val="nil"/>
                        <w:left w:val="nil"/>
                        <w:bottom w:val="nil"/>
                        <w:right w:val="nil"/>
                      </w:tcBorders>
                      <w:shd w:val="clear" w:color="auto" w:fill="auto"/>
                      <w:noWrap/>
                      <w:vAlign w:val="bottom"/>
                      <w:hideMark/>
                    </w:tcPr>
                  </w:tcPrChange>
                </w:tcPr>
                <w:p w14:paraId="4EBCEE7E" w14:textId="7B329BCD" w:rsidR="00952E56" w:rsidRPr="00F949E3" w:rsidDel="00DE72A5" w:rsidRDefault="00952E56">
                  <w:pPr>
                    <w:spacing w:after="0" w:line="240" w:lineRule="auto"/>
                    <w:rPr>
                      <w:ins w:id="1227" w:author="Coilin" w:date="2016-03-21T15:59:00Z"/>
                      <w:del w:id="1228" w:author="Windows User" w:date="2016-04-13T16:56:00Z"/>
                      <w:rFonts w:ascii="Arial" w:eastAsia="Times New Roman" w:hAnsi="Arial" w:cs="Arial"/>
                      <w:iCs/>
                      <w:sz w:val="20"/>
                      <w:szCs w:val="20"/>
                      <w:lang w:eastAsia="en-IE"/>
                      <w:rPrChange w:id="1229" w:author="Coilin" w:date="2016-03-21T16:42:00Z">
                        <w:rPr>
                          <w:ins w:id="1230" w:author="Coilin" w:date="2016-03-21T15:59:00Z"/>
                          <w:del w:id="1231" w:author="Windows User" w:date="2016-04-13T16:56:00Z"/>
                          <w:rFonts w:ascii="Arial" w:eastAsia="Times New Roman" w:hAnsi="Arial" w:cs="Arial"/>
                          <w:i/>
                          <w:iCs/>
                          <w:sz w:val="20"/>
                          <w:szCs w:val="20"/>
                          <w:lang w:eastAsia="en-IE"/>
                        </w:rPr>
                      </w:rPrChange>
                    </w:rPr>
                  </w:pPr>
                  <w:ins w:id="1232" w:author="Coilin" w:date="2016-03-21T15:59:00Z">
                    <w:del w:id="1233" w:author="Windows User" w:date="2016-04-13T16:56:00Z">
                      <w:r w:rsidRPr="00F949E3" w:rsidDel="00DE72A5">
                        <w:rPr>
                          <w:rFonts w:ascii="Arial" w:eastAsia="Times New Roman" w:hAnsi="Arial" w:cs="Arial"/>
                          <w:iCs/>
                          <w:sz w:val="20"/>
                          <w:szCs w:val="20"/>
                          <w:lang w:eastAsia="en-IE"/>
                          <w:rPrChange w:id="1234" w:author="Coilin" w:date="2016-03-21T16:42:00Z">
                            <w:rPr>
                              <w:rFonts w:ascii="Arial" w:eastAsia="Times New Roman" w:hAnsi="Arial" w:cs="Arial"/>
                              <w:i/>
                              <w:iCs/>
                              <w:sz w:val="20"/>
                              <w:szCs w:val="20"/>
                              <w:lang w:eastAsia="en-IE"/>
                            </w:rPr>
                          </w:rPrChange>
                        </w:rPr>
                        <w:delText>Main effects (</w:delText>
                      </w:r>
                    </w:del>
                  </w:ins>
                  <w:ins w:id="1235" w:author="Coilin" w:date="2016-03-21T16:50:00Z">
                    <w:del w:id="1236" w:author="Windows User" w:date="2016-04-13T16:56:00Z">
                      <w:r w:rsidR="00EC5C94" w:rsidRPr="00EC5C94" w:rsidDel="00DE72A5">
                        <w:rPr>
                          <w:rFonts w:ascii="Arial" w:eastAsia="Times New Roman" w:hAnsi="Arial" w:cs="Arial"/>
                          <w:i/>
                          <w:iCs/>
                          <w:sz w:val="20"/>
                          <w:szCs w:val="20"/>
                          <w:lang w:eastAsia="en-IE"/>
                          <w:rPrChange w:id="1237" w:author="Coilin" w:date="2016-03-21T16:51:00Z">
                            <w:rPr>
                              <w:rFonts w:ascii="Arial" w:eastAsia="Times New Roman" w:hAnsi="Arial" w:cs="Arial"/>
                              <w:iCs/>
                              <w:sz w:val="20"/>
                              <w:szCs w:val="20"/>
                              <w:lang w:eastAsia="en-IE"/>
                            </w:rPr>
                          </w:rPrChange>
                        </w:rPr>
                        <w:delText>W</w:delText>
                      </w:r>
                    </w:del>
                  </w:ins>
                  <w:ins w:id="1238" w:author="Coilin" w:date="2016-03-21T15:59:00Z">
                    <w:del w:id="1239" w:author="Windows User" w:date="2016-04-13T16:56:00Z">
                      <w:r w:rsidRPr="00F949E3" w:rsidDel="00DE72A5">
                        <w:rPr>
                          <w:rFonts w:ascii="Arial" w:eastAsia="Times New Roman" w:hAnsi="Arial" w:cs="Arial"/>
                          <w:iCs/>
                          <w:sz w:val="20"/>
                          <w:szCs w:val="20"/>
                          <w:lang w:eastAsia="en-IE"/>
                          <w:rPrChange w:id="1240" w:author="Coilin" w:date="2016-03-21T16:42:00Z">
                            <w:rPr>
                              <w:rFonts w:ascii="Arial" w:eastAsia="Times New Roman" w:hAnsi="Arial" w:cs="Arial"/>
                              <w:i/>
                              <w:iCs/>
                              <w:sz w:val="20"/>
                              <w:szCs w:val="20"/>
                              <w:lang w:eastAsia="en-IE"/>
                            </w:rPr>
                          </w:rPrChange>
                        </w:rPr>
                        <w:delText xml:space="preserve"> and </w:delText>
                      </w:r>
                      <w:r w:rsidRPr="00EC5C94" w:rsidDel="00DE72A5">
                        <w:rPr>
                          <w:rFonts w:ascii="Arial" w:eastAsia="Times New Roman" w:hAnsi="Arial" w:cs="Arial"/>
                          <w:i/>
                          <w:iCs/>
                          <w:sz w:val="20"/>
                          <w:szCs w:val="20"/>
                          <w:lang w:eastAsia="en-IE"/>
                        </w:rPr>
                        <w:delText>NP</w:delText>
                      </w:r>
                      <w:r w:rsidRPr="00F949E3" w:rsidDel="00DE72A5">
                        <w:rPr>
                          <w:rFonts w:ascii="Arial" w:eastAsia="Times New Roman" w:hAnsi="Arial" w:cs="Arial"/>
                          <w:iCs/>
                          <w:sz w:val="20"/>
                          <w:szCs w:val="20"/>
                          <w:lang w:eastAsia="en-IE"/>
                          <w:rPrChange w:id="1241" w:author="Coilin" w:date="2016-03-21T16:42:00Z">
                            <w:rPr>
                              <w:rFonts w:ascii="Arial" w:eastAsia="Times New Roman" w:hAnsi="Arial" w:cs="Arial"/>
                              <w:i/>
                              <w:iCs/>
                              <w:sz w:val="20"/>
                              <w:szCs w:val="20"/>
                              <w:lang w:eastAsia="en-IE"/>
                            </w:rPr>
                          </w:rPrChange>
                        </w:rPr>
                        <w:delText xml:space="preserve"> effects differ by mesh)</w:delText>
                      </w:r>
                    </w:del>
                  </w:ins>
                </w:p>
              </w:tc>
              <w:tc>
                <w:tcPr>
                  <w:tcW w:w="1701" w:type="dxa"/>
                  <w:tcBorders>
                    <w:top w:val="nil"/>
                    <w:left w:val="nil"/>
                    <w:bottom w:val="nil"/>
                    <w:right w:val="nil"/>
                  </w:tcBorders>
                  <w:shd w:val="clear" w:color="auto" w:fill="auto"/>
                  <w:noWrap/>
                  <w:vAlign w:val="bottom"/>
                  <w:hideMark/>
                  <w:tcPrChange w:id="1242" w:author="Coilin" w:date="2016-03-21T16:52:00Z">
                    <w:tcPr>
                      <w:tcW w:w="1701" w:type="dxa"/>
                      <w:tcBorders>
                        <w:top w:val="nil"/>
                        <w:left w:val="nil"/>
                        <w:bottom w:val="nil"/>
                        <w:right w:val="nil"/>
                      </w:tcBorders>
                      <w:shd w:val="clear" w:color="auto" w:fill="auto"/>
                      <w:noWrap/>
                      <w:vAlign w:val="bottom"/>
                      <w:hideMark/>
                    </w:tcPr>
                  </w:tcPrChange>
                </w:tcPr>
                <w:p w14:paraId="41163429" w14:textId="5F8FEEDF" w:rsidR="00952E56" w:rsidRPr="00472734" w:rsidDel="00DE72A5" w:rsidRDefault="00952E56" w:rsidP="00472734">
                  <w:pPr>
                    <w:spacing w:after="0" w:line="240" w:lineRule="auto"/>
                    <w:rPr>
                      <w:ins w:id="1243" w:author="Coilin" w:date="2016-03-21T15:59:00Z"/>
                      <w:del w:id="1244" w:author="Windows User" w:date="2016-04-13T16:56: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1245" w:author="Coilin" w:date="2016-03-21T16:52:00Z">
                    <w:tcPr>
                      <w:tcW w:w="1134" w:type="dxa"/>
                      <w:tcBorders>
                        <w:top w:val="nil"/>
                        <w:left w:val="nil"/>
                        <w:bottom w:val="nil"/>
                        <w:right w:val="nil"/>
                      </w:tcBorders>
                      <w:shd w:val="clear" w:color="auto" w:fill="auto"/>
                      <w:noWrap/>
                      <w:vAlign w:val="bottom"/>
                      <w:hideMark/>
                    </w:tcPr>
                  </w:tcPrChange>
                </w:tcPr>
                <w:p w14:paraId="0BDBE150" w14:textId="2FCBD454" w:rsidR="00952E56" w:rsidRPr="00472734" w:rsidDel="00DE72A5" w:rsidRDefault="00952E56" w:rsidP="00472734">
                  <w:pPr>
                    <w:spacing w:after="0" w:line="240" w:lineRule="auto"/>
                    <w:jc w:val="center"/>
                    <w:rPr>
                      <w:ins w:id="1246" w:author="Coilin" w:date="2016-03-21T15:59:00Z"/>
                      <w:del w:id="1247"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248" w:author="Coilin" w:date="2016-03-21T16:52:00Z">
                    <w:tcPr>
                      <w:tcW w:w="599" w:type="dxa"/>
                      <w:tcBorders>
                        <w:top w:val="nil"/>
                        <w:left w:val="nil"/>
                        <w:bottom w:val="nil"/>
                        <w:right w:val="nil"/>
                      </w:tcBorders>
                      <w:shd w:val="clear" w:color="auto" w:fill="auto"/>
                      <w:noWrap/>
                      <w:vAlign w:val="bottom"/>
                      <w:hideMark/>
                    </w:tcPr>
                  </w:tcPrChange>
                </w:tcPr>
                <w:p w14:paraId="0D5F7A6E" w14:textId="399D62E6" w:rsidR="00952E56" w:rsidRPr="00472734" w:rsidDel="00DE72A5" w:rsidRDefault="00952E56" w:rsidP="00472734">
                  <w:pPr>
                    <w:spacing w:after="0" w:line="240" w:lineRule="auto"/>
                    <w:jc w:val="center"/>
                    <w:rPr>
                      <w:ins w:id="1249" w:author="Coilin" w:date="2016-03-21T15:59:00Z"/>
                      <w:del w:id="1250" w:author="Windows User" w:date="2016-04-13T16:56:00Z"/>
                      <w:rFonts w:ascii="Times New Roman" w:eastAsia="Times New Roman" w:hAnsi="Times New Roman" w:cs="Times New Roman"/>
                      <w:sz w:val="20"/>
                      <w:szCs w:val="20"/>
                      <w:lang w:eastAsia="en-IE"/>
                    </w:rPr>
                  </w:pPr>
                </w:p>
              </w:tc>
            </w:tr>
            <w:tr w:rsidR="00952E56" w:rsidRPr="00472734" w:rsidDel="00DE72A5" w14:paraId="15C7F54B" w14:textId="07299AD0" w:rsidTr="00EC5C94">
              <w:trPr>
                <w:trHeight w:val="255"/>
                <w:ins w:id="1251" w:author="Coilin" w:date="2016-03-21T15:59:00Z"/>
                <w:del w:id="1252" w:author="Windows User" w:date="2016-04-13T16:56:00Z"/>
                <w:trPrChange w:id="1253" w:author="Coilin" w:date="2016-03-21T16:52:00Z">
                  <w:trPr>
                    <w:trHeight w:val="255"/>
                  </w:trPr>
                </w:trPrChange>
              </w:trPr>
              <w:tc>
                <w:tcPr>
                  <w:tcW w:w="419" w:type="dxa"/>
                  <w:tcBorders>
                    <w:top w:val="nil"/>
                    <w:left w:val="nil"/>
                    <w:bottom w:val="nil"/>
                    <w:right w:val="nil"/>
                  </w:tcBorders>
                  <w:vAlign w:val="bottom"/>
                  <w:tcPrChange w:id="1254" w:author="Coilin" w:date="2016-03-21T16:52:00Z">
                    <w:tcPr>
                      <w:tcW w:w="5279" w:type="dxa"/>
                      <w:tcBorders>
                        <w:top w:val="nil"/>
                        <w:left w:val="nil"/>
                        <w:bottom w:val="nil"/>
                        <w:right w:val="nil"/>
                      </w:tcBorders>
                    </w:tcPr>
                  </w:tcPrChange>
                </w:tcPr>
                <w:p w14:paraId="5370B298" w14:textId="23B39A23" w:rsidR="00952E56" w:rsidRPr="00DA7034" w:rsidDel="00DE72A5" w:rsidRDefault="00952E56">
                  <w:pPr>
                    <w:spacing w:after="0" w:line="240" w:lineRule="auto"/>
                    <w:rPr>
                      <w:ins w:id="1255" w:author="Coilin" w:date="2016-03-21T16:25:00Z"/>
                      <w:del w:id="1256" w:author="Windows User" w:date="2016-04-13T16:56:00Z"/>
                      <w:rFonts w:ascii="Calibri" w:eastAsia="Calibri" w:hAnsi="Calibri" w:cs="Times New Roman"/>
                      <w:sz w:val="20"/>
                      <w:szCs w:val="20"/>
                      <w:lang w:eastAsia="en-IE"/>
                    </w:rPr>
                  </w:pPr>
                  <w:ins w:id="1257" w:author="Coilin" w:date="2016-03-21T16:26:00Z">
                    <w:del w:id="1258" w:author="Windows User" w:date="2016-04-13T16:56:00Z">
                      <w:r w:rsidDel="00DE72A5">
                        <w:rPr>
                          <w:rFonts w:ascii="Calibri" w:eastAsia="Calibri" w:hAnsi="Calibri" w:cs="Times New Roman"/>
                          <w:sz w:val="20"/>
                          <w:szCs w:val="20"/>
                          <w:lang w:eastAsia="en-IE"/>
                        </w:rPr>
                        <w:delText>10</w:delText>
                      </w:r>
                    </w:del>
                  </w:ins>
                </w:p>
              </w:tc>
              <w:tc>
                <w:tcPr>
                  <w:tcW w:w="5279" w:type="dxa"/>
                  <w:tcBorders>
                    <w:top w:val="nil"/>
                    <w:left w:val="nil"/>
                    <w:bottom w:val="nil"/>
                    <w:right w:val="nil"/>
                  </w:tcBorders>
                  <w:shd w:val="clear" w:color="auto" w:fill="auto"/>
                  <w:noWrap/>
                  <w:vAlign w:val="bottom"/>
                  <w:hideMark/>
                  <w:tcPrChange w:id="1259" w:author="Coilin" w:date="2016-03-21T16:52:00Z">
                    <w:tcPr>
                      <w:tcW w:w="5279" w:type="dxa"/>
                      <w:tcBorders>
                        <w:top w:val="nil"/>
                        <w:left w:val="nil"/>
                        <w:bottom w:val="nil"/>
                        <w:right w:val="nil"/>
                      </w:tcBorders>
                      <w:shd w:val="clear" w:color="auto" w:fill="auto"/>
                      <w:noWrap/>
                      <w:vAlign w:val="bottom"/>
                      <w:hideMark/>
                    </w:tcPr>
                  </w:tcPrChange>
                </w:tcPr>
                <w:p w14:paraId="4CE5956B" w14:textId="69417DF1" w:rsidR="00952E56" w:rsidRPr="00B7390D" w:rsidDel="00DE72A5" w:rsidRDefault="00807A25" w:rsidP="00472734">
                  <w:pPr>
                    <w:spacing w:after="0" w:line="240" w:lineRule="auto"/>
                    <w:rPr>
                      <w:ins w:id="1260" w:author="Coilin" w:date="2016-03-21T15:59:00Z"/>
                      <w:del w:id="1261" w:author="Windows User" w:date="2016-04-13T16:56:00Z"/>
                      <w:rFonts w:ascii="Arial" w:eastAsia="Times New Roman" w:hAnsi="Arial" w:cs="Arial"/>
                      <w:sz w:val="20"/>
                      <w:szCs w:val="20"/>
                      <w:lang w:eastAsia="en-IE"/>
                    </w:rPr>
                  </w:pPr>
                  <m:oMathPara>
                    <m:oMathParaPr>
                      <m:jc m:val="left"/>
                    </m:oMathParaPr>
                    <m:oMath>
                      <m:sSub>
                        <m:sSubPr>
                          <m:ctrlPr>
                            <w:ins w:id="1262" w:author="Coilin" w:date="2016-03-21T16:09:00Z">
                              <w:del w:id="1263" w:author="Windows User" w:date="2016-04-13T16:56:00Z">
                                <w:rPr>
                                  <w:rFonts w:ascii="Cambria Math" w:eastAsia="Times New Roman" w:hAnsi="Cambria Math" w:cs="Arial"/>
                                  <w:i/>
                                  <w:sz w:val="20"/>
                                  <w:szCs w:val="20"/>
                                  <w:lang w:eastAsia="en-IE"/>
                                </w:rPr>
                              </w:del>
                            </w:ins>
                          </m:ctrlPr>
                        </m:sSubPr>
                        <m:e>
                          <m:r>
                            <w:ins w:id="1264" w:author="Coilin" w:date="2016-03-21T16:09:00Z">
                              <w:del w:id="1265" w:author="Windows User" w:date="2016-04-13T16:56:00Z">
                                <w:rPr>
                                  <w:rFonts w:ascii="Cambria Math" w:eastAsia="Times New Roman" w:hAnsi="Cambria Math" w:cs="Arial"/>
                                  <w:sz w:val="20"/>
                                  <w:szCs w:val="20"/>
                                  <w:lang w:eastAsia="en-IE"/>
                                </w:rPr>
                                <m:t>β</m:t>
                              </w:del>
                            </w:ins>
                          </m:r>
                        </m:e>
                        <m:sub>
                          <m:r>
                            <w:ins w:id="1266" w:author="Coilin" w:date="2016-03-21T16:09:00Z">
                              <w:del w:id="1267" w:author="Windows User" w:date="2016-04-13T16:56:00Z">
                                <w:rPr>
                                  <w:rFonts w:ascii="Cambria Math" w:eastAsia="Times New Roman" w:hAnsi="Cambria Math" w:cs="Arial"/>
                                  <w:sz w:val="20"/>
                                  <w:szCs w:val="20"/>
                                  <w:lang w:eastAsia="en-IE"/>
                                </w:rPr>
                                <m:t>0,j</m:t>
                              </w:del>
                            </w:ins>
                          </m:r>
                        </m:sub>
                      </m:sSub>
                      <m:r>
                        <w:ins w:id="1268" w:author="Coilin" w:date="2016-03-21T16:09:00Z">
                          <w:del w:id="1269" w:author="Windows User" w:date="2016-04-13T16:56:00Z">
                            <w:rPr>
                              <w:rFonts w:ascii="Cambria Math" w:eastAsia="Times New Roman" w:hAnsi="Cambria Math" w:cs="Arial"/>
                              <w:sz w:val="20"/>
                              <w:szCs w:val="20"/>
                              <w:lang w:eastAsia="en-IE"/>
                            </w:rPr>
                            <m:t xml:space="preserve">+ </m:t>
                          </w:del>
                        </w:ins>
                      </m:r>
                      <m:sSub>
                        <m:sSubPr>
                          <m:ctrlPr>
                            <w:ins w:id="1270" w:author="Coilin" w:date="2016-03-21T16:09:00Z">
                              <w:del w:id="1271" w:author="Windows User" w:date="2016-04-13T16:56:00Z">
                                <w:rPr>
                                  <w:rFonts w:ascii="Cambria Math" w:eastAsia="Times New Roman" w:hAnsi="Cambria Math" w:cs="Arial"/>
                                  <w:i/>
                                  <w:sz w:val="20"/>
                                  <w:szCs w:val="20"/>
                                  <w:lang w:eastAsia="en-IE"/>
                                </w:rPr>
                              </w:del>
                            </w:ins>
                          </m:ctrlPr>
                        </m:sSubPr>
                        <m:e>
                          <m:r>
                            <w:ins w:id="1272" w:author="Coilin" w:date="2016-03-21T16:09:00Z">
                              <w:del w:id="1273" w:author="Windows User" w:date="2016-04-13T16:56:00Z">
                                <w:rPr>
                                  <w:rFonts w:ascii="Cambria Math" w:eastAsia="Times New Roman" w:hAnsi="Cambria Math" w:cs="Arial"/>
                                  <w:sz w:val="20"/>
                                  <w:szCs w:val="20"/>
                                  <w:lang w:eastAsia="en-IE"/>
                                </w:rPr>
                                <m:t>δ</m:t>
                              </w:del>
                            </w:ins>
                          </m:r>
                        </m:e>
                        <m:sub>
                          <m:r>
                            <w:ins w:id="1274" w:author="Coilin" w:date="2016-03-21T16:09:00Z">
                              <w:del w:id="1275" w:author="Windows User" w:date="2016-04-13T16:56:00Z">
                                <w:rPr>
                                  <w:rFonts w:ascii="Cambria Math" w:eastAsia="Times New Roman" w:hAnsi="Cambria Math" w:cs="Arial"/>
                                  <w:sz w:val="20"/>
                                  <w:szCs w:val="20"/>
                                  <w:lang w:eastAsia="en-IE"/>
                                </w:rPr>
                                <m:t>1,j</m:t>
                              </w:del>
                            </w:ins>
                          </m:r>
                        </m:sub>
                      </m:sSub>
                      <m:r>
                        <w:ins w:id="1276" w:author="Coilin" w:date="2016-03-21T16:09:00Z">
                          <w:del w:id="1277" w:author="Windows User" w:date="2016-04-13T16:56:00Z">
                            <w:rPr>
                              <w:rFonts w:ascii="Cambria Math" w:eastAsia="Times New Roman" w:hAnsi="Cambria Math" w:cs="Arial"/>
                              <w:sz w:val="20"/>
                              <w:szCs w:val="20"/>
                              <w:lang w:eastAsia="en-IE"/>
                            </w:rPr>
                            <m:t xml:space="preserve">PI+ </m:t>
                          </w:del>
                        </w:ins>
                      </m:r>
                      <m:sSub>
                        <m:sSubPr>
                          <m:ctrlPr>
                            <w:ins w:id="1278" w:author="Coilin" w:date="2016-03-21T16:09:00Z">
                              <w:del w:id="1279" w:author="Windows User" w:date="2016-04-13T16:56:00Z">
                                <w:rPr>
                                  <w:rFonts w:ascii="Cambria Math" w:eastAsia="Times New Roman" w:hAnsi="Cambria Math" w:cs="Arial"/>
                                  <w:i/>
                                  <w:sz w:val="20"/>
                                  <w:szCs w:val="20"/>
                                  <w:lang w:eastAsia="en-IE"/>
                                </w:rPr>
                              </w:del>
                            </w:ins>
                          </m:ctrlPr>
                        </m:sSubPr>
                        <m:e>
                          <m:r>
                            <w:ins w:id="1280" w:author="Coilin" w:date="2016-03-21T16:09:00Z">
                              <w:del w:id="1281" w:author="Windows User" w:date="2016-04-13T16:56:00Z">
                                <w:rPr>
                                  <w:rFonts w:ascii="Cambria Math" w:eastAsia="Times New Roman" w:hAnsi="Cambria Math" w:cs="Arial"/>
                                  <w:sz w:val="20"/>
                                  <w:szCs w:val="20"/>
                                  <w:lang w:eastAsia="en-IE"/>
                                </w:rPr>
                                <m:t>δ</m:t>
                              </w:del>
                            </w:ins>
                          </m:r>
                        </m:e>
                        <m:sub>
                          <m:r>
                            <w:ins w:id="1282" w:author="Coilin" w:date="2016-03-21T16:09:00Z">
                              <w:del w:id="1283" w:author="Windows User" w:date="2016-04-13T16:56:00Z">
                                <w:rPr>
                                  <w:rFonts w:ascii="Cambria Math" w:eastAsia="Times New Roman" w:hAnsi="Cambria Math" w:cs="Arial"/>
                                  <w:sz w:val="20"/>
                                  <w:szCs w:val="20"/>
                                  <w:lang w:eastAsia="en-IE"/>
                                </w:rPr>
                                <m:t>2,j</m:t>
                              </w:del>
                            </w:ins>
                          </m:r>
                        </m:sub>
                      </m:sSub>
                      <m:r>
                        <w:ins w:id="1284" w:author="Coilin" w:date="2016-03-21T16:09:00Z">
                          <w:del w:id="1285" w:author="Windows User" w:date="2016-04-13T16:56:00Z">
                            <w:rPr>
                              <w:rFonts w:ascii="Cambria Math" w:eastAsia="Times New Roman" w:hAnsi="Cambria Math" w:cs="Arial"/>
                              <w:sz w:val="20"/>
                              <w:szCs w:val="20"/>
                              <w:lang w:eastAsia="en-IE"/>
                            </w:rPr>
                            <m:t xml:space="preserve">SI+ </m:t>
                          </w:del>
                        </w:ins>
                      </m:r>
                      <m:sSub>
                        <m:sSubPr>
                          <m:ctrlPr>
                            <w:ins w:id="1286" w:author="Coilin" w:date="2016-03-21T16:09:00Z">
                              <w:del w:id="1287" w:author="Windows User" w:date="2016-04-13T16:56:00Z">
                                <w:rPr>
                                  <w:rFonts w:ascii="Cambria Math" w:eastAsia="Times New Roman" w:hAnsi="Cambria Math" w:cs="Arial"/>
                                  <w:i/>
                                  <w:sz w:val="20"/>
                                  <w:szCs w:val="20"/>
                                  <w:lang w:eastAsia="en-IE"/>
                                </w:rPr>
                              </w:del>
                            </w:ins>
                          </m:ctrlPr>
                        </m:sSubPr>
                        <m:e>
                          <m:r>
                            <w:ins w:id="1288" w:author="Coilin" w:date="2016-03-21T16:09:00Z">
                              <w:del w:id="1289" w:author="Windows User" w:date="2016-04-13T16:56:00Z">
                                <w:rPr>
                                  <w:rFonts w:ascii="Cambria Math" w:eastAsia="Times New Roman" w:hAnsi="Cambria Math" w:cs="Arial"/>
                                  <w:sz w:val="20"/>
                                  <w:szCs w:val="20"/>
                                  <w:lang w:eastAsia="en-IE"/>
                                </w:rPr>
                                <m:t>δ</m:t>
                              </w:del>
                            </w:ins>
                          </m:r>
                        </m:e>
                        <m:sub>
                          <m:r>
                            <w:ins w:id="1290" w:author="Coilin" w:date="2016-03-21T16:09:00Z">
                              <w:del w:id="1291" w:author="Windows User" w:date="2016-04-13T16:56:00Z">
                                <w:rPr>
                                  <w:rFonts w:ascii="Cambria Math" w:eastAsia="Times New Roman" w:hAnsi="Cambria Math" w:cs="Arial"/>
                                  <w:sz w:val="20"/>
                                  <w:szCs w:val="20"/>
                                  <w:lang w:eastAsia="en-IE"/>
                                </w:rPr>
                                <m:t>3,j</m:t>
                              </w:del>
                            </w:ins>
                          </m:r>
                        </m:sub>
                      </m:sSub>
                      <m:r>
                        <w:ins w:id="1292" w:author="Coilin" w:date="2016-03-21T16:09:00Z">
                          <w:del w:id="1293" w:author="Windows User" w:date="2016-04-13T16:56:00Z">
                            <w:rPr>
                              <w:rFonts w:ascii="Cambria Math" w:eastAsia="Times New Roman" w:hAnsi="Cambria Math" w:cs="Arial"/>
                              <w:sz w:val="20"/>
                              <w:szCs w:val="20"/>
                              <w:lang w:eastAsia="en-IE"/>
                            </w:rPr>
                            <m:t>SO</m:t>
                          </w:del>
                        </w:ins>
                      </m:r>
                    </m:oMath>
                  </m:oMathPara>
                </w:p>
              </w:tc>
              <w:tc>
                <w:tcPr>
                  <w:tcW w:w="1701" w:type="dxa"/>
                  <w:tcBorders>
                    <w:top w:val="nil"/>
                    <w:left w:val="nil"/>
                    <w:bottom w:val="nil"/>
                    <w:right w:val="nil"/>
                  </w:tcBorders>
                  <w:shd w:val="clear" w:color="auto" w:fill="auto"/>
                  <w:noWrap/>
                  <w:vAlign w:val="bottom"/>
                  <w:hideMark/>
                  <w:tcPrChange w:id="1294" w:author="Coilin" w:date="2016-03-21T16:52:00Z">
                    <w:tcPr>
                      <w:tcW w:w="1701" w:type="dxa"/>
                      <w:tcBorders>
                        <w:top w:val="nil"/>
                        <w:left w:val="nil"/>
                        <w:bottom w:val="nil"/>
                        <w:right w:val="nil"/>
                      </w:tcBorders>
                      <w:shd w:val="clear" w:color="auto" w:fill="auto"/>
                      <w:noWrap/>
                      <w:vAlign w:val="bottom"/>
                      <w:hideMark/>
                    </w:tcPr>
                  </w:tcPrChange>
                </w:tcPr>
                <w:p w14:paraId="1EA2122C" w14:textId="10897CF1" w:rsidR="00952E56" w:rsidRPr="00472734" w:rsidDel="00DE72A5" w:rsidRDefault="00952E56" w:rsidP="00472734">
                  <w:pPr>
                    <w:spacing w:after="0" w:line="240" w:lineRule="auto"/>
                    <w:jc w:val="center"/>
                    <w:rPr>
                      <w:ins w:id="1295" w:author="Coilin" w:date="2016-03-21T15:59:00Z"/>
                      <w:del w:id="1296" w:author="Windows User" w:date="2016-04-13T16:56:00Z"/>
                      <w:rFonts w:ascii="Arial" w:eastAsia="Times New Roman" w:hAnsi="Arial" w:cs="Arial"/>
                      <w:sz w:val="20"/>
                      <w:szCs w:val="20"/>
                      <w:lang w:eastAsia="en-IE"/>
                    </w:rPr>
                  </w:pPr>
                  <w:ins w:id="1297" w:author="Coilin" w:date="2016-03-21T15:59:00Z">
                    <w:del w:id="1298" w:author="Windows User" w:date="2016-04-13T16:56:00Z">
                      <w:r w:rsidRPr="00472734" w:rsidDel="00DE72A5">
                        <w:rPr>
                          <w:rFonts w:ascii="Arial" w:eastAsia="Times New Roman" w:hAnsi="Arial" w:cs="Arial"/>
                          <w:sz w:val="20"/>
                          <w:szCs w:val="20"/>
                          <w:lang w:eastAsia="en-IE"/>
                        </w:rPr>
                        <w:delText>-2071.46</w:delText>
                      </w:r>
                    </w:del>
                  </w:ins>
                </w:p>
              </w:tc>
              <w:tc>
                <w:tcPr>
                  <w:tcW w:w="1134" w:type="dxa"/>
                  <w:tcBorders>
                    <w:top w:val="nil"/>
                    <w:left w:val="nil"/>
                    <w:bottom w:val="nil"/>
                    <w:right w:val="nil"/>
                  </w:tcBorders>
                  <w:shd w:val="clear" w:color="auto" w:fill="auto"/>
                  <w:noWrap/>
                  <w:vAlign w:val="bottom"/>
                  <w:hideMark/>
                  <w:tcPrChange w:id="1299" w:author="Coilin" w:date="2016-03-21T16:52:00Z">
                    <w:tcPr>
                      <w:tcW w:w="1134" w:type="dxa"/>
                      <w:tcBorders>
                        <w:top w:val="nil"/>
                        <w:left w:val="nil"/>
                        <w:bottom w:val="nil"/>
                        <w:right w:val="nil"/>
                      </w:tcBorders>
                      <w:shd w:val="clear" w:color="auto" w:fill="auto"/>
                      <w:noWrap/>
                      <w:vAlign w:val="bottom"/>
                      <w:hideMark/>
                    </w:tcPr>
                  </w:tcPrChange>
                </w:tcPr>
                <w:p w14:paraId="4A9FF5D4" w14:textId="058ADCBB" w:rsidR="00952E56" w:rsidRPr="00472734" w:rsidDel="00DE72A5" w:rsidRDefault="00952E56" w:rsidP="00472734">
                  <w:pPr>
                    <w:spacing w:after="0" w:line="240" w:lineRule="auto"/>
                    <w:jc w:val="center"/>
                    <w:rPr>
                      <w:ins w:id="1300" w:author="Coilin" w:date="2016-03-21T15:59:00Z"/>
                      <w:del w:id="1301" w:author="Windows User" w:date="2016-04-13T16:56:00Z"/>
                      <w:rFonts w:ascii="Arial" w:eastAsia="Times New Roman" w:hAnsi="Arial" w:cs="Arial"/>
                      <w:sz w:val="20"/>
                      <w:szCs w:val="20"/>
                      <w:lang w:eastAsia="en-IE"/>
                    </w:rPr>
                  </w:pPr>
                  <w:ins w:id="1302" w:author="Coilin" w:date="2016-03-21T15:59:00Z">
                    <w:del w:id="1303" w:author="Windows User" w:date="2016-04-13T16:56:00Z">
                      <w:r w:rsidRPr="00472734" w:rsidDel="00DE72A5">
                        <w:rPr>
                          <w:rFonts w:ascii="Arial" w:eastAsia="Times New Roman" w:hAnsi="Arial" w:cs="Arial"/>
                          <w:sz w:val="20"/>
                          <w:szCs w:val="20"/>
                          <w:lang w:eastAsia="en-IE"/>
                        </w:rPr>
                        <w:delText>18</w:delText>
                      </w:r>
                    </w:del>
                  </w:ins>
                </w:p>
              </w:tc>
              <w:tc>
                <w:tcPr>
                  <w:tcW w:w="939" w:type="dxa"/>
                  <w:tcBorders>
                    <w:top w:val="nil"/>
                    <w:left w:val="nil"/>
                    <w:bottom w:val="nil"/>
                    <w:right w:val="nil"/>
                  </w:tcBorders>
                  <w:shd w:val="clear" w:color="auto" w:fill="auto"/>
                  <w:noWrap/>
                  <w:vAlign w:val="bottom"/>
                  <w:hideMark/>
                  <w:tcPrChange w:id="1304" w:author="Coilin" w:date="2016-03-21T16:52:00Z">
                    <w:tcPr>
                      <w:tcW w:w="599" w:type="dxa"/>
                      <w:tcBorders>
                        <w:top w:val="nil"/>
                        <w:left w:val="nil"/>
                        <w:bottom w:val="nil"/>
                        <w:right w:val="nil"/>
                      </w:tcBorders>
                      <w:shd w:val="clear" w:color="auto" w:fill="auto"/>
                      <w:noWrap/>
                      <w:vAlign w:val="bottom"/>
                      <w:hideMark/>
                    </w:tcPr>
                  </w:tcPrChange>
                </w:tcPr>
                <w:p w14:paraId="75A6A9AB" w14:textId="3B42A7BC" w:rsidR="00952E56" w:rsidRPr="00472734" w:rsidDel="00DE72A5" w:rsidRDefault="00952E56" w:rsidP="00472734">
                  <w:pPr>
                    <w:spacing w:after="0" w:line="240" w:lineRule="auto"/>
                    <w:jc w:val="center"/>
                    <w:rPr>
                      <w:ins w:id="1305" w:author="Coilin" w:date="2016-03-21T15:59:00Z"/>
                      <w:del w:id="1306" w:author="Windows User" w:date="2016-04-13T16:56:00Z"/>
                      <w:rFonts w:ascii="Arial" w:eastAsia="Times New Roman" w:hAnsi="Arial" w:cs="Arial"/>
                      <w:sz w:val="20"/>
                      <w:szCs w:val="20"/>
                      <w:lang w:eastAsia="en-IE"/>
                    </w:rPr>
                  </w:pPr>
                  <w:ins w:id="1307" w:author="Coilin" w:date="2016-03-21T15:59:00Z">
                    <w:del w:id="1308" w:author="Windows User" w:date="2016-04-13T16:56:00Z">
                      <w:r w:rsidRPr="00472734" w:rsidDel="00DE72A5">
                        <w:rPr>
                          <w:rFonts w:ascii="Arial" w:eastAsia="Times New Roman" w:hAnsi="Arial" w:cs="Arial"/>
                          <w:sz w:val="20"/>
                          <w:szCs w:val="20"/>
                          <w:lang w:eastAsia="en-IE"/>
                        </w:rPr>
                        <w:delText>4178.92</w:delText>
                      </w:r>
                    </w:del>
                  </w:ins>
                </w:p>
              </w:tc>
            </w:tr>
            <w:tr w:rsidR="00952E56" w:rsidRPr="00472734" w:rsidDel="00DE72A5" w14:paraId="1E00C063" w14:textId="46A893A2" w:rsidTr="00EC5C94">
              <w:trPr>
                <w:trHeight w:val="255"/>
                <w:ins w:id="1309" w:author="Coilin" w:date="2016-03-21T15:59:00Z"/>
                <w:del w:id="1310" w:author="Windows User" w:date="2016-04-13T16:56:00Z"/>
                <w:trPrChange w:id="1311" w:author="Coilin" w:date="2016-03-21T16:52:00Z">
                  <w:trPr>
                    <w:trHeight w:val="255"/>
                  </w:trPr>
                </w:trPrChange>
              </w:trPr>
              <w:tc>
                <w:tcPr>
                  <w:tcW w:w="419" w:type="dxa"/>
                  <w:tcBorders>
                    <w:top w:val="nil"/>
                    <w:left w:val="nil"/>
                    <w:bottom w:val="nil"/>
                    <w:right w:val="nil"/>
                  </w:tcBorders>
                  <w:vAlign w:val="bottom"/>
                  <w:tcPrChange w:id="1312" w:author="Coilin" w:date="2016-03-21T16:52:00Z">
                    <w:tcPr>
                      <w:tcW w:w="5279" w:type="dxa"/>
                      <w:tcBorders>
                        <w:top w:val="nil"/>
                        <w:left w:val="nil"/>
                        <w:bottom w:val="nil"/>
                        <w:right w:val="nil"/>
                      </w:tcBorders>
                    </w:tcPr>
                  </w:tcPrChange>
                </w:tcPr>
                <w:p w14:paraId="456A9485" w14:textId="377D34F0" w:rsidR="00952E56" w:rsidRPr="00DA7034" w:rsidDel="00DE72A5" w:rsidRDefault="00952E56">
                  <w:pPr>
                    <w:spacing w:after="0" w:line="240" w:lineRule="auto"/>
                    <w:rPr>
                      <w:ins w:id="1313" w:author="Coilin" w:date="2016-03-21T16:25:00Z"/>
                      <w:del w:id="1314" w:author="Windows User" w:date="2016-04-13T16:56:00Z"/>
                      <w:rFonts w:ascii="Calibri" w:eastAsia="Calibri" w:hAnsi="Calibri" w:cs="Times New Roman"/>
                      <w:sz w:val="20"/>
                      <w:szCs w:val="20"/>
                      <w:lang w:eastAsia="en-IE"/>
                    </w:rPr>
                  </w:pPr>
                  <w:ins w:id="1315" w:author="Coilin" w:date="2016-03-21T16:26:00Z">
                    <w:del w:id="1316" w:author="Windows User" w:date="2016-04-13T16:56:00Z">
                      <w:r w:rsidDel="00DE72A5">
                        <w:rPr>
                          <w:rFonts w:ascii="Calibri" w:eastAsia="Calibri" w:hAnsi="Calibri" w:cs="Times New Roman"/>
                          <w:sz w:val="20"/>
                          <w:szCs w:val="20"/>
                          <w:lang w:eastAsia="en-IE"/>
                        </w:rPr>
                        <w:delText>11</w:delText>
                      </w:r>
                    </w:del>
                  </w:ins>
                </w:p>
              </w:tc>
              <w:tc>
                <w:tcPr>
                  <w:tcW w:w="5279" w:type="dxa"/>
                  <w:tcBorders>
                    <w:top w:val="nil"/>
                    <w:left w:val="nil"/>
                    <w:bottom w:val="nil"/>
                    <w:right w:val="nil"/>
                  </w:tcBorders>
                  <w:shd w:val="clear" w:color="auto" w:fill="auto"/>
                  <w:noWrap/>
                  <w:vAlign w:val="bottom"/>
                  <w:hideMark/>
                  <w:tcPrChange w:id="1317" w:author="Coilin" w:date="2016-03-21T16:52:00Z">
                    <w:tcPr>
                      <w:tcW w:w="5279" w:type="dxa"/>
                      <w:tcBorders>
                        <w:top w:val="nil"/>
                        <w:left w:val="nil"/>
                        <w:bottom w:val="nil"/>
                        <w:right w:val="nil"/>
                      </w:tcBorders>
                      <w:shd w:val="clear" w:color="auto" w:fill="auto"/>
                      <w:noWrap/>
                      <w:vAlign w:val="bottom"/>
                      <w:hideMark/>
                    </w:tcPr>
                  </w:tcPrChange>
                </w:tcPr>
                <w:p w14:paraId="3319EE93" w14:textId="00B8B2D7" w:rsidR="00952E56" w:rsidRPr="00B7390D" w:rsidDel="00DE72A5" w:rsidRDefault="00807A25" w:rsidP="00472734">
                  <w:pPr>
                    <w:spacing w:after="0" w:line="240" w:lineRule="auto"/>
                    <w:rPr>
                      <w:ins w:id="1318" w:author="Coilin" w:date="2016-03-21T15:59:00Z"/>
                      <w:del w:id="1319" w:author="Windows User" w:date="2016-04-13T16:56:00Z"/>
                      <w:rFonts w:ascii="Arial" w:eastAsia="Times New Roman" w:hAnsi="Arial" w:cs="Arial"/>
                      <w:sz w:val="20"/>
                      <w:szCs w:val="20"/>
                      <w:lang w:eastAsia="en-IE"/>
                    </w:rPr>
                  </w:pPr>
                  <m:oMathPara>
                    <m:oMathParaPr>
                      <m:jc m:val="left"/>
                    </m:oMathParaPr>
                    <m:oMath>
                      <m:sSub>
                        <m:sSubPr>
                          <m:ctrlPr>
                            <w:ins w:id="1320" w:author="Coilin" w:date="2016-03-21T16:10:00Z">
                              <w:del w:id="1321" w:author="Windows User" w:date="2016-04-13T16:56:00Z">
                                <w:rPr>
                                  <w:rFonts w:ascii="Cambria Math" w:eastAsia="Times New Roman" w:hAnsi="Cambria Math" w:cs="Arial"/>
                                  <w:i/>
                                  <w:sz w:val="20"/>
                                  <w:szCs w:val="20"/>
                                  <w:lang w:eastAsia="en-IE"/>
                                </w:rPr>
                              </w:del>
                            </w:ins>
                          </m:ctrlPr>
                        </m:sSubPr>
                        <m:e>
                          <m:r>
                            <w:ins w:id="1322" w:author="Coilin" w:date="2016-03-21T16:10:00Z">
                              <w:del w:id="1323" w:author="Windows User" w:date="2016-04-13T16:56:00Z">
                                <w:rPr>
                                  <w:rFonts w:ascii="Cambria Math" w:eastAsia="Times New Roman" w:hAnsi="Cambria Math" w:cs="Arial"/>
                                  <w:sz w:val="20"/>
                                  <w:szCs w:val="20"/>
                                  <w:lang w:eastAsia="en-IE"/>
                                </w:rPr>
                                <m:t>β</m:t>
                              </w:del>
                            </w:ins>
                          </m:r>
                        </m:e>
                        <m:sub>
                          <m:r>
                            <w:ins w:id="1324" w:author="Coilin" w:date="2016-03-21T16:10:00Z">
                              <w:del w:id="1325" w:author="Windows User" w:date="2016-04-13T16:56:00Z">
                                <w:rPr>
                                  <w:rFonts w:ascii="Cambria Math" w:eastAsia="Times New Roman" w:hAnsi="Cambria Math" w:cs="Arial"/>
                                  <w:sz w:val="20"/>
                                  <w:szCs w:val="20"/>
                                  <w:lang w:eastAsia="en-IE"/>
                                </w:rPr>
                                <m:t>0,j</m:t>
                              </w:del>
                            </w:ins>
                          </m:r>
                        </m:sub>
                      </m:sSub>
                      <m:r>
                        <w:ins w:id="1326" w:author="Coilin" w:date="2016-03-21T16:10:00Z">
                          <w:del w:id="1327" w:author="Windows User" w:date="2016-04-13T16:56:00Z">
                            <w:rPr>
                              <w:rFonts w:ascii="Cambria Math" w:eastAsia="Times New Roman" w:hAnsi="Cambria Math" w:cs="Arial"/>
                              <w:sz w:val="20"/>
                              <w:szCs w:val="20"/>
                              <w:lang w:eastAsia="en-IE"/>
                            </w:rPr>
                            <m:t xml:space="preserve">+ </m:t>
                          </w:del>
                        </w:ins>
                      </m:r>
                      <m:sSub>
                        <m:sSubPr>
                          <m:ctrlPr>
                            <w:ins w:id="1328" w:author="Coilin" w:date="2016-03-21T16:10:00Z">
                              <w:del w:id="1329" w:author="Windows User" w:date="2016-04-13T16:56:00Z">
                                <w:rPr>
                                  <w:rFonts w:ascii="Cambria Math" w:eastAsia="Times New Roman" w:hAnsi="Cambria Math" w:cs="Arial"/>
                                  <w:i/>
                                  <w:sz w:val="20"/>
                                  <w:szCs w:val="20"/>
                                  <w:lang w:eastAsia="en-IE"/>
                                </w:rPr>
                              </w:del>
                            </w:ins>
                          </m:ctrlPr>
                        </m:sSubPr>
                        <m:e>
                          <m:r>
                            <w:ins w:id="1330" w:author="Coilin" w:date="2016-03-21T16:10:00Z">
                              <w:del w:id="1331" w:author="Windows User" w:date="2016-04-13T16:56:00Z">
                                <w:rPr>
                                  <w:rFonts w:ascii="Cambria Math" w:eastAsia="Times New Roman" w:hAnsi="Cambria Math" w:cs="Arial"/>
                                  <w:sz w:val="20"/>
                                  <w:szCs w:val="20"/>
                                  <w:lang w:eastAsia="en-IE"/>
                                </w:rPr>
                                <m:t>γ</m:t>
                              </w:del>
                            </w:ins>
                          </m:r>
                        </m:e>
                        <m:sub>
                          <m:r>
                            <w:ins w:id="1332" w:author="Coilin" w:date="2016-03-21T16:10:00Z">
                              <w:del w:id="1333" w:author="Windows User" w:date="2016-04-13T16:56:00Z">
                                <w:rPr>
                                  <w:rFonts w:ascii="Cambria Math" w:eastAsia="Times New Roman" w:hAnsi="Cambria Math" w:cs="Arial"/>
                                  <w:sz w:val="20"/>
                                  <w:szCs w:val="20"/>
                                  <w:lang w:eastAsia="en-IE"/>
                                </w:rPr>
                                <m:t>j</m:t>
                              </w:del>
                            </w:ins>
                          </m:r>
                        </m:sub>
                      </m:sSub>
                      <m:r>
                        <w:ins w:id="1334" w:author="Coilin" w:date="2016-03-21T16:10:00Z">
                          <w:del w:id="1335"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336" w:author="Coilin" w:date="2016-03-21T16:52:00Z">
                    <w:tcPr>
                      <w:tcW w:w="1701" w:type="dxa"/>
                      <w:tcBorders>
                        <w:top w:val="nil"/>
                        <w:left w:val="nil"/>
                        <w:bottom w:val="nil"/>
                        <w:right w:val="nil"/>
                      </w:tcBorders>
                      <w:shd w:val="clear" w:color="auto" w:fill="auto"/>
                      <w:noWrap/>
                      <w:vAlign w:val="bottom"/>
                      <w:hideMark/>
                    </w:tcPr>
                  </w:tcPrChange>
                </w:tcPr>
                <w:p w14:paraId="04E25D51" w14:textId="48B19881" w:rsidR="00952E56" w:rsidRPr="00472734" w:rsidDel="00DE72A5" w:rsidRDefault="00952E56" w:rsidP="00472734">
                  <w:pPr>
                    <w:spacing w:after="0" w:line="240" w:lineRule="auto"/>
                    <w:jc w:val="center"/>
                    <w:rPr>
                      <w:ins w:id="1337" w:author="Coilin" w:date="2016-03-21T15:59:00Z"/>
                      <w:del w:id="1338" w:author="Windows User" w:date="2016-04-13T16:56:00Z"/>
                      <w:rFonts w:ascii="Arial" w:eastAsia="Times New Roman" w:hAnsi="Arial" w:cs="Arial"/>
                      <w:sz w:val="20"/>
                      <w:szCs w:val="20"/>
                      <w:lang w:eastAsia="en-IE"/>
                    </w:rPr>
                  </w:pPr>
                  <w:ins w:id="1339" w:author="Coilin" w:date="2016-03-21T15:59:00Z">
                    <w:del w:id="1340" w:author="Windows User" w:date="2016-04-13T16:56:00Z">
                      <w:r w:rsidRPr="00472734" w:rsidDel="00DE72A5">
                        <w:rPr>
                          <w:rFonts w:ascii="Arial" w:eastAsia="Times New Roman" w:hAnsi="Arial" w:cs="Arial"/>
                          <w:sz w:val="20"/>
                          <w:szCs w:val="20"/>
                          <w:lang w:eastAsia="en-IE"/>
                        </w:rPr>
                        <w:delText>-2072.33</w:delText>
                      </w:r>
                    </w:del>
                  </w:ins>
                </w:p>
              </w:tc>
              <w:tc>
                <w:tcPr>
                  <w:tcW w:w="1134" w:type="dxa"/>
                  <w:tcBorders>
                    <w:top w:val="nil"/>
                    <w:left w:val="nil"/>
                    <w:bottom w:val="nil"/>
                    <w:right w:val="nil"/>
                  </w:tcBorders>
                  <w:shd w:val="clear" w:color="auto" w:fill="auto"/>
                  <w:noWrap/>
                  <w:vAlign w:val="bottom"/>
                  <w:hideMark/>
                  <w:tcPrChange w:id="1341" w:author="Coilin" w:date="2016-03-21T16:52:00Z">
                    <w:tcPr>
                      <w:tcW w:w="1134" w:type="dxa"/>
                      <w:tcBorders>
                        <w:top w:val="nil"/>
                        <w:left w:val="nil"/>
                        <w:bottom w:val="nil"/>
                        <w:right w:val="nil"/>
                      </w:tcBorders>
                      <w:shd w:val="clear" w:color="auto" w:fill="auto"/>
                      <w:noWrap/>
                      <w:vAlign w:val="bottom"/>
                      <w:hideMark/>
                    </w:tcPr>
                  </w:tcPrChange>
                </w:tcPr>
                <w:p w14:paraId="7B228CB7" w14:textId="603461C2" w:rsidR="00952E56" w:rsidRPr="00472734" w:rsidDel="00DE72A5" w:rsidRDefault="00952E56" w:rsidP="00472734">
                  <w:pPr>
                    <w:spacing w:after="0" w:line="240" w:lineRule="auto"/>
                    <w:jc w:val="center"/>
                    <w:rPr>
                      <w:ins w:id="1342" w:author="Coilin" w:date="2016-03-21T15:59:00Z"/>
                      <w:del w:id="1343" w:author="Windows User" w:date="2016-04-13T16:56:00Z"/>
                      <w:rFonts w:ascii="Arial" w:eastAsia="Times New Roman" w:hAnsi="Arial" w:cs="Arial"/>
                      <w:sz w:val="20"/>
                      <w:szCs w:val="20"/>
                      <w:lang w:eastAsia="en-IE"/>
                    </w:rPr>
                  </w:pPr>
                  <w:ins w:id="1344" w:author="Coilin" w:date="2016-03-21T15:59:00Z">
                    <w:del w:id="1345" w:author="Windows User" w:date="2016-04-13T16:56:00Z">
                      <w:r w:rsidRPr="00472734" w:rsidDel="00DE72A5">
                        <w:rPr>
                          <w:rFonts w:ascii="Arial" w:eastAsia="Times New Roman" w:hAnsi="Arial" w:cs="Arial"/>
                          <w:sz w:val="20"/>
                          <w:szCs w:val="20"/>
                          <w:lang w:eastAsia="en-IE"/>
                        </w:rPr>
                        <w:delText>13</w:delText>
                      </w:r>
                    </w:del>
                  </w:ins>
                </w:p>
              </w:tc>
              <w:tc>
                <w:tcPr>
                  <w:tcW w:w="939" w:type="dxa"/>
                  <w:tcBorders>
                    <w:top w:val="nil"/>
                    <w:left w:val="nil"/>
                    <w:bottom w:val="nil"/>
                    <w:right w:val="nil"/>
                  </w:tcBorders>
                  <w:shd w:val="clear" w:color="auto" w:fill="auto"/>
                  <w:noWrap/>
                  <w:vAlign w:val="bottom"/>
                  <w:hideMark/>
                  <w:tcPrChange w:id="1346" w:author="Coilin" w:date="2016-03-21T16:52:00Z">
                    <w:tcPr>
                      <w:tcW w:w="599" w:type="dxa"/>
                      <w:tcBorders>
                        <w:top w:val="nil"/>
                        <w:left w:val="nil"/>
                        <w:bottom w:val="nil"/>
                        <w:right w:val="nil"/>
                      </w:tcBorders>
                      <w:shd w:val="clear" w:color="auto" w:fill="auto"/>
                      <w:noWrap/>
                      <w:vAlign w:val="bottom"/>
                      <w:hideMark/>
                    </w:tcPr>
                  </w:tcPrChange>
                </w:tcPr>
                <w:p w14:paraId="777D53B2" w14:textId="54972D10" w:rsidR="00952E56" w:rsidRPr="00472734" w:rsidDel="00DE72A5" w:rsidRDefault="00952E56" w:rsidP="00472734">
                  <w:pPr>
                    <w:spacing w:after="0" w:line="240" w:lineRule="auto"/>
                    <w:jc w:val="center"/>
                    <w:rPr>
                      <w:ins w:id="1347" w:author="Coilin" w:date="2016-03-21T15:59:00Z"/>
                      <w:del w:id="1348" w:author="Windows User" w:date="2016-04-13T16:56:00Z"/>
                      <w:rFonts w:ascii="Arial" w:eastAsia="Times New Roman" w:hAnsi="Arial" w:cs="Arial"/>
                      <w:sz w:val="20"/>
                      <w:szCs w:val="20"/>
                      <w:lang w:eastAsia="en-IE"/>
                    </w:rPr>
                  </w:pPr>
                  <w:ins w:id="1349" w:author="Coilin" w:date="2016-03-21T15:59:00Z">
                    <w:del w:id="1350" w:author="Windows User" w:date="2016-04-13T16:56:00Z">
                      <w:r w:rsidRPr="00472734" w:rsidDel="00DE72A5">
                        <w:rPr>
                          <w:rFonts w:ascii="Arial" w:eastAsia="Times New Roman" w:hAnsi="Arial" w:cs="Arial"/>
                          <w:sz w:val="20"/>
                          <w:szCs w:val="20"/>
                          <w:lang w:eastAsia="en-IE"/>
                        </w:rPr>
                        <w:delText>4170.66</w:delText>
                      </w:r>
                    </w:del>
                  </w:ins>
                </w:p>
              </w:tc>
            </w:tr>
            <w:tr w:rsidR="00952E56" w:rsidRPr="00472734" w:rsidDel="00DE72A5" w14:paraId="1D60053A" w14:textId="514C528B" w:rsidTr="00EC5C94">
              <w:trPr>
                <w:trHeight w:val="255"/>
                <w:ins w:id="1351" w:author="Coilin" w:date="2016-03-21T15:59:00Z"/>
                <w:del w:id="1352" w:author="Windows User" w:date="2016-04-13T16:56:00Z"/>
                <w:trPrChange w:id="1353" w:author="Coilin" w:date="2016-03-21T16:52:00Z">
                  <w:trPr>
                    <w:trHeight w:val="255"/>
                  </w:trPr>
                </w:trPrChange>
              </w:trPr>
              <w:tc>
                <w:tcPr>
                  <w:tcW w:w="419" w:type="dxa"/>
                  <w:tcBorders>
                    <w:top w:val="nil"/>
                    <w:left w:val="nil"/>
                    <w:bottom w:val="nil"/>
                    <w:right w:val="nil"/>
                  </w:tcBorders>
                  <w:vAlign w:val="bottom"/>
                  <w:tcPrChange w:id="1354" w:author="Coilin" w:date="2016-03-21T16:52:00Z">
                    <w:tcPr>
                      <w:tcW w:w="5279" w:type="dxa"/>
                      <w:tcBorders>
                        <w:top w:val="nil"/>
                        <w:left w:val="nil"/>
                        <w:bottom w:val="nil"/>
                        <w:right w:val="nil"/>
                      </w:tcBorders>
                    </w:tcPr>
                  </w:tcPrChange>
                </w:tcPr>
                <w:p w14:paraId="6D8CC3FF" w14:textId="1412FC53" w:rsidR="00952E56" w:rsidRPr="00DA7034" w:rsidDel="00DE72A5" w:rsidRDefault="00952E56">
                  <w:pPr>
                    <w:spacing w:after="0" w:line="240" w:lineRule="auto"/>
                    <w:rPr>
                      <w:ins w:id="1355" w:author="Coilin" w:date="2016-03-21T16:25:00Z"/>
                      <w:del w:id="1356" w:author="Windows User" w:date="2016-04-13T16:56:00Z"/>
                      <w:rFonts w:ascii="Calibri" w:eastAsia="Calibri" w:hAnsi="Calibri" w:cs="Times New Roman"/>
                      <w:sz w:val="20"/>
                      <w:szCs w:val="20"/>
                      <w:lang w:eastAsia="en-IE"/>
                    </w:rPr>
                  </w:pPr>
                  <w:ins w:id="1357" w:author="Coilin" w:date="2016-03-21T16:26:00Z">
                    <w:del w:id="1358" w:author="Windows User" w:date="2016-04-13T16:56:00Z">
                      <w:r w:rsidDel="00DE72A5">
                        <w:rPr>
                          <w:rFonts w:ascii="Calibri" w:eastAsia="Calibri" w:hAnsi="Calibri" w:cs="Times New Roman"/>
                          <w:sz w:val="20"/>
                          <w:szCs w:val="20"/>
                          <w:lang w:eastAsia="en-IE"/>
                        </w:rPr>
                        <w:delText>12</w:delText>
                      </w:r>
                    </w:del>
                  </w:ins>
                </w:p>
              </w:tc>
              <w:tc>
                <w:tcPr>
                  <w:tcW w:w="5279" w:type="dxa"/>
                  <w:tcBorders>
                    <w:top w:val="nil"/>
                    <w:left w:val="nil"/>
                    <w:bottom w:val="nil"/>
                    <w:right w:val="nil"/>
                  </w:tcBorders>
                  <w:shd w:val="clear" w:color="auto" w:fill="auto"/>
                  <w:noWrap/>
                  <w:vAlign w:val="bottom"/>
                  <w:hideMark/>
                  <w:tcPrChange w:id="1359" w:author="Coilin" w:date="2016-03-21T16:52:00Z">
                    <w:tcPr>
                      <w:tcW w:w="5279" w:type="dxa"/>
                      <w:tcBorders>
                        <w:top w:val="nil"/>
                        <w:left w:val="nil"/>
                        <w:bottom w:val="nil"/>
                        <w:right w:val="nil"/>
                      </w:tcBorders>
                      <w:shd w:val="clear" w:color="auto" w:fill="auto"/>
                      <w:noWrap/>
                      <w:vAlign w:val="bottom"/>
                      <w:hideMark/>
                    </w:tcPr>
                  </w:tcPrChange>
                </w:tcPr>
                <w:p w14:paraId="1DE15F06" w14:textId="1FA190F3" w:rsidR="00952E56" w:rsidRPr="00B7390D" w:rsidDel="00DE72A5" w:rsidRDefault="00807A25" w:rsidP="00472734">
                  <w:pPr>
                    <w:spacing w:after="0" w:line="240" w:lineRule="auto"/>
                    <w:rPr>
                      <w:ins w:id="1360" w:author="Coilin" w:date="2016-03-21T15:59:00Z"/>
                      <w:del w:id="1361" w:author="Windows User" w:date="2016-04-13T16:56:00Z"/>
                      <w:rFonts w:ascii="Arial" w:eastAsia="Times New Roman" w:hAnsi="Arial" w:cs="Arial"/>
                      <w:sz w:val="20"/>
                      <w:szCs w:val="20"/>
                      <w:lang w:eastAsia="en-IE"/>
                    </w:rPr>
                  </w:pPr>
                  <m:oMathPara>
                    <m:oMathParaPr>
                      <m:jc m:val="left"/>
                    </m:oMathParaPr>
                    <m:oMath>
                      <m:sSub>
                        <m:sSubPr>
                          <m:ctrlPr>
                            <w:ins w:id="1362" w:author="Coilin" w:date="2016-03-21T16:11:00Z">
                              <w:del w:id="1363" w:author="Windows User" w:date="2016-04-13T16:56:00Z">
                                <w:rPr>
                                  <w:rFonts w:ascii="Cambria Math" w:eastAsia="Times New Roman" w:hAnsi="Cambria Math" w:cs="Arial"/>
                                  <w:i/>
                                  <w:sz w:val="20"/>
                                  <w:szCs w:val="20"/>
                                  <w:lang w:eastAsia="en-IE"/>
                                </w:rPr>
                              </w:del>
                            </w:ins>
                          </m:ctrlPr>
                        </m:sSubPr>
                        <m:e>
                          <m:r>
                            <w:ins w:id="1364" w:author="Coilin" w:date="2016-03-21T16:11:00Z">
                              <w:del w:id="1365" w:author="Windows User" w:date="2016-04-13T16:56:00Z">
                                <w:rPr>
                                  <w:rFonts w:ascii="Cambria Math" w:eastAsia="Times New Roman" w:hAnsi="Cambria Math" w:cs="Arial"/>
                                  <w:sz w:val="20"/>
                                  <w:szCs w:val="20"/>
                                  <w:lang w:eastAsia="en-IE"/>
                                </w:rPr>
                                <m:t>β</m:t>
                              </w:del>
                            </w:ins>
                          </m:r>
                        </m:e>
                        <m:sub>
                          <m:r>
                            <w:ins w:id="1366" w:author="Coilin" w:date="2016-03-21T16:11:00Z">
                              <w:del w:id="1367" w:author="Windows User" w:date="2016-04-13T16:56:00Z">
                                <w:rPr>
                                  <w:rFonts w:ascii="Cambria Math" w:eastAsia="Times New Roman" w:hAnsi="Cambria Math" w:cs="Arial"/>
                                  <w:sz w:val="20"/>
                                  <w:szCs w:val="20"/>
                                  <w:lang w:eastAsia="en-IE"/>
                                </w:rPr>
                                <m:t>0,j</m:t>
                              </w:del>
                            </w:ins>
                          </m:r>
                        </m:sub>
                      </m:sSub>
                      <m:r>
                        <w:ins w:id="1368" w:author="Coilin" w:date="2016-03-21T16:11:00Z">
                          <w:del w:id="1369" w:author="Windows User" w:date="2016-04-13T16:56:00Z">
                            <w:rPr>
                              <w:rFonts w:ascii="Cambria Math" w:eastAsia="Times New Roman" w:hAnsi="Cambria Math" w:cs="Arial"/>
                              <w:sz w:val="20"/>
                              <w:szCs w:val="20"/>
                              <w:lang w:eastAsia="en-IE"/>
                            </w:rPr>
                            <m:t xml:space="preserve">+ </m:t>
                          </w:del>
                        </w:ins>
                      </m:r>
                      <m:sSub>
                        <m:sSubPr>
                          <m:ctrlPr>
                            <w:ins w:id="1370" w:author="Coilin" w:date="2016-03-21T16:11:00Z">
                              <w:del w:id="1371" w:author="Windows User" w:date="2016-04-13T16:56:00Z">
                                <w:rPr>
                                  <w:rFonts w:ascii="Cambria Math" w:eastAsia="Times New Roman" w:hAnsi="Cambria Math" w:cs="Arial"/>
                                  <w:i/>
                                  <w:sz w:val="20"/>
                                  <w:szCs w:val="20"/>
                                  <w:lang w:eastAsia="en-IE"/>
                                </w:rPr>
                              </w:del>
                            </w:ins>
                          </m:ctrlPr>
                        </m:sSubPr>
                        <m:e>
                          <m:r>
                            <w:ins w:id="1372" w:author="Coilin" w:date="2016-03-21T16:11:00Z">
                              <w:del w:id="1373" w:author="Windows User" w:date="2016-04-13T16:56:00Z">
                                <w:rPr>
                                  <w:rFonts w:ascii="Cambria Math" w:eastAsia="Times New Roman" w:hAnsi="Cambria Math" w:cs="Arial"/>
                                  <w:sz w:val="20"/>
                                  <w:szCs w:val="20"/>
                                  <w:lang w:eastAsia="en-IE"/>
                                </w:rPr>
                                <m:t>β</m:t>
                              </w:del>
                            </w:ins>
                          </m:r>
                        </m:e>
                        <m:sub>
                          <m:r>
                            <w:ins w:id="1374" w:author="Coilin" w:date="2016-03-21T16:11:00Z">
                              <w:del w:id="1375" w:author="Windows User" w:date="2016-04-13T16:56:00Z">
                                <w:rPr>
                                  <w:rFonts w:ascii="Cambria Math" w:eastAsia="Times New Roman" w:hAnsi="Cambria Math" w:cs="Arial"/>
                                  <w:sz w:val="20"/>
                                  <w:szCs w:val="20"/>
                                  <w:lang w:eastAsia="en-IE"/>
                                </w:rPr>
                                <m:t>1,j</m:t>
                              </w:del>
                            </w:ins>
                          </m:r>
                        </m:sub>
                      </m:sSub>
                      <m:r>
                        <w:ins w:id="1376" w:author="Coilin" w:date="2016-03-21T16:11:00Z">
                          <w:del w:id="1377" w:author="Windows User" w:date="2016-04-13T16:56:00Z">
                            <w:rPr>
                              <w:rFonts w:ascii="Cambria Math" w:eastAsia="Times New Roman" w:hAnsi="Cambria Math" w:cs="Arial"/>
                              <w:sz w:val="20"/>
                              <w:szCs w:val="20"/>
                              <w:lang w:eastAsia="en-IE"/>
                            </w:rPr>
                            <m:t xml:space="preserve">CL+ </m:t>
                          </w:del>
                        </w:ins>
                      </m:r>
                      <m:sSub>
                        <m:sSubPr>
                          <m:ctrlPr>
                            <w:ins w:id="1378" w:author="Coilin" w:date="2016-03-21T16:11:00Z">
                              <w:del w:id="1379" w:author="Windows User" w:date="2016-04-13T16:56:00Z">
                                <w:rPr>
                                  <w:rFonts w:ascii="Cambria Math" w:eastAsia="Times New Roman" w:hAnsi="Cambria Math" w:cs="Arial"/>
                                  <w:i/>
                                  <w:sz w:val="20"/>
                                  <w:szCs w:val="20"/>
                                  <w:lang w:eastAsia="en-IE"/>
                                </w:rPr>
                              </w:del>
                            </w:ins>
                          </m:ctrlPr>
                        </m:sSubPr>
                        <m:e>
                          <m:r>
                            <w:ins w:id="1380" w:author="Coilin" w:date="2016-03-21T16:11:00Z">
                              <w:del w:id="1381" w:author="Windows User" w:date="2016-04-13T16:56:00Z">
                                <w:rPr>
                                  <w:rFonts w:ascii="Cambria Math" w:eastAsia="Times New Roman" w:hAnsi="Cambria Math" w:cs="Arial"/>
                                  <w:sz w:val="20"/>
                                  <w:szCs w:val="20"/>
                                  <w:lang w:eastAsia="en-IE"/>
                                </w:rPr>
                                <m:t>δ</m:t>
                              </w:del>
                            </w:ins>
                          </m:r>
                        </m:e>
                        <m:sub>
                          <m:r>
                            <w:ins w:id="1382" w:author="Coilin" w:date="2016-03-21T16:11:00Z">
                              <w:del w:id="1383" w:author="Windows User" w:date="2016-04-13T16:56:00Z">
                                <w:rPr>
                                  <w:rFonts w:ascii="Cambria Math" w:eastAsia="Times New Roman" w:hAnsi="Cambria Math" w:cs="Arial"/>
                                  <w:sz w:val="20"/>
                                  <w:szCs w:val="20"/>
                                  <w:lang w:eastAsia="en-IE"/>
                                </w:rPr>
                                <m:t>1</m:t>
                              </w:del>
                            </w:ins>
                          </m:r>
                          <m:r>
                            <w:ins w:id="1384" w:author="Coilin" w:date="2016-03-21T16:12:00Z">
                              <w:del w:id="1385" w:author="Windows User" w:date="2016-04-13T16:56:00Z">
                                <w:rPr>
                                  <w:rFonts w:ascii="Cambria Math" w:eastAsia="Times New Roman" w:hAnsi="Cambria Math" w:cs="Arial"/>
                                  <w:sz w:val="20"/>
                                  <w:szCs w:val="20"/>
                                  <w:lang w:eastAsia="en-IE"/>
                                </w:rPr>
                                <m:t>,j</m:t>
                              </w:del>
                            </w:ins>
                          </m:r>
                        </m:sub>
                      </m:sSub>
                      <m:r>
                        <w:ins w:id="1386" w:author="Coilin" w:date="2016-03-21T16:11:00Z">
                          <w:del w:id="1387" w:author="Windows User" w:date="2016-04-13T16:56:00Z">
                            <w:rPr>
                              <w:rFonts w:ascii="Cambria Math" w:eastAsia="Times New Roman" w:hAnsi="Cambria Math" w:cs="Arial"/>
                              <w:sz w:val="20"/>
                              <w:szCs w:val="20"/>
                              <w:lang w:eastAsia="en-IE"/>
                            </w:rPr>
                            <m:t xml:space="preserve">PI+ </m:t>
                          </w:del>
                        </w:ins>
                      </m:r>
                      <m:sSub>
                        <m:sSubPr>
                          <m:ctrlPr>
                            <w:ins w:id="1388" w:author="Coilin" w:date="2016-03-21T16:11:00Z">
                              <w:del w:id="1389" w:author="Windows User" w:date="2016-04-13T16:56:00Z">
                                <w:rPr>
                                  <w:rFonts w:ascii="Cambria Math" w:eastAsia="Times New Roman" w:hAnsi="Cambria Math" w:cs="Arial"/>
                                  <w:i/>
                                  <w:sz w:val="20"/>
                                  <w:szCs w:val="20"/>
                                  <w:lang w:eastAsia="en-IE"/>
                                </w:rPr>
                              </w:del>
                            </w:ins>
                          </m:ctrlPr>
                        </m:sSubPr>
                        <m:e>
                          <m:r>
                            <w:ins w:id="1390" w:author="Coilin" w:date="2016-03-21T16:11:00Z">
                              <w:del w:id="1391" w:author="Windows User" w:date="2016-04-13T16:56:00Z">
                                <w:rPr>
                                  <w:rFonts w:ascii="Cambria Math" w:eastAsia="Times New Roman" w:hAnsi="Cambria Math" w:cs="Arial"/>
                                  <w:sz w:val="20"/>
                                  <w:szCs w:val="20"/>
                                  <w:lang w:eastAsia="en-IE"/>
                                </w:rPr>
                                <m:t>δ</m:t>
                              </w:del>
                            </w:ins>
                          </m:r>
                        </m:e>
                        <m:sub>
                          <m:r>
                            <w:ins w:id="1392" w:author="Coilin" w:date="2016-03-21T16:11:00Z">
                              <w:del w:id="1393" w:author="Windows User" w:date="2016-04-13T16:56:00Z">
                                <w:rPr>
                                  <w:rFonts w:ascii="Cambria Math" w:eastAsia="Times New Roman" w:hAnsi="Cambria Math" w:cs="Arial"/>
                                  <w:sz w:val="20"/>
                                  <w:szCs w:val="20"/>
                                  <w:lang w:eastAsia="en-IE"/>
                                </w:rPr>
                                <m:t>2</m:t>
                              </w:del>
                            </w:ins>
                          </m:r>
                          <m:r>
                            <w:ins w:id="1394" w:author="Coilin" w:date="2016-03-21T16:12:00Z">
                              <w:del w:id="1395" w:author="Windows User" w:date="2016-04-13T16:56:00Z">
                                <w:rPr>
                                  <w:rFonts w:ascii="Cambria Math" w:eastAsia="Times New Roman" w:hAnsi="Cambria Math" w:cs="Arial"/>
                                  <w:sz w:val="20"/>
                                  <w:szCs w:val="20"/>
                                  <w:lang w:eastAsia="en-IE"/>
                                </w:rPr>
                                <m:t>,j</m:t>
                              </w:del>
                            </w:ins>
                          </m:r>
                        </m:sub>
                      </m:sSub>
                      <m:r>
                        <w:ins w:id="1396" w:author="Coilin" w:date="2016-03-21T16:11:00Z">
                          <w:del w:id="1397" w:author="Windows User" w:date="2016-04-13T16:56:00Z">
                            <w:rPr>
                              <w:rFonts w:ascii="Cambria Math" w:eastAsia="Times New Roman" w:hAnsi="Cambria Math" w:cs="Arial"/>
                              <w:sz w:val="20"/>
                              <w:szCs w:val="20"/>
                              <w:lang w:eastAsia="en-IE"/>
                            </w:rPr>
                            <m:t xml:space="preserve">SI+ </m:t>
                          </w:del>
                        </w:ins>
                      </m:r>
                      <m:sSub>
                        <m:sSubPr>
                          <m:ctrlPr>
                            <w:ins w:id="1398" w:author="Coilin" w:date="2016-03-21T16:11:00Z">
                              <w:del w:id="1399" w:author="Windows User" w:date="2016-04-13T16:56:00Z">
                                <w:rPr>
                                  <w:rFonts w:ascii="Cambria Math" w:eastAsia="Times New Roman" w:hAnsi="Cambria Math" w:cs="Arial"/>
                                  <w:i/>
                                  <w:sz w:val="20"/>
                                  <w:szCs w:val="20"/>
                                  <w:lang w:eastAsia="en-IE"/>
                                </w:rPr>
                              </w:del>
                            </w:ins>
                          </m:ctrlPr>
                        </m:sSubPr>
                        <m:e>
                          <m:r>
                            <w:ins w:id="1400" w:author="Coilin" w:date="2016-03-21T16:11:00Z">
                              <w:del w:id="1401" w:author="Windows User" w:date="2016-04-13T16:56:00Z">
                                <w:rPr>
                                  <w:rFonts w:ascii="Cambria Math" w:eastAsia="Times New Roman" w:hAnsi="Cambria Math" w:cs="Arial"/>
                                  <w:sz w:val="20"/>
                                  <w:szCs w:val="20"/>
                                  <w:lang w:eastAsia="en-IE"/>
                                </w:rPr>
                                <m:t>δ</m:t>
                              </w:del>
                            </w:ins>
                          </m:r>
                        </m:e>
                        <m:sub>
                          <m:r>
                            <w:ins w:id="1402" w:author="Coilin" w:date="2016-03-21T16:11:00Z">
                              <w:del w:id="1403" w:author="Windows User" w:date="2016-04-13T16:56:00Z">
                                <w:rPr>
                                  <w:rFonts w:ascii="Cambria Math" w:eastAsia="Times New Roman" w:hAnsi="Cambria Math" w:cs="Arial"/>
                                  <w:sz w:val="20"/>
                                  <w:szCs w:val="20"/>
                                  <w:lang w:eastAsia="en-IE"/>
                                </w:rPr>
                                <m:t>3</m:t>
                              </w:del>
                            </w:ins>
                          </m:r>
                          <m:r>
                            <w:ins w:id="1404" w:author="Coilin" w:date="2016-03-21T16:12:00Z">
                              <w:del w:id="1405" w:author="Windows User" w:date="2016-04-13T16:56:00Z">
                                <w:rPr>
                                  <w:rFonts w:ascii="Cambria Math" w:eastAsia="Times New Roman" w:hAnsi="Cambria Math" w:cs="Arial"/>
                                  <w:sz w:val="20"/>
                                  <w:szCs w:val="20"/>
                                  <w:lang w:eastAsia="en-IE"/>
                                </w:rPr>
                                <m:t>,j</m:t>
                              </w:del>
                            </w:ins>
                          </m:r>
                        </m:sub>
                      </m:sSub>
                      <m:r>
                        <w:ins w:id="1406" w:author="Coilin" w:date="2016-03-21T16:11:00Z">
                          <w:del w:id="1407" w:author="Windows User" w:date="2016-04-13T16:56:00Z">
                            <w:rPr>
                              <w:rFonts w:ascii="Cambria Math" w:eastAsia="Times New Roman" w:hAnsi="Cambria Math" w:cs="Arial"/>
                              <w:sz w:val="20"/>
                              <w:szCs w:val="20"/>
                              <w:lang w:eastAsia="en-IE"/>
                            </w:rPr>
                            <m:t>SO</m:t>
                          </w:del>
                        </w:ins>
                      </m:r>
                    </m:oMath>
                  </m:oMathPara>
                </w:p>
              </w:tc>
              <w:tc>
                <w:tcPr>
                  <w:tcW w:w="1701" w:type="dxa"/>
                  <w:tcBorders>
                    <w:top w:val="nil"/>
                    <w:left w:val="nil"/>
                    <w:bottom w:val="nil"/>
                    <w:right w:val="nil"/>
                  </w:tcBorders>
                  <w:shd w:val="clear" w:color="auto" w:fill="auto"/>
                  <w:noWrap/>
                  <w:vAlign w:val="bottom"/>
                  <w:hideMark/>
                  <w:tcPrChange w:id="1408" w:author="Coilin" w:date="2016-03-21T16:52:00Z">
                    <w:tcPr>
                      <w:tcW w:w="1701" w:type="dxa"/>
                      <w:tcBorders>
                        <w:top w:val="nil"/>
                        <w:left w:val="nil"/>
                        <w:bottom w:val="nil"/>
                        <w:right w:val="nil"/>
                      </w:tcBorders>
                      <w:shd w:val="clear" w:color="auto" w:fill="auto"/>
                      <w:noWrap/>
                      <w:vAlign w:val="bottom"/>
                      <w:hideMark/>
                    </w:tcPr>
                  </w:tcPrChange>
                </w:tcPr>
                <w:p w14:paraId="6A072079" w14:textId="14427D57" w:rsidR="00952E56" w:rsidRPr="00472734" w:rsidDel="00DE72A5" w:rsidRDefault="00952E56" w:rsidP="00472734">
                  <w:pPr>
                    <w:spacing w:after="0" w:line="240" w:lineRule="auto"/>
                    <w:jc w:val="center"/>
                    <w:rPr>
                      <w:ins w:id="1409" w:author="Coilin" w:date="2016-03-21T15:59:00Z"/>
                      <w:del w:id="1410" w:author="Windows User" w:date="2016-04-13T16:56:00Z"/>
                      <w:rFonts w:ascii="Arial" w:eastAsia="Times New Roman" w:hAnsi="Arial" w:cs="Arial"/>
                      <w:sz w:val="20"/>
                      <w:szCs w:val="20"/>
                      <w:lang w:eastAsia="en-IE"/>
                    </w:rPr>
                  </w:pPr>
                  <w:ins w:id="1411" w:author="Coilin" w:date="2016-03-21T15:59:00Z">
                    <w:del w:id="1412" w:author="Windows User" w:date="2016-04-13T16:56:00Z">
                      <w:r w:rsidRPr="00472734" w:rsidDel="00DE72A5">
                        <w:rPr>
                          <w:rFonts w:ascii="Arial" w:eastAsia="Times New Roman" w:hAnsi="Arial" w:cs="Arial"/>
                          <w:sz w:val="20"/>
                          <w:szCs w:val="20"/>
                          <w:lang w:eastAsia="en-IE"/>
                        </w:rPr>
                        <w:delText>-2049.37</w:delText>
                      </w:r>
                    </w:del>
                  </w:ins>
                </w:p>
              </w:tc>
              <w:tc>
                <w:tcPr>
                  <w:tcW w:w="1134" w:type="dxa"/>
                  <w:tcBorders>
                    <w:top w:val="nil"/>
                    <w:left w:val="nil"/>
                    <w:bottom w:val="nil"/>
                    <w:right w:val="nil"/>
                  </w:tcBorders>
                  <w:shd w:val="clear" w:color="auto" w:fill="auto"/>
                  <w:noWrap/>
                  <w:vAlign w:val="bottom"/>
                  <w:hideMark/>
                  <w:tcPrChange w:id="1413" w:author="Coilin" w:date="2016-03-21T16:52:00Z">
                    <w:tcPr>
                      <w:tcW w:w="1134" w:type="dxa"/>
                      <w:tcBorders>
                        <w:top w:val="nil"/>
                        <w:left w:val="nil"/>
                        <w:bottom w:val="nil"/>
                        <w:right w:val="nil"/>
                      </w:tcBorders>
                      <w:shd w:val="clear" w:color="auto" w:fill="auto"/>
                      <w:noWrap/>
                      <w:vAlign w:val="bottom"/>
                      <w:hideMark/>
                    </w:tcPr>
                  </w:tcPrChange>
                </w:tcPr>
                <w:p w14:paraId="2E75C41C" w14:textId="55CF3BE2" w:rsidR="00952E56" w:rsidRPr="00472734" w:rsidDel="00DE72A5" w:rsidRDefault="00952E56" w:rsidP="00472734">
                  <w:pPr>
                    <w:spacing w:after="0" w:line="240" w:lineRule="auto"/>
                    <w:jc w:val="center"/>
                    <w:rPr>
                      <w:ins w:id="1414" w:author="Coilin" w:date="2016-03-21T15:59:00Z"/>
                      <w:del w:id="1415" w:author="Windows User" w:date="2016-04-13T16:56:00Z"/>
                      <w:rFonts w:ascii="Arial" w:eastAsia="Times New Roman" w:hAnsi="Arial" w:cs="Arial"/>
                      <w:sz w:val="20"/>
                      <w:szCs w:val="20"/>
                      <w:lang w:eastAsia="en-IE"/>
                    </w:rPr>
                  </w:pPr>
                  <w:ins w:id="1416" w:author="Coilin" w:date="2016-03-21T15:59:00Z">
                    <w:del w:id="1417" w:author="Windows User" w:date="2016-04-13T16:56:00Z">
                      <w:r w:rsidRPr="00472734" w:rsidDel="00DE72A5">
                        <w:rPr>
                          <w:rFonts w:ascii="Arial" w:eastAsia="Times New Roman" w:hAnsi="Arial" w:cs="Arial"/>
                          <w:sz w:val="20"/>
                          <w:szCs w:val="20"/>
                          <w:lang w:eastAsia="en-IE"/>
                        </w:rPr>
                        <w:delText>21</w:delText>
                      </w:r>
                    </w:del>
                  </w:ins>
                </w:p>
              </w:tc>
              <w:tc>
                <w:tcPr>
                  <w:tcW w:w="939" w:type="dxa"/>
                  <w:tcBorders>
                    <w:top w:val="nil"/>
                    <w:left w:val="nil"/>
                    <w:bottom w:val="nil"/>
                    <w:right w:val="nil"/>
                  </w:tcBorders>
                  <w:shd w:val="clear" w:color="auto" w:fill="auto"/>
                  <w:noWrap/>
                  <w:vAlign w:val="bottom"/>
                  <w:hideMark/>
                  <w:tcPrChange w:id="1418" w:author="Coilin" w:date="2016-03-21T16:52:00Z">
                    <w:tcPr>
                      <w:tcW w:w="599" w:type="dxa"/>
                      <w:tcBorders>
                        <w:top w:val="nil"/>
                        <w:left w:val="nil"/>
                        <w:bottom w:val="nil"/>
                        <w:right w:val="nil"/>
                      </w:tcBorders>
                      <w:shd w:val="clear" w:color="auto" w:fill="auto"/>
                      <w:noWrap/>
                      <w:vAlign w:val="bottom"/>
                      <w:hideMark/>
                    </w:tcPr>
                  </w:tcPrChange>
                </w:tcPr>
                <w:p w14:paraId="76F12D33" w14:textId="0A393FAC" w:rsidR="00952E56" w:rsidRPr="00472734" w:rsidDel="00DE72A5" w:rsidRDefault="00952E56" w:rsidP="00472734">
                  <w:pPr>
                    <w:spacing w:after="0" w:line="240" w:lineRule="auto"/>
                    <w:jc w:val="center"/>
                    <w:rPr>
                      <w:ins w:id="1419" w:author="Coilin" w:date="2016-03-21T15:59:00Z"/>
                      <w:del w:id="1420" w:author="Windows User" w:date="2016-04-13T16:56:00Z"/>
                      <w:rFonts w:ascii="Arial" w:eastAsia="Times New Roman" w:hAnsi="Arial" w:cs="Arial"/>
                      <w:sz w:val="20"/>
                      <w:szCs w:val="20"/>
                      <w:lang w:eastAsia="en-IE"/>
                    </w:rPr>
                  </w:pPr>
                  <w:ins w:id="1421" w:author="Coilin" w:date="2016-03-21T15:59:00Z">
                    <w:del w:id="1422" w:author="Windows User" w:date="2016-04-13T16:56:00Z">
                      <w:r w:rsidRPr="00472734" w:rsidDel="00DE72A5">
                        <w:rPr>
                          <w:rFonts w:ascii="Arial" w:eastAsia="Times New Roman" w:hAnsi="Arial" w:cs="Arial"/>
                          <w:sz w:val="20"/>
                          <w:szCs w:val="20"/>
                          <w:lang w:eastAsia="en-IE"/>
                        </w:rPr>
                        <w:delText>4140.74</w:delText>
                      </w:r>
                    </w:del>
                  </w:ins>
                </w:p>
              </w:tc>
            </w:tr>
            <w:tr w:rsidR="00952E56" w:rsidRPr="00472734" w:rsidDel="00DE72A5" w14:paraId="4C3C2923" w14:textId="4349A04F" w:rsidTr="00EC5C94">
              <w:trPr>
                <w:trHeight w:val="255"/>
                <w:ins w:id="1423" w:author="Coilin" w:date="2016-03-21T15:59:00Z"/>
                <w:del w:id="1424" w:author="Windows User" w:date="2016-04-13T16:56:00Z"/>
                <w:trPrChange w:id="1425" w:author="Coilin" w:date="2016-03-21T16:52:00Z">
                  <w:trPr>
                    <w:trHeight w:val="255"/>
                  </w:trPr>
                </w:trPrChange>
              </w:trPr>
              <w:tc>
                <w:tcPr>
                  <w:tcW w:w="419" w:type="dxa"/>
                  <w:tcBorders>
                    <w:top w:val="nil"/>
                    <w:left w:val="nil"/>
                    <w:bottom w:val="nil"/>
                    <w:right w:val="nil"/>
                  </w:tcBorders>
                  <w:vAlign w:val="bottom"/>
                  <w:tcPrChange w:id="1426" w:author="Coilin" w:date="2016-03-21T16:52:00Z">
                    <w:tcPr>
                      <w:tcW w:w="5279" w:type="dxa"/>
                      <w:tcBorders>
                        <w:top w:val="nil"/>
                        <w:left w:val="nil"/>
                        <w:bottom w:val="nil"/>
                        <w:right w:val="nil"/>
                      </w:tcBorders>
                    </w:tcPr>
                  </w:tcPrChange>
                </w:tcPr>
                <w:p w14:paraId="01DD9327" w14:textId="54B9A938" w:rsidR="00952E56" w:rsidRPr="00DA7034" w:rsidDel="00DE72A5" w:rsidRDefault="00952E56">
                  <w:pPr>
                    <w:spacing w:after="0" w:line="240" w:lineRule="auto"/>
                    <w:rPr>
                      <w:ins w:id="1427" w:author="Coilin" w:date="2016-03-21T16:25:00Z"/>
                      <w:del w:id="1428" w:author="Windows User" w:date="2016-04-13T16:56:00Z"/>
                      <w:rFonts w:ascii="Calibri" w:eastAsia="Calibri" w:hAnsi="Calibri" w:cs="Times New Roman"/>
                      <w:sz w:val="20"/>
                      <w:szCs w:val="20"/>
                      <w:lang w:eastAsia="en-IE"/>
                    </w:rPr>
                  </w:pPr>
                  <w:ins w:id="1429" w:author="Coilin" w:date="2016-03-21T16:26:00Z">
                    <w:del w:id="1430" w:author="Windows User" w:date="2016-04-13T16:56:00Z">
                      <w:r w:rsidDel="00DE72A5">
                        <w:rPr>
                          <w:rFonts w:ascii="Calibri" w:eastAsia="Calibri" w:hAnsi="Calibri" w:cs="Times New Roman"/>
                          <w:sz w:val="20"/>
                          <w:szCs w:val="20"/>
                          <w:lang w:eastAsia="en-IE"/>
                        </w:rPr>
                        <w:delText>13</w:delText>
                      </w:r>
                    </w:del>
                  </w:ins>
                </w:p>
              </w:tc>
              <w:tc>
                <w:tcPr>
                  <w:tcW w:w="5279" w:type="dxa"/>
                  <w:tcBorders>
                    <w:top w:val="nil"/>
                    <w:left w:val="nil"/>
                    <w:bottom w:val="nil"/>
                    <w:right w:val="nil"/>
                  </w:tcBorders>
                  <w:shd w:val="clear" w:color="auto" w:fill="auto"/>
                  <w:noWrap/>
                  <w:vAlign w:val="bottom"/>
                  <w:hideMark/>
                  <w:tcPrChange w:id="1431" w:author="Coilin" w:date="2016-03-21T16:52:00Z">
                    <w:tcPr>
                      <w:tcW w:w="5279" w:type="dxa"/>
                      <w:tcBorders>
                        <w:top w:val="nil"/>
                        <w:left w:val="nil"/>
                        <w:bottom w:val="nil"/>
                        <w:right w:val="nil"/>
                      </w:tcBorders>
                      <w:shd w:val="clear" w:color="auto" w:fill="auto"/>
                      <w:noWrap/>
                      <w:vAlign w:val="bottom"/>
                      <w:hideMark/>
                    </w:tcPr>
                  </w:tcPrChange>
                </w:tcPr>
                <w:p w14:paraId="07B533C0" w14:textId="1180C83C" w:rsidR="00952E56" w:rsidRPr="00B7390D" w:rsidDel="00DE72A5" w:rsidRDefault="00807A25" w:rsidP="00472734">
                  <w:pPr>
                    <w:spacing w:after="0" w:line="240" w:lineRule="auto"/>
                    <w:rPr>
                      <w:ins w:id="1432" w:author="Coilin" w:date="2016-03-21T15:59:00Z"/>
                      <w:del w:id="1433" w:author="Windows User" w:date="2016-04-13T16:56:00Z"/>
                      <w:rFonts w:ascii="Arial" w:eastAsia="Times New Roman" w:hAnsi="Arial" w:cs="Arial"/>
                      <w:sz w:val="20"/>
                      <w:szCs w:val="20"/>
                      <w:lang w:eastAsia="en-IE"/>
                    </w:rPr>
                  </w:pPr>
                  <m:oMathPara>
                    <m:oMathParaPr>
                      <m:jc m:val="left"/>
                    </m:oMathParaPr>
                    <m:oMath>
                      <m:sSub>
                        <m:sSubPr>
                          <m:ctrlPr>
                            <w:ins w:id="1434" w:author="Coilin" w:date="2016-03-21T16:13:00Z">
                              <w:del w:id="1435" w:author="Windows User" w:date="2016-04-13T16:56:00Z">
                                <w:rPr>
                                  <w:rFonts w:ascii="Cambria Math" w:eastAsia="Times New Roman" w:hAnsi="Cambria Math" w:cs="Arial"/>
                                  <w:i/>
                                  <w:sz w:val="20"/>
                                  <w:szCs w:val="20"/>
                                  <w:lang w:eastAsia="en-IE"/>
                                </w:rPr>
                              </w:del>
                            </w:ins>
                          </m:ctrlPr>
                        </m:sSubPr>
                        <m:e>
                          <m:r>
                            <w:ins w:id="1436" w:author="Coilin" w:date="2016-03-21T16:13:00Z">
                              <w:del w:id="1437" w:author="Windows User" w:date="2016-04-13T16:56:00Z">
                                <w:rPr>
                                  <w:rFonts w:ascii="Cambria Math" w:eastAsia="Times New Roman" w:hAnsi="Cambria Math" w:cs="Arial"/>
                                  <w:sz w:val="20"/>
                                  <w:szCs w:val="20"/>
                                  <w:lang w:eastAsia="en-IE"/>
                                </w:rPr>
                                <m:t>β</m:t>
                              </w:del>
                            </w:ins>
                          </m:r>
                        </m:e>
                        <m:sub>
                          <m:r>
                            <w:ins w:id="1438" w:author="Coilin" w:date="2016-03-21T16:13:00Z">
                              <w:del w:id="1439" w:author="Windows User" w:date="2016-04-13T16:56:00Z">
                                <w:rPr>
                                  <w:rFonts w:ascii="Cambria Math" w:eastAsia="Times New Roman" w:hAnsi="Cambria Math" w:cs="Arial"/>
                                  <w:sz w:val="20"/>
                                  <w:szCs w:val="20"/>
                                  <w:lang w:eastAsia="en-IE"/>
                                </w:rPr>
                                <m:t>0,j</m:t>
                              </w:del>
                            </w:ins>
                          </m:r>
                        </m:sub>
                      </m:sSub>
                      <m:r>
                        <w:ins w:id="1440" w:author="Coilin" w:date="2016-03-21T16:13:00Z">
                          <w:del w:id="1441" w:author="Windows User" w:date="2016-04-13T16:56:00Z">
                            <w:rPr>
                              <w:rFonts w:ascii="Cambria Math" w:eastAsia="Times New Roman" w:hAnsi="Cambria Math" w:cs="Arial"/>
                              <w:sz w:val="20"/>
                              <w:szCs w:val="20"/>
                              <w:lang w:eastAsia="en-IE"/>
                            </w:rPr>
                            <m:t xml:space="preserve">+ </m:t>
                          </w:del>
                        </w:ins>
                      </m:r>
                      <m:sSub>
                        <m:sSubPr>
                          <m:ctrlPr>
                            <w:ins w:id="1442" w:author="Coilin" w:date="2016-03-21T16:13:00Z">
                              <w:del w:id="1443" w:author="Windows User" w:date="2016-04-13T16:56:00Z">
                                <w:rPr>
                                  <w:rFonts w:ascii="Cambria Math" w:eastAsia="Times New Roman" w:hAnsi="Cambria Math" w:cs="Arial"/>
                                  <w:i/>
                                  <w:sz w:val="20"/>
                                  <w:szCs w:val="20"/>
                                  <w:lang w:eastAsia="en-IE"/>
                                </w:rPr>
                              </w:del>
                            </w:ins>
                          </m:ctrlPr>
                        </m:sSubPr>
                        <m:e>
                          <m:r>
                            <w:ins w:id="1444" w:author="Coilin" w:date="2016-03-21T16:13:00Z">
                              <w:del w:id="1445" w:author="Windows User" w:date="2016-04-13T16:56:00Z">
                                <w:rPr>
                                  <w:rFonts w:ascii="Cambria Math" w:eastAsia="Times New Roman" w:hAnsi="Cambria Math" w:cs="Arial"/>
                                  <w:sz w:val="20"/>
                                  <w:szCs w:val="20"/>
                                  <w:lang w:eastAsia="en-IE"/>
                                </w:rPr>
                                <m:t>β</m:t>
                              </w:del>
                            </w:ins>
                          </m:r>
                        </m:e>
                        <m:sub>
                          <m:r>
                            <w:ins w:id="1446" w:author="Coilin" w:date="2016-03-21T16:13:00Z">
                              <w:del w:id="1447" w:author="Windows User" w:date="2016-04-13T16:56:00Z">
                                <w:rPr>
                                  <w:rFonts w:ascii="Cambria Math" w:eastAsia="Times New Roman" w:hAnsi="Cambria Math" w:cs="Arial"/>
                                  <w:sz w:val="20"/>
                                  <w:szCs w:val="20"/>
                                  <w:lang w:eastAsia="en-IE"/>
                                </w:rPr>
                                <m:t>1,j</m:t>
                              </w:del>
                            </w:ins>
                          </m:r>
                        </m:sub>
                      </m:sSub>
                      <m:r>
                        <w:ins w:id="1448" w:author="Coilin" w:date="2016-03-21T16:13:00Z">
                          <w:del w:id="1449" w:author="Windows User" w:date="2016-04-13T16:56:00Z">
                            <w:rPr>
                              <w:rFonts w:ascii="Cambria Math" w:eastAsia="Times New Roman" w:hAnsi="Cambria Math" w:cs="Arial"/>
                              <w:sz w:val="20"/>
                              <w:szCs w:val="20"/>
                              <w:lang w:eastAsia="en-IE"/>
                            </w:rPr>
                            <m:t xml:space="preserve">CL+ </m:t>
                          </w:del>
                        </w:ins>
                      </m:r>
                      <m:sSub>
                        <m:sSubPr>
                          <m:ctrlPr>
                            <w:ins w:id="1450" w:author="Coilin" w:date="2016-03-21T16:14:00Z">
                              <w:del w:id="1451" w:author="Windows User" w:date="2016-04-13T16:56:00Z">
                                <w:rPr>
                                  <w:rFonts w:ascii="Cambria Math" w:eastAsia="Times New Roman" w:hAnsi="Cambria Math" w:cs="Arial"/>
                                  <w:i/>
                                  <w:sz w:val="20"/>
                                  <w:szCs w:val="20"/>
                                  <w:lang w:eastAsia="en-IE"/>
                                </w:rPr>
                              </w:del>
                            </w:ins>
                          </m:ctrlPr>
                        </m:sSubPr>
                        <m:e>
                          <m:r>
                            <w:ins w:id="1452" w:author="Coilin" w:date="2016-03-21T16:14:00Z">
                              <w:del w:id="1453" w:author="Windows User" w:date="2016-04-13T16:56:00Z">
                                <w:rPr>
                                  <w:rFonts w:ascii="Cambria Math" w:eastAsia="Times New Roman" w:hAnsi="Cambria Math" w:cs="Arial"/>
                                  <w:sz w:val="20"/>
                                  <w:szCs w:val="20"/>
                                  <w:lang w:eastAsia="en-IE"/>
                                </w:rPr>
                                <m:t>γ</m:t>
                              </w:del>
                            </w:ins>
                          </m:r>
                        </m:e>
                        <m:sub>
                          <m:r>
                            <w:ins w:id="1454" w:author="Coilin" w:date="2016-03-21T16:14:00Z">
                              <w:del w:id="1455" w:author="Windows User" w:date="2016-04-13T16:56:00Z">
                                <w:rPr>
                                  <w:rFonts w:ascii="Cambria Math" w:eastAsia="Times New Roman" w:hAnsi="Cambria Math" w:cs="Arial"/>
                                  <w:sz w:val="20"/>
                                  <w:szCs w:val="20"/>
                                  <w:lang w:eastAsia="en-IE"/>
                                </w:rPr>
                                <m:t>j</m:t>
                              </w:del>
                            </w:ins>
                          </m:r>
                        </m:sub>
                      </m:sSub>
                      <m:r>
                        <w:ins w:id="1456" w:author="Coilin" w:date="2016-03-21T16:13:00Z">
                          <w:del w:id="1457"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458" w:author="Coilin" w:date="2016-03-21T16:52:00Z">
                    <w:tcPr>
                      <w:tcW w:w="1701" w:type="dxa"/>
                      <w:tcBorders>
                        <w:top w:val="nil"/>
                        <w:left w:val="nil"/>
                        <w:bottom w:val="nil"/>
                        <w:right w:val="nil"/>
                      </w:tcBorders>
                      <w:shd w:val="clear" w:color="auto" w:fill="auto"/>
                      <w:noWrap/>
                      <w:vAlign w:val="bottom"/>
                      <w:hideMark/>
                    </w:tcPr>
                  </w:tcPrChange>
                </w:tcPr>
                <w:p w14:paraId="4D8F10A2" w14:textId="148E6D5B" w:rsidR="00952E56" w:rsidRPr="00472734" w:rsidDel="00DE72A5" w:rsidRDefault="00952E56" w:rsidP="00472734">
                  <w:pPr>
                    <w:spacing w:after="0" w:line="240" w:lineRule="auto"/>
                    <w:jc w:val="center"/>
                    <w:rPr>
                      <w:ins w:id="1459" w:author="Coilin" w:date="2016-03-21T15:59:00Z"/>
                      <w:del w:id="1460" w:author="Windows User" w:date="2016-04-13T16:56:00Z"/>
                      <w:rFonts w:ascii="Arial" w:eastAsia="Times New Roman" w:hAnsi="Arial" w:cs="Arial"/>
                      <w:sz w:val="20"/>
                      <w:szCs w:val="20"/>
                      <w:lang w:eastAsia="en-IE"/>
                    </w:rPr>
                  </w:pPr>
                  <w:ins w:id="1461" w:author="Coilin" w:date="2016-03-21T15:59:00Z">
                    <w:del w:id="1462" w:author="Windows User" w:date="2016-04-13T16:56:00Z">
                      <w:r w:rsidRPr="00472734" w:rsidDel="00DE72A5">
                        <w:rPr>
                          <w:rFonts w:ascii="Arial" w:eastAsia="Times New Roman" w:hAnsi="Arial" w:cs="Arial"/>
                          <w:sz w:val="20"/>
                          <w:szCs w:val="20"/>
                          <w:lang w:eastAsia="en-IE"/>
                        </w:rPr>
                        <w:delText>-2049.76</w:delText>
                      </w:r>
                    </w:del>
                  </w:ins>
                </w:p>
              </w:tc>
              <w:tc>
                <w:tcPr>
                  <w:tcW w:w="1134" w:type="dxa"/>
                  <w:tcBorders>
                    <w:top w:val="nil"/>
                    <w:left w:val="nil"/>
                    <w:bottom w:val="nil"/>
                    <w:right w:val="nil"/>
                  </w:tcBorders>
                  <w:shd w:val="clear" w:color="auto" w:fill="auto"/>
                  <w:noWrap/>
                  <w:vAlign w:val="bottom"/>
                  <w:hideMark/>
                  <w:tcPrChange w:id="1463" w:author="Coilin" w:date="2016-03-21T16:52:00Z">
                    <w:tcPr>
                      <w:tcW w:w="1134" w:type="dxa"/>
                      <w:tcBorders>
                        <w:top w:val="nil"/>
                        <w:left w:val="nil"/>
                        <w:bottom w:val="nil"/>
                        <w:right w:val="nil"/>
                      </w:tcBorders>
                      <w:shd w:val="clear" w:color="auto" w:fill="auto"/>
                      <w:noWrap/>
                      <w:vAlign w:val="bottom"/>
                      <w:hideMark/>
                    </w:tcPr>
                  </w:tcPrChange>
                </w:tcPr>
                <w:p w14:paraId="047E066C" w14:textId="37060171" w:rsidR="00952E56" w:rsidRPr="00472734" w:rsidDel="00DE72A5" w:rsidRDefault="00952E56" w:rsidP="00472734">
                  <w:pPr>
                    <w:spacing w:after="0" w:line="240" w:lineRule="auto"/>
                    <w:jc w:val="center"/>
                    <w:rPr>
                      <w:ins w:id="1464" w:author="Coilin" w:date="2016-03-21T15:59:00Z"/>
                      <w:del w:id="1465" w:author="Windows User" w:date="2016-04-13T16:56:00Z"/>
                      <w:rFonts w:ascii="Arial" w:eastAsia="Times New Roman" w:hAnsi="Arial" w:cs="Arial"/>
                      <w:sz w:val="20"/>
                      <w:szCs w:val="20"/>
                      <w:lang w:eastAsia="en-IE"/>
                    </w:rPr>
                  </w:pPr>
                  <w:ins w:id="1466" w:author="Coilin" w:date="2016-03-21T15:59:00Z">
                    <w:del w:id="1467" w:author="Windows User" w:date="2016-04-13T16:56:00Z">
                      <w:r w:rsidRPr="00472734" w:rsidDel="00DE72A5">
                        <w:rPr>
                          <w:rFonts w:ascii="Arial" w:eastAsia="Times New Roman" w:hAnsi="Arial" w:cs="Arial"/>
                          <w:sz w:val="20"/>
                          <w:szCs w:val="20"/>
                          <w:lang w:eastAsia="en-IE"/>
                        </w:rPr>
                        <w:delText>16</w:delText>
                      </w:r>
                    </w:del>
                  </w:ins>
                </w:p>
              </w:tc>
              <w:tc>
                <w:tcPr>
                  <w:tcW w:w="939" w:type="dxa"/>
                  <w:tcBorders>
                    <w:top w:val="nil"/>
                    <w:left w:val="nil"/>
                    <w:bottom w:val="nil"/>
                    <w:right w:val="nil"/>
                  </w:tcBorders>
                  <w:shd w:val="clear" w:color="auto" w:fill="auto"/>
                  <w:noWrap/>
                  <w:vAlign w:val="bottom"/>
                  <w:hideMark/>
                  <w:tcPrChange w:id="1468" w:author="Coilin" w:date="2016-03-21T16:52:00Z">
                    <w:tcPr>
                      <w:tcW w:w="599" w:type="dxa"/>
                      <w:tcBorders>
                        <w:top w:val="nil"/>
                        <w:left w:val="nil"/>
                        <w:bottom w:val="nil"/>
                        <w:right w:val="nil"/>
                      </w:tcBorders>
                      <w:shd w:val="clear" w:color="auto" w:fill="auto"/>
                      <w:noWrap/>
                      <w:vAlign w:val="bottom"/>
                      <w:hideMark/>
                    </w:tcPr>
                  </w:tcPrChange>
                </w:tcPr>
                <w:p w14:paraId="71C92277" w14:textId="7C722D87" w:rsidR="00952E56" w:rsidRPr="00472734" w:rsidDel="00DE72A5" w:rsidRDefault="00952E56" w:rsidP="00472734">
                  <w:pPr>
                    <w:spacing w:after="0" w:line="240" w:lineRule="auto"/>
                    <w:jc w:val="center"/>
                    <w:rPr>
                      <w:ins w:id="1469" w:author="Coilin" w:date="2016-03-21T15:59:00Z"/>
                      <w:del w:id="1470" w:author="Windows User" w:date="2016-04-13T16:56:00Z"/>
                      <w:rFonts w:ascii="Arial" w:eastAsia="Times New Roman" w:hAnsi="Arial" w:cs="Arial"/>
                      <w:sz w:val="20"/>
                      <w:szCs w:val="20"/>
                      <w:lang w:eastAsia="en-IE"/>
                    </w:rPr>
                  </w:pPr>
                  <w:ins w:id="1471" w:author="Coilin" w:date="2016-03-21T15:59:00Z">
                    <w:del w:id="1472" w:author="Windows User" w:date="2016-04-13T16:56:00Z">
                      <w:r w:rsidRPr="00472734" w:rsidDel="00DE72A5">
                        <w:rPr>
                          <w:rFonts w:ascii="Arial" w:eastAsia="Times New Roman" w:hAnsi="Arial" w:cs="Arial"/>
                          <w:sz w:val="20"/>
                          <w:szCs w:val="20"/>
                          <w:lang w:eastAsia="en-IE"/>
                        </w:rPr>
                        <w:delText>4131.52</w:delText>
                      </w:r>
                    </w:del>
                  </w:ins>
                </w:p>
              </w:tc>
            </w:tr>
            <w:tr w:rsidR="00952E56" w:rsidRPr="00472734" w:rsidDel="00DE72A5" w14:paraId="557125F0" w14:textId="08CA5F5F" w:rsidTr="00EC5C94">
              <w:trPr>
                <w:trHeight w:val="255"/>
                <w:ins w:id="1473" w:author="Coilin" w:date="2016-03-21T15:59:00Z"/>
                <w:del w:id="1474" w:author="Windows User" w:date="2016-04-13T16:56:00Z"/>
                <w:trPrChange w:id="1475" w:author="Coilin" w:date="2016-03-21T16:52:00Z">
                  <w:trPr>
                    <w:trHeight w:val="255"/>
                  </w:trPr>
                </w:trPrChange>
              </w:trPr>
              <w:tc>
                <w:tcPr>
                  <w:tcW w:w="419" w:type="dxa"/>
                  <w:tcBorders>
                    <w:top w:val="nil"/>
                    <w:left w:val="nil"/>
                    <w:bottom w:val="nil"/>
                    <w:right w:val="nil"/>
                  </w:tcBorders>
                  <w:vAlign w:val="bottom"/>
                  <w:tcPrChange w:id="1476" w:author="Coilin" w:date="2016-03-21T16:52:00Z">
                    <w:tcPr>
                      <w:tcW w:w="5279" w:type="dxa"/>
                      <w:tcBorders>
                        <w:top w:val="nil"/>
                        <w:left w:val="nil"/>
                        <w:bottom w:val="nil"/>
                        <w:right w:val="nil"/>
                      </w:tcBorders>
                    </w:tcPr>
                  </w:tcPrChange>
                </w:tcPr>
                <w:p w14:paraId="69516924" w14:textId="2D560DBD" w:rsidR="00952E56" w:rsidRPr="00DA7034" w:rsidDel="00DE72A5" w:rsidRDefault="00952E56">
                  <w:pPr>
                    <w:spacing w:after="0" w:line="240" w:lineRule="auto"/>
                    <w:rPr>
                      <w:ins w:id="1477" w:author="Coilin" w:date="2016-03-21T16:25:00Z"/>
                      <w:del w:id="1478" w:author="Windows User" w:date="2016-04-13T16:56:00Z"/>
                      <w:rFonts w:ascii="Calibri" w:eastAsia="Calibri" w:hAnsi="Calibri" w:cs="Times New Roman"/>
                      <w:sz w:val="20"/>
                      <w:szCs w:val="20"/>
                      <w:lang w:eastAsia="en-IE"/>
                    </w:rPr>
                  </w:pPr>
                  <w:ins w:id="1479" w:author="Coilin" w:date="2016-03-21T16:26:00Z">
                    <w:del w:id="1480" w:author="Windows User" w:date="2016-04-13T16:56:00Z">
                      <w:r w:rsidDel="00DE72A5">
                        <w:rPr>
                          <w:rFonts w:ascii="Calibri" w:eastAsia="Calibri" w:hAnsi="Calibri" w:cs="Times New Roman"/>
                          <w:sz w:val="20"/>
                          <w:szCs w:val="20"/>
                          <w:lang w:eastAsia="en-IE"/>
                        </w:rPr>
                        <w:delText>14</w:delText>
                      </w:r>
                    </w:del>
                  </w:ins>
                </w:p>
              </w:tc>
              <w:tc>
                <w:tcPr>
                  <w:tcW w:w="5279" w:type="dxa"/>
                  <w:tcBorders>
                    <w:top w:val="nil"/>
                    <w:left w:val="nil"/>
                    <w:bottom w:val="nil"/>
                    <w:right w:val="nil"/>
                  </w:tcBorders>
                  <w:shd w:val="clear" w:color="auto" w:fill="auto"/>
                  <w:noWrap/>
                  <w:vAlign w:val="bottom"/>
                  <w:hideMark/>
                  <w:tcPrChange w:id="1481" w:author="Coilin" w:date="2016-03-21T16:52:00Z">
                    <w:tcPr>
                      <w:tcW w:w="5279" w:type="dxa"/>
                      <w:tcBorders>
                        <w:top w:val="nil"/>
                        <w:left w:val="nil"/>
                        <w:bottom w:val="nil"/>
                        <w:right w:val="nil"/>
                      </w:tcBorders>
                      <w:shd w:val="clear" w:color="auto" w:fill="auto"/>
                      <w:noWrap/>
                      <w:vAlign w:val="bottom"/>
                      <w:hideMark/>
                    </w:tcPr>
                  </w:tcPrChange>
                </w:tcPr>
                <w:p w14:paraId="3B0311EF" w14:textId="271E39B3" w:rsidR="00952E56" w:rsidRPr="00B7390D" w:rsidDel="00DE72A5" w:rsidRDefault="00807A25" w:rsidP="00472734">
                  <w:pPr>
                    <w:spacing w:after="0" w:line="240" w:lineRule="auto"/>
                    <w:rPr>
                      <w:ins w:id="1482" w:author="Coilin" w:date="2016-03-21T15:59:00Z"/>
                      <w:del w:id="1483" w:author="Windows User" w:date="2016-04-13T16:56:00Z"/>
                      <w:rFonts w:ascii="Arial" w:eastAsia="Times New Roman" w:hAnsi="Arial" w:cs="Arial"/>
                      <w:sz w:val="20"/>
                      <w:szCs w:val="20"/>
                      <w:lang w:eastAsia="en-IE"/>
                    </w:rPr>
                  </w:pPr>
                  <m:oMathPara>
                    <m:oMathParaPr>
                      <m:jc m:val="left"/>
                    </m:oMathParaPr>
                    <m:oMath>
                      <m:sSub>
                        <m:sSubPr>
                          <m:ctrlPr>
                            <w:ins w:id="1484" w:author="Coilin" w:date="2016-03-21T16:14:00Z">
                              <w:del w:id="1485" w:author="Windows User" w:date="2016-04-13T16:56:00Z">
                                <w:rPr>
                                  <w:rFonts w:ascii="Cambria Math" w:eastAsia="Times New Roman" w:hAnsi="Cambria Math" w:cs="Arial"/>
                                  <w:i/>
                                  <w:sz w:val="20"/>
                                  <w:szCs w:val="20"/>
                                  <w:lang w:eastAsia="en-IE"/>
                                </w:rPr>
                              </w:del>
                            </w:ins>
                          </m:ctrlPr>
                        </m:sSubPr>
                        <m:e>
                          <m:r>
                            <w:ins w:id="1486" w:author="Coilin" w:date="2016-03-21T16:14:00Z">
                              <w:del w:id="1487" w:author="Windows User" w:date="2016-04-13T16:56:00Z">
                                <w:rPr>
                                  <w:rFonts w:ascii="Cambria Math" w:eastAsia="Times New Roman" w:hAnsi="Cambria Math" w:cs="Arial"/>
                                  <w:sz w:val="20"/>
                                  <w:szCs w:val="20"/>
                                  <w:lang w:eastAsia="en-IE"/>
                                </w:rPr>
                                <m:t>β</m:t>
                              </w:del>
                            </w:ins>
                          </m:r>
                        </m:e>
                        <m:sub>
                          <m:r>
                            <w:ins w:id="1488" w:author="Coilin" w:date="2016-03-21T16:14:00Z">
                              <w:del w:id="1489" w:author="Windows User" w:date="2016-04-13T16:56:00Z">
                                <w:rPr>
                                  <w:rFonts w:ascii="Cambria Math" w:eastAsia="Times New Roman" w:hAnsi="Cambria Math" w:cs="Arial"/>
                                  <w:sz w:val="20"/>
                                  <w:szCs w:val="20"/>
                                  <w:lang w:eastAsia="en-IE"/>
                                </w:rPr>
                                <m:t>0,j</m:t>
                              </w:del>
                            </w:ins>
                          </m:r>
                        </m:sub>
                      </m:sSub>
                      <m:r>
                        <w:ins w:id="1490" w:author="Coilin" w:date="2016-03-21T16:15:00Z">
                          <w:del w:id="1491" w:author="Windows User" w:date="2016-04-13T16:56:00Z">
                            <w:rPr>
                              <w:rFonts w:ascii="Cambria Math" w:eastAsia="Times New Roman" w:hAnsi="Cambria Math" w:cs="Arial"/>
                              <w:sz w:val="20"/>
                              <w:szCs w:val="20"/>
                              <w:lang w:eastAsia="en-IE"/>
                            </w:rPr>
                            <m:t xml:space="preserve">+ </m:t>
                          </w:del>
                        </w:ins>
                      </m:r>
                      <m:sSub>
                        <m:sSubPr>
                          <m:ctrlPr>
                            <w:ins w:id="1492" w:author="Coilin" w:date="2016-03-21T16:15:00Z">
                              <w:del w:id="1493" w:author="Windows User" w:date="2016-04-13T16:56:00Z">
                                <w:rPr>
                                  <w:rFonts w:ascii="Cambria Math" w:eastAsia="Times New Roman" w:hAnsi="Cambria Math" w:cs="Arial"/>
                                  <w:i/>
                                  <w:sz w:val="20"/>
                                  <w:szCs w:val="20"/>
                                  <w:lang w:eastAsia="en-IE"/>
                                </w:rPr>
                              </w:del>
                            </w:ins>
                          </m:ctrlPr>
                        </m:sSubPr>
                        <m:e>
                          <m:r>
                            <w:ins w:id="1494" w:author="Coilin" w:date="2016-03-21T16:15:00Z">
                              <w:del w:id="1495" w:author="Windows User" w:date="2016-04-13T16:56:00Z">
                                <w:rPr>
                                  <w:rFonts w:ascii="Cambria Math" w:eastAsia="Times New Roman" w:hAnsi="Cambria Math" w:cs="Arial"/>
                                  <w:sz w:val="20"/>
                                  <w:szCs w:val="20"/>
                                  <w:lang w:eastAsia="en-IE"/>
                                </w:rPr>
                                <m:t>δ</m:t>
                              </w:del>
                            </w:ins>
                          </m:r>
                        </m:e>
                        <m:sub>
                          <m:r>
                            <w:ins w:id="1496" w:author="Coilin" w:date="2016-03-21T16:15:00Z">
                              <w:del w:id="1497" w:author="Windows User" w:date="2016-04-13T16:56:00Z">
                                <w:rPr>
                                  <w:rFonts w:ascii="Cambria Math" w:eastAsia="Times New Roman" w:hAnsi="Cambria Math" w:cs="Arial"/>
                                  <w:sz w:val="20"/>
                                  <w:szCs w:val="20"/>
                                  <w:lang w:eastAsia="en-IE"/>
                                </w:rPr>
                                <m:t>1,j</m:t>
                              </w:del>
                            </w:ins>
                          </m:r>
                        </m:sub>
                      </m:sSub>
                      <m:r>
                        <w:ins w:id="1498" w:author="Coilin" w:date="2016-03-21T16:15:00Z">
                          <w:del w:id="1499" w:author="Windows User" w:date="2016-04-13T16:56:00Z">
                            <w:rPr>
                              <w:rFonts w:ascii="Cambria Math" w:eastAsia="Times New Roman" w:hAnsi="Cambria Math" w:cs="Arial"/>
                              <w:sz w:val="20"/>
                              <w:szCs w:val="20"/>
                              <w:lang w:eastAsia="en-IE"/>
                            </w:rPr>
                            <m:t xml:space="preserve">PI+ </m:t>
                          </w:del>
                        </w:ins>
                      </m:r>
                      <m:sSub>
                        <m:sSubPr>
                          <m:ctrlPr>
                            <w:ins w:id="1500" w:author="Coilin" w:date="2016-03-21T16:15:00Z">
                              <w:del w:id="1501" w:author="Windows User" w:date="2016-04-13T16:56:00Z">
                                <w:rPr>
                                  <w:rFonts w:ascii="Cambria Math" w:eastAsia="Times New Roman" w:hAnsi="Cambria Math" w:cs="Arial"/>
                                  <w:i/>
                                  <w:sz w:val="20"/>
                                  <w:szCs w:val="20"/>
                                  <w:lang w:eastAsia="en-IE"/>
                                </w:rPr>
                              </w:del>
                            </w:ins>
                          </m:ctrlPr>
                        </m:sSubPr>
                        <m:e>
                          <m:r>
                            <w:ins w:id="1502" w:author="Coilin" w:date="2016-03-21T16:15:00Z">
                              <w:del w:id="1503" w:author="Windows User" w:date="2016-04-13T16:56:00Z">
                                <w:rPr>
                                  <w:rFonts w:ascii="Cambria Math" w:eastAsia="Times New Roman" w:hAnsi="Cambria Math" w:cs="Arial"/>
                                  <w:sz w:val="20"/>
                                  <w:szCs w:val="20"/>
                                  <w:lang w:eastAsia="en-IE"/>
                                </w:rPr>
                                <m:t>δ</m:t>
                              </w:del>
                            </w:ins>
                          </m:r>
                        </m:e>
                        <m:sub>
                          <m:r>
                            <w:ins w:id="1504" w:author="Coilin" w:date="2016-03-21T16:15:00Z">
                              <w:del w:id="1505" w:author="Windows User" w:date="2016-04-13T16:56:00Z">
                                <w:rPr>
                                  <w:rFonts w:ascii="Cambria Math" w:eastAsia="Times New Roman" w:hAnsi="Cambria Math" w:cs="Arial"/>
                                  <w:sz w:val="20"/>
                                  <w:szCs w:val="20"/>
                                  <w:lang w:eastAsia="en-IE"/>
                                </w:rPr>
                                <m:t>2,j</m:t>
                              </w:del>
                            </w:ins>
                          </m:r>
                        </m:sub>
                      </m:sSub>
                      <m:r>
                        <w:ins w:id="1506" w:author="Coilin" w:date="2016-03-21T16:15:00Z">
                          <w:del w:id="1507" w:author="Windows User" w:date="2016-04-13T16:56:00Z">
                            <w:rPr>
                              <w:rFonts w:ascii="Cambria Math" w:eastAsia="Times New Roman" w:hAnsi="Cambria Math" w:cs="Arial"/>
                              <w:sz w:val="20"/>
                              <w:szCs w:val="20"/>
                              <w:lang w:eastAsia="en-IE"/>
                            </w:rPr>
                            <m:t xml:space="preserve">SI+ </m:t>
                          </w:del>
                        </w:ins>
                      </m:r>
                      <m:sSub>
                        <m:sSubPr>
                          <m:ctrlPr>
                            <w:ins w:id="1508" w:author="Coilin" w:date="2016-03-21T16:15:00Z">
                              <w:del w:id="1509" w:author="Windows User" w:date="2016-04-13T16:56:00Z">
                                <w:rPr>
                                  <w:rFonts w:ascii="Cambria Math" w:eastAsia="Times New Roman" w:hAnsi="Cambria Math" w:cs="Arial"/>
                                  <w:i/>
                                  <w:sz w:val="20"/>
                                  <w:szCs w:val="20"/>
                                  <w:lang w:eastAsia="en-IE"/>
                                </w:rPr>
                              </w:del>
                            </w:ins>
                          </m:ctrlPr>
                        </m:sSubPr>
                        <m:e>
                          <m:r>
                            <w:ins w:id="1510" w:author="Coilin" w:date="2016-03-21T16:15:00Z">
                              <w:del w:id="1511" w:author="Windows User" w:date="2016-04-13T16:56:00Z">
                                <w:rPr>
                                  <w:rFonts w:ascii="Cambria Math" w:eastAsia="Times New Roman" w:hAnsi="Cambria Math" w:cs="Arial"/>
                                  <w:sz w:val="20"/>
                                  <w:szCs w:val="20"/>
                                  <w:lang w:eastAsia="en-IE"/>
                                </w:rPr>
                                <m:t>δ</m:t>
                              </w:del>
                            </w:ins>
                          </m:r>
                        </m:e>
                        <m:sub>
                          <m:r>
                            <w:ins w:id="1512" w:author="Coilin" w:date="2016-03-21T16:15:00Z">
                              <w:del w:id="1513" w:author="Windows User" w:date="2016-04-13T16:56:00Z">
                                <w:rPr>
                                  <w:rFonts w:ascii="Cambria Math" w:eastAsia="Times New Roman" w:hAnsi="Cambria Math" w:cs="Arial"/>
                                  <w:sz w:val="20"/>
                                  <w:szCs w:val="20"/>
                                  <w:lang w:eastAsia="en-IE"/>
                                </w:rPr>
                                <m:t>3,j</m:t>
                              </w:del>
                            </w:ins>
                          </m:r>
                        </m:sub>
                      </m:sSub>
                      <m:r>
                        <w:ins w:id="1514" w:author="Coilin" w:date="2016-03-21T16:15:00Z">
                          <w:del w:id="1515" w:author="Windows User" w:date="2016-04-13T16:56:00Z">
                            <w:rPr>
                              <w:rFonts w:ascii="Cambria Math" w:eastAsia="Times New Roman" w:hAnsi="Cambria Math" w:cs="Arial"/>
                              <w:sz w:val="20"/>
                              <w:szCs w:val="20"/>
                              <w:lang w:eastAsia="en-IE"/>
                            </w:rPr>
                            <m:t>SO</m:t>
                          </w:del>
                        </w:ins>
                      </m:r>
                      <m:r>
                        <w:ins w:id="1516" w:author="Coilin" w:date="2016-03-21T16:14:00Z">
                          <w:del w:id="1517" w:author="Windows User" w:date="2016-04-13T16:56:00Z">
                            <w:rPr>
                              <w:rFonts w:ascii="Cambria Math" w:eastAsia="Times New Roman" w:hAnsi="Cambria Math" w:cs="Arial"/>
                              <w:sz w:val="20"/>
                              <w:szCs w:val="20"/>
                              <w:lang w:eastAsia="en-IE"/>
                            </w:rPr>
                            <m:t xml:space="preserve"> +</m:t>
                          </w:del>
                        </w:ins>
                      </m:r>
                      <m:sSub>
                        <m:sSubPr>
                          <m:ctrlPr>
                            <w:ins w:id="1518" w:author="Coilin" w:date="2016-03-21T16:14:00Z">
                              <w:del w:id="1519" w:author="Windows User" w:date="2016-04-13T16:56:00Z">
                                <w:rPr>
                                  <w:rFonts w:ascii="Cambria Math" w:eastAsia="Times New Roman" w:hAnsi="Cambria Math" w:cs="Arial"/>
                                  <w:i/>
                                  <w:sz w:val="20"/>
                                  <w:szCs w:val="20"/>
                                  <w:lang w:eastAsia="en-IE"/>
                                </w:rPr>
                              </w:del>
                            </w:ins>
                          </m:ctrlPr>
                        </m:sSubPr>
                        <m:e>
                          <m:r>
                            <w:ins w:id="1520" w:author="Coilin" w:date="2016-03-21T16:14:00Z">
                              <w:del w:id="1521" w:author="Windows User" w:date="2016-04-13T16:56:00Z">
                                <w:rPr>
                                  <w:rFonts w:ascii="Cambria Math" w:eastAsia="Times New Roman" w:hAnsi="Cambria Math" w:cs="Arial"/>
                                  <w:sz w:val="20"/>
                                  <w:szCs w:val="20"/>
                                  <w:lang w:eastAsia="en-IE"/>
                                </w:rPr>
                                <m:t>γ</m:t>
                              </w:del>
                            </w:ins>
                          </m:r>
                        </m:e>
                        <m:sub>
                          <m:r>
                            <w:ins w:id="1522" w:author="Coilin" w:date="2016-03-21T16:14:00Z">
                              <w:del w:id="1523" w:author="Windows User" w:date="2016-04-13T16:56:00Z">
                                <w:rPr>
                                  <w:rFonts w:ascii="Cambria Math" w:eastAsia="Times New Roman" w:hAnsi="Cambria Math" w:cs="Arial"/>
                                  <w:sz w:val="20"/>
                                  <w:szCs w:val="20"/>
                                  <w:lang w:eastAsia="en-IE"/>
                                </w:rPr>
                                <m:t>j</m:t>
                              </w:del>
                            </w:ins>
                          </m:r>
                        </m:sub>
                      </m:sSub>
                      <m:r>
                        <w:ins w:id="1524" w:author="Coilin" w:date="2016-03-21T16:14:00Z">
                          <w:del w:id="1525"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526" w:author="Coilin" w:date="2016-03-21T16:52:00Z">
                    <w:tcPr>
                      <w:tcW w:w="1701" w:type="dxa"/>
                      <w:tcBorders>
                        <w:top w:val="nil"/>
                        <w:left w:val="nil"/>
                        <w:bottom w:val="nil"/>
                        <w:right w:val="nil"/>
                      </w:tcBorders>
                      <w:shd w:val="clear" w:color="auto" w:fill="auto"/>
                      <w:noWrap/>
                      <w:vAlign w:val="bottom"/>
                      <w:hideMark/>
                    </w:tcPr>
                  </w:tcPrChange>
                </w:tcPr>
                <w:p w14:paraId="7FD3DF14" w14:textId="4D98423F" w:rsidR="00952E56" w:rsidRPr="00472734" w:rsidDel="00DE72A5" w:rsidRDefault="00952E56" w:rsidP="00472734">
                  <w:pPr>
                    <w:spacing w:after="0" w:line="240" w:lineRule="auto"/>
                    <w:jc w:val="center"/>
                    <w:rPr>
                      <w:ins w:id="1527" w:author="Coilin" w:date="2016-03-21T15:59:00Z"/>
                      <w:del w:id="1528" w:author="Windows User" w:date="2016-04-13T16:56:00Z"/>
                      <w:rFonts w:ascii="Arial" w:eastAsia="Times New Roman" w:hAnsi="Arial" w:cs="Arial"/>
                      <w:sz w:val="20"/>
                      <w:szCs w:val="20"/>
                      <w:lang w:eastAsia="en-IE"/>
                    </w:rPr>
                  </w:pPr>
                  <w:ins w:id="1529" w:author="Coilin" w:date="2016-03-21T15:59:00Z">
                    <w:del w:id="1530" w:author="Windows User" w:date="2016-04-13T16:56:00Z">
                      <w:r w:rsidRPr="00472734" w:rsidDel="00DE72A5">
                        <w:rPr>
                          <w:rFonts w:ascii="Arial" w:eastAsia="Times New Roman" w:hAnsi="Arial" w:cs="Arial"/>
                          <w:sz w:val="20"/>
                          <w:szCs w:val="20"/>
                          <w:lang w:eastAsia="en-IE"/>
                        </w:rPr>
                        <w:delText>-2049.67</w:delText>
                      </w:r>
                    </w:del>
                  </w:ins>
                </w:p>
              </w:tc>
              <w:tc>
                <w:tcPr>
                  <w:tcW w:w="1134" w:type="dxa"/>
                  <w:tcBorders>
                    <w:top w:val="nil"/>
                    <w:left w:val="nil"/>
                    <w:bottom w:val="nil"/>
                    <w:right w:val="nil"/>
                  </w:tcBorders>
                  <w:shd w:val="clear" w:color="auto" w:fill="auto"/>
                  <w:noWrap/>
                  <w:vAlign w:val="bottom"/>
                  <w:hideMark/>
                  <w:tcPrChange w:id="1531" w:author="Coilin" w:date="2016-03-21T16:52:00Z">
                    <w:tcPr>
                      <w:tcW w:w="1134" w:type="dxa"/>
                      <w:tcBorders>
                        <w:top w:val="nil"/>
                        <w:left w:val="nil"/>
                        <w:bottom w:val="nil"/>
                        <w:right w:val="nil"/>
                      </w:tcBorders>
                      <w:shd w:val="clear" w:color="auto" w:fill="auto"/>
                      <w:noWrap/>
                      <w:vAlign w:val="bottom"/>
                      <w:hideMark/>
                    </w:tcPr>
                  </w:tcPrChange>
                </w:tcPr>
                <w:p w14:paraId="7E21F99F" w14:textId="653249E5" w:rsidR="00952E56" w:rsidRPr="00472734" w:rsidDel="00DE72A5" w:rsidRDefault="00952E56" w:rsidP="00472734">
                  <w:pPr>
                    <w:spacing w:after="0" w:line="240" w:lineRule="auto"/>
                    <w:jc w:val="center"/>
                    <w:rPr>
                      <w:ins w:id="1532" w:author="Coilin" w:date="2016-03-21T15:59:00Z"/>
                      <w:del w:id="1533" w:author="Windows User" w:date="2016-04-13T16:56:00Z"/>
                      <w:rFonts w:ascii="Arial" w:eastAsia="Times New Roman" w:hAnsi="Arial" w:cs="Arial"/>
                      <w:sz w:val="20"/>
                      <w:szCs w:val="20"/>
                      <w:lang w:eastAsia="en-IE"/>
                    </w:rPr>
                  </w:pPr>
                  <w:ins w:id="1534" w:author="Coilin" w:date="2016-03-21T15:59:00Z">
                    <w:del w:id="1535" w:author="Windows User" w:date="2016-04-13T16:56:00Z">
                      <w:r w:rsidRPr="00472734" w:rsidDel="00DE72A5">
                        <w:rPr>
                          <w:rFonts w:ascii="Arial" w:eastAsia="Times New Roman" w:hAnsi="Arial" w:cs="Arial"/>
                          <w:sz w:val="20"/>
                          <w:szCs w:val="20"/>
                          <w:lang w:eastAsia="en-IE"/>
                        </w:rPr>
                        <w:delText>22</w:delText>
                      </w:r>
                    </w:del>
                  </w:ins>
                </w:p>
              </w:tc>
              <w:tc>
                <w:tcPr>
                  <w:tcW w:w="939" w:type="dxa"/>
                  <w:tcBorders>
                    <w:top w:val="nil"/>
                    <w:left w:val="nil"/>
                    <w:bottom w:val="nil"/>
                    <w:right w:val="nil"/>
                  </w:tcBorders>
                  <w:shd w:val="clear" w:color="auto" w:fill="auto"/>
                  <w:noWrap/>
                  <w:vAlign w:val="bottom"/>
                  <w:hideMark/>
                  <w:tcPrChange w:id="1536" w:author="Coilin" w:date="2016-03-21T16:52:00Z">
                    <w:tcPr>
                      <w:tcW w:w="599" w:type="dxa"/>
                      <w:tcBorders>
                        <w:top w:val="nil"/>
                        <w:left w:val="nil"/>
                        <w:bottom w:val="nil"/>
                        <w:right w:val="nil"/>
                      </w:tcBorders>
                      <w:shd w:val="clear" w:color="auto" w:fill="auto"/>
                      <w:noWrap/>
                      <w:vAlign w:val="bottom"/>
                      <w:hideMark/>
                    </w:tcPr>
                  </w:tcPrChange>
                </w:tcPr>
                <w:p w14:paraId="78725699" w14:textId="5549BC51" w:rsidR="00952E56" w:rsidRPr="00472734" w:rsidDel="00DE72A5" w:rsidRDefault="00952E56" w:rsidP="00472734">
                  <w:pPr>
                    <w:spacing w:after="0" w:line="240" w:lineRule="auto"/>
                    <w:jc w:val="center"/>
                    <w:rPr>
                      <w:ins w:id="1537" w:author="Coilin" w:date="2016-03-21T15:59:00Z"/>
                      <w:del w:id="1538" w:author="Windows User" w:date="2016-04-13T16:56:00Z"/>
                      <w:rFonts w:ascii="Arial" w:eastAsia="Times New Roman" w:hAnsi="Arial" w:cs="Arial"/>
                      <w:sz w:val="20"/>
                      <w:szCs w:val="20"/>
                      <w:lang w:eastAsia="en-IE"/>
                    </w:rPr>
                  </w:pPr>
                  <w:ins w:id="1539" w:author="Coilin" w:date="2016-03-21T15:59:00Z">
                    <w:del w:id="1540" w:author="Windows User" w:date="2016-04-13T16:56:00Z">
                      <w:r w:rsidRPr="00472734" w:rsidDel="00DE72A5">
                        <w:rPr>
                          <w:rFonts w:ascii="Arial" w:eastAsia="Times New Roman" w:hAnsi="Arial" w:cs="Arial"/>
                          <w:sz w:val="20"/>
                          <w:szCs w:val="20"/>
                          <w:lang w:eastAsia="en-IE"/>
                        </w:rPr>
                        <w:delText>4143.34</w:delText>
                      </w:r>
                    </w:del>
                  </w:ins>
                </w:p>
              </w:tc>
            </w:tr>
            <w:tr w:rsidR="00952E56" w:rsidRPr="00472734" w:rsidDel="00DE72A5" w14:paraId="56626E9F" w14:textId="25E0997F" w:rsidTr="00EC5C94">
              <w:trPr>
                <w:trHeight w:val="255"/>
                <w:ins w:id="1541" w:author="Coilin" w:date="2016-03-21T15:59:00Z"/>
                <w:del w:id="1542" w:author="Windows User" w:date="2016-04-13T16:56:00Z"/>
                <w:trPrChange w:id="1543" w:author="Coilin" w:date="2016-03-21T16:52:00Z">
                  <w:trPr>
                    <w:trHeight w:val="255"/>
                  </w:trPr>
                </w:trPrChange>
              </w:trPr>
              <w:tc>
                <w:tcPr>
                  <w:tcW w:w="419" w:type="dxa"/>
                  <w:tcBorders>
                    <w:top w:val="nil"/>
                    <w:left w:val="nil"/>
                    <w:bottom w:val="nil"/>
                    <w:right w:val="nil"/>
                  </w:tcBorders>
                  <w:vAlign w:val="bottom"/>
                  <w:tcPrChange w:id="1544" w:author="Coilin" w:date="2016-03-21T16:52:00Z">
                    <w:tcPr>
                      <w:tcW w:w="5279" w:type="dxa"/>
                      <w:tcBorders>
                        <w:top w:val="nil"/>
                        <w:left w:val="nil"/>
                        <w:bottom w:val="nil"/>
                        <w:right w:val="nil"/>
                      </w:tcBorders>
                    </w:tcPr>
                  </w:tcPrChange>
                </w:tcPr>
                <w:p w14:paraId="4D1B0A80" w14:textId="259F4D03" w:rsidR="00952E56" w:rsidRPr="00DA7034" w:rsidDel="00DE72A5" w:rsidRDefault="00952E56">
                  <w:pPr>
                    <w:spacing w:after="0" w:line="240" w:lineRule="auto"/>
                    <w:rPr>
                      <w:ins w:id="1545" w:author="Coilin" w:date="2016-03-21T16:25:00Z"/>
                      <w:del w:id="1546" w:author="Windows User" w:date="2016-04-13T16:56:00Z"/>
                      <w:rFonts w:ascii="Calibri" w:eastAsia="Calibri" w:hAnsi="Calibri" w:cs="Times New Roman"/>
                      <w:sz w:val="20"/>
                      <w:szCs w:val="20"/>
                      <w:lang w:eastAsia="en-IE"/>
                    </w:rPr>
                  </w:pPr>
                  <w:ins w:id="1547" w:author="Coilin" w:date="2016-03-21T16:26:00Z">
                    <w:del w:id="1548" w:author="Windows User" w:date="2016-04-13T16:56:00Z">
                      <w:r w:rsidDel="00DE72A5">
                        <w:rPr>
                          <w:rFonts w:ascii="Calibri" w:eastAsia="Calibri" w:hAnsi="Calibri" w:cs="Times New Roman"/>
                          <w:sz w:val="20"/>
                          <w:szCs w:val="20"/>
                          <w:lang w:eastAsia="en-IE"/>
                        </w:rPr>
                        <w:delText>15</w:delText>
                      </w:r>
                    </w:del>
                  </w:ins>
                </w:p>
              </w:tc>
              <w:tc>
                <w:tcPr>
                  <w:tcW w:w="5279" w:type="dxa"/>
                  <w:tcBorders>
                    <w:top w:val="nil"/>
                    <w:left w:val="nil"/>
                    <w:bottom w:val="nil"/>
                    <w:right w:val="nil"/>
                  </w:tcBorders>
                  <w:shd w:val="clear" w:color="auto" w:fill="auto"/>
                  <w:noWrap/>
                  <w:vAlign w:val="bottom"/>
                  <w:hideMark/>
                  <w:tcPrChange w:id="1549" w:author="Coilin" w:date="2016-03-21T16:52:00Z">
                    <w:tcPr>
                      <w:tcW w:w="5279" w:type="dxa"/>
                      <w:tcBorders>
                        <w:top w:val="nil"/>
                        <w:left w:val="nil"/>
                        <w:bottom w:val="nil"/>
                        <w:right w:val="nil"/>
                      </w:tcBorders>
                      <w:shd w:val="clear" w:color="auto" w:fill="auto"/>
                      <w:noWrap/>
                      <w:vAlign w:val="bottom"/>
                      <w:hideMark/>
                    </w:tcPr>
                  </w:tcPrChange>
                </w:tcPr>
                <w:p w14:paraId="70C959DA" w14:textId="352F593F" w:rsidR="00952E56" w:rsidRPr="0064131D" w:rsidDel="00DE72A5" w:rsidRDefault="00807A25" w:rsidP="00472734">
                  <w:pPr>
                    <w:spacing w:after="0" w:line="240" w:lineRule="auto"/>
                    <w:rPr>
                      <w:ins w:id="1550" w:author="Coilin" w:date="2016-03-21T15:59:00Z"/>
                      <w:del w:id="1551" w:author="Windows User" w:date="2016-04-13T16:56:00Z"/>
                      <w:rFonts w:ascii="Arial" w:eastAsia="Times New Roman" w:hAnsi="Arial" w:cs="Arial"/>
                      <w:sz w:val="20"/>
                      <w:szCs w:val="20"/>
                      <w:lang w:eastAsia="en-IE"/>
                    </w:rPr>
                  </w:pPr>
                  <m:oMathPara>
                    <m:oMathParaPr>
                      <m:jc m:val="left"/>
                    </m:oMathParaPr>
                    <m:oMath>
                      <m:sSub>
                        <m:sSubPr>
                          <m:ctrlPr>
                            <w:ins w:id="1552" w:author="Coilin" w:date="2016-03-21T16:15:00Z">
                              <w:del w:id="1553" w:author="Windows User" w:date="2016-04-13T16:56:00Z">
                                <w:rPr>
                                  <w:rFonts w:ascii="Cambria Math" w:eastAsia="Times New Roman" w:hAnsi="Cambria Math" w:cs="Arial"/>
                                  <w:i/>
                                  <w:sz w:val="20"/>
                                  <w:szCs w:val="20"/>
                                  <w:lang w:eastAsia="en-IE"/>
                                </w:rPr>
                              </w:del>
                            </w:ins>
                          </m:ctrlPr>
                        </m:sSubPr>
                        <m:e>
                          <m:r>
                            <w:ins w:id="1554" w:author="Coilin" w:date="2016-03-21T16:15:00Z">
                              <w:del w:id="1555" w:author="Windows User" w:date="2016-04-13T16:56:00Z">
                                <w:rPr>
                                  <w:rFonts w:ascii="Cambria Math" w:eastAsia="Times New Roman" w:hAnsi="Cambria Math" w:cs="Arial"/>
                                  <w:sz w:val="20"/>
                                  <w:szCs w:val="20"/>
                                  <w:lang w:eastAsia="en-IE"/>
                                </w:rPr>
                                <m:t>β</m:t>
                              </w:del>
                            </w:ins>
                          </m:r>
                        </m:e>
                        <m:sub>
                          <m:r>
                            <w:ins w:id="1556" w:author="Coilin" w:date="2016-03-21T16:15:00Z">
                              <w:del w:id="1557" w:author="Windows User" w:date="2016-04-13T16:56:00Z">
                                <w:rPr>
                                  <w:rFonts w:ascii="Cambria Math" w:eastAsia="Times New Roman" w:hAnsi="Cambria Math" w:cs="Arial"/>
                                  <w:sz w:val="20"/>
                                  <w:szCs w:val="20"/>
                                  <w:lang w:eastAsia="en-IE"/>
                                </w:rPr>
                                <m:t>0,j</m:t>
                              </w:del>
                            </w:ins>
                          </m:r>
                        </m:sub>
                      </m:sSub>
                      <m:r>
                        <w:ins w:id="1558" w:author="Coilin" w:date="2016-03-21T16:15:00Z">
                          <w:del w:id="1559" w:author="Windows User" w:date="2016-04-13T16:56:00Z">
                            <w:rPr>
                              <w:rFonts w:ascii="Cambria Math" w:eastAsia="Times New Roman" w:hAnsi="Cambria Math" w:cs="Arial"/>
                              <w:sz w:val="20"/>
                              <w:szCs w:val="20"/>
                              <w:lang w:eastAsia="en-IE"/>
                            </w:rPr>
                            <m:t xml:space="preserve">+ </m:t>
                          </w:del>
                        </w:ins>
                      </m:r>
                      <m:sSub>
                        <m:sSubPr>
                          <m:ctrlPr>
                            <w:ins w:id="1560" w:author="Coilin" w:date="2016-03-21T16:15:00Z">
                              <w:del w:id="1561" w:author="Windows User" w:date="2016-04-13T16:56:00Z">
                                <w:rPr>
                                  <w:rFonts w:ascii="Cambria Math" w:eastAsia="Times New Roman" w:hAnsi="Cambria Math" w:cs="Arial"/>
                                  <w:i/>
                                  <w:sz w:val="20"/>
                                  <w:szCs w:val="20"/>
                                  <w:lang w:eastAsia="en-IE"/>
                                </w:rPr>
                              </w:del>
                            </w:ins>
                          </m:ctrlPr>
                        </m:sSubPr>
                        <m:e>
                          <m:r>
                            <w:ins w:id="1562" w:author="Coilin" w:date="2016-03-21T16:15:00Z">
                              <w:del w:id="1563" w:author="Windows User" w:date="2016-04-13T16:56:00Z">
                                <w:rPr>
                                  <w:rFonts w:ascii="Cambria Math" w:eastAsia="Times New Roman" w:hAnsi="Cambria Math" w:cs="Arial"/>
                                  <w:sz w:val="20"/>
                                  <w:szCs w:val="20"/>
                                  <w:lang w:eastAsia="en-IE"/>
                                </w:rPr>
                                <m:t>β</m:t>
                              </w:del>
                            </w:ins>
                          </m:r>
                        </m:e>
                        <m:sub>
                          <m:r>
                            <w:ins w:id="1564" w:author="Coilin" w:date="2016-03-21T16:15:00Z">
                              <w:del w:id="1565" w:author="Windows User" w:date="2016-04-13T16:56:00Z">
                                <w:rPr>
                                  <w:rFonts w:ascii="Cambria Math" w:eastAsia="Times New Roman" w:hAnsi="Cambria Math" w:cs="Arial"/>
                                  <w:sz w:val="20"/>
                                  <w:szCs w:val="20"/>
                                  <w:lang w:eastAsia="en-IE"/>
                                </w:rPr>
                                <m:t>1,j</m:t>
                              </w:del>
                            </w:ins>
                          </m:r>
                        </m:sub>
                      </m:sSub>
                      <m:r>
                        <w:ins w:id="1566" w:author="Coilin" w:date="2016-03-21T16:15:00Z">
                          <w:del w:id="1567" w:author="Windows User" w:date="2016-04-13T16:56:00Z">
                            <w:rPr>
                              <w:rFonts w:ascii="Cambria Math" w:eastAsia="Times New Roman" w:hAnsi="Cambria Math" w:cs="Arial"/>
                              <w:sz w:val="20"/>
                              <w:szCs w:val="20"/>
                              <w:lang w:eastAsia="en-IE"/>
                            </w:rPr>
                            <m:t xml:space="preserve">CL+ </m:t>
                          </w:del>
                        </w:ins>
                      </m:r>
                      <m:sSub>
                        <m:sSubPr>
                          <m:ctrlPr>
                            <w:ins w:id="1568" w:author="Coilin" w:date="2016-03-21T16:15:00Z">
                              <w:del w:id="1569" w:author="Windows User" w:date="2016-04-13T16:56:00Z">
                                <w:rPr>
                                  <w:rFonts w:ascii="Cambria Math" w:eastAsia="Times New Roman" w:hAnsi="Cambria Math" w:cs="Arial"/>
                                  <w:i/>
                                  <w:sz w:val="20"/>
                                  <w:szCs w:val="20"/>
                                  <w:lang w:eastAsia="en-IE"/>
                                </w:rPr>
                              </w:del>
                            </w:ins>
                          </m:ctrlPr>
                        </m:sSubPr>
                        <m:e>
                          <m:r>
                            <w:ins w:id="1570" w:author="Coilin" w:date="2016-03-21T16:15:00Z">
                              <w:del w:id="1571" w:author="Windows User" w:date="2016-04-13T16:56:00Z">
                                <w:rPr>
                                  <w:rFonts w:ascii="Cambria Math" w:eastAsia="Times New Roman" w:hAnsi="Cambria Math" w:cs="Arial"/>
                                  <w:sz w:val="20"/>
                                  <w:szCs w:val="20"/>
                                  <w:lang w:eastAsia="en-IE"/>
                                </w:rPr>
                                <m:t>δ</m:t>
                              </w:del>
                            </w:ins>
                          </m:r>
                        </m:e>
                        <m:sub>
                          <m:r>
                            <w:ins w:id="1572" w:author="Coilin" w:date="2016-03-21T16:15:00Z">
                              <w:del w:id="1573" w:author="Windows User" w:date="2016-04-13T16:56:00Z">
                                <w:rPr>
                                  <w:rFonts w:ascii="Cambria Math" w:eastAsia="Times New Roman" w:hAnsi="Cambria Math" w:cs="Arial"/>
                                  <w:sz w:val="20"/>
                                  <w:szCs w:val="20"/>
                                  <w:lang w:eastAsia="en-IE"/>
                                </w:rPr>
                                <m:t>1,j</m:t>
                              </w:del>
                            </w:ins>
                          </m:r>
                        </m:sub>
                      </m:sSub>
                      <m:r>
                        <w:ins w:id="1574" w:author="Coilin" w:date="2016-03-21T16:15:00Z">
                          <w:del w:id="1575" w:author="Windows User" w:date="2016-04-13T16:56:00Z">
                            <w:rPr>
                              <w:rFonts w:ascii="Cambria Math" w:eastAsia="Times New Roman" w:hAnsi="Cambria Math" w:cs="Arial"/>
                              <w:sz w:val="20"/>
                              <w:szCs w:val="20"/>
                              <w:lang w:eastAsia="en-IE"/>
                            </w:rPr>
                            <m:t xml:space="preserve">PI+ </m:t>
                          </w:del>
                        </w:ins>
                      </m:r>
                      <m:sSub>
                        <m:sSubPr>
                          <m:ctrlPr>
                            <w:ins w:id="1576" w:author="Coilin" w:date="2016-03-21T16:15:00Z">
                              <w:del w:id="1577" w:author="Windows User" w:date="2016-04-13T16:56:00Z">
                                <w:rPr>
                                  <w:rFonts w:ascii="Cambria Math" w:eastAsia="Times New Roman" w:hAnsi="Cambria Math" w:cs="Arial"/>
                                  <w:i/>
                                  <w:sz w:val="20"/>
                                  <w:szCs w:val="20"/>
                                  <w:lang w:eastAsia="en-IE"/>
                                </w:rPr>
                              </w:del>
                            </w:ins>
                          </m:ctrlPr>
                        </m:sSubPr>
                        <m:e>
                          <m:r>
                            <w:ins w:id="1578" w:author="Coilin" w:date="2016-03-21T16:15:00Z">
                              <w:del w:id="1579" w:author="Windows User" w:date="2016-04-13T16:56:00Z">
                                <w:rPr>
                                  <w:rFonts w:ascii="Cambria Math" w:eastAsia="Times New Roman" w:hAnsi="Cambria Math" w:cs="Arial"/>
                                  <w:sz w:val="20"/>
                                  <w:szCs w:val="20"/>
                                  <w:lang w:eastAsia="en-IE"/>
                                </w:rPr>
                                <m:t>δ</m:t>
                              </w:del>
                            </w:ins>
                          </m:r>
                        </m:e>
                        <m:sub>
                          <m:r>
                            <w:ins w:id="1580" w:author="Coilin" w:date="2016-03-21T16:15:00Z">
                              <w:del w:id="1581" w:author="Windows User" w:date="2016-04-13T16:56:00Z">
                                <w:rPr>
                                  <w:rFonts w:ascii="Cambria Math" w:eastAsia="Times New Roman" w:hAnsi="Cambria Math" w:cs="Arial"/>
                                  <w:sz w:val="20"/>
                                  <w:szCs w:val="20"/>
                                  <w:lang w:eastAsia="en-IE"/>
                                </w:rPr>
                                <m:t>2,j</m:t>
                              </w:del>
                            </w:ins>
                          </m:r>
                        </m:sub>
                      </m:sSub>
                      <m:r>
                        <w:ins w:id="1582" w:author="Coilin" w:date="2016-03-21T16:15:00Z">
                          <w:del w:id="1583" w:author="Windows User" w:date="2016-04-13T16:56:00Z">
                            <w:rPr>
                              <w:rFonts w:ascii="Cambria Math" w:eastAsia="Times New Roman" w:hAnsi="Cambria Math" w:cs="Arial"/>
                              <w:sz w:val="20"/>
                              <w:szCs w:val="20"/>
                              <w:lang w:eastAsia="en-IE"/>
                            </w:rPr>
                            <m:t xml:space="preserve">SI+ </m:t>
                          </w:del>
                        </w:ins>
                      </m:r>
                      <m:sSub>
                        <m:sSubPr>
                          <m:ctrlPr>
                            <w:ins w:id="1584" w:author="Coilin" w:date="2016-03-21T16:15:00Z">
                              <w:del w:id="1585" w:author="Windows User" w:date="2016-04-13T16:56:00Z">
                                <w:rPr>
                                  <w:rFonts w:ascii="Cambria Math" w:eastAsia="Times New Roman" w:hAnsi="Cambria Math" w:cs="Arial"/>
                                  <w:i/>
                                  <w:sz w:val="20"/>
                                  <w:szCs w:val="20"/>
                                  <w:lang w:eastAsia="en-IE"/>
                                </w:rPr>
                              </w:del>
                            </w:ins>
                          </m:ctrlPr>
                        </m:sSubPr>
                        <m:e>
                          <m:r>
                            <w:ins w:id="1586" w:author="Coilin" w:date="2016-03-21T16:15:00Z">
                              <w:del w:id="1587" w:author="Windows User" w:date="2016-04-13T16:56:00Z">
                                <w:rPr>
                                  <w:rFonts w:ascii="Cambria Math" w:eastAsia="Times New Roman" w:hAnsi="Cambria Math" w:cs="Arial"/>
                                  <w:sz w:val="20"/>
                                  <w:szCs w:val="20"/>
                                  <w:lang w:eastAsia="en-IE"/>
                                </w:rPr>
                                <m:t>δ</m:t>
                              </w:del>
                            </w:ins>
                          </m:r>
                        </m:e>
                        <m:sub>
                          <m:r>
                            <w:ins w:id="1588" w:author="Coilin" w:date="2016-03-21T16:15:00Z">
                              <w:del w:id="1589" w:author="Windows User" w:date="2016-04-13T16:56:00Z">
                                <w:rPr>
                                  <w:rFonts w:ascii="Cambria Math" w:eastAsia="Times New Roman" w:hAnsi="Cambria Math" w:cs="Arial"/>
                                  <w:sz w:val="20"/>
                                  <w:szCs w:val="20"/>
                                  <w:lang w:eastAsia="en-IE"/>
                                </w:rPr>
                                <m:t>3,j</m:t>
                              </w:del>
                            </w:ins>
                          </m:r>
                        </m:sub>
                      </m:sSub>
                      <m:r>
                        <w:ins w:id="1590" w:author="Coilin" w:date="2016-03-21T16:15:00Z">
                          <w:del w:id="1591" w:author="Windows User" w:date="2016-04-13T16:56:00Z">
                            <w:rPr>
                              <w:rFonts w:ascii="Cambria Math" w:eastAsia="Times New Roman" w:hAnsi="Cambria Math" w:cs="Arial"/>
                              <w:sz w:val="20"/>
                              <w:szCs w:val="20"/>
                              <w:lang w:eastAsia="en-IE"/>
                            </w:rPr>
                            <m:t>SO +</m:t>
                          </w:del>
                        </w:ins>
                      </m:r>
                      <m:sSub>
                        <m:sSubPr>
                          <m:ctrlPr>
                            <w:ins w:id="1592" w:author="Coilin" w:date="2016-03-21T16:15:00Z">
                              <w:del w:id="1593" w:author="Windows User" w:date="2016-04-13T16:56:00Z">
                                <w:rPr>
                                  <w:rFonts w:ascii="Cambria Math" w:eastAsia="Times New Roman" w:hAnsi="Cambria Math" w:cs="Arial"/>
                                  <w:i/>
                                  <w:sz w:val="20"/>
                                  <w:szCs w:val="20"/>
                                  <w:lang w:eastAsia="en-IE"/>
                                </w:rPr>
                              </w:del>
                            </w:ins>
                          </m:ctrlPr>
                        </m:sSubPr>
                        <m:e>
                          <m:r>
                            <w:ins w:id="1594" w:author="Coilin" w:date="2016-03-21T16:15:00Z">
                              <w:del w:id="1595" w:author="Windows User" w:date="2016-04-13T16:56:00Z">
                                <w:rPr>
                                  <w:rFonts w:ascii="Cambria Math" w:eastAsia="Times New Roman" w:hAnsi="Cambria Math" w:cs="Arial"/>
                                  <w:sz w:val="20"/>
                                  <w:szCs w:val="20"/>
                                  <w:lang w:eastAsia="en-IE"/>
                                </w:rPr>
                                <m:t>γ</m:t>
                              </w:del>
                            </w:ins>
                          </m:r>
                        </m:e>
                        <m:sub>
                          <m:r>
                            <w:ins w:id="1596" w:author="Coilin" w:date="2016-03-21T16:15:00Z">
                              <w:del w:id="1597" w:author="Windows User" w:date="2016-04-13T16:56:00Z">
                                <w:rPr>
                                  <w:rFonts w:ascii="Cambria Math" w:eastAsia="Times New Roman" w:hAnsi="Cambria Math" w:cs="Arial"/>
                                  <w:sz w:val="20"/>
                                  <w:szCs w:val="20"/>
                                  <w:lang w:eastAsia="en-IE"/>
                                </w:rPr>
                                <m:t>j</m:t>
                              </w:del>
                            </w:ins>
                          </m:r>
                        </m:sub>
                      </m:sSub>
                      <m:r>
                        <w:ins w:id="1598" w:author="Coilin" w:date="2016-03-21T16:15:00Z">
                          <w:del w:id="1599"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600" w:author="Coilin" w:date="2016-03-21T16:52:00Z">
                    <w:tcPr>
                      <w:tcW w:w="1701" w:type="dxa"/>
                      <w:tcBorders>
                        <w:top w:val="nil"/>
                        <w:left w:val="nil"/>
                        <w:bottom w:val="nil"/>
                        <w:right w:val="nil"/>
                      </w:tcBorders>
                      <w:shd w:val="clear" w:color="auto" w:fill="auto"/>
                      <w:noWrap/>
                      <w:vAlign w:val="bottom"/>
                      <w:hideMark/>
                    </w:tcPr>
                  </w:tcPrChange>
                </w:tcPr>
                <w:p w14:paraId="7788EF16" w14:textId="747F9F80" w:rsidR="00952E56" w:rsidRPr="00472734" w:rsidDel="00DE72A5" w:rsidRDefault="00952E56" w:rsidP="00472734">
                  <w:pPr>
                    <w:spacing w:after="0" w:line="240" w:lineRule="auto"/>
                    <w:jc w:val="center"/>
                    <w:rPr>
                      <w:ins w:id="1601" w:author="Coilin" w:date="2016-03-21T15:59:00Z"/>
                      <w:del w:id="1602" w:author="Windows User" w:date="2016-04-13T16:56:00Z"/>
                      <w:rFonts w:ascii="Arial" w:eastAsia="Times New Roman" w:hAnsi="Arial" w:cs="Arial"/>
                      <w:sz w:val="20"/>
                      <w:szCs w:val="20"/>
                      <w:lang w:eastAsia="en-IE"/>
                    </w:rPr>
                  </w:pPr>
                  <w:ins w:id="1603" w:author="Coilin" w:date="2016-03-21T15:59:00Z">
                    <w:del w:id="1604" w:author="Windows User" w:date="2016-04-13T16:56:00Z">
                      <w:r w:rsidRPr="00472734" w:rsidDel="00DE72A5">
                        <w:rPr>
                          <w:rFonts w:ascii="Arial" w:eastAsia="Times New Roman" w:hAnsi="Arial" w:cs="Arial"/>
                          <w:sz w:val="20"/>
                          <w:szCs w:val="20"/>
                          <w:lang w:eastAsia="en-IE"/>
                        </w:rPr>
                        <w:delText>-2027.60</w:delText>
                      </w:r>
                    </w:del>
                  </w:ins>
                </w:p>
              </w:tc>
              <w:tc>
                <w:tcPr>
                  <w:tcW w:w="1134" w:type="dxa"/>
                  <w:tcBorders>
                    <w:top w:val="nil"/>
                    <w:left w:val="nil"/>
                    <w:bottom w:val="nil"/>
                    <w:right w:val="nil"/>
                  </w:tcBorders>
                  <w:shd w:val="clear" w:color="auto" w:fill="auto"/>
                  <w:noWrap/>
                  <w:vAlign w:val="bottom"/>
                  <w:hideMark/>
                  <w:tcPrChange w:id="1605" w:author="Coilin" w:date="2016-03-21T16:52:00Z">
                    <w:tcPr>
                      <w:tcW w:w="1134" w:type="dxa"/>
                      <w:tcBorders>
                        <w:top w:val="nil"/>
                        <w:left w:val="nil"/>
                        <w:bottom w:val="nil"/>
                        <w:right w:val="nil"/>
                      </w:tcBorders>
                      <w:shd w:val="clear" w:color="auto" w:fill="auto"/>
                      <w:noWrap/>
                      <w:vAlign w:val="bottom"/>
                      <w:hideMark/>
                    </w:tcPr>
                  </w:tcPrChange>
                </w:tcPr>
                <w:p w14:paraId="5B491899" w14:textId="5F16D4A1" w:rsidR="00952E56" w:rsidRPr="00472734" w:rsidDel="00DE72A5" w:rsidRDefault="00952E56" w:rsidP="00472734">
                  <w:pPr>
                    <w:spacing w:after="0" w:line="240" w:lineRule="auto"/>
                    <w:jc w:val="center"/>
                    <w:rPr>
                      <w:ins w:id="1606" w:author="Coilin" w:date="2016-03-21T15:59:00Z"/>
                      <w:del w:id="1607" w:author="Windows User" w:date="2016-04-13T16:56:00Z"/>
                      <w:rFonts w:ascii="Arial" w:eastAsia="Times New Roman" w:hAnsi="Arial" w:cs="Arial"/>
                      <w:sz w:val="20"/>
                      <w:szCs w:val="20"/>
                      <w:lang w:eastAsia="en-IE"/>
                    </w:rPr>
                  </w:pPr>
                  <w:ins w:id="1608" w:author="Coilin" w:date="2016-03-21T15:59:00Z">
                    <w:del w:id="1609" w:author="Windows User" w:date="2016-04-13T16:56:00Z">
                      <w:r w:rsidRPr="00472734" w:rsidDel="00DE72A5">
                        <w:rPr>
                          <w:rFonts w:ascii="Arial" w:eastAsia="Times New Roman" w:hAnsi="Arial" w:cs="Arial"/>
                          <w:sz w:val="20"/>
                          <w:szCs w:val="20"/>
                          <w:lang w:eastAsia="en-IE"/>
                        </w:rPr>
                        <w:delText>25</w:delText>
                      </w:r>
                    </w:del>
                  </w:ins>
                </w:p>
              </w:tc>
              <w:tc>
                <w:tcPr>
                  <w:tcW w:w="939" w:type="dxa"/>
                  <w:tcBorders>
                    <w:top w:val="nil"/>
                    <w:left w:val="nil"/>
                    <w:bottom w:val="nil"/>
                    <w:right w:val="nil"/>
                  </w:tcBorders>
                  <w:shd w:val="clear" w:color="auto" w:fill="auto"/>
                  <w:noWrap/>
                  <w:vAlign w:val="bottom"/>
                  <w:hideMark/>
                  <w:tcPrChange w:id="1610" w:author="Coilin" w:date="2016-03-21T16:52:00Z">
                    <w:tcPr>
                      <w:tcW w:w="599" w:type="dxa"/>
                      <w:tcBorders>
                        <w:top w:val="nil"/>
                        <w:left w:val="nil"/>
                        <w:bottom w:val="nil"/>
                        <w:right w:val="nil"/>
                      </w:tcBorders>
                      <w:shd w:val="clear" w:color="auto" w:fill="auto"/>
                      <w:noWrap/>
                      <w:vAlign w:val="bottom"/>
                      <w:hideMark/>
                    </w:tcPr>
                  </w:tcPrChange>
                </w:tcPr>
                <w:p w14:paraId="1E419E4B" w14:textId="09E80A52" w:rsidR="00952E56" w:rsidRPr="00472734" w:rsidDel="00DE72A5" w:rsidRDefault="00952E56" w:rsidP="00472734">
                  <w:pPr>
                    <w:spacing w:after="0" w:line="240" w:lineRule="auto"/>
                    <w:jc w:val="center"/>
                    <w:rPr>
                      <w:ins w:id="1611" w:author="Coilin" w:date="2016-03-21T15:59:00Z"/>
                      <w:del w:id="1612" w:author="Windows User" w:date="2016-04-13T16:56:00Z"/>
                      <w:rFonts w:ascii="Arial" w:eastAsia="Times New Roman" w:hAnsi="Arial" w:cs="Arial"/>
                      <w:sz w:val="20"/>
                      <w:szCs w:val="20"/>
                      <w:lang w:eastAsia="en-IE"/>
                    </w:rPr>
                  </w:pPr>
                  <w:ins w:id="1613" w:author="Coilin" w:date="2016-03-21T15:59:00Z">
                    <w:del w:id="1614" w:author="Windows User" w:date="2016-04-13T16:56:00Z">
                      <w:r w:rsidRPr="00472734" w:rsidDel="00DE72A5">
                        <w:rPr>
                          <w:rFonts w:ascii="Arial" w:eastAsia="Times New Roman" w:hAnsi="Arial" w:cs="Arial"/>
                          <w:sz w:val="20"/>
                          <w:szCs w:val="20"/>
                          <w:lang w:eastAsia="en-IE"/>
                        </w:rPr>
                        <w:delText>4105.20</w:delText>
                      </w:r>
                    </w:del>
                  </w:ins>
                </w:p>
              </w:tc>
            </w:tr>
            <w:tr w:rsidR="00952E56" w:rsidRPr="00472734" w:rsidDel="00DE72A5" w14:paraId="3044594D" w14:textId="494009FE" w:rsidTr="00EC5C94">
              <w:trPr>
                <w:trHeight w:val="255"/>
                <w:ins w:id="1615" w:author="Coilin" w:date="2016-03-21T15:59:00Z"/>
                <w:del w:id="1616" w:author="Windows User" w:date="2016-04-13T16:56:00Z"/>
                <w:trPrChange w:id="1617" w:author="Coilin" w:date="2016-03-21T16:52:00Z">
                  <w:trPr>
                    <w:trHeight w:val="255"/>
                  </w:trPr>
                </w:trPrChange>
              </w:trPr>
              <w:tc>
                <w:tcPr>
                  <w:tcW w:w="419" w:type="dxa"/>
                  <w:tcBorders>
                    <w:top w:val="nil"/>
                    <w:left w:val="nil"/>
                    <w:bottom w:val="nil"/>
                    <w:right w:val="nil"/>
                  </w:tcBorders>
                  <w:vAlign w:val="bottom"/>
                  <w:tcPrChange w:id="1618" w:author="Coilin" w:date="2016-03-21T16:52:00Z">
                    <w:tcPr>
                      <w:tcW w:w="5279" w:type="dxa"/>
                      <w:tcBorders>
                        <w:top w:val="nil"/>
                        <w:left w:val="nil"/>
                        <w:bottom w:val="nil"/>
                        <w:right w:val="nil"/>
                      </w:tcBorders>
                    </w:tcPr>
                  </w:tcPrChange>
                </w:tcPr>
                <w:p w14:paraId="30807B23" w14:textId="346D6F56" w:rsidR="00952E56" w:rsidRPr="00472734" w:rsidDel="00DE72A5" w:rsidRDefault="00952E56">
                  <w:pPr>
                    <w:spacing w:after="0" w:line="240" w:lineRule="auto"/>
                    <w:rPr>
                      <w:ins w:id="1619" w:author="Coilin" w:date="2016-03-21T16:25:00Z"/>
                      <w:del w:id="1620" w:author="Windows User" w:date="2016-04-13T16:56:00Z"/>
                      <w:rFonts w:ascii="Arial" w:eastAsia="Times New Roman" w:hAnsi="Arial" w:cs="Arial"/>
                      <w:sz w:val="20"/>
                      <w:szCs w:val="20"/>
                      <w:lang w:eastAsia="en-IE"/>
                    </w:rPr>
                    <w:pPrChange w:id="1621"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622" w:author="Coilin" w:date="2016-03-21T16:52:00Z">
                    <w:tcPr>
                      <w:tcW w:w="5279" w:type="dxa"/>
                      <w:tcBorders>
                        <w:top w:val="nil"/>
                        <w:left w:val="nil"/>
                        <w:bottom w:val="nil"/>
                        <w:right w:val="nil"/>
                      </w:tcBorders>
                      <w:shd w:val="clear" w:color="auto" w:fill="auto"/>
                      <w:noWrap/>
                      <w:vAlign w:val="bottom"/>
                      <w:hideMark/>
                    </w:tcPr>
                  </w:tcPrChange>
                </w:tcPr>
                <w:p w14:paraId="193ABFA0" w14:textId="6554F3AE" w:rsidR="00952E56" w:rsidRPr="00472734" w:rsidDel="00DE72A5" w:rsidRDefault="00952E56" w:rsidP="00472734">
                  <w:pPr>
                    <w:spacing w:after="0" w:line="240" w:lineRule="auto"/>
                    <w:jc w:val="center"/>
                    <w:rPr>
                      <w:ins w:id="1623" w:author="Coilin" w:date="2016-03-21T15:59:00Z"/>
                      <w:del w:id="1624" w:author="Windows User" w:date="2016-04-13T16:56: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625" w:author="Coilin" w:date="2016-03-21T16:52:00Z">
                    <w:tcPr>
                      <w:tcW w:w="1701" w:type="dxa"/>
                      <w:tcBorders>
                        <w:top w:val="nil"/>
                        <w:left w:val="nil"/>
                        <w:bottom w:val="nil"/>
                        <w:right w:val="nil"/>
                      </w:tcBorders>
                      <w:shd w:val="clear" w:color="auto" w:fill="auto"/>
                      <w:noWrap/>
                      <w:vAlign w:val="bottom"/>
                      <w:hideMark/>
                    </w:tcPr>
                  </w:tcPrChange>
                </w:tcPr>
                <w:p w14:paraId="7DD62C3F" w14:textId="07155852" w:rsidR="00952E56" w:rsidRPr="00472734" w:rsidDel="00DE72A5" w:rsidRDefault="00952E56" w:rsidP="00472734">
                  <w:pPr>
                    <w:spacing w:after="0" w:line="240" w:lineRule="auto"/>
                    <w:rPr>
                      <w:ins w:id="1626" w:author="Coilin" w:date="2016-03-21T15:59:00Z"/>
                      <w:del w:id="1627"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628" w:author="Coilin" w:date="2016-03-21T16:52:00Z">
                    <w:tcPr>
                      <w:tcW w:w="1134" w:type="dxa"/>
                      <w:tcBorders>
                        <w:top w:val="nil"/>
                        <w:left w:val="nil"/>
                        <w:bottom w:val="nil"/>
                        <w:right w:val="nil"/>
                      </w:tcBorders>
                      <w:shd w:val="clear" w:color="auto" w:fill="auto"/>
                      <w:noWrap/>
                      <w:vAlign w:val="bottom"/>
                      <w:hideMark/>
                    </w:tcPr>
                  </w:tcPrChange>
                </w:tcPr>
                <w:p w14:paraId="1C6C65E6" w14:textId="58E9E9CD" w:rsidR="00952E56" w:rsidRPr="00472734" w:rsidDel="00DE72A5" w:rsidRDefault="00952E56" w:rsidP="00472734">
                  <w:pPr>
                    <w:spacing w:after="0" w:line="240" w:lineRule="auto"/>
                    <w:rPr>
                      <w:ins w:id="1629" w:author="Coilin" w:date="2016-03-21T15:59:00Z"/>
                      <w:del w:id="1630"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631" w:author="Coilin" w:date="2016-03-21T16:52:00Z">
                    <w:tcPr>
                      <w:tcW w:w="599" w:type="dxa"/>
                      <w:tcBorders>
                        <w:top w:val="nil"/>
                        <w:left w:val="nil"/>
                        <w:bottom w:val="nil"/>
                        <w:right w:val="nil"/>
                      </w:tcBorders>
                      <w:shd w:val="clear" w:color="auto" w:fill="auto"/>
                      <w:noWrap/>
                      <w:vAlign w:val="bottom"/>
                      <w:hideMark/>
                    </w:tcPr>
                  </w:tcPrChange>
                </w:tcPr>
                <w:p w14:paraId="058DE985" w14:textId="20BB372A" w:rsidR="00952E56" w:rsidRPr="00472734" w:rsidDel="00DE72A5" w:rsidRDefault="00952E56" w:rsidP="00472734">
                  <w:pPr>
                    <w:spacing w:after="0" w:line="240" w:lineRule="auto"/>
                    <w:rPr>
                      <w:ins w:id="1632" w:author="Coilin" w:date="2016-03-21T15:59:00Z"/>
                      <w:del w:id="1633" w:author="Windows User" w:date="2016-04-13T16:56:00Z"/>
                      <w:rFonts w:ascii="Times New Roman" w:eastAsia="Times New Roman" w:hAnsi="Times New Roman" w:cs="Times New Roman"/>
                      <w:sz w:val="20"/>
                      <w:szCs w:val="20"/>
                      <w:lang w:eastAsia="en-IE"/>
                    </w:rPr>
                  </w:pPr>
                </w:p>
              </w:tc>
            </w:tr>
            <w:tr w:rsidR="00952E56" w:rsidRPr="00472734" w:rsidDel="00DE72A5" w14:paraId="2AC397A6" w14:textId="255EB32E" w:rsidTr="00EC5C94">
              <w:trPr>
                <w:trHeight w:val="255"/>
                <w:ins w:id="1634" w:author="Coilin" w:date="2016-03-21T15:59:00Z"/>
                <w:del w:id="1635" w:author="Windows User" w:date="2016-04-13T16:56:00Z"/>
                <w:trPrChange w:id="1636" w:author="Coilin" w:date="2016-03-21T16:52:00Z">
                  <w:trPr>
                    <w:trHeight w:val="255"/>
                  </w:trPr>
                </w:trPrChange>
              </w:trPr>
              <w:tc>
                <w:tcPr>
                  <w:tcW w:w="419" w:type="dxa"/>
                  <w:tcBorders>
                    <w:top w:val="nil"/>
                    <w:left w:val="nil"/>
                    <w:bottom w:val="nil"/>
                    <w:right w:val="nil"/>
                  </w:tcBorders>
                  <w:vAlign w:val="bottom"/>
                  <w:tcPrChange w:id="1637" w:author="Coilin" w:date="2016-03-21T16:52:00Z">
                    <w:tcPr>
                      <w:tcW w:w="5279" w:type="dxa"/>
                      <w:tcBorders>
                        <w:top w:val="nil"/>
                        <w:left w:val="nil"/>
                        <w:bottom w:val="nil"/>
                        <w:right w:val="nil"/>
                      </w:tcBorders>
                    </w:tcPr>
                  </w:tcPrChange>
                </w:tcPr>
                <w:p w14:paraId="52D23CD4" w14:textId="38CC36E8" w:rsidR="00952E56" w:rsidRPr="00472734" w:rsidDel="00DE72A5" w:rsidRDefault="00952E56">
                  <w:pPr>
                    <w:spacing w:after="0" w:line="240" w:lineRule="auto"/>
                    <w:rPr>
                      <w:ins w:id="1638" w:author="Coilin" w:date="2016-03-21T16:25:00Z"/>
                      <w:del w:id="1639" w:author="Windows User" w:date="2016-04-13T16:56: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1640"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313E0D33" w:rsidR="00952E56" w:rsidRPr="00F949E3" w:rsidDel="00DE72A5" w:rsidRDefault="00952E56">
                  <w:pPr>
                    <w:spacing w:after="0" w:line="240" w:lineRule="auto"/>
                    <w:rPr>
                      <w:ins w:id="1641" w:author="Coilin" w:date="2016-03-21T15:59:00Z"/>
                      <w:del w:id="1642" w:author="Windows User" w:date="2016-04-13T16:56:00Z"/>
                      <w:rFonts w:ascii="Arial" w:eastAsia="Times New Roman" w:hAnsi="Arial" w:cs="Arial"/>
                      <w:iCs/>
                      <w:sz w:val="20"/>
                      <w:szCs w:val="20"/>
                      <w:lang w:eastAsia="en-IE"/>
                      <w:rPrChange w:id="1643" w:author="Coilin" w:date="2016-03-21T16:42:00Z">
                        <w:rPr>
                          <w:ins w:id="1644" w:author="Coilin" w:date="2016-03-21T15:59:00Z"/>
                          <w:del w:id="1645" w:author="Windows User" w:date="2016-04-13T16:56:00Z"/>
                          <w:rFonts w:ascii="Arial" w:eastAsia="Times New Roman" w:hAnsi="Arial" w:cs="Arial"/>
                          <w:i/>
                          <w:iCs/>
                          <w:sz w:val="20"/>
                          <w:szCs w:val="20"/>
                          <w:lang w:eastAsia="en-IE"/>
                        </w:rPr>
                      </w:rPrChange>
                    </w:rPr>
                  </w:pPr>
                  <w:ins w:id="1646" w:author="Coilin" w:date="2016-03-21T15:59:00Z">
                    <w:del w:id="1647" w:author="Windows User" w:date="2016-04-13T16:56:00Z">
                      <w:r w:rsidRPr="00F949E3" w:rsidDel="00DE72A5">
                        <w:rPr>
                          <w:rFonts w:ascii="Arial" w:eastAsia="Times New Roman" w:hAnsi="Arial" w:cs="Arial"/>
                          <w:iCs/>
                          <w:sz w:val="20"/>
                          <w:szCs w:val="20"/>
                          <w:lang w:eastAsia="en-IE"/>
                          <w:rPrChange w:id="1648" w:author="Coilin" w:date="2016-03-21T16:42:00Z">
                            <w:rPr>
                              <w:rFonts w:ascii="Arial" w:eastAsia="Times New Roman" w:hAnsi="Arial" w:cs="Arial"/>
                              <w:i/>
                              <w:iCs/>
                              <w:sz w:val="20"/>
                              <w:szCs w:val="20"/>
                              <w:lang w:eastAsia="en-IE"/>
                            </w:rPr>
                          </w:rPrChange>
                        </w:rPr>
                        <w:delText>Main effects (</w:delText>
                      </w:r>
                    </w:del>
                  </w:ins>
                  <w:ins w:id="1649" w:author="Coilin" w:date="2016-03-21T16:50:00Z">
                    <w:del w:id="1650" w:author="Windows User" w:date="2016-04-13T16:56:00Z">
                      <w:r w:rsidR="00EC5C94" w:rsidRPr="00EC5C94" w:rsidDel="00DE72A5">
                        <w:rPr>
                          <w:rFonts w:ascii="Arial" w:eastAsia="Times New Roman" w:hAnsi="Arial" w:cs="Arial"/>
                          <w:i/>
                          <w:iCs/>
                          <w:sz w:val="20"/>
                          <w:szCs w:val="20"/>
                          <w:lang w:eastAsia="en-IE"/>
                          <w:rPrChange w:id="1651" w:author="Coilin" w:date="2016-03-21T16:51:00Z">
                            <w:rPr>
                              <w:rFonts w:ascii="Arial" w:eastAsia="Times New Roman" w:hAnsi="Arial" w:cs="Arial"/>
                              <w:iCs/>
                              <w:sz w:val="20"/>
                              <w:szCs w:val="20"/>
                              <w:lang w:eastAsia="en-IE"/>
                            </w:rPr>
                          </w:rPrChange>
                        </w:rPr>
                        <w:delText>W</w:delText>
                      </w:r>
                    </w:del>
                  </w:ins>
                  <w:ins w:id="1652" w:author="Coilin" w:date="2016-03-21T15:59:00Z">
                    <w:del w:id="1653" w:author="Windows User" w:date="2016-04-13T16:56:00Z">
                      <w:r w:rsidRPr="00F949E3" w:rsidDel="00DE72A5">
                        <w:rPr>
                          <w:rFonts w:ascii="Arial" w:eastAsia="Times New Roman" w:hAnsi="Arial" w:cs="Arial"/>
                          <w:iCs/>
                          <w:sz w:val="20"/>
                          <w:szCs w:val="20"/>
                          <w:lang w:eastAsia="en-IE"/>
                          <w:rPrChange w:id="1654" w:author="Coilin" w:date="2016-03-21T16:42:00Z">
                            <w:rPr>
                              <w:rFonts w:ascii="Arial" w:eastAsia="Times New Roman" w:hAnsi="Arial" w:cs="Arial"/>
                              <w:i/>
                              <w:iCs/>
                              <w:sz w:val="20"/>
                              <w:szCs w:val="20"/>
                              <w:lang w:eastAsia="en-IE"/>
                            </w:rPr>
                          </w:rPrChange>
                        </w:rPr>
                        <w:delText xml:space="preserve"> effects differ by mesh, </w:delText>
                      </w:r>
                      <w:r w:rsidRPr="00EC5C94" w:rsidDel="00DE72A5">
                        <w:rPr>
                          <w:rFonts w:ascii="Arial" w:eastAsia="Times New Roman" w:hAnsi="Arial" w:cs="Arial"/>
                          <w:i/>
                          <w:iCs/>
                          <w:sz w:val="20"/>
                          <w:szCs w:val="20"/>
                          <w:lang w:eastAsia="en-IE"/>
                        </w:rPr>
                        <w:delText>NP</w:delText>
                      </w:r>
                      <w:r w:rsidRPr="00F949E3" w:rsidDel="00DE72A5">
                        <w:rPr>
                          <w:rFonts w:ascii="Arial" w:eastAsia="Times New Roman" w:hAnsi="Arial" w:cs="Arial"/>
                          <w:iCs/>
                          <w:sz w:val="20"/>
                          <w:szCs w:val="20"/>
                          <w:lang w:eastAsia="en-IE"/>
                          <w:rPrChange w:id="1655" w:author="Coilin" w:date="2016-03-21T16:42:00Z">
                            <w:rPr>
                              <w:rFonts w:ascii="Arial" w:eastAsia="Times New Roman" w:hAnsi="Arial" w:cs="Arial"/>
                              <w:i/>
                              <w:iCs/>
                              <w:sz w:val="20"/>
                              <w:szCs w:val="20"/>
                              <w:lang w:eastAsia="en-IE"/>
                            </w:rPr>
                          </w:rPrChange>
                        </w:rPr>
                        <w:delText xml:space="preserve"> effects common across meshes)</w:delText>
                      </w:r>
                    </w:del>
                  </w:ins>
                </w:p>
              </w:tc>
              <w:tc>
                <w:tcPr>
                  <w:tcW w:w="939" w:type="dxa"/>
                  <w:tcBorders>
                    <w:top w:val="nil"/>
                    <w:left w:val="nil"/>
                    <w:bottom w:val="nil"/>
                    <w:right w:val="nil"/>
                  </w:tcBorders>
                  <w:shd w:val="clear" w:color="auto" w:fill="auto"/>
                  <w:noWrap/>
                  <w:vAlign w:val="bottom"/>
                  <w:hideMark/>
                  <w:tcPrChange w:id="1656" w:author="Coilin" w:date="2016-03-21T16:52:00Z">
                    <w:tcPr>
                      <w:tcW w:w="599" w:type="dxa"/>
                      <w:tcBorders>
                        <w:top w:val="nil"/>
                        <w:left w:val="nil"/>
                        <w:bottom w:val="nil"/>
                        <w:right w:val="nil"/>
                      </w:tcBorders>
                      <w:shd w:val="clear" w:color="auto" w:fill="auto"/>
                      <w:noWrap/>
                      <w:vAlign w:val="bottom"/>
                      <w:hideMark/>
                    </w:tcPr>
                  </w:tcPrChange>
                </w:tcPr>
                <w:p w14:paraId="52192C41" w14:textId="348D2204" w:rsidR="00952E56" w:rsidRPr="00472734" w:rsidDel="00DE72A5" w:rsidRDefault="00952E56" w:rsidP="00472734">
                  <w:pPr>
                    <w:spacing w:after="0" w:line="240" w:lineRule="auto"/>
                    <w:rPr>
                      <w:ins w:id="1657" w:author="Coilin" w:date="2016-03-21T15:59:00Z"/>
                      <w:del w:id="1658" w:author="Windows User" w:date="2016-04-13T16:56:00Z"/>
                      <w:rFonts w:ascii="Arial" w:eastAsia="Times New Roman" w:hAnsi="Arial" w:cs="Arial"/>
                      <w:i/>
                      <w:iCs/>
                      <w:sz w:val="20"/>
                      <w:szCs w:val="20"/>
                      <w:lang w:eastAsia="en-IE"/>
                    </w:rPr>
                  </w:pPr>
                </w:p>
              </w:tc>
            </w:tr>
            <w:tr w:rsidR="00952E56" w:rsidRPr="00472734" w:rsidDel="00DE72A5" w14:paraId="17EB4A29" w14:textId="05E5DB39" w:rsidTr="00EC5C94">
              <w:trPr>
                <w:trHeight w:val="255"/>
                <w:ins w:id="1659" w:author="Coilin" w:date="2016-03-21T15:59:00Z"/>
                <w:del w:id="1660" w:author="Windows User" w:date="2016-04-13T16:56:00Z"/>
                <w:trPrChange w:id="1661" w:author="Coilin" w:date="2016-03-21T16:52:00Z">
                  <w:trPr>
                    <w:trHeight w:val="255"/>
                  </w:trPr>
                </w:trPrChange>
              </w:trPr>
              <w:tc>
                <w:tcPr>
                  <w:tcW w:w="419" w:type="dxa"/>
                  <w:tcBorders>
                    <w:top w:val="nil"/>
                    <w:left w:val="nil"/>
                    <w:bottom w:val="nil"/>
                    <w:right w:val="nil"/>
                  </w:tcBorders>
                  <w:vAlign w:val="bottom"/>
                  <w:tcPrChange w:id="1662" w:author="Coilin" w:date="2016-03-21T16:52:00Z">
                    <w:tcPr>
                      <w:tcW w:w="5279" w:type="dxa"/>
                      <w:tcBorders>
                        <w:top w:val="nil"/>
                        <w:left w:val="nil"/>
                        <w:bottom w:val="nil"/>
                        <w:right w:val="nil"/>
                      </w:tcBorders>
                    </w:tcPr>
                  </w:tcPrChange>
                </w:tcPr>
                <w:p w14:paraId="1D7E8ADA" w14:textId="2DEDF4DE" w:rsidR="00952E56" w:rsidRPr="00DA7034" w:rsidDel="00DE72A5" w:rsidRDefault="00AA2D87">
                  <w:pPr>
                    <w:spacing w:after="0" w:line="240" w:lineRule="auto"/>
                    <w:rPr>
                      <w:ins w:id="1663" w:author="Coilin" w:date="2016-03-21T16:25:00Z"/>
                      <w:del w:id="1664" w:author="Windows User" w:date="2016-04-13T16:56:00Z"/>
                      <w:rFonts w:ascii="Calibri" w:eastAsia="Calibri" w:hAnsi="Calibri" w:cs="Times New Roman"/>
                      <w:sz w:val="20"/>
                      <w:szCs w:val="20"/>
                      <w:lang w:eastAsia="en-IE"/>
                    </w:rPr>
                  </w:pPr>
                  <w:ins w:id="1665" w:author="Coilin" w:date="2016-03-21T16:27:00Z">
                    <w:del w:id="1666" w:author="Windows User" w:date="2016-04-13T16:56:00Z">
                      <w:r w:rsidDel="00DE72A5">
                        <w:rPr>
                          <w:rFonts w:ascii="Calibri" w:eastAsia="Calibri" w:hAnsi="Calibri" w:cs="Times New Roman"/>
                          <w:sz w:val="20"/>
                          <w:szCs w:val="20"/>
                          <w:lang w:eastAsia="en-IE"/>
                        </w:rPr>
                        <w:delText>16</w:delText>
                      </w:r>
                    </w:del>
                  </w:ins>
                </w:p>
              </w:tc>
              <w:tc>
                <w:tcPr>
                  <w:tcW w:w="5279" w:type="dxa"/>
                  <w:tcBorders>
                    <w:top w:val="nil"/>
                    <w:left w:val="nil"/>
                    <w:bottom w:val="nil"/>
                    <w:right w:val="nil"/>
                  </w:tcBorders>
                  <w:shd w:val="clear" w:color="auto" w:fill="auto"/>
                  <w:noWrap/>
                  <w:vAlign w:val="bottom"/>
                  <w:hideMark/>
                  <w:tcPrChange w:id="1667" w:author="Coilin" w:date="2016-03-21T16:52:00Z">
                    <w:tcPr>
                      <w:tcW w:w="5279" w:type="dxa"/>
                      <w:tcBorders>
                        <w:top w:val="nil"/>
                        <w:left w:val="nil"/>
                        <w:bottom w:val="nil"/>
                        <w:right w:val="nil"/>
                      </w:tcBorders>
                      <w:shd w:val="clear" w:color="auto" w:fill="auto"/>
                      <w:noWrap/>
                      <w:vAlign w:val="bottom"/>
                      <w:hideMark/>
                    </w:tcPr>
                  </w:tcPrChange>
                </w:tcPr>
                <w:p w14:paraId="2C9D9392" w14:textId="50B3EDCE" w:rsidR="00952E56" w:rsidRPr="00952E56" w:rsidDel="00DE72A5" w:rsidRDefault="00807A25" w:rsidP="00472734">
                  <w:pPr>
                    <w:spacing w:after="0" w:line="240" w:lineRule="auto"/>
                    <w:rPr>
                      <w:ins w:id="1668" w:author="Coilin" w:date="2016-03-21T15:59:00Z"/>
                      <w:del w:id="1669" w:author="Windows User" w:date="2016-04-13T16:56:00Z"/>
                      <w:rFonts w:ascii="Arial" w:eastAsia="Times New Roman" w:hAnsi="Arial" w:cs="Arial"/>
                      <w:sz w:val="20"/>
                      <w:szCs w:val="20"/>
                      <w:lang w:eastAsia="en-IE"/>
                    </w:rPr>
                  </w:pPr>
                  <m:oMathPara>
                    <m:oMathParaPr>
                      <m:jc m:val="left"/>
                    </m:oMathParaPr>
                    <m:oMath>
                      <m:sSub>
                        <m:sSubPr>
                          <m:ctrlPr>
                            <w:ins w:id="1670" w:author="Coilin" w:date="2016-03-21T16:18:00Z">
                              <w:del w:id="1671" w:author="Windows User" w:date="2016-04-13T16:56:00Z">
                                <w:rPr>
                                  <w:rFonts w:ascii="Cambria Math" w:eastAsia="Times New Roman" w:hAnsi="Cambria Math" w:cs="Arial"/>
                                  <w:i/>
                                  <w:sz w:val="20"/>
                                  <w:szCs w:val="20"/>
                                  <w:lang w:eastAsia="en-IE"/>
                                </w:rPr>
                              </w:del>
                            </w:ins>
                          </m:ctrlPr>
                        </m:sSubPr>
                        <m:e>
                          <m:r>
                            <w:ins w:id="1672" w:author="Coilin" w:date="2016-03-21T16:18:00Z">
                              <w:del w:id="1673" w:author="Windows User" w:date="2016-04-13T16:56:00Z">
                                <w:rPr>
                                  <w:rFonts w:ascii="Cambria Math" w:eastAsia="Times New Roman" w:hAnsi="Cambria Math" w:cs="Arial"/>
                                  <w:sz w:val="20"/>
                                  <w:szCs w:val="20"/>
                                  <w:lang w:eastAsia="en-IE"/>
                                </w:rPr>
                                <m:t>β</m:t>
                              </w:del>
                            </w:ins>
                          </m:r>
                        </m:e>
                        <m:sub>
                          <m:r>
                            <w:ins w:id="1674" w:author="Coilin" w:date="2016-03-21T16:18:00Z">
                              <w:del w:id="1675" w:author="Windows User" w:date="2016-04-13T16:56:00Z">
                                <w:rPr>
                                  <w:rFonts w:ascii="Cambria Math" w:eastAsia="Times New Roman" w:hAnsi="Cambria Math" w:cs="Arial"/>
                                  <w:sz w:val="20"/>
                                  <w:szCs w:val="20"/>
                                  <w:lang w:eastAsia="en-IE"/>
                                </w:rPr>
                                <m:t>0,j</m:t>
                              </w:del>
                            </w:ins>
                          </m:r>
                        </m:sub>
                      </m:sSub>
                      <m:r>
                        <w:ins w:id="1676" w:author="Coilin" w:date="2016-03-21T16:18:00Z">
                          <w:del w:id="1677" w:author="Windows User" w:date="2016-04-13T16:56:00Z">
                            <w:rPr>
                              <w:rFonts w:ascii="Cambria Math" w:eastAsia="Times New Roman" w:hAnsi="Cambria Math" w:cs="Arial"/>
                              <w:sz w:val="20"/>
                              <w:szCs w:val="20"/>
                              <w:lang w:eastAsia="en-IE"/>
                            </w:rPr>
                            <m:t xml:space="preserve">+ </m:t>
                          </w:del>
                        </w:ins>
                      </m:r>
                      <m:sSub>
                        <m:sSubPr>
                          <m:ctrlPr>
                            <w:ins w:id="1678" w:author="Coilin" w:date="2016-03-21T16:18:00Z">
                              <w:del w:id="1679" w:author="Windows User" w:date="2016-04-13T16:56:00Z">
                                <w:rPr>
                                  <w:rFonts w:ascii="Cambria Math" w:eastAsia="Times New Roman" w:hAnsi="Cambria Math" w:cs="Arial"/>
                                  <w:i/>
                                  <w:sz w:val="20"/>
                                  <w:szCs w:val="20"/>
                                  <w:lang w:eastAsia="en-IE"/>
                                </w:rPr>
                              </w:del>
                            </w:ins>
                          </m:ctrlPr>
                        </m:sSubPr>
                        <m:e>
                          <m:r>
                            <w:ins w:id="1680" w:author="Coilin" w:date="2016-03-21T16:18:00Z">
                              <w:del w:id="1681" w:author="Windows User" w:date="2016-04-13T16:56:00Z">
                                <w:rPr>
                                  <w:rFonts w:ascii="Cambria Math" w:eastAsia="Times New Roman" w:hAnsi="Cambria Math" w:cs="Arial"/>
                                  <w:sz w:val="20"/>
                                  <w:szCs w:val="20"/>
                                  <w:lang w:eastAsia="en-IE"/>
                                </w:rPr>
                                <m:t>β</m:t>
                              </w:del>
                            </w:ins>
                          </m:r>
                        </m:e>
                        <m:sub>
                          <m:r>
                            <w:ins w:id="1682" w:author="Coilin" w:date="2016-03-21T16:18:00Z">
                              <w:del w:id="1683" w:author="Windows User" w:date="2016-04-13T16:56:00Z">
                                <w:rPr>
                                  <w:rFonts w:ascii="Cambria Math" w:eastAsia="Times New Roman" w:hAnsi="Cambria Math" w:cs="Arial"/>
                                  <w:sz w:val="20"/>
                                  <w:szCs w:val="20"/>
                                  <w:lang w:eastAsia="en-IE"/>
                                </w:rPr>
                                <m:t>1,j</m:t>
                              </w:del>
                            </w:ins>
                          </m:r>
                        </m:sub>
                      </m:sSub>
                      <m:r>
                        <w:ins w:id="1684" w:author="Coilin" w:date="2016-03-21T16:18:00Z">
                          <w:del w:id="1685" w:author="Windows User" w:date="2016-04-13T16:56:00Z">
                            <w:rPr>
                              <w:rFonts w:ascii="Cambria Math" w:eastAsia="Times New Roman" w:hAnsi="Cambria Math" w:cs="Arial"/>
                              <w:sz w:val="20"/>
                              <w:szCs w:val="20"/>
                              <w:lang w:eastAsia="en-IE"/>
                            </w:rPr>
                            <m:t xml:space="preserve">CL+ </m:t>
                          </w:del>
                        </w:ins>
                      </m:r>
                      <m:sSub>
                        <m:sSubPr>
                          <m:ctrlPr>
                            <w:ins w:id="1686" w:author="Coilin" w:date="2016-03-21T16:18:00Z">
                              <w:del w:id="1687" w:author="Windows User" w:date="2016-04-13T16:56:00Z">
                                <w:rPr>
                                  <w:rFonts w:ascii="Cambria Math" w:eastAsia="Times New Roman" w:hAnsi="Cambria Math" w:cs="Arial"/>
                                  <w:i/>
                                  <w:sz w:val="20"/>
                                  <w:szCs w:val="20"/>
                                  <w:lang w:eastAsia="en-IE"/>
                                </w:rPr>
                              </w:del>
                            </w:ins>
                          </m:ctrlPr>
                        </m:sSubPr>
                        <m:e>
                          <m:r>
                            <w:ins w:id="1688" w:author="Coilin" w:date="2016-03-21T16:18:00Z">
                              <w:del w:id="1689" w:author="Windows User" w:date="2016-04-13T16:56:00Z">
                                <w:rPr>
                                  <w:rFonts w:ascii="Cambria Math" w:eastAsia="Times New Roman" w:hAnsi="Cambria Math" w:cs="Arial"/>
                                  <w:sz w:val="20"/>
                                  <w:szCs w:val="20"/>
                                  <w:lang w:eastAsia="en-IE"/>
                                </w:rPr>
                                <m:t>δ</m:t>
                              </w:del>
                            </w:ins>
                          </m:r>
                        </m:e>
                        <m:sub>
                          <m:r>
                            <w:ins w:id="1690" w:author="Coilin" w:date="2016-03-21T16:18:00Z">
                              <w:del w:id="1691" w:author="Windows User" w:date="2016-04-13T16:56:00Z">
                                <w:rPr>
                                  <w:rFonts w:ascii="Cambria Math" w:eastAsia="Times New Roman" w:hAnsi="Cambria Math" w:cs="Arial"/>
                                  <w:sz w:val="20"/>
                                  <w:szCs w:val="20"/>
                                  <w:lang w:eastAsia="en-IE"/>
                                </w:rPr>
                                <m:t>1</m:t>
                              </w:del>
                            </w:ins>
                          </m:r>
                        </m:sub>
                      </m:sSub>
                      <m:r>
                        <w:ins w:id="1692" w:author="Coilin" w:date="2016-03-21T16:18:00Z">
                          <w:del w:id="1693" w:author="Windows User" w:date="2016-04-13T16:56:00Z">
                            <w:rPr>
                              <w:rFonts w:ascii="Cambria Math" w:eastAsia="Times New Roman" w:hAnsi="Cambria Math" w:cs="Arial"/>
                              <w:sz w:val="20"/>
                              <w:szCs w:val="20"/>
                              <w:lang w:eastAsia="en-IE"/>
                            </w:rPr>
                            <m:t xml:space="preserve">PI+ </m:t>
                          </w:del>
                        </w:ins>
                      </m:r>
                      <m:sSub>
                        <m:sSubPr>
                          <m:ctrlPr>
                            <w:ins w:id="1694" w:author="Coilin" w:date="2016-03-21T16:18:00Z">
                              <w:del w:id="1695" w:author="Windows User" w:date="2016-04-13T16:56:00Z">
                                <w:rPr>
                                  <w:rFonts w:ascii="Cambria Math" w:eastAsia="Times New Roman" w:hAnsi="Cambria Math" w:cs="Arial"/>
                                  <w:i/>
                                  <w:sz w:val="20"/>
                                  <w:szCs w:val="20"/>
                                  <w:lang w:eastAsia="en-IE"/>
                                </w:rPr>
                              </w:del>
                            </w:ins>
                          </m:ctrlPr>
                        </m:sSubPr>
                        <m:e>
                          <m:r>
                            <w:ins w:id="1696" w:author="Coilin" w:date="2016-03-21T16:18:00Z">
                              <w:del w:id="1697" w:author="Windows User" w:date="2016-04-13T16:56:00Z">
                                <w:rPr>
                                  <w:rFonts w:ascii="Cambria Math" w:eastAsia="Times New Roman" w:hAnsi="Cambria Math" w:cs="Arial"/>
                                  <w:sz w:val="20"/>
                                  <w:szCs w:val="20"/>
                                  <w:lang w:eastAsia="en-IE"/>
                                </w:rPr>
                                <m:t>δ</m:t>
                              </w:del>
                            </w:ins>
                          </m:r>
                        </m:e>
                        <m:sub>
                          <m:r>
                            <w:ins w:id="1698" w:author="Coilin" w:date="2016-03-21T16:18:00Z">
                              <w:del w:id="1699" w:author="Windows User" w:date="2016-04-13T16:56:00Z">
                                <w:rPr>
                                  <w:rFonts w:ascii="Cambria Math" w:eastAsia="Times New Roman" w:hAnsi="Cambria Math" w:cs="Arial"/>
                                  <w:sz w:val="20"/>
                                  <w:szCs w:val="20"/>
                                  <w:lang w:eastAsia="en-IE"/>
                                </w:rPr>
                                <m:t>2</m:t>
                              </w:del>
                            </w:ins>
                          </m:r>
                        </m:sub>
                      </m:sSub>
                      <m:r>
                        <w:ins w:id="1700" w:author="Coilin" w:date="2016-03-21T16:18:00Z">
                          <w:del w:id="1701" w:author="Windows User" w:date="2016-04-13T16:56:00Z">
                            <w:rPr>
                              <w:rFonts w:ascii="Cambria Math" w:eastAsia="Times New Roman" w:hAnsi="Cambria Math" w:cs="Arial"/>
                              <w:sz w:val="20"/>
                              <w:szCs w:val="20"/>
                              <w:lang w:eastAsia="en-IE"/>
                            </w:rPr>
                            <m:t xml:space="preserve">SI+ </m:t>
                          </w:del>
                        </w:ins>
                      </m:r>
                      <m:sSub>
                        <m:sSubPr>
                          <m:ctrlPr>
                            <w:ins w:id="1702" w:author="Coilin" w:date="2016-03-21T16:18:00Z">
                              <w:del w:id="1703" w:author="Windows User" w:date="2016-04-13T16:56:00Z">
                                <w:rPr>
                                  <w:rFonts w:ascii="Cambria Math" w:eastAsia="Times New Roman" w:hAnsi="Cambria Math" w:cs="Arial"/>
                                  <w:i/>
                                  <w:sz w:val="20"/>
                                  <w:szCs w:val="20"/>
                                  <w:lang w:eastAsia="en-IE"/>
                                </w:rPr>
                              </w:del>
                            </w:ins>
                          </m:ctrlPr>
                        </m:sSubPr>
                        <m:e>
                          <m:r>
                            <w:ins w:id="1704" w:author="Coilin" w:date="2016-03-21T16:18:00Z">
                              <w:del w:id="1705" w:author="Windows User" w:date="2016-04-13T16:56:00Z">
                                <w:rPr>
                                  <w:rFonts w:ascii="Cambria Math" w:eastAsia="Times New Roman" w:hAnsi="Cambria Math" w:cs="Arial"/>
                                  <w:sz w:val="20"/>
                                  <w:szCs w:val="20"/>
                                  <w:lang w:eastAsia="en-IE"/>
                                </w:rPr>
                                <m:t>δ</m:t>
                              </w:del>
                            </w:ins>
                          </m:r>
                        </m:e>
                        <m:sub>
                          <m:r>
                            <w:ins w:id="1706" w:author="Coilin" w:date="2016-03-21T16:18:00Z">
                              <w:del w:id="1707" w:author="Windows User" w:date="2016-04-13T16:56:00Z">
                                <w:rPr>
                                  <w:rFonts w:ascii="Cambria Math" w:eastAsia="Times New Roman" w:hAnsi="Cambria Math" w:cs="Arial"/>
                                  <w:sz w:val="20"/>
                                  <w:szCs w:val="20"/>
                                  <w:lang w:eastAsia="en-IE"/>
                                </w:rPr>
                                <m:t>3</m:t>
                              </w:del>
                            </w:ins>
                          </m:r>
                        </m:sub>
                      </m:sSub>
                      <m:r>
                        <w:ins w:id="1708" w:author="Coilin" w:date="2016-03-21T16:18:00Z">
                          <w:del w:id="1709" w:author="Windows User" w:date="2016-04-13T16:56:00Z">
                            <w:rPr>
                              <w:rFonts w:ascii="Cambria Math" w:eastAsia="Times New Roman" w:hAnsi="Cambria Math" w:cs="Arial"/>
                              <w:sz w:val="20"/>
                              <w:szCs w:val="20"/>
                              <w:lang w:eastAsia="en-IE"/>
                            </w:rPr>
                            <m:t>SO +</m:t>
                          </w:del>
                        </w:ins>
                      </m:r>
                      <m:sSub>
                        <m:sSubPr>
                          <m:ctrlPr>
                            <w:ins w:id="1710" w:author="Coilin" w:date="2016-03-21T16:26:00Z">
                              <w:del w:id="1711" w:author="Windows User" w:date="2016-04-13T16:56:00Z">
                                <w:rPr>
                                  <w:rFonts w:ascii="Cambria Math" w:eastAsia="Times New Roman" w:hAnsi="Cambria Math" w:cs="Arial"/>
                                  <w:i/>
                                  <w:sz w:val="20"/>
                                  <w:szCs w:val="20"/>
                                  <w:lang w:eastAsia="en-IE"/>
                                </w:rPr>
                              </w:del>
                            </w:ins>
                          </m:ctrlPr>
                        </m:sSubPr>
                        <m:e>
                          <m:r>
                            <w:ins w:id="1712" w:author="Coilin" w:date="2016-03-21T16:26:00Z">
                              <w:del w:id="1713" w:author="Windows User" w:date="2016-04-13T16:56:00Z">
                                <w:rPr>
                                  <w:rFonts w:ascii="Cambria Math" w:eastAsia="Times New Roman" w:hAnsi="Cambria Math" w:cs="Arial"/>
                                  <w:sz w:val="20"/>
                                  <w:szCs w:val="20"/>
                                  <w:lang w:eastAsia="en-IE"/>
                                </w:rPr>
                                <m:t>γ</m:t>
                              </w:del>
                            </w:ins>
                          </m:r>
                        </m:e>
                        <m:sub>
                          <m:r>
                            <w:ins w:id="1714" w:author="Coilin" w:date="2016-03-21T16:26:00Z">
                              <w:del w:id="1715" w:author="Windows User" w:date="2016-04-13T16:56:00Z">
                                <w:rPr>
                                  <w:rFonts w:ascii="Cambria Math" w:eastAsia="Times New Roman" w:hAnsi="Cambria Math" w:cs="Arial"/>
                                  <w:sz w:val="20"/>
                                  <w:szCs w:val="20"/>
                                  <w:lang w:eastAsia="en-IE"/>
                                </w:rPr>
                                <m:t>j</m:t>
                              </w:del>
                            </w:ins>
                          </m:r>
                        </m:sub>
                      </m:sSub>
                      <m:r>
                        <w:ins w:id="1716" w:author="Coilin" w:date="2016-03-21T16:18:00Z">
                          <w:del w:id="1717"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718" w:author="Coilin" w:date="2016-03-21T16:52:00Z">
                    <w:tcPr>
                      <w:tcW w:w="1701" w:type="dxa"/>
                      <w:tcBorders>
                        <w:top w:val="nil"/>
                        <w:left w:val="nil"/>
                        <w:bottom w:val="nil"/>
                        <w:right w:val="nil"/>
                      </w:tcBorders>
                      <w:shd w:val="clear" w:color="auto" w:fill="auto"/>
                      <w:noWrap/>
                      <w:vAlign w:val="bottom"/>
                      <w:hideMark/>
                    </w:tcPr>
                  </w:tcPrChange>
                </w:tcPr>
                <w:p w14:paraId="343320D5" w14:textId="21B6CD7B" w:rsidR="00952E56" w:rsidRPr="00472734" w:rsidDel="00DE72A5" w:rsidRDefault="00952E56" w:rsidP="00472734">
                  <w:pPr>
                    <w:spacing w:after="0" w:line="240" w:lineRule="auto"/>
                    <w:jc w:val="center"/>
                    <w:rPr>
                      <w:ins w:id="1719" w:author="Coilin" w:date="2016-03-21T15:59:00Z"/>
                      <w:del w:id="1720" w:author="Windows User" w:date="2016-04-13T16:56:00Z"/>
                      <w:rFonts w:ascii="Arial" w:eastAsia="Times New Roman" w:hAnsi="Arial" w:cs="Arial"/>
                      <w:sz w:val="20"/>
                      <w:szCs w:val="20"/>
                      <w:lang w:eastAsia="en-IE"/>
                    </w:rPr>
                  </w:pPr>
                  <w:ins w:id="1721" w:author="Coilin" w:date="2016-03-21T15:59:00Z">
                    <w:del w:id="1722" w:author="Windows User" w:date="2016-04-13T16:56:00Z">
                      <w:r w:rsidRPr="00472734" w:rsidDel="00DE72A5">
                        <w:rPr>
                          <w:rFonts w:ascii="Arial" w:eastAsia="Times New Roman" w:hAnsi="Arial" w:cs="Arial"/>
                          <w:sz w:val="20"/>
                          <w:szCs w:val="20"/>
                          <w:lang w:eastAsia="en-IE"/>
                        </w:rPr>
                        <w:delText>-2033.10</w:delText>
                      </w:r>
                    </w:del>
                  </w:ins>
                </w:p>
              </w:tc>
              <w:tc>
                <w:tcPr>
                  <w:tcW w:w="1134" w:type="dxa"/>
                  <w:tcBorders>
                    <w:top w:val="nil"/>
                    <w:left w:val="nil"/>
                    <w:bottom w:val="nil"/>
                    <w:right w:val="nil"/>
                  </w:tcBorders>
                  <w:shd w:val="clear" w:color="auto" w:fill="auto"/>
                  <w:noWrap/>
                  <w:vAlign w:val="bottom"/>
                  <w:hideMark/>
                  <w:tcPrChange w:id="1723" w:author="Coilin" w:date="2016-03-21T16:52:00Z">
                    <w:tcPr>
                      <w:tcW w:w="1134" w:type="dxa"/>
                      <w:tcBorders>
                        <w:top w:val="nil"/>
                        <w:left w:val="nil"/>
                        <w:bottom w:val="nil"/>
                        <w:right w:val="nil"/>
                      </w:tcBorders>
                      <w:shd w:val="clear" w:color="auto" w:fill="auto"/>
                      <w:noWrap/>
                      <w:vAlign w:val="bottom"/>
                      <w:hideMark/>
                    </w:tcPr>
                  </w:tcPrChange>
                </w:tcPr>
                <w:p w14:paraId="287F4839" w14:textId="7CF5B2C2" w:rsidR="00952E56" w:rsidRPr="00472734" w:rsidDel="00DE72A5" w:rsidRDefault="00952E56" w:rsidP="00472734">
                  <w:pPr>
                    <w:spacing w:after="0" w:line="240" w:lineRule="auto"/>
                    <w:jc w:val="center"/>
                    <w:rPr>
                      <w:ins w:id="1724" w:author="Coilin" w:date="2016-03-21T15:59:00Z"/>
                      <w:del w:id="1725" w:author="Windows User" w:date="2016-04-13T16:56:00Z"/>
                      <w:rFonts w:ascii="Arial" w:eastAsia="Times New Roman" w:hAnsi="Arial" w:cs="Arial"/>
                      <w:sz w:val="20"/>
                      <w:szCs w:val="20"/>
                      <w:lang w:eastAsia="en-IE"/>
                    </w:rPr>
                  </w:pPr>
                  <w:ins w:id="1726" w:author="Coilin" w:date="2016-03-21T15:59:00Z">
                    <w:del w:id="1727" w:author="Windows User" w:date="2016-04-13T16:56:00Z">
                      <w:r w:rsidRPr="00472734" w:rsidDel="00DE72A5">
                        <w:rPr>
                          <w:rFonts w:ascii="Arial" w:eastAsia="Times New Roman" w:hAnsi="Arial" w:cs="Arial"/>
                          <w:sz w:val="20"/>
                          <w:szCs w:val="20"/>
                          <w:lang w:eastAsia="en-IE"/>
                        </w:rPr>
                        <w:delText>19</w:delText>
                      </w:r>
                    </w:del>
                  </w:ins>
                </w:p>
              </w:tc>
              <w:tc>
                <w:tcPr>
                  <w:tcW w:w="939" w:type="dxa"/>
                  <w:tcBorders>
                    <w:top w:val="nil"/>
                    <w:left w:val="nil"/>
                    <w:bottom w:val="nil"/>
                    <w:right w:val="nil"/>
                  </w:tcBorders>
                  <w:shd w:val="clear" w:color="auto" w:fill="auto"/>
                  <w:noWrap/>
                  <w:vAlign w:val="bottom"/>
                  <w:hideMark/>
                  <w:tcPrChange w:id="1728" w:author="Coilin" w:date="2016-03-21T16:52:00Z">
                    <w:tcPr>
                      <w:tcW w:w="599" w:type="dxa"/>
                      <w:tcBorders>
                        <w:top w:val="nil"/>
                        <w:left w:val="nil"/>
                        <w:bottom w:val="nil"/>
                        <w:right w:val="nil"/>
                      </w:tcBorders>
                      <w:shd w:val="clear" w:color="auto" w:fill="auto"/>
                      <w:noWrap/>
                      <w:vAlign w:val="bottom"/>
                      <w:hideMark/>
                    </w:tcPr>
                  </w:tcPrChange>
                </w:tcPr>
                <w:p w14:paraId="36027911" w14:textId="0773F0B4" w:rsidR="00952E56" w:rsidRPr="00472734" w:rsidDel="00DE72A5" w:rsidRDefault="00952E56" w:rsidP="00472734">
                  <w:pPr>
                    <w:spacing w:after="0" w:line="240" w:lineRule="auto"/>
                    <w:jc w:val="center"/>
                    <w:rPr>
                      <w:ins w:id="1729" w:author="Coilin" w:date="2016-03-21T15:59:00Z"/>
                      <w:del w:id="1730" w:author="Windows User" w:date="2016-04-13T16:56:00Z"/>
                      <w:rFonts w:ascii="Arial" w:eastAsia="Times New Roman" w:hAnsi="Arial" w:cs="Arial"/>
                      <w:sz w:val="20"/>
                      <w:szCs w:val="20"/>
                      <w:lang w:eastAsia="en-IE"/>
                    </w:rPr>
                  </w:pPr>
                  <w:ins w:id="1731" w:author="Coilin" w:date="2016-03-21T15:59:00Z">
                    <w:del w:id="1732" w:author="Windows User" w:date="2016-04-13T16:56:00Z">
                      <w:r w:rsidRPr="00472734" w:rsidDel="00DE72A5">
                        <w:rPr>
                          <w:rFonts w:ascii="Arial" w:eastAsia="Times New Roman" w:hAnsi="Arial" w:cs="Arial"/>
                          <w:sz w:val="20"/>
                          <w:szCs w:val="20"/>
                          <w:lang w:eastAsia="en-IE"/>
                        </w:rPr>
                        <w:delText>4104.20</w:delText>
                      </w:r>
                    </w:del>
                  </w:ins>
                </w:p>
              </w:tc>
            </w:tr>
            <w:tr w:rsidR="00952E56" w:rsidRPr="00472734" w:rsidDel="00DE72A5" w14:paraId="17F039B5" w14:textId="4FFB9715" w:rsidTr="00EC5C94">
              <w:trPr>
                <w:trHeight w:val="255"/>
                <w:ins w:id="1733" w:author="Coilin" w:date="2016-03-21T15:59:00Z"/>
                <w:del w:id="1734" w:author="Windows User" w:date="2016-04-13T16:56:00Z"/>
                <w:trPrChange w:id="1735" w:author="Coilin" w:date="2016-03-21T16:52:00Z">
                  <w:trPr>
                    <w:trHeight w:val="255"/>
                  </w:trPr>
                </w:trPrChange>
              </w:trPr>
              <w:tc>
                <w:tcPr>
                  <w:tcW w:w="419" w:type="dxa"/>
                  <w:tcBorders>
                    <w:top w:val="nil"/>
                    <w:left w:val="nil"/>
                    <w:bottom w:val="nil"/>
                    <w:right w:val="nil"/>
                  </w:tcBorders>
                  <w:vAlign w:val="bottom"/>
                  <w:tcPrChange w:id="1736" w:author="Coilin" w:date="2016-03-21T16:52:00Z">
                    <w:tcPr>
                      <w:tcW w:w="5279" w:type="dxa"/>
                      <w:tcBorders>
                        <w:top w:val="nil"/>
                        <w:left w:val="nil"/>
                        <w:bottom w:val="nil"/>
                        <w:right w:val="nil"/>
                      </w:tcBorders>
                    </w:tcPr>
                  </w:tcPrChange>
                </w:tcPr>
                <w:p w14:paraId="413F533E" w14:textId="50F3C395" w:rsidR="00952E56" w:rsidRPr="00AA2D87" w:rsidDel="00DE72A5" w:rsidRDefault="00AA2D87">
                  <w:pPr>
                    <w:spacing w:after="0" w:line="240" w:lineRule="auto"/>
                    <w:rPr>
                      <w:ins w:id="1737" w:author="Coilin" w:date="2016-03-21T16:25:00Z"/>
                      <w:del w:id="1738" w:author="Windows User" w:date="2016-04-13T16:56:00Z"/>
                      <w:rFonts w:eastAsia="Times New Roman" w:cs="Arial"/>
                      <w:sz w:val="20"/>
                      <w:szCs w:val="20"/>
                      <w:lang w:eastAsia="en-IE"/>
                      <w:rPrChange w:id="1739" w:author="Coilin" w:date="2016-03-21T16:27:00Z">
                        <w:rPr>
                          <w:ins w:id="1740" w:author="Coilin" w:date="2016-03-21T16:25:00Z"/>
                          <w:del w:id="1741" w:author="Windows User" w:date="2016-04-13T16:56:00Z"/>
                          <w:rFonts w:ascii="Arial" w:eastAsia="Times New Roman" w:hAnsi="Arial" w:cs="Arial"/>
                          <w:sz w:val="20"/>
                          <w:szCs w:val="20"/>
                          <w:lang w:eastAsia="en-IE"/>
                        </w:rPr>
                      </w:rPrChange>
                    </w:rPr>
                  </w:pPr>
                  <w:ins w:id="1742" w:author="Coilin" w:date="2016-03-21T16:27:00Z">
                    <w:del w:id="1743" w:author="Windows User" w:date="2016-04-13T16:56:00Z">
                      <w:r w:rsidRPr="00AA2D87" w:rsidDel="00DE72A5">
                        <w:rPr>
                          <w:rFonts w:eastAsia="Times New Roman" w:cs="Arial"/>
                          <w:sz w:val="20"/>
                          <w:szCs w:val="20"/>
                          <w:lang w:eastAsia="en-IE"/>
                          <w:rPrChange w:id="1744" w:author="Coilin" w:date="2016-03-21T16:27:00Z">
                            <w:rPr>
                              <w:rFonts w:ascii="Arial" w:eastAsia="Times New Roman" w:hAnsi="Arial" w:cs="Arial"/>
                              <w:sz w:val="20"/>
                              <w:szCs w:val="20"/>
                              <w:lang w:eastAsia="en-IE"/>
                            </w:rPr>
                          </w:rPrChange>
                        </w:rPr>
                        <w:delText>17</w:delText>
                      </w:r>
                    </w:del>
                  </w:ins>
                </w:p>
              </w:tc>
              <w:tc>
                <w:tcPr>
                  <w:tcW w:w="5279" w:type="dxa"/>
                  <w:tcBorders>
                    <w:top w:val="nil"/>
                    <w:left w:val="nil"/>
                    <w:bottom w:val="nil"/>
                    <w:right w:val="nil"/>
                  </w:tcBorders>
                  <w:shd w:val="clear" w:color="auto" w:fill="auto"/>
                  <w:noWrap/>
                  <w:vAlign w:val="bottom"/>
                  <w:hideMark/>
                  <w:tcPrChange w:id="1745" w:author="Coilin" w:date="2016-03-21T16:52:00Z">
                    <w:tcPr>
                      <w:tcW w:w="5279" w:type="dxa"/>
                      <w:tcBorders>
                        <w:top w:val="nil"/>
                        <w:left w:val="nil"/>
                        <w:bottom w:val="nil"/>
                        <w:right w:val="nil"/>
                      </w:tcBorders>
                      <w:shd w:val="clear" w:color="auto" w:fill="auto"/>
                      <w:noWrap/>
                      <w:vAlign w:val="bottom"/>
                      <w:hideMark/>
                    </w:tcPr>
                  </w:tcPrChange>
                </w:tcPr>
                <w:p w14:paraId="3888B739" w14:textId="6B1E9EF3" w:rsidR="00952E56" w:rsidRPr="00AA2D87" w:rsidDel="00DE72A5" w:rsidRDefault="00807A25" w:rsidP="00472734">
                  <w:pPr>
                    <w:spacing w:after="0" w:line="240" w:lineRule="auto"/>
                    <w:rPr>
                      <w:ins w:id="1746" w:author="Coilin" w:date="2016-03-21T15:59:00Z"/>
                      <w:del w:id="1747" w:author="Windows User" w:date="2016-04-13T16:56:00Z"/>
                      <w:rFonts w:ascii="Arial" w:eastAsia="Times New Roman" w:hAnsi="Arial" w:cs="Arial"/>
                      <w:sz w:val="20"/>
                      <w:szCs w:val="20"/>
                      <w:lang w:eastAsia="en-IE"/>
                    </w:rPr>
                  </w:pPr>
                  <m:oMathPara>
                    <m:oMathParaPr>
                      <m:jc m:val="left"/>
                    </m:oMathParaPr>
                    <m:oMath>
                      <m:sSub>
                        <m:sSubPr>
                          <m:ctrlPr>
                            <w:ins w:id="1748" w:author="Coilin" w:date="2016-03-21T16:27:00Z">
                              <w:del w:id="1749" w:author="Windows User" w:date="2016-04-13T16:56:00Z">
                                <w:rPr>
                                  <w:rFonts w:ascii="Cambria Math" w:eastAsia="Times New Roman" w:hAnsi="Cambria Math" w:cs="Arial"/>
                                  <w:i/>
                                  <w:sz w:val="20"/>
                                  <w:szCs w:val="20"/>
                                  <w:lang w:eastAsia="en-IE"/>
                                </w:rPr>
                              </w:del>
                            </w:ins>
                          </m:ctrlPr>
                        </m:sSubPr>
                        <m:e>
                          <m:r>
                            <w:ins w:id="1750" w:author="Coilin" w:date="2016-03-21T16:27:00Z">
                              <w:del w:id="1751" w:author="Windows User" w:date="2016-04-13T16:56:00Z">
                                <w:rPr>
                                  <w:rFonts w:ascii="Cambria Math" w:eastAsia="Times New Roman" w:hAnsi="Cambria Math" w:cs="Arial"/>
                                  <w:sz w:val="20"/>
                                  <w:szCs w:val="20"/>
                                  <w:lang w:eastAsia="en-IE"/>
                                </w:rPr>
                                <m:t>β</m:t>
                              </w:del>
                            </w:ins>
                          </m:r>
                        </m:e>
                        <m:sub>
                          <m:r>
                            <w:ins w:id="1752" w:author="Coilin" w:date="2016-03-21T16:27:00Z">
                              <w:del w:id="1753" w:author="Windows User" w:date="2016-04-13T16:56:00Z">
                                <w:rPr>
                                  <w:rFonts w:ascii="Cambria Math" w:eastAsia="Times New Roman" w:hAnsi="Cambria Math" w:cs="Arial"/>
                                  <w:sz w:val="20"/>
                                  <w:szCs w:val="20"/>
                                  <w:lang w:eastAsia="en-IE"/>
                                </w:rPr>
                                <m:t>0,j</m:t>
                              </w:del>
                            </w:ins>
                          </m:r>
                        </m:sub>
                      </m:sSub>
                      <m:r>
                        <w:ins w:id="1754" w:author="Coilin" w:date="2016-03-21T16:27:00Z">
                          <w:del w:id="1755" w:author="Windows User" w:date="2016-04-13T16:56:00Z">
                            <w:rPr>
                              <w:rFonts w:ascii="Cambria Math" w:eastAsia="Times New Roman" w:hAnsi="Cambria Math" w:cs="Arial"/>
                              <w:sz w:val="20"/>
                              <w:szCs w:val="20"/>
                              <w:lang w:eastAsia="en-IE"/>
                            </w:rPr>
                            <m:t xml:space="preserve">+ </m:t>
                          </w:del>
                        </w:ins>
                      </m:r>
                      <m:sSub>
                        <m:sSubPr>
                          <m:ctrlPr>
                            <w:ins w:id="1756" w:author="Coilin" w:date="2016-03-21T16:27:00Z">
                              <w:del w:id="1757" w:author="Windows User" w:date="2016-04-13T16:56:00Z">
                                <w:rPr>
                                  <w:rFonts w:ascii="Cambria Math" w:eastAsia="Times New Roman" w:hAnsi="Cambria Math" w:cs="Arial"/>
                                  <w:i/>
                                  <w:sz w:val="20"/>
                                  <w:szCs w:val="20"/>
                                  <w:lang w:eastAsia="en-IE"/>
                                </w:rPr>
                              </w:del>
                            </w:ins>
                          </m:ctrlPr>
                        </m:sSubPr>
                        <m:e>
                          <m:r>
                            <w:ins w:id="1758" w:author="Coilin" w:date="2016-03-21T16:27:00Z">
                              <w:del w:id="1759" w:author="Windows User" w:date="2016-04-13T16:56:00Z">
                                <w:rPr>
                                  <w:rFonts w:ascii="Cambria Math" w:eastAsia="Times New Roman" w:hAnsi="Cambria Math" w:cs="Arial"/>
                                  <w:sz w:val="20"/>
                                  <w:szCs w:val="20"/>
                                  <w:lang w:eastAsia="en-IE"/>
                                </w:rPr>
                                <m:t>β</m:t>
                              </w:del>
                            </w:ins>
                          </m:r>
                        </m:e>
                        <m:sub>
                          <m:r>
                            <w:ins w:id="1760" w:author="Coilin" w:date="2016-03-21T16:27:00Z">
                              <w:del w:id="1761" w:author="Windows User" w:date="2016-04-13T16:56:00Z">
                                <w:rPr>
                                  <w:rFonts w:ascii="Cambria Math" w:eastAsia="Times New Roman" w:hAnsi="Cambria Math" w:cs="Arial"/>
                                  <w:sz w:val="20"/>
                                  <w:szCs w:val="20"/>
                                  <w:lang w:eastAsia="en-IE"/>
                                </w:rPr>
                                <m:t>1,j</m:t>
                              </w:del>
                            </w:ins>
                          </m:r>
                        </m:sub>
                      </m:sSub>
                      <m:r>
                        <w:ins w:id="1762" w:author="Coilin" w:date="2016-03-21T16:27:00Z">
                          <w:del w:id="1763" w:author="Windows User" w:date="2016-04-13T16:56:00Z">
                            <w:rPr>
                              <w:rFonts w:ascii="Cambria Math" w:eastAsia="Times New Roman" w:hAnsi="Cambria Math" w:cs="Arial"/>
                              <w:sz w:val="20"/>
                              <w:szCs w:val="20"/>
                              <w:lang w:eastAsia="en-IE"/>
                            </w:rPr>
                            <m:t xml:space="preserve">CL+ </m:t>
                          </w:del>
                        </w:ins>
                      </m:r>
                      <m:sSub>
                        <m:sSubPr>
                          <m:ctrlPr>
                            <w:ins w:id="1764" w:author="Coilin" w:date="2016-03-21T16:27:00Z">
                              <w:del w:id="1765" w:author="Windows User" w:date="2016-04-13T16:56:00Z">
                                <w:rPr>
                                  <w:rFonts w:ascii="Cambria Math" w:eastAsia="Times New Roman" w:hAnsi="Cambria Math" w:cs="Arial"/>
                                  <w:i/>
                                  <w:sz w:val="20"/>
                                  <w:szCs w:val="20"/>
                                  <w:lang w:eastAsia="en-IE"/>
                                </w:rPr>
                              </w:del>
                            </w:ins>
                          </m:ctrlPr>
                        </m:sSubPr>
                        <m:e>
                          <m:r>
                            <w:ins w:id="1766" w:author="Coilin" w:date="2016-03-21T16:27:00Z">
                              <w:del w:id="1767" w:author="Windows User" w:date="2016-04-13T16:56:00Z">
                                <w:rPr>
                                  <w:rFonts w:ascii="Cambria Math" w:eastAsia="Times New Roman" w:hAnsi="Cambria Math" w:cs="Arial"/>
                                  <w:sz w:val="20"/>
                                  <w:szCs w:val="20"/>
                                  <w:lang w:eastAsia="en-IE"/>
                                </w:rPr>
                                <m:t>β</m:t>
                              </w:del>
                            </w:ins>
                          </m:r>
                        </m:e>
                        <m:sub>
                          <m:r>
                            <w:ins w:id="1768" w:author="Coilin" w:date="2016-03-21T16:27:00Z">
                              <w:del w:id="1769" w:author="Windows User" w:date="2016-04-13T16:56:00Z">
                                <w:rPr>
                                  <w:rFonts w:ascii="Cambria Math" w:eastAsia="Times New Roman" w:hAnsi="Cambria Math" w:cs="Arial"/>
                                  <w:sz w:val="20"/>
                                  <w:szCs w:val="20"/>
                                  <w:lang w:eastAsia="en-IE"/>
                                </w:rPr>
                                <m:t>2,j</m:t>
                              </w:del>
                            </w:ins>
                          </m:r>
                        </m:sub>
                      </m:sSub>
                      <m:sSup>
                        <m:sSupPr>
                          <m:ctrlPr>
                            <w:ins w:id="1770" w:author="Coilin" w:date="2016-03-21T16:27:00Z">
                              <w:del w:id="1771" w:author="Windows User" w:date="2016-04-13T16:56:00Z">
                                <w:rPr>
                                  <w:rFonts w:ascii="Cambria Math" w:eastAsia="Times New Roman" w:hAnsi="Cambria Math" w:cs="Arial"/>
                                  <w:i/>
                                  <w:sz w:val="20"/>
                                  <w:szCs w:val="20"/>
                                  <w:lang w:eastAsia="en-IE"/>
                                </w:rPr>
                              </w:del>
                            </w:ins>
                          </m:ctrlPr>
                        </m:sSupPr>
                        <m:e>
                          <m:r>
                            <w:ins w:id="1772" w:author="Coilin" w:date="2016-03-21T16:27:00Z">
                              <w:del w:id="1773" w:author="Windows User" w:date="2016-04-13T16:56:00Z">
                                <w:rPr>
                                  <w:rFonts w:ascii="Cambria Math" w:eastAsia="Times New Roman" w:hAnsi="Cambria Math" w:cs="Arial"/>
                                  <w:sz w:val="20"/>
                                  <w:szCs w:val="20"/>
                                  <w:lang w:eastAsia="en-IE"/>
                                </w:rPr>
                                <m:t>CL</m:t>
                              </w:del>
                            </w:ins>
                          </m:r>
                        </m:e>
                        <m:sup>
                          <m:r>
                            <w:ins w:id="1774" w:author="Coilin" w:date="2016-03-21T16:27:00Z">
                              <w:del w:id="1775" w:author="Windows User" w:date="2016-04-13T16:56:00Z">
                                <w:rPr>
                                  <w:rFonts w:ascii="Cambria Math" w:eastAsia="Times New Roman" w:hAnsi="Cambria Math" w:cs="Arial"/>
                                  <w:sz w:val="20"/>
                                  <w:szCs w:val="20"/>
                                  <w:lang w:eastAsia="en-IE"/>
                                </w:rPr>
                                <m:t>2</m:t>
                              </w:del>
                            </w:ins>
                          </m:r>
                        </m:sup>
                      </m:sSup>
                      <m:r>
                        <w:ins w:id="1776" w:author="Coilin" w:date="2016-03-21T16:27:00Z">
                          <w:del w:id="1777" w:author="Windows User" w:date="2016-04-13T16:56:00Z">
                            <w:rPr>
                              <w:rFonts w:ascii="Cambria Math" w:eastAsia="Times New Roman" w:hAnsi="Cambria Math" w:cs="Arial"/>
                              <w:sz w:val="20"/>
                              <w:szCs w:val="20"/>
                              <w:lang w:eastAsia="en-IE"/>
                            </w:rPr>
                            <m:t xml:space="preserve">+ </m:t>
                          </w:del>
                        </w:ins>
                      </m:r>
                      <m:sSub>
                        <m:sSubPr>
                          <m:ctrlPr>
                            <w:ins w:id="1778" w:author="Coilin" w:date="2016-03-21T16:27:00Z">
                              <w:del w:id="1779" w:author="Windows User" w:date="2016-04-13T16:56:00Z">
                                <w:rPr>
                                  <w:rFonts w:ascii="Cambria Math" w:eastAsia="Times New Roman" w:hAnsi="Cambria Math" w:cs="Arial"/>
                                  <w:i/>
                                  <w:sz w:val="20"/>
                                  <w:szCs w:val="20"/>
                                  <w:lang w:eastAsia="en-IE"/>
                                </w:rPr>
                              </w:del>
                            </w:ins>
                          </m:ctrlPr>
                        </m:sSubPr>
                        <m:e>
                          <m:r>
                            <w:ins w:id="1780" w:author="Coilin" w:date="2016-03-21T16:27:00Z">
                              <w:del w:id="1781" w:author="Windows User" w:date="2016-04-13T16:56:00Z">
                                <w:rPr>
                                  <w:rFonts w:ascii="Cambria Math" w:eastAsia="Times New Roman" w:hAnsi="Cambria Math" w:cs="Arial"/>
                                  <w:sz w:val="20"/>
                                  <w:szCs w:val="20"/>
                                  <w:lang w:eastAsia="en-IE"/>
                                </w:rPr>
                                <m:t>δ</m:t>
                              </w:del>
                            </w:ins>
                          </m:r>
                        </m:e>
                        <m:sub>
                          <m:r>
                            <w:ins w:id="1782" w:author="Coilin" w:date="2016-03-21T16:27:00Z">
                              <w:del w:id="1783" w:author="Windows User" w:date="2016-04-13T16:56:00Z">
                                <w:rPr>
                                  <w:rFonts w:ascii="Cambria Math" w:eastAsia="Times New Roman" w:hAnsi="Cambria Math" w:cs="Arial"/>
                                  <w:sz w:val="20"/>
                                  <w:szCs w:val="20"/>
                                  <w:lang w:eastAsia="en-IE"/>
                                </w:rPr>
                                <m:t>1</m:t>
                              </w:del>
                            </w:ins>
                          </m:r>
                        </m:sub>
                      </m:sSub>
                      <m:r>
                        <w:ins w:id="1784" w:author="Coilin" w:date="2016-03-21T16:27:00Z">
                          <w:del w:id="1785" w:author="Windows User" w:date="2016-04-13T16:56:00Z">
                            <w:rPr>
                              <w:rFonts w:ascii="Cambria Math" w:eastAsia="Times New Roman" w:hAnsi="Cambria Math" w:cs="Arial"/>
                              <w:sz w:val="20"/>
                              <w:szCs w:val="20"/>
                              <w:lang w:eastAsia="en-IE"/>
                            </w:rPr>
                            <m:t xml:space="preserve">PI+ </m:t>
                          </w:del>
                        </w:ins>
                      </m:r>
                      <m:sSub>
                        <m:sSubPr>
                          <m:ctrlPr>
                            <w:ins w:id="1786" w:author="Coilin" w:date="2016-03-21T16:27:00Z">
                              <w:del w:id="1787" w:author="Windows User" w:date="2016-04-13T16:56:00Z">
                                <w:rPr>
                                  <w:rFonts w:ascii="Cambria Math" w:eastAsia="Times New Roman" w:hAnsi="Cambria Math" w:cs="Arial"/>
                                  <w:i/>
                                  <w:sz w:val="20"/>
                                  <w:szCs w:val="20"/>
                                  <w:lang w:eastAsia="en-IE"/>
                                </w:rPr>
                              </w:del>
                            </w:ins>
                          </m:ctrlPr>
                        </m:sSubPr>
                        <m:e>
                          <m:r>
                            <w:ins w:id="1788" w:author="Coilin" w:date="2016-03-21T16:27:00Z">
                              <w:del w:id="1789" w:author="Windows User" w:date="2016-04-13T16:56:00Z">
                                <w:rPr>
                                  <w:rFonts w:ascii="Cambria Math" w:eastAsia="Times New Roman" w:hAnsi="Cambria Math" w:cs="Arial"/>
                                  <w:sz w:val="20"/>
                                  <w:szCs w:val="20"/>
                                  <w:lang w:eastAsia="en-IE"/>
                                </w:rPr>
                                <m:t>δ</m:t>
                              </w:del>
                            </w:ins>
                          </m:r>
                        </m:e>
                        <m:sub>
                          <m:r>
                            <w:ins w:id="1790" w:author="Coilin" w:date="2016-03-21T16:27:00Z">
                              <w:del w:id="1791" w:author="Windows User" w:date="2016-04-13T16:56:00Z">
                                <w:rPr>
                                  <w:rFonts w:ascii="Cambria Math" w:eastAsia="Times New Roman" w:hAnsi="Cambria Math" w:cs="Arial"/>
                                  <w:sz w:val="20"/>
                                  <w:szCs w:val="20"/>
                                  <w:lang w:eastAsia="en-IE"/>
                                </w:rPr>
                                <m:t>2</m:t>
                              </w:del>
                            </w:ins>
                          </m:r>
                        </m:sub>
                      </m:sSub>
                      <m:r>
                        <w:ins w:id="1792" w:author="Coilin" w:date="2016-03-21T16:27:00Z">
                          <w:del w:id="1793" w:author="Windows User" w:date="2016-04-13T16:56:00Z">
                            <w:rPr>
                              <w:rFonts w:ascii="Cambria Math" w:eastAsia="Times New Roman" w:hAnsi="Cambria Math" w:cs="Arial"/>
                              <w:sz w:val="20"/>
                              <w:szCs w:val="20"/>
                              <w:lang w:eastAsia="en-IE"/>
                            </w:rPr>
                            <m:t xml:space="preserve">SI+ </m:t>
                          </w:del>
                        </w:ins>
                      </m:r>
                      <m:sSub>
                        <m:sSubPr>
                          <m:ctrlPr>
                            <w:ins w:id="1794" w:author="Coilin" w:date="2016-03-21T16:27:00Z">
                              <w:del w:id="1795" w:author="Windows User" w:date="2016-04-13T16:56:00Z">
                                <w:rPr>
                                  <w:rFonts w:ascii="Cambria Math" w:eastAsia="Times New Roman" w:hAnsi="Cambria Math" w:cs="Arial"/>
                                  <w:i/>
                                  <w:sz w:val="20"/>
                                  <w:szCs w:val="20"/>
                                  <w:lang w:eastAsia="en-IE"/>
                                </w:rPr>
                              </w:del>
                            </w:ins>
                          </m:ctrlPr>
                        </m:sSubPr>
                        <m:e>
                          <m:r>
                            <w:ins w:id="1796" w:author="Coilin" w:date="2016-03-21T16:27:00Z">
                              <w:del w:id="1797" w:author="Windows User" w:date="2016-04-13T16:56:00Z">
                                <w:rPr>
                                  <w:rFonts w:ascii="Cambria Math" w:eastAsia="Times New Roman" w:hAnsi="Cambria Math" w:cs="Arial"/>
                                  <w:sz w:val="20"/>
                                  <w:szCs w:val="20"/>
                                  <w:lang w:eastAsia="en-IE"/>
                                </w:rPr>
                                <m:t>δ</m:t>
                              </w:del>
                            </w:ins>
                          </m:r>
                        </m:e>
                        <m:sub>
                          <m:r>
                            <w:ins w:id="1798" w:author="Coilin" w:date="2016-03-21T16:27:00Z">
                              <w:del w:id="1799" w:author="Windows User" w:date="2016-04-13T16:56:00Z">
                                <w:rPr>
                                  <w:rFonts w:ascii="Cambria Math" w:eastAsia="Times New Roman" w:hAnsi="Cambria Math" w:cs="Arial"/>
                                  <w:sz w:val="20"/>
                                  <w:szCs w:val="20"/>
                                  <w:lang w:eastAsia="en-IE"/>
                                </w:rPr>
                                <m:t>3</m:t>
                              </w:del>
                            </w:ins>
                          </m:r>
                        </m:sub>
                      </m:sSub>
                      <m:r>
                        <w:ins w:id="1800" w:author="Coilin" w:date="2016-03-21T16:27:00Z">
                          <w:del w:id="1801" w:author="Windows User" w:date="2016-04-13T16:56:00Z">
                            <w:rPr>
                              <w:rFonts w:ascii="Cambria Math" w:eastAsia="Times New Roman" w:hAnsi="Cambria Math" w:cs="Arial"/>
                              <w:sz w:val="20"/>
                              <w:szCs w:val="20"/>
                              <w:lang w:eastAsia="en-IE"/>
                            </w:rPr>
                            <m:t>SO +</m:t>
                          </w:del>
                        </w:ins>
                      </m:r>
                      <m:sSub>
                        <m:sSubPr>
                          <m:ctrlPr>
                            <w:ins w:id="1802" w:author="Coilin" w:date="2016-03-21T16:27:00Z">
                              <w:del w:id="1803" w:author="Windows User" w:date="2016-04-13T16:56:00Z">
                                <w:rPr>
                                  <w:rFonts w:ascii="Cambria Math" w:eastAsia="Times New Roman" w:hAnsi="Cambria Math" w:cs="Arial"/>
                                  <w:i/>
                                  <w:sz w:val="20"/>
                                  <w:szCs w:val="20"/>
                                  <w:lang w:eastAsia="en-IE"/>
                                </w:rPr>
                              </w:del>
                            </w:ins>
                          </m:ctrlPr>
                        </m:sSubPr>
                        <m:e>
                          <m:r>
                            <w:ins w:id="1804" w:author="Coilin" w:date="2016-03-21T16:27:00Z">
                              <w:del w:id="1805" w:author="Windows User" w:date="2016-04-13T16:56:00Z">
                                <w:rPr>
                                  <w:rFonts w:ascii="Cambria Math" w:eastAsia="Times New Roman" w:hAnsi="Cambria Math" w:cs="Arial"/>
                                  <w:sz w:val="20"/>
                                  <w:szCs w:val="20"/>
                                  <w:lang w:eastAsia="en-IE"/>
                                </w:rPr>
                                <m:t>γ</m:t>
                              </w:del>
                            </w:ins>
                          </m:r>
                        </m:e>
                        <m:sub>
                          <m:r>
                            <w:ins w:id="1806" w:author="Coilin" w:date="2016-03-21T16:27:00Z">
                              <w:del w:id="1807" w:author="Windows User" w:date="2016-04-13T16:56:00Z">
                                <w:rPr>
                                  <w:rFonts w:ascii="Cambria Math" w:eastAsia="Times New Roman" w:hAnsi="Cambria Math" w:cs="Arial"/>
                                  <w:sz w:val="20"/>
                                  <w:szCs w:val="20"/>
                                  <w:lang w:eastAsia="en-IE"/>
                                </w:rPr>
                                <m:t>j</m:t>
                              </w:del>
                            </w:ins>
                          </m:r>
                        </m:sub>
                      </m:sSub>
                      <m:r>
                        <w:ins w:id="1808" w:author="Coilin" w:date="2016-03-21T16:27:00Z">
                          <w:del w:id="1809" w:author="Windows User" w:date="2016-04-13T16:56:00Z">
                            <w:rPr>
                              <w:rFonts w:ascii="Cambria Math" w:eastAsia="Times New Roman" w:hAnsi="Cambria Math" w:cs="Arial"/>
                              <w:sz w:val="20"/>
                              <w:szCs w:val="20"/>
                              <w:lang w:eastAsia="en-IE"/>
                            </w:rPr>
                            <m:t>W</m:t>
                          </w:del>
                        </w:ins>
                      </m:r>
                    </m:oMath>
                  </m:oMathPara>
                </w:p>
              </w:tc>
              <w:tc>
                <w:tcPr>
                  <w:tcW w:w="1701" w:type="dxa"/>
                  <w:tcBorders>
                    <w:top w:val="nil"/>
                    <w:left w:val="nil"/>
                    <w:bottom w:val="nil"/>
                    <w:right w:val="nil"/>
                  </w:tcBorders>
                  <w:shd w:val="clear" w:color="auto" w:fill="auto"/>
                  <w:noWrap/>
                  <w:vAlign w:val="bottom"/>
                  <w:hideMark/>
                  <w:tcPrChange w:id="1810" w:author="Coilin" w:date="2016-03-21T16:52:00Z">
                    <w:tcPr>
                      <w:tcW w:w="1701" w:type="dxa"/>
                      <w:tcBorders>
                        <w:top w:val="nil"/>
                        <w:left w:val="nil"/>
                        <w:bottom w:val="nil"/>
                        <w:right w:val="nil"/>
                      </w:tcBorders>
                      <w:shd w:val="clear" w:color="auto" w:fill="auto"/>
                      <w:noWrap/>
                      <w:vAlign w:val="bottom"/>
                      <w:hideMark/>
                    </w:tcPr>
                  </w:tcPrChange>
                </w:tcPr>
                <w:p w14:paraId="6FE9E59D" w14:textId="10C4AFAA" w:rsidR="00952E56" w:rsidRPr="00472734" w:rsidDel="00DE72A5" w:rsidRDefault="00952E56" w:rsidP="00472734">
                  <w:pPr>
                    <w:spacing w:after="0" w:line="240" w:lineRule="auto"/>
                    <w:jc w:val="center"/>
                    <w:rPr>
                      <w:ins w:id="1811" w:author="Coilin" w:date="2016-03-21T15:59:00Z"/>
                      <w:del w:id="1812" w:author="Windows User" w:date="2016-04-13T16:56:00Z"/>
                      <w:rFonts w:ascii="Arial" w:eastAsia="Times New Roman" w:hAnsi="Arial" w:cs="Arial"/>
                      <w:sz w:val="20"/>
                      <w:szCs w:val="20"/>
                      <w:lang w:eastAsia="en-IE"/>
                    </w:rPr>
                  </w:pPr>
                  <w:ins w:id="1813" w:author="Coilin" w:date="2016-03-21T15:59:00Z">
                    <w:del w:id="1814" w:author="Windows User" w:date="2016-04-13T16:56:00Z">
                      <w:r w:rsidRPr="00472734" w:rsidDel="00DE72A5">
                        <w:rPr>
                          <w:rFonts w:ascii="Arial" w:eastAsia="Times New Roman" w:hAnsi="Arial" w:cs="Arial"/>
                          <w:sz w:val="20"/>
                          <w:szCs w:val="20"/>
                          <w:lang w:eastAsia="en-IE"/>
                        </w:rPr>
                        <w:delText>-2032.73</w:delText>
                      </w:r>
                    </w:del>
                  </w:ins>
                </w:p>
              </w:tc>
              <w:tc>
                <w:tcPr>
                  <w:tcW w:w="1134" w:type="dxa"/>
                  <w:tcBorders>
                    <w:top w:val="nil"/>
                    <w:left w:val="nil"/>
                    <w:bottom w:val="nil"/>
                    <w:right w:val="nil"/>
                  </w:tcBorders>
                  <w:shd w:val="clear" w:color="auto" w:fill="auto"/>
                  <w:noWrap/>
                  <w:vAlign w:val="bottom"/>
                  <w:hideMark/>
                  <w:tcPrChange w:id="1815" w:author="Coilin" w:date="2016-03-21T16:52:00Z">
                    <w:tcPr>
                      <w:tcW w:w="1134" w:type="dxa"/>
                      <w:tcBorders>
                        <w:top w:val="nil"/>
                        <w:left w:val="nil"/>
                        <w:bottom w:val="nil"/>
                        <w:right w:val="nil"/>
                      </w:tcBorders>
                      <w:shd w:val="clear" w:color="auto" w:fill="auto"/>
                      <w:noWrap/>
                      <w:vAlign w:val="bottom"/>
                      <w:hideMark/>
                    </w:tcPr>
                  </w:tcPrChange>
                </w:tcPr>
                <w:p w14:paraId="7B1AA50D" w14:textId="6493C913" w:rsidR="00952E56" w:rsidRPr="00472734" w:rsidDel="00DE72A5" w:rsidRDefault="00952E56" w:rsidP="00472734">
                  <w:pPr>
                    <w:spacing w:after="0" w:line="240" w:lineRule="auto"/>
                    <w:jc w:val="center"/>
                    <w:rPr>
                      <w:ins w:id="1816" w:author="Coilin" w:date="2016-03-21T15:59:00Z"/>
                      <w:del w:id="1817" w:author="Windows User" w:date="2016-04-13T16:56:00Z"/>
                      <w:rFonts w:ascii="Arial" w:eastAsia="Times New Roman" w:hAnsi="Arial" w:cs="Arial"/>
                      <w:sz w:val="20"/>
                      <w:szCs w:val="20"/>
                      <w:lang w:eastAsia="en-IE"/>
                    </w:rPr>
                  </w:pPr>
                  <w:ins w:id="1818" w:author="Coilin" w:date="2016-03-21T15:59:00Z">
                    <w:del w:id="1819" w:author="Windows User" w:date="2016-04-13T16:56:00Z">
                      <w:r w:rsidRPr="00472734" w:rsidDel="00DE72A5">
                        <w:rPr>
                          <w:rFonts w:ascii="Arial" w:eastAsia="Times New Roman" w:hAnsi="Arial" w:cs="Arial"/>
                          <w:sz w:val="20"/>
                          <w:szCs w:val="20"/>
                          <w:lang w:eastAsia="en-IE"/>
                        </w:rPr>
                        <w:delText>22</w:delText>
                      </w:r>
                    </w:del>
                  </w:ins>
                </w:p>
              </w:tc>
              <w:tc>
                <w:tcPr>
                  <w:tcW w:w="939" w:type="dxa"/>
                  <w:tcBorders>
                    <w:top w:val="nil"/>
                    <w:left w:val="nil"/>
                    <w:bottom w:val="nil"/>
                    <w:right w:val="nil"/>
                  </w:tcBorders>
                  <w:shd w:val="clear" w:color="auto" w:fill="auto"/>
                  <w:noWrap/>
                  <w:vAlign w:val="bottom"/>
                  <w:hideMark/>
                  <w:tcPrChange w:id="1820" w:author="Coilin" w:date="2016-03-21T16:52:00Z">
                    <w:tcPr>
                      <w:tcW w:w="599" w:type="dxa"/>
                      <w:tcBorders>
                        <w:top w:val="nil"/>
                        <w:left w:val="nil"/>
                        <w:bottom w:val="nil"/>
                        <w:right w:val="nil"/>
                      </w:tcBorders>
                      <w:shd w:val="clear" w:color="auto" w:fill="auto"/>
                      <w:noWrap/>
                      <w:vAlign w:val="bottom"/>
                      <w:hideMark/>
                    </w:tcPr>
                  </w:tcPrChange>
                </w:tcPr>
                <w:p w14:paraId="483AEF04" w14:textId="1495C036" w:rsidR="00952E56" w:rsidRPr="00472734" w:rsidDel="00DE72A5" w:rsidRDefault="00952E56" w:rsidP="00472734">
                  <w:pPr>
                    <w:spacing w:after="0" w:line="240" w:lineRule="auto"/>
                    <w:jc w:val="center"/>
                    <w:rPr>
                      <w:ins w:id="1821" w:author="Coilin" w:date="2016-03-21T15:59:00Z"/>
                      <w:del w:id="1822" w:author="Windows User" w:date="2016-04-13T16:56:00Z"/>
                      <w:rFonts w:ascii="Arial" w:eastAsia="Times New Roman" w:hAnsi="Arial" w:cs="Arial"/>
                      <w:sz w:val="20"/>
                      <w:szCs w:val="20"/>
                      <w:lang w:eastAsia="en-IE"/>
                    </w:rPr>
                  </w:pPr>
                  <w:ins w:id="1823" w:author="Coilin" w:date="2016-03-21T15:59:00Z">
                    <w:del w:id="1824" w:author="Windows User" w:date="2016-04-13T16:56:00Z">
                      <w:r w:rsidRPr="00472734" w:rsidDel="00DE72A5">
                        <w:rPr>
                          <w:rFonts w:ascii="Arial" w:eastAsia="Times New Roman" w:hAnsi="Arial" w:cs="Arial"/>
                          <w:sz w:val="20"/>
                          <w:szCs w:val="20"/>
                          <w:lang w:eastAsia="en-IE"/>
                        </w:rPr>
                        <w:delText>4109.46</w:delText>
                      </w:r>
                    </w:del>
                  </w:ins>
                </w:p>
              </w:tc>
            </w:tr>
            <w:tr w:rsidR="00952E56" w:rsidRPr="00472734" w:rsidDel="00DE72A5" w14:paraId="37909E0C" w14:textId="64634237" w:rsidTr="00EC5C94">
              <w:trPr>
                <w:trHeight w:val="300"/>
                <w:ins w:id="1825" w:author="Coilin" w:date="2016-03-21T15:59:00Z"/>
                <w:del w:id="1826" w:author="Windows User" w:date="2016-04-13T16:56:00Z"/>
                <w:trPrChange w:id="1827" w:author="Coilin" w:date="2016-03-21T16:52:00Z">
                  <w:trPr>
                    <w:trHeight w:val="300"/>
                  </w:trPr>
                </w:trPrChange>
              </w:trPr>
              <w:tc>
                <w:tcPr>
                  <w:tcW w:w="419" w:type="dxa"/>
                  <w:tcBorders>
                    <w:top w:val="nil"/>
                    <w:left w:val="nil"/>
                    <w:bottom w:val="nil"/>
                    <w:right w:val="nil"/>
                  </w:tcBorders>
                  <w:vAlign w:val="bottom"/>
                  <w:tcPrChange w:id="1828" w:author="Coilin" w:date="2016-03-21T16:52:00Z">
                    <w:tcPr>
                      <w:tcW w:w="5279" w:type="dxa"/>
                      <w:tcBorders>
                        <w:top w:val="nil"/>
                        <w:left w:val="nil"/>
                        <w:bottom w:val="nil"/>
                        <w:right w:val="nil"/>
                      </w:tcBorders>
                    </w:tcPr>
                  </w:tcPrChange>
                </w:tcPr>
                <w:p w14:paraId="22F306AB" w14:textId="01DFD4B4" w:rsidR="00952E56" w:rsidRPr="00472734" w:rsidDel="00DE72A5" w:rsidRDefault="00952E56">
                  <w:pPr>
                    <w:spacing w:after="0" w:line="240" w:lineRule="auto"/>
                    <w:rPr>
                      <w:ins w:id="1829" w:author="Coilin" w:date="2016-03-21T16:25:00Z"/>
                      <w:del w:id="1830" w:author="Windows User" w:date="2016-04-13T16:56:00Z"/>
                      <w:rFonts w:ascii="Arial" w:eastAsia="Times New Roman" w:hAnsi="Arial" w:cs="Arial"/>
                      <w:sz w:val="20"/>
                      <w:szCs w:val="20"/>
                      <w:lang w:eastAsia="en-IE"/>
                    </w:rPr>
                    <w:pPrChange w:id="1831"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832" w:author="Coilin" w:date="2016-03-21T16:52:00Z">
                    <w:tcPr>
                      <w:tcW w:w="5279" w:type="dxa"/>
                      <w:tcBorders>
                        <w:top w:val="nil"/>
                        <w:left w:val="nil"/>
                        <w:bottom w:val="nil"/>
                        <w:right w:val="nil"/>
                      </w:tcBorders>
                      <w:shd w:val="clear" w:color="auto" w:fill="auto"/>
                      <w:noWrap/>
                      <w:vAlign w:val="bottom"/>
                      <w:hideMark/>
                    </w:tcPr>
                  </w:tcPrChange>
                </w:tcPr>
                <w:p w14:paraId="75E292A4" w14:textId="02EFA93A" w:rsidR="00952E56" w:rsidRPr="00472734" w:rsidDel="00DE72A5" w:rsidRDefault="00952E56" w:rsidP="00472734">
                  <w:pPr>
                    <w:spacing w:after="0" w:line="240" w:lineRule="auto"/>
                    <w:jc w:val="center"/>
                    <w:rPr>
                      <w:ins w:id="1833" w:author="Coilin" w:date="2016-03-21T15:59:00Z"/>
                      <w:del w:id="1834" w:author="Windows User" w:date="2016-04-13T16:56: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835" w:author="Coilin" w:date="2016-03-21T16:52:00Z">
                    <w:tcPr>
                      <w:tcW w:w="1701" w:type="dxa"/>
                      <w:tcBorders>
                        <w:top w:val="nil"/>
                        <w:left w:val="nil"/>
                        <w:bottom w:val="nil"/>
                        <w:right w:val="nil"/>
                      </w:tcBorders>
                      <w:shd w:val="clear" w:color="auto" w:fill="auto"/>
                      <w:noWrap/>
                      <w:vAlign w:val="bottom"/>
                      <w:hideMark/>
                    </w:tcPr>
                  </w:tcPrChange>
                </w:tcPr>
                <w:p w14:paraId="10209F22" w14:textId="3F3BD384" w:rsidR="00952E56" w:rsidRPr="00472734" w:rsidDel="00DE72A5" w:rsidRDefault="00952E56" w:rsidP="00472734">
                  <w:pPr>
                    <w:spacing w:after="0" w:line="240" w:lineRule="auto"/>
                    <w:rPr>
                      <w:ins w:id="1836" w:author="Coilin" w:date="2016-03-21T15:59:00Z"/>
                      <w:del w:id="1837"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838" w:author="Coilin" w:date="2016-03-21T16:52:00Z">
                    <w:tcPr>
                      <w:tcW w:w="1134" w:type="dxa"/>
                      <w:tcBorders>
                        <w:top w:val="nil"/>
                        <w:left w:val="nil"/>
                        <w:bottom w:val="nil"/>
                        <w:right w:val="nil"/>
                      </w:tcBorders>
                      <w:shd w:val="clear" w:color="auto" w:fill="auto"/>
                      <w:noWrap/>
                      <w:vAlign w:val="bottom"/>
                      <w:hideMark/>
                    </w:tcPr>
                  </w:tcPrChange>
                </w:tcPr>
                <w:p w14:paraId="4E859113" w14:textId="752E3754" w:rsidR="00952E56" w:rsidRPr="00472734" w:rsidDel="00DE72A5" w:rsidRDefault="00952E56" w:rsidP="00472734">
                  <w:pPr>
                    <w:spacing w:after="0" w:line="240" w:lineRule="auto"/>
                    <w:jc w:val="center"/>
                    <w:rPr>
                      <w:ins w:id="1839" w:author="Coilin" w:date="2016-03-21T15:59:00Z"/>
                      <w:del w:id="1840"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841" w:author="Coilin" w:date="2016-03-21T16:52:00Z">
                    <w:tcPr>
                      <w:tcW w:w="599" w:type="dxa"/>
                      <w:tcBorders>
                        <w:top w:val="nil"/>
                        <w:left w:val="nil"/>
                        <w:bottom w:val="nil"/>
                        <w:right w:val="nil"/>
                      </w:tcBorders>
                      <w:shd w:val="clear" w:color="auto" w:fill="auto"/>
                      <w:noWrap/>
                      <w:vAlign w:val="bottom"/>
                      <w:hideMark/>
                    </w:tcPr>
                  </w:tcPrChange>
                </w:tcPr>
                <w:p w14:paraId="751B68CE" w14:textId="090D758C" w:rsidR="00952E56" w:rsidRPr="00472734" w:rsidDel="00DE72A5" w:rsidRDefault="00952E56" w:rsidP="00472734">
                  <w:pPr>
                    <w:spacing w:after="0" w:line="240" w:lineRule="auto"/>
                    <w:jc w:val="center"/>
                    <w:rPr>
                      <w:ins w:id="1842" w:author="Coilin" w:date="2016-03-21T15:59:00Z"/>
                      <w:del w:id="1843" w:author="Windows User" w:date="2016-04-13T16:56:00Z"/>
                      <w:rFonts w:ascii="Times New Roman" w:eastAsia="Times New Roman" w:hAnsi="Times New Roman" w:cs="Times New Roman"/>
                      <w:sz w:val="20"/>
                      <w:szCs w:val="20"/>
                      <w:lang w:eastAsia="en-IE"/>
                    </w:rPr>
                  </w:pPr>
                </w:p>
              </w:tc>
            </w:tr>
            <w:tr w:rsidR="00952E56" w:rsidRPr="00472734" w:rsidDel="00DE72A5" w14:paraId="6EC90FC8" w14:textId="061CD229" w:rsidTr="00EC5C94">
              <w:trPr>
                <w:trHeight w:val="255"/>
                <w:ins w:id="1844" w:author="Coilin" w:date="2016-03-21T15:59:00Z"/>
                <w:del w:id="1845" w:author="Windows User" w:date="2016-04-13T16:56:00Z"/>
                <w:trPrChange w:id="1846" w:author="Coilin" w:date="2016-03-21T16:52:00Z">
                  <w:trPr>
                    <w:trHeight w:val="255"/>
                  </w:trPr>
                </w:trPrChange>
              </w:trPr>
              <w:tc>
                <w:tcPr>
                  <w:tcW w:w="419" w:type="dxa"/>
                  <w:tcBorders>
                    <w:top w:val="nil"/>
                    <w:left w:val="nil"/>
                    <w:bottom w:val="nil"/>
                    <w:right w:val="nil"/>
                  </w:tcBorders>
                  <w:vAlign w:val="bottom"/>
                  <w:tcPrChange w:id="1847" w:author="Coilin" w:date="2016-03-21T16:52:00Z">
                    <w:tcPr>
                      <w:tcW w:w="5279" w:type="dxa"/>
                      <w:tcBorders>
                        <w:top w:val="nil"/>
                        <w:left w:val="nil"/>
                        <w:bottom w:val="nil"/>
                        <w:right w:val="nil"/>
                      </w:tcBorders>
                    </w:tcPr>
                  </w:tcPrChange>
                </w:tcPr>
                <w:p w14:paraId="7F7452AE" w14:textId="4EF02753" w:rsidR="00952E56" w:rsidRPr="00472734" w:rsidDel="00DE72A5" w:rsidRDefault="00952E56">
                  <w:pPr>
                    <w:spacing w:after="0" w:line="240" w:lineRule="auto"/>
                    <w:rPr>
                      <w:ins w:id="1848" w:author="Coilin" w:date="2016-03-21T16:25:00Z"/>
                      <w:del w:id="1849" w:author="Windows User" w:date="2016-04-13T16:56: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850"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296D8EE6" w:rsidR="00952E56" w:rsidRPr="00F949E3" w:rsidDel="00DE72A5" w:rsidRDefault="00952E56">
                  <w:pPr>
                    <w:spacing w:after="0" w:line="240" w:lineRule="auto"/>
                    <w:rPr>
                      <w:ins w:id="1851" w:author="Coilin" w:date="2016-03-21T15:59:00Z"/>
                      <w:del w:id="1852" w:author="Windows User" w:date="2016-04-13T16:56:00Z"/>
                      <w:rFonts w:ascii="Arial" w:eastAsia="Times New Roman" w:hAnsi="Arial" w:cs="Arial"/>
                      <w:iCs/>
                      <w:sz w:val="20"/>
                      <w:szCs w:val="20"/>
                      <w:lang w:eastAsia="en-IE"/>
                      <w:rPrChange w:id="1853" w:author="Coilin" w:date="2016-03-21T16:42:00Z">
                        <w:rPr>
                          <w:ins w:id="1854" w:author="Coilin" w:date="2016-03-21T15:59:00Z"/>
                          <w:del w:id="1855" w:author="Windows User" w:date="2016-04-13T16:56:00Z"/>
                          <w:rFonts w:ascii="Arial" w:eastAsia="Times New Roman" w:hAnsi="Arial" w:cs="Arial"/>
                          <w:i/>
                          <w:iCs/>
                          <w:sz w:val="20"/>
                          <w:szCs w:val="20"/>
                          <w:lang w:eastAsia="en-IE"/>
                        </w:rPr>
                      </w:rPrChange>
                    </w:rPr>
                  </w:pPr>
                  <w:ins w:id="1856" w:author="Coilin" w:date="2016-03-21T15:59:00Z">
                    <w:del w:id="1857" w:author="Windows User" w:date="2016-04-13T16:56:00Z">
                      <w:r w:rsidRPr="00F949E3" w:rsidDel="00DE72A5">
                        <w:rPr>
                          <w:rFonts w:ascii="Arial" w:eastAsia="Times New Roman" w:hAnsi="Arial" w:cs="Arial"/>
                          <w:iCs/>
                          <w:sz w:val="20"/>
                          <w:szCs w:val="20"/>
                          <w:lang w:eastAsia="en-IE"/>
                          <w:rPrChange w:id="1858" w:author="Coilin" w:date="2016-03-21T16:42:00Z">
                            <w:rPr>
                              <w:rFonts w:ascii="Arial" w:eastAsia="Times New Roman" w:hAnsi="Arial" w:cs="Arial"/>
                              <w:i/>
                              <w:iCs/>
                              <w:sz w:val="20"/>
                              <w:szCs w:val="20"/>
                              <w:lang w:eastAsia="en-IE"/>
                            </w:rPr>
                          </w:rPrChange>
                        </w:rPr>
                        <w:delText xml:space="preserve">Two-way interactions (best fitting main effects </w:delText>
                      </w:r>
                    </w:del>
                  </w:ins>
                  <w:ins w:id="1859" w:author="Coilin" w:date="2016-03-21T16:28:00Z">
                    <w:del w:id="1860" w:author="Windows User" w:date="2016-04-13T16:56:00Z">
                      <w:r w:rsidR="00BA27EB" w:rsidRPr="00F949E3" w:rsidDel="00DE72A5">
                        <w:rPr>
                          <w:rFonts w:ascii="Arial" w:eastAsia="Times New Roman" w:hAnsi="Arial" w:cs="Arial"/>
                          <w:iCs/>
                          <w:sz w:val="20"/>
                          <w:szCs w:val="20"/>
                          <w:lang w:eastAsia="en-IE"/>
                          <w:rPrChange w:id="1861" w:author="Coilin" w:date="2016-03-21T16:42:00Z">
                            <w:rPr>
                              <w:rFonts w:ascii="Arial" w:eastAsia="Times New Roman" w:hAnsi="Arial" w:cs="Arial"/>
                              <w:i/>
                              <w:iCs/>
                              <w:sz w:val="20"/>
                              <w:szCs w:val="20"/>
                              <w:lang w:eastAsia="en-IE"/>
                            </w:rPr>
                          </w:rPrChange>
                        </w:rPr>
                        <w:delText xml:space="preserve">(#16) </w:delText>
                      </w:r>
                    </w:del>
                  </w:ins>
                  <w:ins w:id="1862" w:author="Coilin" w:date="2016-03-21T15:59:00Z">
                    <w:del w:id="1863" w:author="Windows User" w:date="2016-04-13T16:56:00Z">
                      <w:r w:rsidRPr="00F949E3" w:rsidDel="00DE72A5">
                        <w:rPr>
                          <w:rFonts w:ascii="Arial" w:eastAsia="Times New Roman" w:hAnsi="Arial" w:cs="Arial"/>
                          <w:iCs/>
                          <w:sz w:val="20"/>
                          <w:szCs w:val="20"/>
                          <w:lang w:eastAsia="en-IE"/>
                          <w:rPrChange w:id="1864" w:author="Coilin" w:date="2016-03-21T16:42:00Z">
                            <w:rPr>
                              <w:rFonts w:ascii="Arial" w:eastAsia="Times New Roman" w:hAnsi="Arial" w:cs="Arial"/>
                              <w:i/>
                              <w:iCs/>
                              <w:sz w:val="20"/>
                              <w:szCs w:val="20"/>
                              <w:lang w:eastAsia="en-IE"/>
                            </w:rPr>
                          </w:rPrChange>
                        </w:rPr>
                        <w:delText>included)</w:delText>
                      </w:r>
                    </w:del>
                  </w:ins>
                </w:p>
              </w:tc>
              <w:tc>
                <w:tcPr>
                  <w:tcW w:w="1134" w:type="dxa"/>
                  <w:tcBorders>
                    <w:top w:val="nil"/>
                    <w:left w:val="nil"/>
                    <w:bottom w:val="nil"/>
                    <w:right w:val="nil"/>
                  </w:tcBorders>
                  <w:shd w:val="clear" w:color="auto" w:fill="auto"/>
                  <w:noWrap/>
                  <w:vAlign w:val="bottom"/>
                  <w:hideMark/>
                  <w:tcPrChange w:id="1865" w:author="Coilin" w:date="2016-03-21T16:52:00Z">
                    <w:tcPr>
                      <w:tcW w:w="1134" w:type="dxa"/>
                      <w:tcBorders>
                        <w:top w:val="nil"/>
                        <w:left w:val="nil"/>
                        <w:bottom w:val="nil"/>
                        <w:right w:val="nil"/>
                      </w:tcBorders>
                      <w:shd w:val="clear" w:color="auto" w:fill="auto"/>
                      <w:noWrap/>
                      <w:vAlign w:val="bottom"/>
                      <w:hideMark/>
                    </w:tcPr>
                  </w:tcPrChange>
                </w:tcPr>
                <w:p w14:paraId="633152B7" w14:textId="6B0FCC0B" w:rsidR="00952E56" w:rsidRPr="00472734" w:rsidDel="00DE72A5" w:rsidRDefault="00952E56" w:rsidP="00472734">
                  <w:pPr>
                    <w:spacing w:after="0" w:line="240" w:lineRule="auto"/>
                    <w:rPr>
                      <w:ins w:id="1866" w:author="Coilin" w:date="2016-03-21T15:59:00Z"/>
                      <w:del w:id="1867" w:author="Windows User" w:date="2016-04-13T16:56: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868" w:author="Coilin" w:date="2016-03-21T16:52:00Z">
                    <w:tcPr>
                      <w:tcW w:w="599" w:type="dxa"/>
                      <w:tcBorders>
                        <w:top w:val="nil"/>
                        <w:left w:val="nil"/>
                        <w:bottom w:val="nil"/>
                        <w:right w:val="nil"/>
                      </w:tcBorders>
                      <w:shd w:val="clear" w:color="auto" w:fill="auto"/>
                      <w:noWrap/>
                      <w:vAlign w:val="bottom"/>
                      <w:hideMark/>
                    </w:tcPr>
                  </w:tcPrChange>
                </w:tcPr>
                <w:p w14:paraId="763F205A" w14:textId="5813AE91" w:rsidR="00952E56" w:rsidRPr="00472734" w:rsidDel="00DE72A5" w:rsidRDefault="00952E56" w:rsidP="00472734">
                  <w:pPr>
                    <w:spacing w:after="0" w:line="240" w:lineRule="auto"/>
                    <w:jc w:val="center"/>
                    <w:rPr>
                      <w:ins w:id="1869" w:author="Coilin" w:date="2016-03-21T15:59:00Z"/>
                      <w:del w:id="1870" w:author="Windows User" w:date="2016-04-13T16:56:00Z"/>
                      <w:rFonts w:ascii="Times New Roman" w:eastAsia="Times New Roman" w:hAnsi="Times New Roman" w:cs="Times New Roman"/>
                      <w:sz w:val="20"/>
                      <w:szCs w:val="20"/>
                      <w:lang w:eastAsia="en-IE"/>
                    </w:rPr>
                  </w:pPr>
                </w:p>
              </w:tc>
            </w:tr>
            <w:tr w:rsidR="00952E56" w:rsidRPr="00472734" w:rsidDel="00DE72A5" w14:paraId="2E82F154" w14:textId="234E2AA7" w:rsidTr="00EC5C94">
              <w:trPr>
                <w:trHeight w:val="255"/>
                <w:ins w:id="1871" w:author="Coilin" w:date="2016-03-21T15:59:00Z"/>
                <w:del w:id="1872" w:author="Windows User" w:date="2016-04-13T16:56:00Z"/>
                <w:trPrChange w:id="1873" w:author="Coilin" w:date="2016-03-21T16:52:00Z">
                  <w:trPr>
                    <w:trHeight w:val="255"/>
                  </w:trPr>
                </w:trPrChange>
              </w:trPr>
              <w:tc>
                <w:tcPr>
                  <w:tcW w:w="419" w:type="dxa"/>
                  <w:tcBorders>
                    <w:top w:val="nil"/>
                    <w:left w:val="nil"/>
                    <w:bottom w:val="nil"/>
                    <w:right w:val="nil"/>
                  </w:tcBorders>
                  <w:vAlign w:val="bottom"/>
                  <w:tcPrChange w:id="1874" w:author="Coilin" w:date="2016-03-21T16:52:00Z">
                    <w:tcPr>
                      <w:tcW w:w="5279" w:type="dxa"/>
                      <w:tcBorders>
                        <w:top w:val="nil"/>
                        <w:left w:val="nil"/>
                        <w:bottom w:val="nil"/>
                        <w:right w:val="nil"/>
                      </w:tcBorders>
                    </w:tcPr>
                  </w:tcPrChange>
                </w:tcPr>
                <w:p w14:paraId="66387AAB" w14:textId="007D335E" w:rsidR="00952E56" w:rsidRPr="00AA2D87" w:rsidDel="00DE72A5" w:rsidRDefault="00AA2D87">
                  <w:pPr>
                    <w:spacing w:after="0" w:line="240" w:lineRule="auto"/>
                    <w:rPr>
                      <w:ins w:id="1875" w:author="Coilin" w:date="2016-03-21T16:25:00Z"/>
                      <w:del w:id="1876" w:author="Windows User" w:date="2016-04-13T16:56:00Z"/>
                      <w:rFonts w:eastAsia="Times New Roman" w:cs="Arial"/>
                      <w:sz w:val="20"/>
                      <w:szCs w:val="20"/>
                      <w:lang w:eastAsia="en-IE"/>
                      <w:rPrChange w:id="1877" w:author="Coilin" w:date="2016-03-21T16:28:00Z">
                        <w:rPr>
                          <w:ins w:id="1878" w:author="Coilin" w:date="2016-03-21T16:25:00Z"/>
                          <w:del w:id="1879" w:author="Windows User" w:date="2016-04-13T16:56:00Z"/>
                          <w:rFonts w:ascii="Arial" w:eastAsia="Times New Roman" w:hAnsi="Arial" w:cs="Arial"/>
                          <w:sz w:val="20"/>
                          <w:szCs w:val="20"/>
                          <w:lang w:eastAsia="en-IE"/>
                        </w:rPr>
                      </w:rPrChange>
                    </w:rPr>
                  </w:pPr>
                  <w:ins w:id="1880" w:author="Coilin" w:date="2016-03-21T16:27:00Z">
                    <w:del w:id="1881" w:author="Windows User" w:date="2016-04-13T16:56:00Z">
                      <w:r w:rsidRPr="00AA2D87" w:rsidDel="00DE72A5">
                        <w:rPr>
                          <w:rFonts w:eastAsia="Times New Roman" w:cs="Arial"/>
                          <w:sz w:val="20"/>
                          <w:szCs w:val="20"/>
                          <w:lang w:eastAsia="en-IE"/>
                          <w:rPrChange w:id="1882" w:author="Coilin" w:date="2016-03-21T16:28:00Z">
                            <w:rPr>
                              <w:rFonts w:ascii="Arial" w:eastAsia="Times New Roman" w:hAnsi="Arial" w:cs="Arial"/>
                              <w:sz w:val="20"/>
                              <w:szCs w:val="20"/>
                              <w:lang w:eastAsia="en-IE"/>
                            </w:rPr>
                          </w:rPrChange>
                        </w:rPr>
                        <w:delText>18</w:delText>
                      </w:r>
                    </w:del>
                  </w:ins>
                </w:p>
              </w:tc>
              <w:tc>
                <w:tcPr>
                  <w:tcW w:w="5279" w:type="dxa"/>
                  <w:tcBorders>
                    <w:top w:val="nil"/>
                    <w:left w:val="nil"/>
                    <w:bottom w:val="nil"/>
                    <w:right w:val="nil"/>
                  </w:tcBorders>
                  <w:shd w:val="clear" w:color="auto" w:fill="auto"/>
                  <w:noWrap/>
                  <w:vAlign w:val="bottom"/>
                  <w:hideMark/>
                  <w:tcPrChange w:id="1883" w:author="Coilin" w:date="2016-03-21T16:52:00Z">
                    <w:tcPr>
                      <w:tcW w:w="5279" w:type="dxa"/>
                      <w:tcBorders>
                        <w:top w:val="nil"/>
                        <w:left w:val="nil"/>
                        <w:bottom w:val="nil"/>
                        <w:right w:val="nil"/>
                      </w:tcBorders>
                      <w:shd w:val="clear" w:color="auto" w:fill="auto"/>
                      <w:noWrap/>
                      <w:vAlign w:val="bottom"/>
                      <w:hideMark/>
                    </w:tcPr>
                  </w:tcPrChange>
                </w:tcPr>
                <w:p w14:paraId="326F6BDC" w14:textId="051EA566" w:rsidR="00952E56" w:rsidRPr="002708A0" w:rsidDel="00DE72A5" w:rsidRDefault="00807A25" w:rsidP="00472734">
                  <w:pPr>
                    <w:spacing w:after="0" w:line="240" w:lineRule="auto"/>
                    <w:rPr>
                      <w:ins w:id="1884" w:author="Coilin" w:date="2016-03-21T15:59:00Z"/>
                      <w:del w:id="1885" w:author="Windows User" w:date="2016-04-13T16:56:00Z"/>
                      <w:rFonts w:ascii="Arial" w:eastAsia="Times New Roman" w:hAnsi="Arial" w:cs="Arial"/>
                      <w:sz w:val="20"/>
                      <w:szCs w:val="20"/>
                      <w:lang w:eastAsia="en-IE"/>
                    </w:rPr>
                  </w:pPr>
                  <m:oMathPara>
                    <m:oMathParaPr>
                      <m:jc m:val="left"/>
                    </m:oMathParaPr>
                    <m:oMath>
                      <m:sSub>
                        <m:sSubPr>
                          <m:ctrlPr>
                            <w:ins w:id="1886" w:author="Coilin" w:date="2016-03-21T16:30:00Z">
                              <w:del w:id="1887" w:author="Windows User" w:date="2016-04-13T16:56:00Z">
                                <w:rPr>
                                  <w:rFonts w:ascii="Cambria Math" w:eastAsia="Times New Roman" w:hAnsi="Cambria Math" w:cs="Arial"/>
                                  <w:i/>
                                  <w:sz w:val="20"/>
                                  <w:szCs w:val="20"/>
                                  <w:lang w:eastAsia="en-IE"/>
                                </w:rPr>
                              </w:del>
                            </w:ins>
                          </m:ctrlPr>
                        </m:sSubPr>
                        <m:e>
                          <m:r>
                            <w:ins w:id="1888" w:author="Coilin" w:date="2016-03-21T16:30:00Z">
                              <w:del w:id="1889" w:author="Windows User" w:date="2016-04-13T16:56:00Z">
                                <w:rPr>
                                  <w:rFonts w:ascii="Cambria Math" w:eastAsia="Times New Roman" w:hAnsi="Cambria Math" w:cs="Arial"/>
                                  <w:sz w:val="20"/>
                                  <w:szCs w:val="20"/>
                                  <w:lang w:eastAsia="en-IE"/>
                                </w:rPr>
                                <m:t>ρ</m:t>
                              </w:del>
                            </w:ins>
                          </m:r>
                        </m:e>
                        <m:sub>
                          <m:r>
                            <w:ins w:id="1890" w:author="Coilin" w:date="2016-03-21T16:32:00Z">
                              <w:del w:id="1891" w:author="Windows User" w:date="2016-04-13T16:56:00Z">
                                <w:rPr>
                                  <w:rFonts w:ascii="Cambria Math" w:eastAsia="Times New Roman" w:hAnsi="Cambria Math" w:cs="Arial"/>
                                  <w:sz w:val="20"/>
                                  <w:szCs w:val="20"/>
                                  <w:lang w:eastAsia="en-IE"/>
                                </w:rPr>
                                <m:t>1,</m:t>
                              </w:del>
                            </w:ins>
                          </m:r>
                          <m:r>
                            <w:ins w:id="1892" w:author="Coilin" w:date="2016-03-21T16:30:00Z">
                              <w:del w:id="1893" w:author="Windows User" w:date="2016-04-13T16:56:00Z">
                                <w:rPr>
                                  <w:rFonts w:ascii="Cambria Math" w:eastAsia="Times New Roman" w:hAnsi="Cambria Math" w:cs="Arial"/>
                                  <w:sz w:val="20"/>
                                  <w:szCs w:val="20"/>
                                  <w:lang w:eastAsia="en-IE"/>
                                </w:rPr>
                                <m:t>j</m:t>
                              </w:del>
                            </w:ins>
                          </m:r>
                        </m:sub>
                      </m:sSub>
                      <m:r>
                        <w:ins w:id="1894" w:author="Coilin" w:date="2016-03-21T16:29:00Z">
                          <w:del w:id="1895" w:author="Windows User" w:date="2016-04-13T16:56:00Z">
                            <w:rPr>
                              <w:rFonts w:ascii="Cambria Math" w:eastAsia="Times New Roman" w:hAnsi="Cambria Math" w:cs="Arial"/>
                              <w:sz w:val="20"/>
                              <w:szCs w:val="20"/>
                              <w:lang w:eastAsia="en-IE"/>
                            </w:rPr>
                            <m:t>CL×W</m:t>
                          </w:del>
                        </w:ins>
                      </m:r>
                    </m:oMath>
                  </m:oMathPara>
                </w:p>
              </w:tc>
              <w:tc>
                <w:tcPr>
                  <w:tcW w:w="1701" w:type="dxa"/>
                  <w:tcBorders>
                    <w:top w:val="nil"/>
                    <w:left w:val="nil"/>
                    <w:bottom w:val="nil"/>
                    <w:right w:val="nil"/>
                  </w:tcBorders>
                  <w:shd w:val="clear" w:color="auto" w:fill="auto"/>
                  <w:noWrap/>
                  <w:vAlign w:val="bottom"/>
                  <w:hideMark/>
                  <w:tcPrChange w:id="1896" w:author="Coilin" w:date="2016-03-21T16:52:00Z">
                    <w:tcPr>
                      <w:tcW w:w="1701" w:type="dxa"/>
                      <w:tcBorders>
                        <w:top w:val="nil"/>
                        <w:left w:val="nil"/>
                        <w:bottom w:val="nil"/>
                        <w:right w:val="nil"/>
                      </w:tcBorders>
                      <w:shd w:val="clear" w:color="auto" w:fill="auto"/>
                      <w:noWrap/>
                      <w:vAlign w:val="bottom"/>
                      <w:hideMark/>
                    </w:tcPr>
                  </w:tcPrChange>
                </w:tcPr>
                <w:p w14:paraId="7789A8AA" w14:textId="03BBFD92" w:rsidR="00952E56" w:rsidRPr="00472734" w:rsidDel="00DE72A5" w:rsidRDefault="00952E56" w:rsidP="00472734">
                  <w:pPr>
                    <w:spacing w:after="0" w:line="240" w:lineRule="auto"/>
                    <w:jc w:val="center"/>
                    <w:rPr>
                      <w:ins w:id="1897" w:author="Coilin" w:date="2016-03-21T15:59:00Z"/>
                      <w:del w:id="1898" w:author="Windows User" w:date="2016-04-13T16:56:00Z"/>
                      <w:rFonts w:ascii="Arial" w:eastAsia="Times New Roman" w:hAnsi="Arial" w:cs="Arial"/>
                      <w:sz w:val="20"/>
                      <w:szCs w:val="20"/>
                      <w:lang w:eastAsia="en-IE"/>
                    </w:rPr>
                  </w:pPr>
                  <w:ins w:id="1899" w:author="Coilin" w:date="2016-03-21T15:59:00Z">
                    <w:del w:id="1900" w:author="Windows User" w:date="2016-04-13T16:56:00Z">
                      <w:r w:rsidRPr="00472734" w:rsidDel="00DE72A5">
                        <w:rPr>
                          <w:rFonts w:ascii="Arial" w:eastAsia="Times New Roman" w:hAnsi="Arial" w:cs="Arial"/>
                          <w:sz w:val="20"/>
                          <w:szCs w:val="20"/>
                          <w:lang w:eastAsia="en-IE"/>
                        </w:rPr>
                        <w:delText>-2004.90</w:delText>
                      </w:r>
                    </w:del>
                  </w:ins>
                </w:p>
              </w:tc>
              <w:tc>
                <w:tcPr>
                  <w:tcW w:w="1134" w:type="dxa"/>
                  <w:tcBorders>
                    <w:top w:val="nil"/>
                    <w:left w:val="nil"/>
                    <w:bottom w:val="nil"/>
                    <w:right w:val="nil"/>
                  </w:tcBorders>
                  <w:shd w:val="clear" w:color="auto" w:fill="auto"/>
                  <w:noWrap/>
                  <w:vAlign w:val="bottom"/>
                  <w:hideMark/>
                  <w:tcPrChange w:id="1901" w:author="Coilin" w:date="2016-03-21T16:52:00Z">
                    <w:tcPr>
                      <w:tcW w:w="1134" w:type="dxa"/>
                      <w:tcBorders>
                        <w:top w:val="nil"/>
                        <w:left w:val="nil"/>
                        <w:bottom w:val="nil"/>
                        <w:right w:val="nil"/>
                      </w:tcBorders>
                      <w:shd w:val="clear" w:color="auto" w:fill="auto"/>
                      <w:noWrap/>
                      <w:vAlign w:val="bottom"/>
                      <w:hideMark/>
                    </w:tcPr>
                  </w:tcPrChange>
                </w:tcPr>
                <w:p w14:paraId="7718887A" w14:textId="5DFB7067" w:rsidR="00952E56" w:rsidRPr="00472734" w:rsidDel="00DE72A5" w:rsidRDefault="00952E56" w:rsidP="00472734">
                  <w:pPr>
                    <w:spacing w:after="0" w:line="240" w:lineRule="auto"/>
                    <w:jc w:val="center"/>
                    <w:rPr>
                      <w:ins w:id="1902" w:author="Coilin" w:date="2016-03-21T15:59:00Z"/>
                      <w:del w:id="1903" w:author="Windows User" w:date="2016-04-13T16:56:00Z"/>
                      <w:rFonts w:ascii="Arial" w:eastAsia="Times New Roman" w:hAnsi="Arial" w:cs="Arial"/>
                      <w:sz w:val="20"/>
                      <w:szCs w:val="20"/>
                      <w:lang w:eastAsia="en-IE"/>
                    </w:rPr>
                  </w:pPr>
                  <w:ins w:id="1904" w:author="Coilin" w:date="2016-03-21T15:59:00Z">
                    <w:del w:id="1905" w:author="Windows User" w:date="2016-04-13T16:56:00Z">
                      <w:r w:rsidRPr="00472734" w:rsidDel="00DE72A5">
                        <w:rPr>
                          <w:rFonts w:ascii="Arial" w:eastAsia="Times New Roman" w:hAnsi="Arial" w:cs="Arial"/>
                          <w:sz w:val="20"/>
                          <w:szCs w:val="20"/>
                          <w:lang w:eastAsia="en-IE"/>
                        </w:rPr>
                        <w:delText>23</w:delText>
                      </w:r>
                    </w:del>
                  </w:ins>
                </w:p>
              </w:tc>
              <w:tc>
                <w:tcPr>
                  <w:tcW w:w="939" w:type="dxa"/>
                  <w:tcBorders>
                    <w:top w:val="nil"/>
                    <w:left w:val="nil"/>
                    <w:bottom w:val="nil"/>
                    <w:right w:val="nil"/>
                  </w:tcBorders>
                  <w:shd w:val="clear" w:color="auto" w:fill="auto"/>
                  <w:noWrap/>
                  <w:vAlign w:val="bottom"/>
                  <w:hideMark/>
                  <w:tcPrChange w:id="1906" w:author="Coilin" w:date="2016-03-21T16:52:00Z">
                    <w:tcPr>
                      <w:tcW w:w="599" w:type="dxa"/>
                      <w:tcBorders>
                        <w:top w:val="nil"/>
                        <w:left w:val="nil"/>
                        <w:bottom w:val="nil"/>
                        <w:right w:val="nil"/>
                      </w:tcBorders>
                      <w:shd w:val="clear" w:color="auto" w:fill="auto"/>
                      <w:noWrap/>
                      <w:vAlign w:val="bottom"/>
                      <w:hideMark/>
                    </w:tcPr>
                  </w:tcPrChange>
                </w:tcPr>
                <w:p w14:paraId="0338A0F1" w14:textId="1213F943" w:rsidR="00952E56" w:rsidRPr="00472734" w:rsidDel="00DE72A5" w:rsidRDefault="00952E56" w:rsidP="00472734">
                  <w:pPr>
                    <w:spacing w:after="0" w:line="240" w:lineRule="auto"/>
                    <w:jc w:val="center"/>
                    <w:rPr>
                      <w:ins w:id="1907" w:author="Coilin" w:date="2016-03-21T15:59:00Z"/>
                      <w:del w:id="1908" w:author="Windows User" w:date="2016-04-13T16:56:00Z"/>
                      <w:rFonts w:ascii="Arial" w:eastAsia="Times New Roman" w:hAnsi="Arial" w:cs="Arial"/>
                      <w:sz w:val="20"/>
                      <w:szCs w:val="20"/>
                      <w:lang w:eastAsia="en-IE"/>
                    </w:rPr>
                  </w:pPr>
                  <w:ins w:id="1909" w:author="Coilin" w:date="2016-03-21T15:59:00Z">
                    <w:del w:id="1910" w:author="Windows User" w:date="2016-04-13T16:56:00Z">
                      <w:r w:rsidRPr="00472734" w:rsidDel="00DE72A5">
                        <w:rPr>
                          <w:rFonts w:ascii="Arial" w:eastAsia="Times New Roman" w:hAnsi="Arial" w:cs="Arial"/>
                          <w:sz w:val="20"/>
                          <w:szCs w:val="20"/>
                          <w:lang w:eastAsia="en-IE"/>
                        </w:rPr>
                        <w:delText>4055.80</w:delText>
                      </w:r>
                    </w:del>
                  </w:ins>
                </w:p>
              </w:tc>
            </w:tr>
            <w:tr w:rsidR="00952E56" w:rsidRPr="00472734" w:rsidDel="00DE72A5" w14:paraId="4575765C" w14:textId="42522143" w:rsidTr="00EC5C94">
              <w:trPr>
                <w:trHeight w:val="255"/>
                <w:ins w:id="1911" w:author="Coilin" w:date="2016-03-21T15:59:00Z"/>
                <w:del w:id="1912" w:author="Windows User" w:date="2016-04-13T16:56:00Z"/>
                <w:trPrChange w:id="1913" w:author="Coilin" w:date="2016-03-21T16:52:00Z">
                  <w:trPr>
                    <w:trHeight w:val="255"/>
                  </w:trPr>
                </w:trPrChange>
              </w:trPr>
              <w:tc>
                <w:tcPr>
                  <w:tcW w:w="419" w:type="dxa"/>
                  <w:tcBorders>
                    <w:top w:val="nil"/>
                    <w:left w:val="nil"/>
                    <w:right w:val="nil"/>
                  </w:tcBorders>
                  <w:vAlign w:val="bottom"/>
                  <w:tcPrChange w:id="1914" w:author="Coilin" w:date="2016-03-21T16:52:00Z">
                    <w:tcPr>
                      <w:tcW w:w="5279" w:type="dxa"/>
                      <w:tcBorders>
                        <w:top w:val="nil"/>
                        <w:left w:val="nil"/>
                        <w:bottom w:val="nil"/>
                        <w:right w:val="nil"/>
                      </w:tcBorders>
                    </w:tcPr>
                  </w:tcPrChange>
                </w:tcPr>
                <w:p w14:paraId="28AB0C9E" w14:textId="54B2A9E3" w:rsidR="00952E56" w:rsidRPr="00AA2D87" w:rsidDel="00DE72A5" w:rsidRDefault="00AA2D87">
                  <w:pPr>
                    <w:spacing w:after="0" w:line="240" w:lineRule="auto"/>
                    <w:rPr>
                      <w:ins w:id="1915" w:author="Coilin" w:date="2016-03-21T16:25:00Z"/>
                      <w:del w:id="1916" w:author="Windows User" w:date="2016-04-13T16:56:00Z"/>
                      <w:rFonts w:eastAsia="Times New Roman" w:cs="Arial"/>
                      <w:sz w:val="20"/>
                      <w:szCs w:val="20"/>
                      <w:lang w:eastAsia="en-IE"/>
                      <w:rPrChange w:id="1917" w:author="Coilin" w:date="2016-03-21T16:28:00Z">
                        <w:rPr>
                          <w:ins w:id="1918" w:author="Coilin" w:date="2016-03-21T16:25:00Z"/>
                          <w:del w:id="1919" w:author="Windows User" w:date="2016-04-13T16:56:00Z"/>
                          <w:rFonts w:ascii="Arial" w:eastAsia="Times New Roman" w:hAnsi="Arial" w:cs="Arial"/>
                          <w:sz w:val="20"/>
                          <w:szCs w:val="20"/>
                          <w:lang w:eastAsia="en-IE"/>
                        </w:rPr>
                      </w:rPrChange>
                    </w:rPr>
                  </w:pPr>
                  <w:ins w:id="1920" w:author="Coilin" w:date="2016-03-21T16:27:00Z">
                    <w:del w:id="1921" w:author="Windows User" w:date="2016-04-13T16:56:00Z">
                      <w:r w:rsidRPr="00AA2D87" w:rsidDel="00DE72A5">
                        <w:rPr>
                          <w:rFonts w:eastAsia="Times New Roman" w:cs="Arial"/>
                          <w:sz w:val="20"/>
                          <w:szCs w:val="20"/>
                          <w:lang w:eastAsia="en-IE"/>
                          <w:rPrChange w:id="1922" w:author="Coilin" w:date="2016-03-21T16:28:00Z">
                            <w:rPr>
                              <w:rFonts w:ascii="Arial" w:eastAsia="Times New Roman" w:hAnsi="Arial" w:cs="Arial"/>
                              <w:sz w:val="20"/>
                              <w:szCs w:val="20"/>
                              <w:lang w:eastAsia="en-IE"/>
                            </w:rPr>
                          </w:rPrChange>
                        </w:rPr>
                        <w:delText>19</w:delText>
                      </w:r>
                    </w:del>
                  </w:ins>
                </w:p>
              </w:tc>
              <w:tc>
                <w:tcPr>
                  <w:tcW w:w="5279" w:type="dxa"/>
                  <w:tcBorders>
                    <w:top w:val="nil"/>
                    <w:left w:val="nil"/>
                    <w:right w:val="nil"/>
                  </w:tcBorders>
                  <w:shd w:val="clear" w:color="auto" w:fill="auto"/>
                  <w:noWrap/>
                  <w:vAlign w:val="bottom"/>
                  <w:hideMark/>
                  <w:tcPrChange w:id="1923" w:author="Coilin" w:date="2016-03-21T16:52:00Z">
                    <w:tcPr>
                      <w:tcW w:w="5279" w:type="dxa"/>
                      <w:tcBorders>
                        <w:top w:val="nil"/>
                        <w:left w:val="nil"/>
                        <w:bottom w:val="nil"/>
                        <w:right w:val="nil"/>
                      </w:tcBorders>
                      <w:shd w:val="clear" w:color="auto" w:fill="auto"/>
                      <w:noWrap/>
                      <w:vAlign w:val="bottom"/>
                      <w:hideMark/>
                    </w:tcPr>
                  </w:tcPrChange>
                </w:tcPr>
                <w:p w14:paraId="7070EAB2" w14:textId="46CFBB85" w:rsidR="00952E56" w:rsidRPr="002708A0" w:rsidDel="00DE72A5" w:rsidRDefault="00807A25" w:rsidP="00472734">
                  <w:pPr>
                    <w:spacing w:after="0" w:line="240" w:lineRule="auto"/>
                    <w:rPr>
                      <w:ins w:id="1924" w:author="Coilin" w:date="2016-03-21T15:59:00Z"/>
                      <w:del w:id="1925" w:author="Windows User" w:date="2016-04-13T16:56:00Z"/>
                      <w:rFonts w:ascii="Arial" w:eastAsia="Times New Roman" w:hAnsi="Arial" w:cs="Arial"/>
                      <w:sz w:val="20"/>
                      <w:szCs w:val="20"/>
                      <w:lang w:eastAsia="en-IE"/>
                    </w:rPr>
                  </w:pPr>
                  <m:oMathPara>
                    <m:oMathParaPr>
                      <m:jc m:val="left"/>
                    </m:oMathParaPr>
                    <m:oMath>
                      <m:sSub>
                        <m:sSubPr>
                          <m:ctrlPr>
                            <w:ins w:id="1926" w:author="Coilin" w:date="2016-03-21T16:33:00Z">
                              <w:del w:id="1927" w:author="Windows User" w:date="2016-04-13T16:56:00Z">
                                <w:rPr>
                                  <w:rFonts w:ascii="Cambria Math" w:eastAsia="Times New Roman" w:hAnsi="Cambria Math" w:cs="Arial"/>
                                  <w:i/>
                                  <w:sz w:val="20"/>
                                  <w:szCs w:val="20"/>
                                  <w:lang w:eastAsia="en-IE"/>
                                </w:rPr>
                              </w:del>
                            </w:ins>
                          </m:ctrlPr>
                        </m:sSubPr>
                        <m:e>
                          <m:r>
                            <w:ins w:id="1928" w:author="Coilin" w:date="2016-03-21T16:33:00Z">
                              <w:del w:id="1929" w:author="Windows User" w:date="2016-04-13T16:56:00Z">
                                <w:rPr>
                                  <w:rFonts w:ascii="Cambria Math" w:eastAsia="Times New Roman" w:hAnsi="Cambria Math" w:cs="Arial"/>
                                  <w:sz w:val="20"/>
                                  <w:szCs w:val="20"/>
                                  <w:lang w:eastAsia="en-IE"/>
                                </w:rPr>
                                <m:t>ρ</m:t>
                              </w:del>
                            </w:ins>
                          </m:r>
                        </m:e>
                        <m:sub>
                          <m:r>
                            <w:ins w:id="1930" w:author="Coilin" w:date="2016-03-21T16:37:00Z">
                              <w:del w:id="1931" w:author="Windows User" w:date="2016-04-13T16:56:00Z">
                                <w:rPr>
                                  <w:rFonts w:ascii="Cambria Math" w:eastAsia="Times New Roman" w:hAnsi="Cambria Math" w:cs="Arial"/>
                                  <w:sz w:val="20"/>
                                  <w:szCs w:val="20"/>
                                  <w:lang w:eastAsia="en-IE"/>
                                </w:rPr>
                                <m:t>1</m:t>
                              </w:del>
                            </w:ins>
                          </m:r>
                        </m:sub>
                      </m:sSub>
                      <m:r>
                        <w:ins w:id="1932" w:author="Coilin" w:date="2016-03-21T16:31:00Z">
                          <w:del w:id="1933" w:author="Windows User" w:date="2016-04-13T16:56:00Z">
                            <w:rPr>
                              <w:rFonts w:ascii="Cambria Math" w:eastAsia="Times New Roman" w:hAnsi="Cambria Math" w:cs="Arial"/>
                              <w:sz w:val="20"/>
                              <w:szCs w:val="20"/>
                              <w:lang w:eastAsia="en-IE"/>
                            </w:rPr>
                            <m:t xml:space="preserve">CL×PI+ </m:t>
                          </w:del>
                        </w:ins>
                      </m:r>
                      <m:sSub>
                        <m:sSubPr>
                          <m:ctrlPr>
                            <w:ins w:id="1934" w:author="Coilin" w:date="2016-03-21T16:31:00Z">
                              <w:del w:id="1935" w:author="Windows User" w:date="2016-04-13T16:56:00Z">
                                <w:rPr>
                                  <w:rFonts w:ascii="Cambria Math" w:eastAsia="Times New Roman" w:hAnsi="Cambria Math" w:cs="Arial"/>
                                  <w:i/>
                                  <w:sz w:val="20"/>
                                  <w:szCs w:val="20"/>
                                  <w:lang w:eastAsia="en-IE"/>
                                </w:rPr>
                              </w:del>
                            </w:ins>
                          </m:ctrlPr>
                        </m:sSubPr>
                        <m:e>
                          <m:r>
                            <w:ins w:id="1936" w:author="Coilin" w:date="2016-03-21T16:34:00Z">
                              <w:del w:id="1937" w:author="Windows User" w:date="2016-04-13T16:56:00Z">
                                <w:rPr>
                                  <w:rFonts w:ascii="Cambria Math" w:eastAsia="Times New Roman" w:hAnsi="Cambria Math" w:cs="Arial"/>
                                  <w:sz w:val="20"/>
                                  <w:szCs w:val="20"/>
                                  <w:lang w:eastAsia="en-IE"/>
                                </w:rPr>
                                <m:t>ρ</m:t>
                              </w:del>
                            </w:ins>
                          </m:r>
                        </m:e>
                        <m:sub>
                          <m:r>
                            <w:ins w:id="1938" w:author="Coilin" w:date="2016-03-21T16:37:00Z">
                              <w:del w:id="1939" w:author="Windows User" w:date="2016-04-13T16:56:00Z">
                                <w:rPr>
                                  <w:rFonts w:ascii="Cambria Math" w:eastAsia="Times New Roman" w:hAnsi="Cambria Math" w:cs="Arial"/>
                                  <w:sz w:val="20"/>
                                  <w:szCs w:val="20"/>
                                  <w:lang w:eastAsia="en-IE"/>
                                </w:rPr>
                                <m:t>2</m:t>
                              </w:del>
                            </w:ins>
                          </m:r>
                        </m:sub>
                      </m:sSub>
                      <m:r>
                        <w:ins w:id="1940" w:author="Coilin" w:date="2016-03-21T16:31:00Z">
                          <w:del w:id="1941" w:author="Windows User" w:date="2016-04-13T16:56:00Z">
                            <w:rPr>
                              <w:rFonts w:ascii="Cambria Math" w:eastAsia="Times New Roman" w:hAnsi="Cambria Math" w:cs="Arial"/>
                              <w:sz w:val="20"/>
                              <w:szCs w:val="20"/>
                              <w:lang w:eastAsia="en-IE"/>
                            </w:rPr>
                            <m:t xml:space="preserve">CL×SI+ </m:t>
                          </w:del>
                        </w:ins>
                      </m:r>
                      <m:sSub>
                        <m:sSubPr>
                          <m:ctrlPr>
                            <w:ins w:id="1942" w:author="Coilin" w:date="2016-03-21T16:31:00Z">
                              <w:del w:id="1943" w:author="Windows User" w:date="2016-04-13T16:56:00Z">
                                <w:rPr>
                                  <w:rFonts w:ascii="Cambria Math" w:eastAsia="Times New Roman" w:hAnsi="Cambria Math" w:cs="Arial"/>
                                  <w:i/>
                                  <w:sz w:val="20"/>
                                  <w:szCs w:val="20"/>
                                  <w:lang w:eastAsia="en-IE"/>
                                </w:rPr>
                              </w:del>
                            </w:ins>
                          </m:ctrlPr>
                        </m:sSubPr>
                        <m:e>
                          <m:r>
                            <w:ins w:id="1944" w:author="Coilin" w:date="2016-03-21T16:34:00Z">
                              <w:del w:id="1945" w:author="Windows User" w:date="2016-04-13T16:56:00Z">
                                <w:rPr>
                                  <w:rFonts w:ascii="Cambria Math" w:eastAsia="Times New Roman" w:hAnsi="Cambria Math" w:cs="Arial"/>
                                  <w:sz w:val="20"/>
                                  <w:szCs w:val="20"/>
                                  <w:lang w:eastAsia="en-IE"/>
                                </w:rPr>
                                <m:t>ρ</m:t>
                              </w:del>
                            </w:ins>
                          </m:r>
                        </m:e>
                        <m:sub>
                          <m:r>
                            <w:ins w:id="1946" w:author="Coilin" w:date="2016-03-21T16:31:00Z">
                              <w:del w:id="1947" w:author="Windows User" w:date="2016-04-13T16:56:00Z">
                                <w:rPr>
                                  <w:rFonts w:ascii="Cambria Math" w:eastAsia="Times New Roman" w:hAnsi="Cambria Math" w:cs="Arial"/>
                                  <w:sz w:val="20"/>
                                  <w:szCs w:val="20"/>
                                  <w:lang w:eastAsia="en-IE"/>
                                </w:rPr>
                                <m:t>3</m:t>
                              </w:del>
                            </w:ins>
                          </m:r>
                        </m:sub>
                      </m:sSub>
                      <m:r>
                        <w:ins w:id="1948" w:author="Coilin" w:date="2016-03-21T16:31:00Z">
                          <w:del w:id="1949" w:author="Windows User" w:date="2016-04-13T16:56:00Z">
                            <w:rPr>
                              <w:rFonts w:ascii="Cambria Math" w:eastAsia="Times New Roman" w:hAnsi="Cambria Math" w:cs="Arial"/>
                              <w:sz w:val="20"/>
                              <w:szCs w:val="20"/>
                              <w:lang w:eastAsia="en-IE"/>
                            </w:rPr>
                            <m:t>CL×SO</m:t>
                          </w:del>
                        </w:ins>
                      </m:r>
                    </m:oMath>
                  </m:oMathPara>
                </w:p>
              </w:tc>
              <w:tc>
                <w:tcPr>
                  <w:tcW w:w="1701" w:type="dxa"/>
                  <w:tcBorders>
                    <w:top w:val="nil"/>
                    <w:left w:val="nil"/>
                    <w:right w:val="nil"/>
                  </w:tcBorders>
                  <w:shd w:val="clear" w:color="auto" w:fill="auto"/>
                  <w:noWrap/>
                  <w:vAlign w:val="bottom"/>
                  <w:hideMark/>
                  <w:tcPrChange w:id="1950" w:author="Coilin" w:date="2016-03-21T16:52:00Z">
                    <w:tcPr>
                      <w:tcW w:w="1701" w:type="dxa"/>
                      <w:tcBorders>
                        <w:top w:val="nil"/>
                        <w:left w:val="nil"/>
                        <w:bottom w:val="nil"/>
                        <w:right w:val="nil"/>
                      </w:tcBorders>
                      <w:shd w:val="clear" w:color="auto" w:fill="auto"/>
                      <w:noWrap/>
                      <w:vAlign w:val="bottom"/>
                      <w:hideMark/>
                    </w:tcPr>
                  </w:tcPrChange>
                </w:tcPr>
                <w:p w14:paraId="36E8B4F0" w14:textId="2A59C997" w:rsidR="00952E56" w:rsidRPr="00472734" w:rsidDel="00DE72A5" w:rsidRDefault="00952E56" w:rsidP="00472734">
                  <w:pPr>
                    <w:spacing w:after="0" w:line="240" w:lineRule="auto"/>
                    <w:jc w:val="center"/>
                    <w:rPr>
                      <w:ins w:id="1951" w:author="Coilin" w:date="2016-03-21T15:59:00Z"/>
                      <w:del w:id="1952" w:author="Windows User" w:date="2016-04-13T16:56:00Z"/>
                      <w:rFonts w:ascii="Arial" w:eastAsia="Times New Roman" w:hAnsi="Arial" w:cs="Arial"/>
                      <w:sz w:val="20"/>
                      <w:szCs w:val="20"/>
                      <w:lang w:eastAsia="en-IE"/>
                    </w:rPr>
                  </w:pPr>
                  <w:ins w:id="1953" w:author="Coilin" w:date="2016-03-21T15:59:00Z">
                    <w:del w:id="1954" w:author="Windows User" w:date="2016-04-13T16:56:00Z">
                      <w:r w:rsidRPr="00472734" w:rsidDel="00DE72A5">
                        <w:rPr>
                          <w:rFonts w:ascii="Arial" w:eastAsia="Times New Roman" w:hAnsi="Arial" w:cs="Arial"/>
                          <w:sz w:val="20"/>
                          <w:szCs w:val="20"/>
                          <w:lang w:eastAsia="en-IE"/>
                        </w:rPr>
                        <w:delText>-2001.13</w:delText>
                      </w:r>
                    </w:del>
                  </w:ins>
                </w:p>
              </w:tc>
              <w:tc>
                <w:tcPr>
                  <w:tcW w:w="1134" w:type="dxa"/>
                  <w:tcBorders>
                    <w:top w:val="nil"/>
                    <w:left w:val="nil"/>
                    <w:right w:val="nil"/>
                  </w:tcBorders>
                  <w:shd w:val="clear" w:color="auto" w:fill="auto"/>
                  <w:noWrap/>
                  <w:vAlign w:val="bottom"/>
                  <w:hideMark/>
                  <w:tcPrChange w:id="1955" w:author="Coilin" w:date="2016-03-21T16:52:00Z">
                    <w:tcPr>
                      <w:tcW w:w="1134" w:type="dxa"/>
                      <w:tcBorders>
                        <w:top w:val="nil"/>
                        <w:left w:val="nil"/>
                        <w:bottom w:val="nil"/>
                        <w:right w:val="nil"/>
                      </w:tcBorders>
                      <w:shd w:val="clear" w:color="auto" w:fill="auto"/>
                      <w:noWrap/>
                      <w:vAlign w:val="bottom"/>
                      <w:hideMark/>
                    </w:tcPr>
                  </w:tcPrChange>
                </w:tcPr>
                <w:p w14:paraId="187221D9" w14:textId="51976B63" w:rsidR="00952E56" w:rsidRPr="00472734" w:rsidDel="00DE72A5" w:rsidRDefault="00952E56" w:rsidP="00472734">
                  <w:pPr>
                    <w:spacing w:after="0" w:line="240" w:lineRule="auto"/>
                    <w:jc w:val="center"/>
                    <w:rPr>
                      <w:ins w:id="1956" w:author="Coilin" w:date="2016-03-21T15:59:00Z"/>
                      <w:del w:id="1957" w:author="Windows User" w:date="2016-04-13T16:56:00Z"/>
                      <w:rFonts w:ascii="Arial" w:eastAsia="Times New Roman" w:hAnsi="Arial" w:cs="Arial"/>
                      <w:sz w:val="20"/>
                      <w:szCs w:val="20"/>
                      <w:lang w:eastAsia="en-IE"/>
                    </w:rPr>
                  </w:pPr>
                  <w:ins w:id="1958" w:author="Coilin" w:date="2016-03-21T15:59:00Z">
                    <w:del w:id="1959" w:author="Windows User" w:date="2016-04-13T16:56:00Z">
                      <w:r w:rsidRPr="00472734" w:rsidDel="00DE72A5">
                        <w:rPr>
                          <w:rFonts w:ascii="Arial" w:eastAsia="Times New Roman" w:hAnsi="Arial" w:cs="Arial"/>
                          <w:sz w:val="20"/>
                          <w:szCs w:val="20"/>
                          <w:lang w:eastAsia="en-IE"/>
                        </w:rPr>
                        <w:delText>22</w:delText>
                      </w:r>
                    </w:del>
                  </w:ins>
                </w:p>
              </w:tc>
              <w:tc>
                <w:tcPr>
                  <w:tcW w:w="939" w:type="dxa"/>
                  <w:tcBorders>
                    <w:top w:val="nil"/>
                    <w:left w:val="nil"/>
                    <w:right w:val="nil"/>
                  </w:tcBorders>
                  <w:shd w:val="clear" w:color="auto" w:fill="auto"/>
                  <w:noWrap/>
                  <w:vAlign w:val="bottom"/>
                  <w:hideMark/>
                  <w:tcPrChange w:id="1960" w:author="Coilin" w:date="2016-03-21T16:52:00Z">
                    <w:tcPr>
                      <w:tcW w:w="599" w:type="dxa"/>
                      <w:tcBorders>
                        <w:top w:val="nil"/>
                        <w:left w:val="nil"/>
                        <w:bottom w:val="nil"/>
                        <w:right w:val="nil"/>
                      </w:tcBorders>
                      <w:shd w:val="clear" w:color="auto" w:fill="auto"/>
                      <w:noWrap/>
                      <w:vAlign w:val="bottom"/>
                      <w:hideMark/>
                    </w:tcPr>
                  </w:tcPrChange>
                </w:tcPr>
                <w:p w14:paraId="6D894052" w14:textId="38FFA462" w:rsidR="00952E56" w:rsidRPr="00472734" w:rsidDel="00DE72A5" w:rsidRDefault="00952E56" w:rsidP="00472734">
                  <w:pPr>
                    <w:spacing w:after="0" w:line="240" w:lineRule="auto"/>
                    <w:jc w:val="center"/>
                    <w:rPr>
                      <w:ins w:id="1961" w:author="Coilin" w:date="2016-03-21T15:59:00Z"/>
                      <w:del w:id="1962" w:author="Windows User" w:date="2016-04-13T16:56:00Z"/>
                      <w:rFonts w:ascii="Arial" w:eastAsia="Times New Roman" w:hAnsi="Arial" w:cs="Arial"/>
                      <w:sz w:val="20"/>
                      <w:szCs w:val="20"/>
                      <w:lang w:eastAsia="en-IE"/>
                    </w:rPr>
                  </w:pPr>
                  <w:ins w:id="1963" w:author="Coilin" w:date="2016-03-21T15:59:00Z">
                    <w:del w:id="1964" w:author="Windows User" w:date="2016-04-13T16:56:00Z">
                      <w:r w:rsidRPr="00472734" w:rsidDel="00DE72A5">
                        <w:rPr>
                          <w:rFonts w:ascii="Arial" w:eastAsia="Times New Roman" w:hAnsi="Arial" w:cs="Arial"/>
                          <w:sz w:val="20"/>
                          <w:szCs w:val="20"/>
                          <w:lang w:eastAsia="en-IE"/>
                        </w:rPr>
                        <w:delText>4046.26</w:delText>
                      </w:r>
                    </w:del>
                  </w:ins>
                </w:p>
              </w:tc>
            </w:tr>
            <w:tr w:rsidR="005F7C78" w:rsidRPr="00472734" w:rsidDel="00DE72A5" w14:paraId="331F9B09" w14:textId="37F82215" w:rsidTr="00EC5C94">
              <w:trPr>
                <w:trHeight w:val="255"/>
                <w:ins w:id="1965" w:author="Coilin" w:date="2016-03-21T15:59:00Z"/>
                <w:del w:id="1966" w:author="Windows User" w:date="2016-04-13T16:56:00Z"/>
                <w:trPrChange w:id="1967" w:author="Coilin" w:date="2016-03-21T16:52:00Z">
                  <w:trPr>
                    <w:trHeight w:val="255"/>
                  </w:trPr>
                </w:trPrChange>
              </w:trPr>
              <w:tc>
                <w:tcPr>
                  <w:tcW w:w="419" w:type="dxa"/>
                  <w:tcBorders>
                    <w:top w:val="nil"/>
                    <w:left w:val="nil"/>
                    <w:bottom w:val="single" w:sz="4" w:space="0" w:color="auto"/>
                    <w:right w:val="nil"/>
                  </w:tcBorders>
                  <w:vAlign w:val="bottom"/>
                  <w:tcPrChange w:id="1968" w:author="Coilin" w:date="2016-03-21T16:52:00Z">
                    <w:tcPr>
                      <w:tcW w:w="5279" w:type="dxa"/>
                      <w:tcBorders>
                        <w:top w:val="nil"/>
                        <w:left w:val="nil"/>
                        <w:bottom w:val="nil"/>
                        <w:right w:val="nil"/>
                      </w:tcBorders>
                    </w:tcPr>
                  </w:tcPrChange>
                </w:tcPr>
                <w:p w14:paraId="0C70D9A4" w14:textId="2C603006" w:rsidR="005F7C78" w:rsidRPr="00AA2D87" w:rsidDel="00DE72A5" w:rsidRDefault="005F7C78">
                  <w:pPr>
                    <w:spacing w:after="0" w:line="240" w:lineRule="auto"/>
                    <w:rPr>
                      <w:ins w:id="1969" w:author="Coilin" w:date="2016-03-21T16:25:00Z"/>
                      <w:del w:id="1970" w:author="Windows User" w:date="2016-04-13T16:56:00Z"/>
                      <w:rFonts w:eastAsia="Times New Roman" w:cs="Arial"/>
                      <w:sz w:val="20"/>
                      <w:szCs w:val="20"/>
                      <w:lang w:eastAsia="en-IE"/>
                      <w:rPrChange w:id="1971" w:author="Coilin" w:date="2016-03-21T16:28:00Z">
                        <w:rPr>
                          <w:ins w:id="1972" w:author="Coilin" w:date="2016-03-21T16:25:00Z"/>
                          <w:del w:id="1973" w:author="Windows User" w:date="2016-04-13T16:56:00Z"/>
                          <w:rFonts w:ascii="Arial" w:eastAsia="Times New Roman" w:hAnsi="Arial" w:cs="Arial"/>
                          <w:sz w:val="20"/>
                          <w:szCs w:val="20"/>
                          <w:lang w:eastAsia="en-IE"/>
                        </w:rPr>
                      </w:rPrChange>
                    </w:rPr>
                  </w:pPr>
                  <w:ins w:id="1974" w:author="Coilin" w:date="2016-03-21T16:28:00Z">
                    <w:del w:id="1975" w:author="Windows User" w:date="2016-04-13T16:56:00Z">
                      <w:r w:rsidRPr="00AA2D87" w:rsidDel="00DE72A5">
                        <w:rPr>
                          <w:rFonts w:eastAsia="Times New Roman" w:cs="Arial"/>
                          <w:sz w:val="20"/>
                          <w:szCs w:val="20"/>
                          <w:lang w:eastAsia="en-IE"/>
                          <w:rPrChange w:id="1976" w:author="Coilin" w:date="2016-03-21T16:28:00Z">
                            <w:rPr>
                              <w:rFonts w:ascii="Arial" w:eastAsia="Times New Roman" w:hAnsi="Arial" w:cs="Arial"/>
                              <w:sz w:val="20"/>
                              <w:szCs w:val="20"/>
                              <w:lang w:eastAsia="en-IE"/>
                            </w:rPr>
                          </w:rPrChange>
                        </w:rPr>
                        <w:delText>20</w:delText>
                      </w:r>
                    </w:del>
                  </w:ins>
                </w:p>
              </w:tc>
              <w:tc>
                <w:tcPr>
                  <w:tcW w:w="5279" w:type="dxa"/>
                  <w:tcBorders>
                    <w:top w:val="nil"/>
                    <w:left w:val="nil"/>
                    <w:bottom w:val="single" w:sz="4" w:space="0" w:color="auto"/>
                    <w:right w:val="nil"/>
                  </w:tcBorders>
                  <w:shd w:val="clear" w:color="auto" w:fill="auto"/>
                  <w:noWrap/>
                  <w:vAlign w:val="bottom"/>
                  <w:hideMark/>
                  <w:tcPrChange w:id="1977" w:author="Coilin" w:date="2016-03-21T16:52:00Z">
                    <w:tcPr>
                      <w:tcW w:w="5279" w:type="dxa"/>
                      <w:tcBorders>
                        <w:top w:val="nil"/>
                        <w:left w:val="nil"/>
                        <w:bottom w:val="nil"/>
                        <w:right w:val="nil"/>
                      </w:tcBorders>
                      <w:shd w:val="clear" w:color="auto" w:fill="auto"/>
                      <w:noWrap/>
                      <w:vAlign w:val="bottom"/>
                      <w:hideMark/>
                    </w:tcPr>
                  </w:tcPrChange>
                </w:tcPr>
                <w:p w14:paraId="464A88E7" w14:textId="7DC7E749" w:rsidR="005F7C78" w:rsidRPr="00472734" w:rsidDel="00DE72A5" w:rsidRDefault="00807A25">
                  <w:pPr>
                    <w:spacing w:after="0" w:line="240" w:lineRule="auto"/>
                    <w:rPr>
                      <w:ins w:id="1978" w:author="Coilin" w:date="2016-03-21T15:59:00Z"/>
                      <w:del w:id="1979" w:author="Windows User" w:date="2016-04-13T16:56:00Z"/>
                      <w:rFonts w:ascii="Arial" w:eastAsia="Times New Roman" w:hAnsi="Arial" w:cs="Arial"/>
                      <w:sz w:val="20"/>
                      <w:szCs w:val="20"/>
                      <w:lang w:eastAsia="en-IE"/>
                    </w:rPr>
                  </w:pPr>
                  <m:oMath>
                    <m:sSub>
                      <m:sSubPr>
                        <m:ctrlPr>
                          <w:ins w:id="1980" w:author="Coilin" w:date="2016-03-21T16:36:00Z">
                            <w:del w:id="1981" w:author="Windows User" w:date="2016-04-13T16:56:00Z">
                              <w:rPr>
                                <w:rFonts w:ascii="Cambria Math" w:eastAsia="Times New Roman" w:hAnsi="Cambria Math" w:cs="Arial"/>
                                <w:i/>
                                <w:sz w:val="20"/>
                                <w:szCs w:val="20"/>
                                <w:lang w:eastAsia="en-IE"/>
                              </w:rPr>
                            </w:del>
                          </w:ins>
                        </m:ctrlPr>
                      </m:sSubPr>
                      <m:e>
                        <m:r>
                          <w:ins w:id="1982" w:author="Coilin" w:date="2016-03-21T16:36:00Z">
                            <w:del w:id="1983" w:author="Windows User" w:date="2016-04-13T16:56:00Z">
                              <w:rPr>
                                <w:rFonts w:ascii="Cambria Math" w:eastAsia="Times New Roman" w:hAnsi="Cambria Math" w:cs="Arial"/>
                                <w:sz w:val="20"/>
                                <w:szCs w:val="20"/>
                                <w:lang w:eastAsia="en-IE"/>
                              </w:rPr>
                              <m:t>ρ</m:t>
                            </w:del>
                          </w:ins>
                        </m:r>
                      </m:e>
                      <m:sub>
                        <m:r>
                          <w:ins w:id="1984" w:author="Coilin" w:date="2016-03-21T16:36:00Z">
                            <w:del w:id="1985" w:author="Windows User" w:date="2016-04-13T16:56:00Z">
                              <w:rPr>
                                <w:rFonts w:ascii="Cambria Math" w:eastAsia="Times New Roman" w:hAnsi="Cambria Math" w:cs="Arial"/>
                                <w:sz w:val="20"/>
                                <w:szCs w:val="20"/>
                                <w:lang w:eastAsia="en-IE"/>
                              </w:rPr>
                              <m:t>1,j</m:t>
                            </w:del>
                          </w:ins>
                        </m:r>
                      </m:sub>
                    </m:sSub>
                    <m:r>
                      <w:ins w:id="1986" w:author="Coilin" w:date="2016-03-21T16:36:00Z">
                        <w:del w:id="1987" w:author="Windows User" w:date="2016-04-13T16:56:00Z">
                          <w:rPr>
                            <w:rFonts w:ascii="Cambria Math" w:eastAsia="Times New Roman" w:hAnsi="Cambria Math" w:cs="Arial"/>
                            <w:sz w:val="20"/>
                            <w:szCs w:val="20"/>
                            <w:lang w:eastAsia="en-IE"/>
                          </w:rPr>
                          <m:t>CL×W+</m:t>
                        </w:del>
                      </w:ins>
                    </m:r>
                    <m:sSub>
                      <m:sSubPr>
                        <m:ctrlPr>
                          <w:ins w:id="1988" w:author="Coilin" w:date="2016-03-21T16:36:00Z">
                            <w:del w:id="1989" w:author="Windows User" w:date="2016-04-13T16:56:00Z">
                              <w:rPr>
                                <w:rFonts w:ascii="Cambria Math" w:eastAsia="Times New Roman" w:hAnsi="Cambria Math" w:cs="Arial"/>
                                <w:i/>
                                <w:sz w:val="20"/>
                                <w:szCs w:val="20"/>
                                <w:lang w:eastAsia="en-IE"/>
                              </w:rPr>
                            </w:del>
                          </w:ins>
                        </m:ctrlPr>
                      </m:sSubPr>
                      <m:e>
                        <m:r>
                          <w:ins w:id="1990" w:author="Coilin" w:date="2016-03-21T16:36:00Z">
                            <w:del w:id="1991" w:author="Windows User" w:date="2016-04-13T16:56:00Z">
                              <w:rPr>
                                <w:rFonts w:ascii="Cambria Math" w:eastAsia="Times New Roman" w:hAnsi="Cambria Math" w:cs="Arial"/>
                                <w:sz w:val="20"/>
                                <w:szCs w:val="20"/>
                                <w:lang w:eastAsia="en-IE"/>
                              </w:rPr>
                              <m:t>ρ</m:t>
                            </w:del>
                          </w:ins>
                        </m:r>
                      </m:e>
                      <m:sub>
                        <m:r>
                          <w:ins w:id="1992" w:author="Coilin" w:date="2016-03-21T16:36:00Z">
                            <w:del w:id="1993" w:author="Windows User" w:date="2016-04-13T16:56:00Z">
                              <w:rPr>
                                <w:rFonts w:ascii="Cambria Math" w:eastAsia="Times New Roman" w:hAnsi="Cambria Math" w:cs="Arial"/>
                                <w:sz w:val="20"/>
                                <w:szCs w:val="20"/>
                                <w:lang w:eastAsia="en-IE"/>
                              </w:rPr>
                              <m:t>2</m:t>
                            </w:del>
                          </w:ins>
                        </m:r>
                      </m:sub>
                    </m:sSub>
                    <m:r>
                      <w:ins w:id="1994" w:author="Coilin" w:date="2016-03-21T16:36:00Z">
                        <w:del w:id="1995" w:author="Windows User" w:date="2016-04-13T16:56:00Z">
                          <w:rPr>
                            <w:rFonts w:ascii="Cambria Math" w:eastAsia="Times New Roman" w:hAnsi="Cambria Math" w:cs="Arial"/>
                            <w:sz w:val="20"/>
                            <w:szCs w:val="20"/>
                            <w:lang w:eastAsia="en-IE"/>
                          </w:rPr>
                          <m:t xml:space="preserve">CL×PI+ </m:t>
                        </w:del>
                      </w:ins>
                    </m:r>
                    <m:sSub>
                      <m:sSubPr>
                        <m:ctrlPr>
                          <w:ins w:id="1996" w:author="Coilin" w:date="2016-03-21T16:36:00Z">
                            <w:del w:id="1997" w:author="Windows User" w:date="2016-04-13T16:56:00Z">
                              <w:rPr>
                                <w:rFonts w:ascii="Cambria Math" w:eastAsia="Times New Roman" w:hAnsi="Cambria Math" w:cs="Arial"/>
                                <w:i/>
                                <w:sz w:val="20"/>
                                <w:szCs w:val="20"/>
                                <w:lang w:eastAsia="en-IE"/>
                              </w:rPr>
                            </w:del>
                          </w:ins>
                        </m:ctrlPr>
                      </m:sSubPr>
                      <m:e>
                        <m:r>
                          <w:ins w:id="1998" w:author="Coilin" w:date="2016-03-21T16:36:00Z">
                            <w:del w:id="1999" w:author="Windows User" w:date="2016-04-13T16:56:00Z">
                              <w:rPr>
                                <w:rFonts w:ascii="Cambria Math" w:eastAsia="Times New Roman" w:hAnsi="Cambria Math" w:cs="Arial"/>
                                <w:sz w:val="20"/>
                                <w:szCs w:val="20"/>
                                <w:lang w:eastAsia="en-IE"/>
                              </w:rPr>
                              <m:t>ρ</m:t>
                            </w:del>
                          </w:ins>
                        </m:r>
                      </m:e>
                      <m:sub>
                        <m:r>
                          <w:ins w:id="2000" w:author="Coilin" w:date="2016-03-21T16:36:00Z">
                            <w:del w:id="2001" w:author="Windows User" w:date="2016-04-13T16:56:00Z">
                              <w:rPr>
                                <w:rFonts w:ascii="Cambria Math" w:eastAsia="Times New Roman" w:hAnsi="Cambria Math" w:cs="Arial"/>
                                <w:sz w:val="20"/>
                                <w:szCs w:val="20"/>
                                <w:lang w:eastAsia="en-IE"/>
                              </w:rPr>
                              <m:t>3</m:t>
                            </w:del>
                          </w:ins>
                        </m:r>
                      </m:sub>
                    </m:sSub>
                    <m:r>
                      <w:ins w:id="2002" w:author="Coilin" w:date="2016-03-21T16:36:00Z">
                        <w:del w:id="2003" w:author="Windows User" w:date="2016-04-13T16:56:00Z">
                          <w:rPr>
                            <w:rFonts w:ascii="Cambria Math" w:eastAsia="Times New Roman" w:hAnsi="Cambria Math" w:cs="Arial"/>
                            <w:sz w:val="20"/>
                            <w:szCs w:val="20"/>
                            <w:lang w:eastAsia="en-IE"/>
                          </w:rPr>
                          <m:t xml:space="preserve">CL×SI+ </m:t>
                        </w:del>
                      </w:ins>
                    </m:r>
                    <m:sSub>
                      <m:sSubPr>
                        <m:ctrlPr>
                          <w:ins w:id="2004" w:author="Coilin" w:date="2016-03-21T16:36:00Z">
                            <w:del w:id="2005" w:author="Windows User" w:date="2016-04-13T16:56:00Z">
                              <w:rPr>
                                <w:rFonts w:ascii="Cambria Math" w:eastAsia="Times New Roman" w:hAnsi="Cambria Math" w:cs="Arial"/>
                                <w:i/>
                                <w:sz w:val="20"/>
                                <w:szCs w:val="20"/>
                                <w:lang w:eastAsia="en-IE"/>
                              </w:rPr>
                            </w:del>
                          </w:ins>
                        </m:ctrlPr>
                      </m:sSubPr>
                      <m:e>
                        <m:r>
                          <w:ins w:id="2006" w:author="Coilin" w:date="2016-03-21T16:36:00Z">
                            <w:del w:id="2007" w:author="Windows User" w:date="2016-04-13T16:56:00Z">
                              <w:rPr>
                                <w:rFonts w:ascii="Cambria Math" w:eastAsia="Times New Roman" w:hAnsi="Cambria Math" w:cs="Arial"/>
                                <w:sz w:val="20"/>
                                <w:szCs w:val="20"/>
                                <w:lang w:eastAsia="en-IE"/>
                              </w:rPr>
                              <m:t>ρ</m:t>
                            </w:del>
                          </w:ins>
                        </m:r>
                      </m:e>
                      <m:sub>
                        <m:r>
                          <w:ins w:id="2008" w:author="Coilin" w:date="2016-03-21T16:36:00Z">
                            <w:del w:id="2009" w:author="Windows User" w:date="2016-04-13T16:56:00Z">
                              <w:rPr>
                                <w:rFonts w:ascii="Cambria Math" w:eastAsia="Times New Roman" w:hAnsi="Cambria Math" w:cs="Arial"/>
                                <w:sz w:val="20"/>
                                <w:szCs w:val="20"/>
                                <w:lang w:eastAsia="en-IE"/>
                              </w:rPr>
                              <m:t>4</m:t>
                            </w:del>
                          </w:ins>
                        </m:r>
                      </m:sub>
                    </m:sSub>
                    <m:r>
                      <w:ins w:id="2010" w:author="Coilin" w:date="2016-03-21T16:36:00Z">
                        <w:del w:id="2011" w:author="Windows User" w:date="2016-04-13T16:56:00Z">
                          <w:rPr>
                            <w:rFonts w:ascii="Cambria Math" w:eastAsia="Times New Roman" w:hAnsi="Cambria Math" w:cs="Arial"/>
                            <w:sz w:val="20"/>
                            <w:szCs w:val="20"/>
                            <w:lang w:eastAsia="en-IE"/>
                          </w:rPr>
                          <m:t>CL×SO</m:t>
                        </w:del>
                      </w:ins>
                    </m:r>
                  </m:oMath>
                  <w:ins w:id="2012" w:author="Coilin" w:date="2016-03-21T16:36:00Z">
                    <w:del w:id="2013" w:author="Windows User" w:date="2016-04-13T16:56:00Z">
                      <w:r w:rsidR="005F7C78" w:rsidRPr="00472734" w:rsidDel="00DE72A5">
                        <w:rPr>
                          <w:rFonts w:ascii="Arial" w:eastAsia="Times New Roman" w:hAnsi="Arial" w:cs="Arial"/>
                          <w:sz w:val="20"/>
                          <w:szCs w:val="20"/>
                          <w:lang w:eastAsia="en-IE"/>
                        </w:rPr>
                        <w:delText xml:space="preserve"> </w:delText>
                      </w:r>
                    </w:del>
                  </w:ins>
                </w:p>
              </w:tc>
              <w:tc>
                <w:tcPr>
                  <w:tcW w:w="1701" w:type="dxa"/>
                  <w:tcBorders>
                    <w:top w:val="nil"/>
                    <w:left w:val="nil"/>
                    <w:bottom w:val="single" w:sz="4" w:space="0" w:color="auto"/>
                    <w:right w:val="nil"/>
                  </w:tcBorders>
                  <w:shd w:val="clear" w:color="auto" w:fill="auto"/>
                  <w:noWrap/>
                  <w:vAlign w:val="bottom"/>
                  <w:hideMark/>
                  <w:tcPrChange w:id="2014" w:author="Coilin" w:date="2016-03-21T16:52:00Z">
                    <w:tcPr>
                      <w:tcW w:w="1701" w:type="dxa"/>
                      <w:tcBorders>
                        <w:top w:val="nil"/>
                        <w:left w:val="nil"/>
                        <w:bottom w:val="nil"/>
                        <w:right w:val="nil"/>
                      </w:tcBorders>
                      <w:shd w:val="clear" w:color="auto" w:fill="auto"/>
                      <w:noWrap/>
                      <w:vAlign w:val="bottom"/>
                      <w:hideMark/>
                    </w:tcPr>
                  </w:tcPrChange>
                </w:tcPr>
                <w:p w14:paraId="3472EBD2" w14:textId="2E427941" w:rsidR="005F7C78" w:rsidRPr="00472734" w:rsidDel="00DE72A5" w:rsidRDefault="005F7C78" w:rsidP="00472734">
                  <w:pPr>
                    <w:spacing w:after="0" w:line="240" w:lineRule="auto"/>
                    <w:jc w:val="center"/>
                    <w:rPr>
                      <w:ins w:id="2015" w:author="Coilin" w:date="2016-03-21T15:59:00Z"/>
                      <w:del w:id="2016" w:author="Windows User" w:date="2016-04-13T16:56:00Z"/>
                      <w:rFonts w:ascii="Arial" w:eastAsia="Times New Roman" w:hAnsi="Arial" w:cs="Arial"/>
                      <w:sz w:val="20"/>
                      <w:szCs w:val="20"/>
                      <w:lang w:eastAsia="en-IE"/>
                    </w:rPr>
                  </w:pPr>
                  <w:ins w:id="2017" w:author="Coilin" w:date="2016-03-21T16:35:00Z">
                    <w:del w:id="2018" w:author="Windows User" w:date="2016-04-13T16:56:00Z">
                      <w:r w:rsidRPr="00472734" w:rsidDel="00DE72A5">
                        <w:rPr>
                          <w:rFonts w:ascii="Arial" w:eastAsia="Times New Roman" w:hAnsi="Arial" w:cs="Arial"/>
                          <w:sz w:val="20"/>
                          <w:szCs w:val="20"/>
                          <w:lang w:eastAsia="en-IE"/>
                        </w:rPr>
                        <w:delText>-1990.62</w:delText>
                      </w:r>
                    </w:del>
                  </w:ins>
                </w:p>
              </w:tc>
              <w:tc>
                <w:tcPr>
                  <w:tcW w:w="1134" w:type="dxa"/>
                  <w:tcBorders>
                    <w:top w:val="nil"/>
                    <w:left w:val="nil"/>
                    <w:bottom w:val="single" w:sz="4" w:space="0" w:color="auto"/>
                    <w:right w:val="nil"/>
                  </w:tcBorders>
                  <w:shd w:val="clear" w:color="auto" w:fill="auto"/>
                  <w:noWrap/>
                  <w:vAlign w:val="bottom"/>
                  <w:hideMark/>
                  <w:tcPrChange w:id="2019" w:author="Coilin" w:date="2016-03-21T16:52:00Z">
                    <w:tcPr>
                      <w:tcW w:w="1134" w:type="dxa"/>
                      <w:tcBorders>
                        <w:top w:val="nil"/>
                        <w:left w:val="nil"/>
                        <w:bottom w:val="nil"/>
                        <w:right w:val="nil"/>
                      </w:tcBorders>
                      <w:shd w:val="clear" w:color="auto" w:fill="auto"/>
                      <w:noWrap/>
                      <w:vAlign w:val="bottom"/>
                      <w:hideMark/>
                    </w:tcPr>
                  </w:tcPrChange>
                </w:tcPr>
                <w:p w14:paraId="37CDB254" w14:textId="747A86E7" w:rsidR="005F7C78" w:rsidRPr="00472734" w:rsidDel="00DE72A5" w:rsidRDefault="005F7C78" w:rsidP="00472734">
                  <w:pPr>
                    <w:spacing w:after="0" w:line="240" w:lineRule="auto"/>
                    <w:jc w:val="center"/>
                    <w:rPr>
                      <w:ins w:id="2020" w:author="Coilin" w:date="2016-03-21T15:59:00Z"/>
                      <w:del w:id="2021" w:author="Windows User" w:date="2016-04-13T16:56:00Z"/>
                      <w:rFonts w:ascii="Arial" w:eastAsia="Times New Roman" w:hAnsi="Arial" w:cs="Arial"/>
                      <w:sz w:val="20"/>
                      <w:szCs w:val="20"/>
                      <w:lang w:eastAsia="en-IE"/>
                    </w:rPr>
                  </w:pPr>
                  <w:ins w:id="2022" w:author="Coilin" w:date="2016-03-21T16:35:00Z">
                    <w:del w:id="2023" w:author="Windows User" w:date="2016-04-13T16:56:00Z">
                      <w:r w:rsidRPr="00472734" w:rsidDel="00DE72A5">
                        <w:rPr>
                          <w:rFonts w:ascii="Arial" w:eastAsia="Times New Roman" w:hAnsi="Arial" w:cs="Arial"/>
                          <w:sz w:val="20"/>
                          <w:szCs w:val="20"/>
                          <w:lang w:eastAsia="en-IE"/>
                        </w:rPr>
                        <w:delText>26</w:delText>
                      </w:r>
                    </w:del>
                  </w:ins>
                </w:p>
              </w:tc>
              <w:tc>
                <w:tcPr>
                  <w:tcW w:w="939" w:type="dxa"/>
                  <w:tcBorders>
                    <w:top w:val="nil"/>
                    <w:left w:val="nil"/>
                    <w:bottom w:val="single" w:sz="4" w:space="0" w:color="auto"/>
                    <w:right w:val="nil"/>
                  </w:tcBorders>
                  <w:shd w:val="clear" w:color="auto" w:fill="auto"/>
                  <w:noWrap/>
                  <w:vAlign w:val="bottom"/>
                  <w:hideMark/>
                  <w:tcPrChange w:id="2024" w:author="Coilin" w:date="2016-03-21T16:52:00Z">
                    <w:tcPr>
                      <w:tcW w:w="599" w:type="dxa"/>
                      <w:tcBorders>
                        <w:top w:val="nil"/>
                        <w:left w:val="nil"/>
                        <w:bottom w:val="nil"/>
                        <w:right w:val="nil"/>
                      </w:tcBorders>
                      <w:shd w:val="clear" w:color="auto" w:fill="auto"/>
                      <w:noWrap/>
                      <w:vAlign w:val="bottom"/>
                      <w:hideMark/>
                    </w:tcPr>
                  </w:tcPrChange>
                </w:tcPr>
                <w:p w14:paraId="693F0E97" w14:textId="6E83238F" w:rsidR="005F7C78" w:rsidRPr="00472734" w:rsidDel="00DE72A5" w:rsidRDefault="005F7C78" w:rsidP="00472734">
                  <w:pPr>
                    <w:spacing w:after="0" w:line="240" w:lineRule="auto"/>
                    <w:jc w:val="center"/>
                    <w:rPr>
                      <w:ins w:id="2025" w:author="Coilin" w:date="2016-03-21T15:59:00Z"/>
                      <w:del w:id="2026" w:author="Windows User" w:date="2016-04-13T16:56:00Z"/>
                      <w:rFonts w:ascii="Arial" w:eastAsia="Times New Roman" w:hAnsi="Arial" w:cs="Arial"/>
                      <w:sz w:val="20"/>
                      <w:szCs w:val="20"/>
                      <w:lang w:eastAsia="en-IE"/>
                    </w:rPr>
                  </w:pPr>
                  <w:ins w:id="2027" w:author="Coilin" w:date="2016-03-21T16:35:00Z">
                    <w:del w:id="2028" w:author="Windows User" w:date="2016-04-13T16:56:00Z">
                      <w:r w:rsidRPr="00472734" w:rsidDel="00DE72A5">
                        <w:rPr>
                          <w:rFonts w:ascii="Arial" w:eastAsia="Times New Roman" w:hAnsi="Arial" w:cs="Arial"/>
                          <w:sz w:val="20"/>
                          <w:szCs w:val="20"/>
                          <w:lang w:eastAsia="en-IE"/>
                        </w:rPr>
                        <w:delText>4033.24</w:delText>
                      </w:r>
                    </w:del>
                  </w:ins>
                </w:p>
              </w:tc>
            </w:tr>
            <w:tr w:rsidR="005F7C78" w:rsidRPr="00472734" w:rsidDel="00DE72A5" w14:paraId="71F3B2E1" w14:textId="6C2E92CB" w:rsidTr="00EC5C94">
              <w:trPr>
                <w:trHeight w:val="255"/>
                <w:ins w:id="2029" w:author="Coilin" w:date="2016-03-21T15:59:00Z"/>
                <w:del w:id="2030" w:author="Windows User" w:date="2016-04-13T16:56:00Z"/>
                <w:trPrChange w:id="2031" w:author="Coilin" w:date="2016-03-21T16:48:00Z">
                  <w:trPr>
                    <w:trHeight w:val="255"/>
                  </w:trPr>
                </w:trPrChange>
              </w:trPr>
              <w:tc>
                <w:tcPr>
                  <w:tcW w:w="419" w:type="dxa"/>
                  <w:tcBorders>
                    <w:top w:val="single" w:sz="4" w:space="0" w:color="auto"/>
                    <w:left w:val="nil"/>
                    <w:bottom w:val="nil"/>
                    <w:right w:val="nil"/>
                  </w:tcBorders>
                  <w:tcPrChange w:id="2032" w:author="Coilin" w:date="2016-03-21T16:48:00Z">
                    <w:tcPr>
                      <w:tcW w:w="5279" w:type="dxa"/>
                      <w:tcBorders>
                        <w:top w:val="nil"/>
                        <w:left w:val="nil"/>
                        <w:bottom w:val="nil"/>
                        <w:right w:val="nil"/>
                      </w:tcBorders>
                    </w:tcPr>
                  </w:tcPrChange>
                </w:tcPr>
                <w:p w14:paraId="79C84FB7" w14:textId="45404024" w:rsidR="005F7C78" w:rsidRPr="00AA2D87" w:rsidDel="00DE72A5" w:rsidRDefault="005F7C78" w:rsidP="00472734">
                  <w:pPr>
                    <w:spacing w:after="0" w:line="240" w:lineRule="auto"/>
                    <w:rPr>
                      <w:ins w:id="2033" w:author="Coilin" w:date="2016-03-21T16:25:00Z"/>
                      <w:del w:id="2034" w:author="Windows User" w:date="2016-04-13T16:56:00Z"/>
                      <w:rFonts w:eastAsia="Times New Roman" w:cs="Arial"/>
                      <w:sz w:val="20"/>
                      <w:szCs w:val="20"/>
                      <w:lang w:eastAsia="en-IE"/>
                      <w:rPrChange w:id="2035" w:author="Coilin" w:date="2016-03-21T16:28:00Z">
                        <w:rPr>
                          <w:ins w:id="2036" w:author="Coilin" w:date="2016-03-21T16:25:00Z"/>
                          <w:del w:id="2037" w:author="Windows User" w:date="2016-04-13T16:56: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2038" w:author="Coilin" w:date="2016-03-21T16:48:00Z">
                    <w:tcPr>
                      <w:tcW w:w="5279" w:type="dxa"/>
                      <w:tcBorders>
                        <w:top w:val="nil"/>
                        <w:left w:val="nil"/>
                        <w:bottom w:val="nil"/>
                        <w:right w:val="nil"/>
                      </w:tcBorders>
                      <w:shd w:val="clear" w:color="auto" w:fill="auto"/>
                      <w:noWrap/>
                      <w:vAlign w:val="bottom"/>
                    </w:tcPr>
                  </w:tcPrChange>
                </w:tcPr>
                <w:p w14:paraId="5E8B7C7D" w14:textId="4CE98DFA" w:rsidR="005F7C78" w:rsidRPr="00472734" w:rsidDel="00DE72A5" w:rsidRDefault="005F7C78" w:rsidP="00472734">
                  <w:pPr>
                    <w:spacing w:after="0" w:line="240" w:lineRule="auto"/>
                    <w:rPr>
                      <w:ins w:id="2039" w:author="Coilin" w:date="2016-03-21T15:59:00Z"/>
                      <w:del w:id="2040" w:author="Windows User" w:date="2016-04-13T16:56: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2041" w:author="Coilin" w:date="2016-03-21T16:48:00Z">
                    <w:tcPr>
                      <w:tcW w:w="1701" w:type="dxa"/>
                      <w:tcBorders>
                        <w:top w:val="nil"/>
                        <w:left w:val="nil"/>
                        <w:bottom w:val="nil"/>
                        <w:right w:val="nil"/>
                      </w:tcBorders>
                      <w:shd w:val="clear" w:color="auto" w:fill="auto"/>
                      <w:noWrap/>
                      <w:vAlign w:val="bottom"/>
                    </w:tcPr>
                  </w:tcPrChange>
                </w:tcPr>
                <w:p w14:paraId="2833A78C" w14:textId="36F8950D" w:rsidR="005F7C78" w:rsidRPr="00472734" w:rsidDel="00DE72A5" w:rsidRDefault="005F7C78" w:rsidP="00472734">
                  <w:pPr>
                    <w:spacing w:after="0" w:line="240" w:lineRule="auto"/>
                    <w:jc w:val="center"/>
                    <w:rPr>
                      <w:ins w:id="2042" w:author="Coilin" w:date="2016-03-21T15:59:00Z"/>
                      <w:del w:id="2043" w:author="Windows User" w:date="2016-04-13T16:56: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2044" w:author="Coilin" w:date="2016-03-21T16:48:00Z">
                    <w:tcPr>
                      <w:tcW w:w="1134" w:type="dxa"/>
                      <w:tcBorders>
                        <w:top w:val="nil"/>
                        <w:left w:val="nil"/>
                        <w:bottom w:val="nil"/>
                        <w:right w:val="nil"/>
                      </w:tcBorders>
                      <w:shd w:val="clear" w:color="auto" w:fill="auto"/>
                      <w:noWrap/>
                      <w:vAlign w:val="bottom"/>
                    </w:tcPr>
                  </w:tcPrChange>
                </w:tcPr>
                <w:p w14:paraId="60AF5B0F" w14:textId="797AD668" w:rsidR="005F7C78" w:rsidRPr="00472734" w:rsidDel="00DE72A5" w:rsidRDefault="005F7C78" w:rsidP="00472734">
                  <w:pPr>
                    <w:spacing w:after="0" w:line="240" w:lineRule="auto"/>
                    <w:jc w:val="center"/>
                    <w:rPr>
                      <w:ins w:id="2045" w:author="Coilin" w:date="2016-03-21T15:59:00Z"/>
                      <w:del w:id="2046" w:author="Windows User" w:date="2016-04-13T16:56: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2047" w:author="Coilin" w:date="2016-03-21T16:48:00Z">
                    <w:tcPr>
                      <w:tcW w:w="599" w:type="dxa"/>
                      <w:tcBorders>
                        <w:top w:val="nil"/>
                        <w:left w:val="nil"/>
                        <w:bottom w:val="nil"/>
                        <w:right w:val="nil"/>
                      </w:tcBorders>
                      <w:shd w:val="clear" w:color="auto" w:fill="auto"/>
                      <w:noWrap/>
                      <w:vAlign w:val="bottom"/>
                    </w:tcPr>
                  </w:tcPrChange>
                </w:tcPr>
                <w:p w14:paraId="424526F1" w14:textId="788046F1" w:rsidR="005F7C78" w:rsidRPr="00472734" w:rsidDel="00DE72A5" w:rsidRDefault="005F7C78" w:rsidP="00472734">
                  <w:pPr>
                    <w:spacing w:after="0" w:line="240" w:lineRule="auto"/>
                    <w:jc w:val="center"/>
                    <w:rPr>
                      <w:ins w:id="2048" w:author="Coilin" w:date="2016-03-21T15:59:00Z"/>
                      <w:del w:id="2049" w:author="Windows User" w:date="2016-04-13T16:56: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2050"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2051"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2052"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2053" w:author="Coilin" w:date="2016-03-21T16:45:00Z">
              <w:tcPr>
                <w:tcW w:w="1240" w:type="dxa"/>
                <w:gridSpan w:val="2"/>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2054"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2055" w:author="Coilin" w:date="2016-03-21T16:45:00Z">
              <w:tcPr>
                <w:tcW w:w="1240" w:type="dxa"/>
                <w:gridSpan w:val="3"/>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2056" w:author="Coilin" w:date="2016-03-21T15:51:00Z"/>
                <w:rFonts w:ascii="Arial" w:eastAsia="Times New Roman" w:hAnsi="Arial" w:cs="Arial"/>
                <w:b/>
                <w:bCs/>
                <w:sz w:val="20"/>
                <w:szCs w:val="20"/>
                <w:lang w:eastAsia="en-IE"/>
              </w:rPr>
            </w:pPr>
          </w:p>
        </w:tc>
      </w:tr>
      <w:tr w:rsidR="00DE72A5" w:rsidRPr="00DE72A5" w14:paraId="568D9881" w14:textId="77777777" w:rsidTr="00DE72A5">
        <w:tblPrEx>
          <w:tblBorders>
            <w:top w:val="none" w:sz="0" w:space="0" w:color="auto"/>
            <w:bottom w:val="none" w:sz="0" w:space="0" w:color="auto"/>
          </w:tblBorders>
        </w:tblPrEx>
        <w:trPr>
          <w:gridAfter w:val="4"/>
          <w:wAfter w:w="4196" w:type="dxa"/>
          <w:trHeight w:val="255"/>
          <w:ins w:id="2057" w:author="Windows User" w:date="2016-04-13T16:56:00Z"/>
        </w:trPr>
        <w:tc>
          <w:tcPr>
            <w:tcW w:w="419" w:type="dxa"/>
            <w:tcBorders>
              <w:top w:val="single" w:sz="4" w:space="0" w:color="auto"/>
              <w:left w:val="nil"/>
              <w:bottom w:val="single" w:sz="4" w:space="0" w:color="auto"/>
              <w:right w:val="nil"/>
            </w:tcBorders>
            <w:vAlign w:val="bottom"/>
          </w:tcPr>
          <w:p w14:paraId="1B90D9BF" w14:textId="77777777" w:rsidR="00DE72A5" w:rsidRPr="00DE72A5" w:rsidRDefault="00DE72A5" w:rsidP="00DE72A5">
            <w:pPr>
              <w:spacing w:after="0" w:line="240" w:lineRule="auto"/>
              <w:rPr>
                <w:ins w:id="2058" w:author="Windows User" w:date="2016-04-13T16:56:00Z"/>
                <w:rFonts w:ascii="Arial" w:eastAsia="Times New Roman" w:hAnsi="Arial" w:cs="Arial"/>
                <w:b/>
                <w:bCs/>
                <w:sz w:val="20"/>
                <w:szCs w:val="20"/>
                <w:lang w:eastAsia="en-IE"/>
              </w:rPr>
            </w:pPr>
            <w:ins w:id="2059" w:author="Windows User" w:date="2016-04-13T16:56:00Z">
              <w:r w:rsidRPr="00DE72A5">
                <w:rPr>
                  <w:rFonts w:ascii="Arial" w:eastAsia="Times New Roman" w:hAnsi="Arial" w:cs="Arial"/>
                  <w:b/>
                  <w:bCs/>
                  <w:sz w:val="20"/>
                  <w:szCs w:val="20"/>
                  <w:lang w:eastAsia="en-IE"/>
                </w:rPr>
                <w:t>ID</w:t>
              </w:r>
            </w:ins>
          </w:p>
        </w:tc>
        <w:tc>
          <w:tcPr>
            <w:tcW w:w="5279" w:type="dxa"/>
            <w:gridSpan w:val="4"/>
            <w:tcBorders>
              <w:top w:val="single" w:sz="4" w:space="0" w:color="auto"/>
              <w:left w:val="nil"/>
              <w:bottom w:val="single" w:sz="4" w:space="0" w:color="auto"/>
              <w:right w:val="nil"/>
            </w:tcBorders>
            <w:shd w:val="clear" w:color="auto" w:fill="auto"/>
            <w:noWrap/>
            <w:vAlign w:val="bottom"/>
            <w:hideMark/>
          </w:tcPr>
          <w:p w14:paraId="1EFE295D" w14:textId="77777777" w:rsidR="00DE72A5" w:rsidRPr="00DE72A5" w:rsidRDefault="00DE72A5" w:rsidP="00DE72A5">
            <w:pPr>
              <w:spacing w:after="0" w:line="240" w:lineRule="auto"/>
              <w:rPr>
                <w:ins w:id="2060" w:author="Windows User" w:date="2016-04-13T16:56:00Z"/>
                <w:rFonts w:ascii="Arial" w:eastAsia="Times New Roman" w:hAnsi="Arial" w:cs="Arial"/>
                <w:b/>
                <w:bCs/>
                <w:sz w:val="20"/>
                <w:szCs w:val="20"/>
                <w:lang w:eastAsia="en-IE"/>
              </w:rPr>
            </w:pPr>
            <w:ins w:id="2061" w:author="Windows User" w:date="2016-04-13T16:56:00Z">
              <w:r w:rsidRPr="00DE72A5">
                <w:rPr>
                  <w:rFonts w:ascii="Arial" w:eastAsia="Times New Roman" w:hAnsi="Arial" w:cs="Arial"/>
                  <w:b/>
                  <w:bCs/>
                  <w:sz w:val="20"/>
                  <w:szCs w:val="20"/>
                  <w:lang w:eastAsia="en-IE"/>
                </w:rPr>
                <w:t>Model</w:t>
              </w:r>
            </w:ins>
          </w:p>
        </w:tc>
        <w:tc>
          <w:tcPr>
            <w:tcW w:w="1701" w:type="dxa"/>
            <w:gridSpan w:val="2"/>
            <w:tcBorders>
              <w:top w:val="single" w:sz="4" w:space="0" w:color="auto"/>
              <w:left w:val="nil"/>
              <w:bottom w:val="single" w:sz="4" w:space="0" w:color="auto"/>
              <w:right w:val="nil"/>
            </w:tcBorders>
            <w:shd w:val="clear" w:color="auto" w:fill="auto"/>
            <w:noWrap/>
            <w:vAlign w:val="bottom"/>
            <w:hideMark/>
          </w:tcPr>
          <w:p w14:paraId="17859860" w14:textId="77777777" w:rsidR="00DE72A5" w:rsidRPr="00DE72A5" w:rsidRDefault="00DE72A5" w:rsidP="00DE72A5">
            <w:pPr>
              <w:spacing w:after="0" w:line="240" w:lineRule="auto"/>
              <w:jc w:val="center"/>
              <w:rPr>
                <w:ins w:id="2062" w:author="Windows User" w:date="2016-04-13T16:56:00Z"/>
                <w:rFonts w:ascii="Arial" w:eastAsia="Times New Roman" w:hAnsi="Arial" w:cs="Arial"/>
                <w:b/>
                <w:bCs/>
                <w:sz w:val="20"/>
                <w:szCs w:val="20"/>
                <w:lang w:eastAsia="en-IE"/>
              </w:rPr>
            </w:pPr>
            <w:ins w:id="2063" w:author="Windows User" w:date="2016-04-13T16:56:00Z">
              <w:r w:rsidRPr="00DE72A5">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
          <w:p w14:paraId="7B334834" w14:textId="77777777" w:rsidR="00DE72A5" w:rsidRPr="00DE72A5" w:rsidRDefault="00DE72A5" w:rsidP="00DE72A5">
            <w:pPr>
              <w:spacing w:after="0" w:line="240" w:lineRule="auto"/>
              <w:jc w:val="center"/>
              <w:rPr>
                <w:ins w:id="2064" w:author="Windows User" w:date="2016-04-13T16:56:00Z"/>
                <w:rFonts w:ascii="Arial" w:eastAsia="Times New Roman" w:hAnsi="Arial" w:cs="Arial"/>
                <w:b/>
                <w:bCs/>
                <w:sz w:val="20"/>
                <w:szCs w:val="20"/>
                <w:lang w:eastAsia="en-IE"/>
              </w:rPr>
            </w:pPr>
            <w:ins w:id="2065" w:author="Windows User" w:date="2016-04-13T16:56:00Z">
              <w:r w:rsidRPr="00DE72A5">
                <w:rPr>
                  <w:rFonts w:ascii="Arial" w:eastAsia="Times New Roman" w:hAnsi="Arial" w:cs="Arial"/>
                  <w:b/>
                  <w:bCs/>
                  <w:sz w:val="20"/>
                  <w:szCs w:val="20"/>
                  <w:lang w:eastAsia="en-IE"/>
                </w:rPr>
                <w:t xml:space="preserve">Model </w:t>
              </w:r>
              <w:proofErr w:type="spellStart"/>
              <w:r w:rsidRPr="00DE72A5">
                <w:rPr>
                  <w:rFonts w:ascii="Arial" w:eastAsia="Times New Roman" w:hAnsi="Arial" w:cs="Arial"/>
                  <w:b/>
                  <w:bCs/>
                  <w:sz w:val="20"/>
                  <w:szCs w:val="20"/>
                  <w:lang w:eastAsia="en-IE"/>
                </w:rPr>
                <w:t>df</w:t>
              </w:r>
              <w:proofErr w:type="spellEnd"/>
            </w:ins>
          </w:p>
        </w:tc>
        <w:tc>
          <w:tcPr>
            <w:tcW w:w="939" w:type="dxa"/>
            <w:tcBorders>
              <w:top w:val="single" w:sz="4" w:space="0" w:color="auto"/>
              <w:left w:val="nil"/>
              <w:bottom w:val="single" w:sz="4" w:space="0" w:color="auto"/>
              <w:right w:val="nil"/>
            </w:tcBorders>
            <w:shd w:val="clear" w:color="auto" w:fill="auto"/>
            <w:noWrap/>
            <w:vAlign w:val="bottom"/>
            <w:hideMark/>
          </w:tcPr>
          <w:p w14:paraId="7965EEF8" w14:textId="77777777" w:rsidR="00DE72A5" w:rsidRPr="00DE72A5" w:rsidRDefault="00DE72A5" w:rsidP="00DE72A5">
            <w:pPr>
              <w:spacing w:after="0" w:line="240" w:lineRule="auto"/>
              <w:jc w:val="center"/>
              <w:rPr>
                <w:ins w:id="2066" w:author="Windows User" w:date="2016-04-13T16:56:00Z"/>
                <w:rFonts w:ascii="Arial" w:eastAsia="Times New Roman" w:hAnsi="Arial" w:cs="Arial"/>
                <w:b/>
                <w:bCs/>
                <w:sz w:val="20"/>
                <w:szCs w:val="20"/>
                <w:lang w:eastAsia="en-IE"/>
              </w:rPr>
            </w:pPr>
            <w:ins w:id="2067" w:author="Windows User" w:date="2016-04-13T16:56:00Z">
              <w:r w:rsidRPr="00DE72A5">
                <w:rPr>
                  <w:rFonts w:ascii="Arial" w:eastAsia="Times New Roman" w:hAnsi="Arial" w:cs="Arial"/>
                  <w:b/>
                  <w:bCs/>
                  <w:sz w:val="20"/>
                  <w:szCs w:val="20"/>
                  <w:lang w:eastAsia="en-IE"/>
                </w:rPr>
                <w:t>AIC</w:t>
              </w:r>
            </w:ins>
          </w:p>
        </w:tc>
      </w:tr>
      <w:tr w:rsidR="00DE72A5" w:rsidRPr="00DE72A5" w14:paraId="5CEED476" w14:textId="77777777" w:rsidTr="00DE72A5">
        <w:tblPrEx>
          <w:tblBorders>
            <w:top w:val="none" w:sz="0" w:space="0" w:color="auto"/>
            <w:bottom w:val="none" w:sz="0" w:space="0" w:color="auto"/>
          </w:tblBorders>
        </w:tblPrEx>
        <w:trPr>
          <w:gridAfter w:val="4"/>
          <w:wAfter w:w="4196" w:type="dxa"/>
          <w:trHeight w:val="255"/>
          <w:ins w:id="2068" w:author="Windows User" w:date="2016-04-13T16:56:00Z"/>
        </w:trPr>
        <w:tc>
          <w:tcPr>
            <w:tcW w:w="419" w:type="dxa"/>
            <w:tcBorders>
              <w:top w:val="single" w:sz="4" w:space="0" w:color="auto"/>
              <w:left w:val="nil"/>
              <w:bottom w:val="nil"/>
              <w:right w:val="nil"/>
            </w:tcBorders>
          </w:tcPr>
          <w:p w14:paraId="112062CF" w14:textId="77777777" w:rsidR="00DE72A5" w:rsidRPr="00DE72A5" w:rsidRDefault="00DE72A5" w:rsidP="00DE72A5">
            <w:pPr>
              <w:spacing w:after="0" w:line="240" w:lineRule="auto"/>
              <w:rPr>
                <w:ins w:id="2069" w:author="Windows User" w:date="2016-04-13T16:56:00Z"/>
                <w:rFonts w:ascii="Arial" w:eastAsia="Times New Roman" w:hAnsi="Arial" w:cs="Arial"/>
                <w:iCs/>
                <w:sz w:val="20"/>
                <w:szCs w:val="20"/>
                <w:lang w:eastAsia="en-IE"/>
              </w:rPr>
            </w:pPr>
          </w:p>
        </w:tc>
        <w:tc>
          <w:tcPr>
            <w:tcW w:w="6980" w:type="dxa"/>
            <w:gridSpan w:val="6"/>
            <w:tcBorders>
              <w:top w:val="single" w:sz="4" w:space="0" w:color="auto"/>
              <w:left w:val="nil"/>
              <w:bottom w:val="nil"/>
              <w:right w:val="nil"/>
            </w:tcBorders>
            <w:shd w:val="clear" w:color="auto" w:fill="auto"/>
            <w:noWrap/>
            <w:vAlign w:val="bottom"/>
            <w:hideMark/>
          </w:tcPr>
          <w:p w14:paraId="227B5FCA" w14:textId="77777777" w:rsidR="00DE72A5" w:rsidRPr="00DE72A5" w:rsidRDefault="00DE72A5" w:rsidP="00DE72A5">
            <w:pPr>
              <w:spacing w:after="0" w:line="240" w:lineRule="auto"/>
              <w:rPr>
                <w:ins w:id="2070" w:author="Windows User" w:date="2016-04-13T16:56:00Z"/>
                <w:rFonts w:ascii="Arial" w:eastAsia="Times New Roman" w:hAnsi="Arial" w:cs="Arial"/>
                <w:iCs/>
                <w:sz w:val="20"/>
                <w:szCs w:val="20"/>
                <w:lang w:eastAsia="en-IE"/>
              </w:rPr>
            </w:pPr>
            <w:ins w:id="2071" w:author="Windows User" w:date="2016-04-13T16:56:00Z">
              <w:r w:rsidRPr="00DE72A5">
                <w:rPr>
                  <w:rFonts w:ascii="Arial" w:eastAsia="Times New Roman" w:hAnsi="Arial" w:cs="Arial"/>
                  <w:iCs/>
                  <w:sz w:val="20"/>
                  <w:szCs w:val="20"/>
                  <w:lang w:eastAsia="en-IE"/>
                </w:rPr>
                <w:t>Main effects (</w:t>
              </w:r>
              <w:r w:rsidRPr="00DE72A5">
                <w:rPr>
                  <w:rFonts w:ascii="Arial" w:eastAsia="Times New Roman" w:hAnsi="Arial" w:cs="Arial"/>
                  <w:i/>
                  <w:iCs/>
                  <w:sz w:val="20"/>
                  <w:szCs w:val="20"/>
                  <w:lang w:eastAsia="en-IE"/>
                </w:rPr>
                <w:t>W</w:t>
              </w:r>
              <w:r w:rsidRPr="00DE72A5">
                <w:rPr>
                  <w:rFonts w:ascii="Arial" w:eastAsia="Times New Roman" w:hAnsi="Arial" w:cs="Arial"/>
                  <w:iCs/>
                  <w:sz w:val="20"/>
                  <w:szCs w:val="20"/>
                  <w:lang w:eastAsia="en-IE"/>
                </w:rPr>
                <w:t xml:space="preserve"> &amp; </w:t>
              </w:r>
              <w:r w:rsidRPr="00DE72A5">
                <w:rPr>
                  <w:rFonts w:ascii="Arial" w:eastAsia="Times New Roman" w:hAnsi="Arial" w:cs="Arial"/>
                  <w:i/>
                  <w:iCs/>
                  <w:sz w:val="20"/>
                  <w:szCs w:val="20"/>
                  <w:lang w:eastAsia="en-IE"/>
                </w:rPr>
                <w:t>NP</w:t>
              </w:r>
              <w:r w:rsidRPr="00DE72A5">
                <w:rPr>
                  <w:rFonts w:ascii="Arial" w:eastAsia="Times New Roman" w:hAnsi="Arial" w:cs="Arial"/>
                  <w:iCs/>
                  <w:sz w:val="20"/>
                  <w:szCs w:val="20"/>
                  <w:lang w:eastAsia="en-I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
          <w:p w14:paraId="721691E2" w14:textId="77777777" w:rsidR="00DE72A5" w:rsidRPr="00DE72A5" w:rsidRDefault="00DE72A5" w:rsidP="00DE72A5">
            <w:pPr>
              <w:spacing w:after="0" w:line="240" w:lineRule="auto"/>
              <w:rPr>
                <w:ins w:id="2072" w:author="Windows User" w:date="2016-04-13T16:56: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
          <w:p w14:paraId="66E79292" w14:textId="77777777" w:rsidR="00DE72A5" w:rsidRPr="00DE72A5" w:rsidRDefault="00DE72A5" w:rsidP="00DE72A5">
            <w:pPr>
              <w:spacing w:after="0" w:line="240" w:lineRule="auto"/>
              <w:jc w:val="center"/>
              <w:rPr>
                <w:ins w:id="2073" w:author="Windows User" w:date="2016-04-13T16:56:00Z"/>
                <w:rFonts w:ascii="Times New Roman" w:eastAsia="Times New Roman" w:hAnsi="Times New Roman" w:cs="Times New Roman"/>
                <w:sz w:val="20"/>
                <w:szCs w:val="20"/>
                <w:lang w:eastAsia="en-IE"/>
              </w:rPr>
            </w:pPr>
          </w:p>
        </w:tc>
      </w:tr>
      <w:tr w:rsidR="00DE72A5" w:rsidRPr="00DE72A5" w14:paraId="54DC3258" w14:textId="77777777" w:rsidTr="00DE72A5">
        <w:tblPrEx>
          <w:tblBorders>
            <w:top w:val="none" w:sz="0" w:space="0" w:color="auto"/>
            <w:bottom w:val="none" w:sz="0" w:space="0" w:color="auto"/>
          </w:tblBorders>
        </w:tblPrEx>
        <w:trPr>
          <w:gridAfter w:val="4"/>
          <w:wAfter w:w="4196" w:type="dxa"/>
          <w:trHeight w:val="315"/>
          <w:ins w:id="2074" w:author="Windows User" w:date="2016-04-13T16:56:00Z"/>
        </w:trPr>
        <w:tc>
          <w:tcPr>
            <w:tcW w:w="419" w:type="dxa"/>
            <w:tcBorders>
              <w:top w:val="nil"/>
              <w:left w:val="nil"/>
              <w:bottom w:val="nil"/>
              <w:right w:val="nil"/>
            </w:tcBorders>
            <w:vAlign w:val="bottom"/>
          </w:tcPr>
          <w:p w14:paraId="5159A282" w14:textId="77777777" w:rsidR="00DE72A5" w:rsidRPr="00DE72A5" w:rsidRDefault="00DE72A5" w:rsidP="00DE72A5">
            <w:pPr>
              <w:spacing w:after="0" w:line="240" w:lineRule="auto"/>
              <w:rPr>
                <w:ins w:id="2075" w:author="Windows User" w:date="2016-04-13T16:56:00Z"/>
                <w:rFonts w:ascii="Cambria" w:eastAsia="Times New Roman" w:hAnsi="Cambria" w:cs="Times New Roman"/>
                <w:sz w:val="20"/>
                <w:szCs w:val="20"/>
                <w:lang w:eastAsia="en-IE"/>
              </w:rPr>
            </w:pPr>
            <w:ins w:id="2076" w:author="Windows User" w:date="2016-04-13T16:56:00Z">
              <w:r w:rsidRPr="00DE72A5">
                <w:rPr>
                  <w:rFonts w:ascii="Cambria" w:eastAsia="Times New Roman" w:hAnsi="Cambria" w:cs="Times New Roman"/>
                  <w:sz w:val="20"/>
                  <w:szCs w:val="20"/>
                  <w:lang w:eastAsia="en-IE"/>
                </w:rPr>
                <w:t>1</w:t>
              </w:r>
            </w:ins>
          </w:p>
        </w:tc>
        <w:tc>
          <w:tcPr>
            <w:tcW w:w="5279" w:type="dxa"/>
            <w:gridSpan w:val="4"/>
            <w:tcBorders>
              <w:top w:val="nil"/>
              <w:left w:val="nil"/>
              <w:bottom w:val="nil"/>
              <w:right w:val="nil"/>
            </w:tcBorders>
            <w:shd w:val="clear" w:color="auto" w:fill="auto"/>
            <w:noWrap/>
            <w:vAlign w:val="bottom"/>
            <w:hideMark/>
          </w:tcPr>
          <w:p w14:paraId="76BC47CA" w14:textId="77777777" w:rsidR="00DE72A5" w:rsidRPr="00DE72A5" w:rsidRDefault="00807A25" w:rsidP="00DE72A5">
            <w:pPr>
              <w:spacing w:after="0" w:line="240" w:lineRule="auto"/>
              <w:rPr>
                <w:ins w:id="2077" w:author="Windows User" w:date="2016-04-13T16:56:00Z"/>
                <w:rFonts w:ascii="Arial" w:eastAsia="Times New Roman" w:hAnsi="Arial" w:cs="Arial"/>
                <w:sz w:val="20"/>
                <w:szCs w:val="20"/>
                <w:lang w:eastAsia="en-IE"/>
              </w:rPr>
            </w:pPr>
            <m:oMathPara>
              <m:oMathParaPr>
                <m:jc m:val="left"/>
              </m:oMathParaPr>
              <m:oMath>
                <m:sSub>
                  <m:sSubPr>
                    <m:ctrlPr>
                      <w:ins w:id="2078" w:author="Windows User" w:date="2016-04-13T16:56:00Z">
                        <w:rPr>
                          <w:rFonts w:ascii="Cambria Math" w:eastAsia="Times New Roman" w:hAnsi="Cambria Math" w:cs="Arial"/>
                          <w:i/>
                          <w:sz w:val="20"/>
                          <w:szCs w:val="20"/>
                          <w:lang w:eastAsia="en-IE"/>
                        </w:rPr>
                      </w:ins>
                    </m:ctrlPr>
                  </m:sSubPr>
                  <m:e>
                    <m:r>
                      <w:ins w:id="2079" w:author="Windows User" w:date="2016-04-13T16:56:00Z">
                        <w:rPr>
                          <w:rFonts w:ascii="Cambria Math" w:eastAsia="Times New Roman" w:hAnsi="Cambria Math" w:cs="Arial"/>
                          <w:sz w:val="20"/>
                          <w:szCs w:val="20"/>
                          <w:lang w:eastAsia="en-IE"/>
                        </w:rPr>
                        <m:t>β</m:t>
                      </w:ins>
                    </m:r>
                  </m:e>
                  <m:sub>
                    <m:r>
                      <w:ins w:id="2080" w:author="Windows User" w:date="2016-04-13T16:56:00Z">
                        <w:rPr>
                          <w:rFonts w:ascii="Cambria Math" w:eastAsia="Times New Roman" w:hAnsi="Cambria Math" w:cs="Arial"/>
                          <w:sz w:val="20"/>
                          <w:szCs w:val="20"/>
                          <w:lang w:eastAsia="en-IE"/>
                        </w:rPr>
                        <m:t>0,j</m:t>
                      </w:ins>
                    </m:r>
                  </m:sub>
                </m:sSub>
              </m:oMath>
            </m:oMathPara>
          </w:p>
        </w:tc>
        <w:tc>
          <w:tcPr>
            <w:tcW w:w="1701" w:type="dxa"/>
            <w:gridSpan w:val="2"/>
            <w:tcBorders>
              <w:top w:val="nil"/>
              <w:left w:val="nil"/>
              <w:bottom w:val="nil"/>
              <w:right w:val="nil"/>
            </w:tcBorders>
            <w:shd w:val="clear" w:color="auto" w:fill="auto"/>
            <w:noWrap/>
            <w:vAlign w:val="bottom"/>
            <w:hideMark/>
          </w:tcPr>
          <w:p w14:paraId="301B062C" w14:textId="77777777" w:rsidR="00DE72A5" w:rsidRPr="00DE72A5" w:rsidRDefault="00DE72A5" w:rsidP="00DE72A5">
            <w:pPr>
              <w:spacing w:after="0" w:line="240" w:lineRule="auto"/>
              <w:jc w:val="center"/>
              <w:rPr>
                <w:ins w:id="2081" w:author="Windows User" w:date="2016-04-13T16:56:00Z"/>
                <w:rFonts w:ascii="Arial" w:eastAsia="Times New Roman" w:hAnsi="Arial" w:cs="Arial"/>
                <w:sz w:val="20"/>
                <w:szCs w:val="20"/>
                <w:lang w:eastAsia="en-IE"/>
              </w:rPr>
            </w:pPr>
            <w:ins w:id="2082" w:author="Windows User" w:date="2016-04-13T16:56:00Z">
              <w:r w:rsidRPr="00DE72A5">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
          <w:p w14:paraId="17C88E25" w14:textId="77777777" w:rsidR="00DE72A5" w:rsidRPr="00DE72A5" w:rsidRDefault="00DE72A5" w:rsidP="00DE72A5">
            <w:pPr>
              <w:spacing w:after="0" w:line="240" w:lineRule="auto"/>
              <w:jc w:val="center"/>
              <w:rPr>
                <w:ins w:id="2083" w:author="Windows User" w:date="2016-04-13T16:56:00Z"/>
                <w:rFonts w:ascii="Arial" w:eastAsia="Times New Roman" w:hAnsi="Arial" w:cs="Arial"/>
                <w:sz w:val="20"/>
                <w:szCs w:val="20"/>
                <w:lang w:eastAsia="en-IE"/>
              </w:rPr>
            </w:pPr>
            <w:ins w:id="2084" w:author="Windows User" w:date="2016-04-13T16:56:00Z">
              <w:r w:rsidRPr="00DE72A5">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
          <w:p w14:paraId="0401D1D9" w14:textId="77777777" w:rsidR="00DE72A5" w:rsidRPr="00DE72A5" w:rsidRDefault="00DE72A5" w:rsidP="00DE72A5">
            <w:pPr>
              <w:spacing w:after="0" w:line="240" w:lineRule="auto"/>
              <w:jc w:val="center"/>
              <w:rPr>
                <w:ins w:id="2085" w:author="Windows User" w:date="2016-04-13T16:56:00Z"/>
                <w:rFonts w:ascii="Arial" w:eastAsia="Times New Roman" w:hAnsi="Arial" w:cs="Arial"/>
                <w:sz w:val="20"/>
                <w:szCs w:val="20"/>
                <w:lang w:eastAsia="en-IE"/>
              </w:rPr>
            </w:pPr>
            <w:ins w:id="2086" w:author="Windows User" w:date="2016-04-13T16:56:00Z">
              <w:r w:rsidRPr="00DE72A5">
                <w:rPr>
                  <w:rFonts w:ascii="Arial" w:eastAsia="Times New Roman" w:hAnsi="Arial" w:cs="Arial"/>
                  <w:sz w:val="20"/>
                  <w:szCs w:val="20"/>
                  <w:lang w:eastAsia="en-IE"/>
                </w:rPr>
                <w:t>4231.70</w:t>
              </w:r>
            </w:ins>
          </w:p>
        </w:tc>
      </w:tr>
      <w:tr w:rsidR="00DE72A5" w:rsidRPr="00DE72A5" w14:paraId="51C877D6" w14:textId="77777777" w:rsidTr="00DE72A5">
        <w:tblPrEx>
          <w:tblBorders>
            <w:top w:val="none" w:sz="0" w:space="0" w:color="auto"/>
            <w:bottom w:val="none" w:sz="0" w:space="0" w:color="auto"/>
          </w:tblBorders>
        </w:tblPrEx>
        <w:trPr>
          <w:gridAfter w:val="4"/>
          <w:wAfter w:w="4196" w:type="dxa"/>
          <w:trHeight w:val="315"/>
          <w:ins w:id="2087" w:author="Windows User" w:date="2016-04-13T16:56:00Z"/>
        </w:trPr>
        <w:tc>
          <w:tcPr>
            <w:tcW w:w="419" w:type="dxa"/>
            <w:tcBorders>
              <w:top w:val="nil"/>
              <w:left w:val="nil"/>
              <w:bottom w:val="nil"/>
              <w:right w:val="nil"/>
            </w:tcBorders>
            <w:vAlign w:val="bottom"/>
          </w:tcPr>
          <w:p w14:paraId="1E8442DF" w14:textId="77777777" w:rsidR="00DE72A5" w:rsidRPr="00DE72A5" w:rsidRDefault="00DE72A5" w:rsidP="00DE72A5">
            <w:pPr>
              <w:spacing w:after="0" w:line="240" w:lineRule="auto"/>
              <w:rPr>
                <w:ins w:id="2088" w:author="Windows User" w:date="2016-04-13T16:56:00Z"/>
                <w:rFonts w:ascii="Calibri" w:eastAsia="Calibri" w:hAnsi="Calibri" w:cs="Times New Roman"/>
                <w:sz w:val="20"/>
                <w:szCs w:val="20"/>
                <w:lang w:eastAsia="en-IE"/>
              </w:rPr>
            </w:pPr>
            <w:ins w:id="2089" w:author="Windows User" w:date="2016-04-13T16:56:00Z">
              <w:r w:rsidRPr="00DE72A5">
                <w:rPr>
                  <w:rFonts w:ascii="Calibri" w:eastAsia="Calibri" w:hAnsi="Calibri" w:cs="Times New Roman"/>
                  <w:sz w:val="20"/>
                  <w:szCs w:val="20"/>
                  <w:lang w:eastAsia="en-IE"/>
                </w:rPr>
                <w:t>2</w:t>
              </w:r>
            </w:ins>
          </w:p>
        </w:tc>
        <w:tc>
          <w:tcPr>
            <w:tcW w:w="5279" w:type="dxa"/>
            <w:gridSpan w:val="4"/>
            <w:tcBorders>
              <w:top w:val="nil"/>
              <w:left w:val="nil"/>
              <w:bottom w:val="nil"/>
              <w:right w:val="nil"/>
            </w:tcBorders>
            <w:shd w:val="clear" w:color="auto" w:fill="auto"/>
            <w:noWrap/>
            <w:vAlign w:val="bottom"/>
            <w:hideMark/>
          </w:tcPr>
          <w:p w14:paraId="530623E0" w14:textId="77777777" w:rsidR="00DE72A5" w:rsidRPr="00DE72A5" w:rsidRDefault="00807A25" w:rsidP="00DE72A5">
            <w:pPr>
              <w:spacing w:after="0" w:line="240" w:lineRule="auto"/>
              <w:rPr>
                <w:ins w:id="2090" w:author="Windows User" w:date="2016-04-13T16:56:00Z"/>
                <w:rFonts w:ascii="Arial" w:eastAsia="Times New Roman" w:hAnsi="Arial" w:cs="Arial"/>
                <w:sz w:val="20"/>
                <w:szCs w:val="20"/>
                <w:lang w:eastAsia="en-IE"/>
              </w:rPr>
            </w:pPr>
            <m:oMathPara>
              <m:oMathParaPr>
                <m:jc m:val="left"/>
              </m:oMathParaPr>
              <m:oMath>
                <m:sSub>
                  <m:sSubPr>
                    <m:ctrlPr>
                      <w:ins w:id="2091" w:author="Windows User" w:date="2016-04-13T16:56:00Z">
                        <w:rPr>
                          <w:rFonts w:ascii="Cambria Math" w:eastAsia="Times New Roman" w:hAnsi="Cambria Math" w:cs="Arial"/>
                          <w:i/>
                          <w:sz w:val="20"/>
                          <w:szCs w:val="20"/>
                          <w:lang w:eastAsia="en-IE"/>
                        </w:rPr>
                      </w:ins>
                    </m:ctrlPr>
                  </m:sSubPr>
                  <m:e>
                    <m:r>
                      <w:ins w:id="2092" w:author="Windows User" w:date="2016-04-13T16:56:00Z">
                        <w:rPr>
                          <w:rFonts w:ascii="Cambria Math" w:eastAsia="Times New Roman" w:hAnsi="Cambria Math" w:cs="Arial"/>
                          <w:sz w:val="20"/>
                          <w:szCs w:val="20"/>
                          <w:lang w:eastAsia="en-IE"/>
                        </w:rPr>
                        <m:t>β</m:t>
                      </w:ins>
                    </m:r>
                  </m:e>
                  <m:sub>
                    <m:r>
                      <w:ins w:id="2093" w:author="Windows User" w:date="2016-04-13T16:56:00Z">
                        <w:rPr>
                          <w:rFonts w:ascii="Cambria Math" w:eastAsia="Times New Roman" w:hAnsi="Cambria Math" w:cs="Arial"/>
                          <w:sz w:val="20"/>
                          <w:szCs w:val="20"/>
                          <w:lang w:eastAsia="en-IE"/>
                        </w:rPr>
                        <m:t>0,j</m:t>
                      </w:ins>
                    </m:r>
                  </m:sub>
                </m:sSub>
                <m:r>
                  <w:ins w:id="2094" w:author="Windows User" w:date="2016-04-13T16:56:00Z">
                    <w:rPr>
                      <w:rFonts w:ascii="Cambria Math" w:eastAsia="Times New Roman" w:hAnsi="Cambria Math" w:cs="Arial"/>
                      <w:sz w:val="20"/>
                      <w:szCs w:val="20"/>
                      <w:lang w:eastAsia="en-IE"/>
                    </w:rPr>
                    <m:t xml:space="preserve">+ </m:t>
                  </w:ins>
                </m:r>
                <m:sSub>
                  <m:sSubPr>
                    <m:ctrlPr>
                      <w:ins w:id="2095" w:author="Windows User" w:date="2016-04-13T16:56:00Z">
                        <w:rPr>
                          <w:rFonts w:ascii="Cambria Math" w:eastAsia="Times New Roman" w:hAnsi="Cambria Math" w:cs="Arial"/>
                          <w:i/>
                          <w:sz w:val="20"/>
                          <w:szCs w:val="20"/>
                          <w:lang w:eastAsia="en-IE"/>
                        </w:rPr>
                      </w:ins>
                    </m:ctrlPr>
                  </m:sSubPr>
                  <m:e>
                    <m:r>
                      <w:ins w:id="2096" w:author="Windows User" w:date="2016-04-13T16:56:00Z">
                        <w:rPr>
                          <w:rFonts w:ascii="Cambria Math" w:eastAsia="Times New Roman" w:hAnsi="Cambria Math" w:cs="Arial"/>
                          <w:sz w:val="20"/>
                          <w:szCs w:val="20"/>
                          <w:lang w:eastAsia="en-IE"/>
                        </w:rPr>
                        <m:t>β</m:t>
                      </w:ins>
                    </m:r>
                  </m:e>
                  <m:sub>
                    <m:r>
                      <w:ins w:id="2097" w:author="Windows User" w:date="2016-04-13T16:56:00Z">
                        <w:rPr>
                          <w:rFonts w:ascii="Cambria Math" w:eastAsia="Times New Roman" w:hAnsi="Cambria Math" w:cs="Arial"/>
                          <w:sz w:val="20"/>
                          <w:szCs w:val="20"/>
                          <w:lang w:eastAsia="en-IE"/>
                        </w:rPr>
                        <m:t>1,j</m:t>
                      </w:ins>
                    </m:r>
                  </m:sub>
                </m:sSub>
                <m:r>
                  <w:ins w:id="2098" w:author="Windows User" w:date="2016-04-13T16:56:00Z">
                    <w:rPr>
                      <w:rFonts w:ascii="Cambria Math" w:eastAsia="Times New Roman" w:hAnsi="Cambria Math" w:cs="Arial"/>
                      <w:sz w:val="20"/>
                      <w:szCs w:val="20"/>
                      <w:lang w:eastAsia="en-IE"/>
                    </w:rPr>
                    <m:t>CL</m:t>
                  </w:ins>
                </m:r>
              </m:oMath>
            </m:oMathPara>
          </w:p>
        </w:tc>
        <w:tc>
          <w:tcPr>
            <w:tcW w:w="1701" w:type="dxa"/>
            <w:gridSpan w:val="2"/>
            <w:tcBorders>
              <w:top w:val="nil"/>
              <w:left w:val="nil"/>
              <w:bottom w:val="nil"/>
              <w:right w:val="nil"/>
            </w:tcBorders>
            <w:shd w:val="clear" w:color="auto" w:fill="auto"/>
            <w:noWrap/>
            <w:vAlign w:val="bottom"/>
            <w:hideMark/>
          </w:tcPr>
          <w:p w14:paraId="2D9B316D" w14:textId="77777777" w:rsidR="00DE72A5" w:rsidRPr="00DE72A5" w:rsidRDefault="00DE72A5" w:rsidP="00DE72A5">
            <w:pPr>
              <w:spacing w:after="0" w:line="240" w:lineRule="auto"/>
              <w:jc w:val="center"/>
              <w:rPr>
                <w:ins w:id="2099" w:author="Windows User" w:date="2016-04-13T16:56:00Z"/>
                <w:rFonts w:ascii="Arial" w:eastAsia="Times New Roman" w:hAnsi="Arial" w:cs="Arial"/>
                <w:sz w:val="20"/>
                <w:szCs w:val="20"/>
                <w:lang w:eastAsia="en-IE"/>
              </w:rPr>
            </w:pPr>
            <w:ins w:id="2100" w:author="Windows User" w:date="2016-04-13T16:56:00Z">
              <w:r w:rsidRPr="00DE72A5">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
          <w:p w14:paraId="35C3EF66" w14:textId="77777777" w:rsidR="00DE72A5" w:rsidRPr="00DE72A5" w:rsidRDefault="00DE72A5" w:rsidP="00DE72A5">
            <w:pPr>
              <w:spacing w:after="0" w:line="240" w:lineRule="auto"/>
              <w:jc w:val="center"/>
              <w:rPr>
                <w:ins w:id="2101" w:author="Windows User" w:date="2016-04-13T16:56:00Z"/>
                <w:rFonts w:ascii="Arial" w:eastAsia="Times New Roman" w:hAnsi="Arial" w:cs="Arial"/>
                <w:sz w:val="20"/>
                <w:szCs w:val="20"/>
                <w:lang w:eastAsia="en-IE"/>
              </w:rPr>
            </w:pPr>
            <w:ins w:id="2102" w:author="Windows User" w:date="2016-04-13T16:56:00Z">
              <w:r w:rsidRPr="00DE72A5">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
          <w:p w14:paraId="38C3FCDD" w14:textId="77777777" w:rsidR="00DE72A5" w:rsidRPr="00DE72A5" w:rsidRDefault="00DE72A5" w:rsidP="00DE72A5">
            <w:pPr>
              <w:spacing w:after="0" w:line="240" w:lineRule="auto"/>
              <w:jc w:val="center"/>
              <w:rPr>
                <w:ins w:id="2103" w:author="Windows User" w:date="2016-04-13T16:56:00Z"/>
                <w:rFonts w:ascii="Arial" w:eastAsia="Times New Roman" w:hAnsi="Arial" w:cs="Arial"/>
                <w:sz w:val="20"/>
                <w:szCs w:val="20"/>
                <w:lang w:eastAsia="en-IE"/>
              </w:rPr>
            </w:pPr>
            <w:ins w:id="2104" w:author="Windows User" w:date="2016-04-13T16:56:00Z">
              <w:r w:rsidRPr="00DE72A5">
                <w:rPr>
                  <w:rFonts w:ascii="Arial" w:eastAsia="Times New Roman" w:hAnsi="Arial" w:cs="Arial"/>
                  <w:sz w:val="20"/>
                  <w:szCs w:val="20"/>
                  <w:lang w:eastAsia="en-IE"/>
                </w:rPr>
                <w:t>4193.22</w:t>
              </w:r>
            </w:ins>
          </w:p>
        </w:tc>
      </w:tr>
      <w:tr w:rsidR="00DE72A5" w:rsidRPr="00DE72A5" w14:paraId="5F16D60A" w14:textId="77777777" w:rsidTr="00DE72A5">
        <w:tblPrEx>
          <w:tblBorders>
            <w:top w:val="none" w:sz="0" w:space="0" w:color="auto"/>
            <w:bottom w:val="none" w:sz="0" w:space="0" w:color="auto"/>
          </w:tblBorders>
        </w:tblPrEx>
        <w:trPr>
          <w:gridAfter w:val="4"/>
          <w:wAfter w:w="4196" w:type="dxa"/>
          <w:trHeight w:val="315"/>
          <w:ins w:id="2105" w:author="Windows User" w:date="2016-04-13T16:56:00Z"/>
        </w:trPr>
        <w:tc>
          <w:tcPr>
            <w:tcW w:w="419" w:type="dxa"/>
            <w:tcBorders>
              <w:top w:val="nil"/>
              <w:left w:val="nil"/>
              <w:bottom w:val="nil"/>
              <w:right w:val="nil"/>
            </w:tcBorders>
            <w:vAlign w:val="bottom"/>
          </w:tcPr>
          <w:p w14:paraId="12AA2682" w14:textId="77777777" w:rsidR="00DE72A5" w:rsidRPr="00DE72A5" w:rsidRDefault="00DE72A5" w:rsidP="00DE72A5">
            <w:pPr>
              <w:spacing w:after="0" w:line="240" w:lineRule="auto"/>
              <w:rPr>
                <w:ins w:id="2106" w:author="Windows User" w:date="2016-04-13T16:56:00Z"/>
                <w:rFonts w:ascii="Calibri" w:eastAsia="Calibri" w:hAnsi="Calibri" w:cs="Times New Roman"/>
                <w:sz w:val="20"/>
                <w:szCs w:val="20"/>
                <w:lang w:eastAsia="en-IE"/>
              </w:rPr>
            </w:pPr>
            <w:ins w:id="2107" w:author="Windows User" w:date="2016-04-13T16:56:00Z">
              <w:r w:rsidRPr="00DE72A5">
                <w:rPr>
                  <w:rFonts w:ascii="Calibri" w:eastAsia="Calibri" w:hAnsi="Calibri" w:cs="Times New Roman"/>
                  <w:sz w:val="20"/>
                  <w:szCs w:val="20"/>
                  <w:lang w:eastAsia="en-IE"/>
                </w:rPr>
                <w:t>3</w:t>
              </w:r>
            </w:ins>
          </w:p>
        </w:tc>
        <w:tc>
          <w:tcPr>
            <w:tcW w:w="5279" w:type="dxa"/>
            <w:gridSpan w:val="4"/>
            <w:tcBorders>
              <w:top w:val="nil"/>
              <w:left w:val="nil"/>
              <w:bottom w:val="nil"/>
              <w:right w:val="nil"/>
            </w:tcBorders>
            <w:shd w:val="clear" w:color="auto" w:fill="auto"/>
            <w:noWrap/>
            <w:vAlign w:val="bottom"/>
            <w:hideMark/>
          </w:tcPr>
          <w:p w14:paraId="249413EF" w14:textId="77777777" w:rsidR="00DE72A5" w:rsidRPr="00DE72A5" w:rsidRDefault="00807A25" w:rsidP="00DE72A5">
            <w:pPr>
              <w:spacing w:after="0" w:line="240" w:lineRule="auto"/>
              <w:rPr>
                <w:ins w:id="2108" w:author="Windows User" w:date="2016-04-13T16:56:00Z"/>
                <w:rFonts w:ascii="Arial" w:eastAsia="Times New Roman" w:hAnsi="Arial" w:cs="Arial"/>
                <w:sz w:val="20"/>
                <w:szCs w:val="20"/>
                <w:lang w:eastAsia="en-IE"/>
              </w:rPr>
            </w:pPr>
            <m:oMathPara>
              <m:oMathParaPr>
                <m:jc m:val="left"/>
              </m:oMathParaPr>
              <m:oMath>
                <m:sSub>
                  <m:sSubPr>
                    <m:ctrlPr>
                      <w:ins w:id="2109" w:author="Windows User" w:date="2016-04-13T16:56:00Z">
                        <w:rPr>
                          <w:rFonts w:ascii="Cambria Math" w:eastAsia="Times New Roman" w:hAnsi="Cambria Math" w:cs="Arial"/>
                          <w:i/>
                          <w:sz w:val="20"/>
                          <w:szCs w:val="20"/>
                          <w:lang w:eastAsia="en-IE"/>
                        </w:rPr>
                      </w:ins>
                    </m:ctrlPr>
                  </m:sSubPr>
                  <m:e>
                    <m:r>
                      <w:ins w:id="2110" w:author="Windows User" w:date="2016-04-13T16:56:00Z">
                        <w:rPr>
                          <w:rFonts w:ascii="Cambria Math" w:eastAsia="Times New Roman" w:hAnsi="Cambria Math" w:cs="Arial"/>
                          <w:sz w:val="20"/>
                          <w:szCs w:val="20"/>
                          <w:lang w:eastAsia="en-IE"/>
                        </w:rPr>
                        <m:t>β</m:t>
                      </w:ins>
                    </m:r>
                  </m:e>
                  <m:sub>
                    <m:r>
                      <w:ins w:id="2111" w:author="Windows User" w:date="2016-04-13T16:56:00Z">
                        <w:rPr>
                          <w:rFonts w:ascii="Cambria Math" w:eastAsia="Times New Roman" w:hAnsi="Cambria Math" w:cs="Arial"/>
                          <w:sz w:val="20"/>
                          <w:szCs w:val="20"/>
                          <w:lang w:eastAsia="en-IE"/>
                        </w:rPr>
                        <m:t>0,j</m:t>
                      </w:ins>
                    </m:r>
                  </m:sub>
                </m:sSub>
                <m:r>
                  <w:ins w:id="2112" w:author="Windows User" w:date="2016-04-13T16:56:00Z">
                    <w:rPr>
                      <w:rFonts w:ascii="Cambria Math" w:eastAsia="Times New Roman" w:hAnsi="Cambria Math" w:cs="Arial"/>
                      <w:sz w:val="20"/>
                      <w:szCs w:val="20"/>
                      <w:lang w:eastAsia="en-IE"/>
                    </w:rPr>
                    <m:t xml:space="preserve">+ </m:t>
                  </w:ins>
                </m:r>
                <m:sSub>
                  <m:sSubPr>
                    <m:ctrlPr>
                      <w:ins w:id="2113" w:author="Windows User" w:date="2016-04-13T16:56:00Z">
                        <w:rPr>
                          <w:rFonts w:ascii="Cambria Math" w:eastAsia="Times New Roman" w:hAnsi="Cambria Math" w:cs="Arial"/>
                          <w:i/>
                          <w:sz w:val="20"/>
                          <w:szCs w:val="20"/>
                          <w:lang w:eastAsia="en-IE"/>
                        </w:rPr>
                      </w:ins>
                    </m:ctrlPr>
                  </m:sSubPr>
                  <m:e>
                    <m:r>
                      <w:ins w:id="2114" w:author="Windows User" w:date="2016-04-13T16:56:00Z">
                        <w:rPr>
                          <w:rFonts w:ascii="Cambria Math" w:eastAsia="Times New Roman" w:hAnsi="Cambria Math" w:cs="Arial"/>
                          <w:sz w:val="20"/>
                          <w:szCs w:val="20"/>
                          <w:lang w:eastAsia="en-IE"/>
                        </w:rPr>
                        <m:t>δ</m:t>
                      </w:ins>
                    </m:r>
                  </m:e>
                  <m:sub>
                    <m:r>
                      <w:ins w:id="2115" w:author="Windows User" w:date="2016-04-13T16:56:00Z">
                        <w:rPr>
                          <w:rFonts w:ascii="Cambria Math" w:eastAsia="Times New Roman" w:hAnsi="Cambria Math" w:cs="Arial"/>
                          <w:sz w:val="20"/>
                          <w:szCs w:val="20"/>
                          <w:lang w:eastAsia="en-IE"/>
                        </w:rPr>
                        <m:t>1</m:t>
                      </w:ins>
                    </m:r>
                  </m:sub>
                </m:sSub>
                <m:r>
                  <w:ins w:id="2116" w:author="Windows User" w:date="2016-04-13T16:56:00Z">
                    <w:rPr>
                      <w:rFonts w:ascii="Cambria Math" w:eastAsia="Times New Roman" w:hAnsi="Cambria Math" w:cs="Arial"/>
                      <w:sz w:val="20"/>
                      <w:szCs w:val="20"/>
                      <w:lang w:eastAsia="en-IE"/>
                    </w:rPr>
                    <m:t xml:space="preserve">PI+ </m:t>
                  </w:ins>
                </m:r>
                <m:sSub>
                  <m:sSubPr>
                    <m:ctrlPr>
                      <w:ins w:id="2117" w:author="Windows User" w:date="2016-04-13T16:56:00Z">
                        <w:rPr>
                          <w:rFonts w:ascii="Cambria Math" w:eastAsia="Times New Roman" w:hAnsi="Cambria Math" w:cs="Arial"/>
                          <w:i/>
                          <w:sz w:val="20"/>
                          <w:szCs w:val="20"/>
                          <w:lang w:eastAsia="en-IE"/>
                        </w:rPr>
                      </w:ins>
                    </m:ctrlPr>
                  </m:sSubPr>
                  <m:e>
                    <m:r>
                      <w:ins w:id="2118" w:author="Windows User" w:date="2016-04-13T16:56:00Z">
                        <w:rPr>
                          <w:rFonts w:ascii="Cambria Math" w:eastAsia="Times New Roman" w:hAnsi="Cambria Math" w:cs="Arial"/>
                          <w:sz w:val="20"/>
                          <w:szCs w:val="20"/>
                          <w:lang w:eastAsia="en-IE"/>
                        </w:rPr>
                        <m:t>δ</m:t>
                      </w:ins>
                    </m:r>
                  </m:e>
                  <m:sub>
                    <m:r>
                      <w:ins w:id="2119" w:author="Windows User" w:date="2016-04-13T16:56:00Z">
                        <w:rPr>
                          <w:rFonts w:ascii="Cambria Math" w:eastAsia="Times New Roman" w:hAnsi="Cambria Math" w:cs="Arial"/>
                          <w:sz w:val="20"/>
                          <w:szCs w:val="20"/>
                          <w:lang w:eastAsia="en-IE"/>
                        </w:rPr>
                        <m:t>2</m:t>
                      </w:ins>
                    </m:r>
                  </m:sub>
                </m:sSub>
                <m:r>
                  <w:ins w:id="2120" w:author="Windows User" w:date="2016-04-13T16:56:00Z">
                    <w:rPr>
                      <w:rFonts w:ascii="Cambria Math" w:eastAsia="Times New Roman" w:hAnsi="Cambria Math" w:cs="Arial"/>
                      <w:sz w:val="20"/>
                      <w:szCs w:val="20"/>
                      <w:lang w:eastAsia="en-IE"/>
                    </w:rPr>
                    <m:t xml:space="preserve">SI+ </m:t>
                  </w:ins>
                </m:r>
                <m:sSub>
                  <m:sSubPr>
                    <m:ctrlPr>
                      <w:ins w:id="2121" w:author="Windows User" w:date="2016-04-13T16:56:00Z">
                        <w:rPr>
                          <w:rFonts w:ascii="Cambria Math" w:eastAsia="Times New Roman" w:hAnsi="Cambria Math" w:cs="Arial"/>
                          <w:i/>
                          <w:sz w:val="20"/>
                          <w:szCs w:val="20"/>
                          <w:lang w:eastAsia="en-IE"/>
                        </w:rPr>
                      </w:ins>
                    </m:ctrlPr>
                  </m:sSubPr>
                  <m:e>
                    <m:r>
                      <w:ins w:id="2122" w:author="Windows User" w:date="2016-04-13T16:56:00Z">
                        <w:rPr>
                          <w:rFonts w:ascii="Cambria Math" w:eastAsia="Times New Roman" w:hAnsi="Cambria Math" w:cs="Arial"/>
                          <w:sz w:val="20"/>
                          <w:szCs w:val="20"/>
                          <w:lang w:eastAsia="en-IE"/>
                        </w:rPr>
                        <m:t>δ</m:t>
                      </w:ins>
                    </m:r>
                  </m:e>
                  <m:sub>
                    <m:r>
                      <w:ins w:id="2123" w:author="Windows User" w:date="2016-04-13T16:56:00Z">
                        <w:rPr>
                          <w:rFonts w:ascii="Cambria Math" w:eastAsia="Times New Roman" w:hAnsi="Cambria Math" w:cs="Arial"/>
                          <w:sz w:val="20"/>
                          <w:szCs w:val="20"/>
                          <w:lang w:eastAsia="en-IE"/>
                        </w:rPr>
                        <m:t>3</m:t>
                      </w:ins>
                    </m:r>
                  </m:sub>
                </m:sSub>
                <m:r>
                  <w:ins w:id="2124" w:author="Windows User" w:date="2016-04-13T16:56:00Z">
                    <w:rPr>
                      <w:rFonts w:ascii="Cambria Math" w:eastAsia="Times New Roman" w:hAnsi="Cambria Math" w:cs="Arial"/>
                      <w:sz w:val="20"/>
                      <w:szCs w:val="20"/>
                      <w:lang w:eastAsia="en-IE"/>
                    </w:rPr>
                    <m:t>SO</m:t>
                  </w:ins>
                </m:r>
              </m:oMath>
            </m:oMathPara>
          </w:p>
        </w:tc>
        <w:tc>
          <w:tcPr>
            <w:tcW w:w="1701" w:type="dxa"/>
            <w:gridSpan w:val="2"/>
            <w:tcBorders>
              <w:top w:val="nil"/>
              <w:left w:val="nil"/>
              <w:bottom w:val="nil"/>
              <w:right w:val="nil"/>
            </w:tcBorders>
            <w:shd w:val="clear" w:color="auto" w:fill="auto"/>
            <w:noWrap/>
            <w:vAlign w:val="bottom"/>
            <w:hideMark/>
          </w:tcPr>
          <w:p w14:paraId="5FCD6EF8" w14:textId="77777777" w:rsidR="00DE72A5" w:rsidRPr="00DE72A5" w:rsidRDefault="00DE72A5" w:rsidP="00DE72A5">
            <w:pPr>
              <w:spacing w:after="0" w:line="240" w:lineRule="auto"/>
              <w:jc w:val="center"/>
              <w:rPr>
                <w:ins w:id="2125" w:author="Windows User" w:date="2016-04-13T16:56:00Z"/>
                <w:rFonts w:ascii="Arial" w:eastAsia="Times New Roman" w:hAnsi="Arial" w:cs="Arial"/>
                <w:sz w:val="20"/>
                <w:szCs w:val="20"/>
                <w:lang w:eastAsia="en-IE"/>
              </w:rPr>
            </w:pPr>
            <w:ins w:id="2126" w:author="Windows User" w:date="2016-04-13T16:56:00Z">
              <w:r w:rsidRPr="00DE72A5">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
          <w:p w14:paraId="6727144E" w14:textId="77777777" w:rsidR="00DE72A5" w:rsidRPr="00DE72A5" w:rsidRDefault="00DE72A5" w:rsidP="00DE72A5">
            <w:pPr>
              <w:spacing w:after="0" w:line="240" w:lineRule="auto"/>
              <w:jc w:val="center"/>
              <w:rPr>
                <w:ins w:id="2127" w:author="Windows User" w:date="2016-04-13T16:56:00Z"/>
                <w:rFonts w:ascii="Arial" w:eastAsia="Times New Roman" w:hAnsi="Arial" w:cs="Arial"/>
                <w:sz w:val="20"/>
                <w:szCs w:val="20"/>
                <w:lang w:eastAsia="en-IE"/>
              </w:rPr>
            </w:pPr>
            <w:ins w:id="2128" w:author="Windows User" w:date="2016-04-13T16:56:00Z">
              <w:r w:rsidRPr="00DE72A5">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
          <w:p w14:paraId="6142E9F9" w14:textId="77777777" w:rsidR="00DE72A5" w:rsidRPr="00DE72A5" w:rsidRDefault="00DE72A5" w:rsidP="00DE72A5">
            <w:pPr>
              <w:spacing w:after="0" w:line="240" w:lineRule="auto"/>
              <w:jc w:val="center"/>
              <w:rPr>
                <w:ins w:id="2129" w:author="Windows User" w:date="2016-04-13T16:56:00Z"/>
                <w:rFonts w:ascii="Arial" w:eastAsia="Times New Roman" w:hAnsi="Arial" w:cs="Arial"/>
                <w:sz w:val="20"/>
                <w:szCs w:val="20"/>
                <w:lang w:eastAsia="en-IE"/>
              </w:rPr>
            </w:pPr>
            <w:ins w:id="2130" w:author="Windows User" w:date="2016-04-13T16:56:00Z">
              <w:r w:rsidRPr="00DE72A5">
                <w:rPr>
                  <w:rFonts w:ascii="Arial" w:eastAsia="Times New Roman" w:hAnsi="Arial" w:cs="Arial"/>
                  <w:sz w:val="20"/>
                  <w:szCs w:val="20"/>
                  <w:lang w:eastAsia="en-IE"/>
                </w:rPr>
                <w:t>4175.26</w:t>
              </w:r>
            </w:ins>
          </w:p>
        </w:tc>
      </w:tr>
      <w:tr w:rsidR="00DE72A5" w:rsidRPr="00DE72A5" w14:paraId="05429493" w14:textId="77777777" w:rsidTr="00DE72A5">
        <w:tblPrEx>
          <w:tblBorders>
            <w:top w:val="none" w:sz="0" w:space="0" w:color="auto"/>
            <w:bottom w:val="none" w:sz="0" w:space="0" w:color="auto"/>
          </w:tblBorders>
        </w:tblPrEx>
        <w:trPr>
          <w:gridAfter w:val="4"/>
          <w:wAfter w:w="4196" w:type="dxa"/>
          <w:trHeight w:val="255"/>
          <w:ins w:id="2131" w:author="Windows User" w:date="2016-04-13T16:56:00Z"/>
        </w:trPr>
        <w:tc>
          <w:tcPr>
            <w:tcW w:w="419" w:type="dxa"/>
            <w:tcBorders>
              <w:top w:val="nil"/>
              <w:left w:val="nil"/>
              <w:bottom w:val="nil"/>
              <w:right w:val="nil"/>
            </w:tcBorders>
            <w:vAlign w:val="bottom"/>
          </w:tcPr>
          <w:p w14:paraId="0A1E1CA5" w14:textId="77777777" w:rsidR="00DE72A5" w:rsidRPr="00DE72A5" w:rsidRDefault="00DE72A5" w:rsidP="00DE72A5">
            <w:pPr>
              <w:spacing w:after="0" w:line="240" w:lineRule="auto"/>
              <w:rPr>
                <w:ins w:id="2132" w:author="Windows User" w:date="2016-04-13T16:56:00Z"/>
                <w:rFonts w:ascii="Calibri" w:eastAsia="Calibri" w:hAnsi="Calibri" w:cs="Times New Roman"/>
                <w:sz w:val="20"/>
                <w:szCs w:val="20"/>
                <w:lang w:eastAsia="en-IE"/>
              </w:rPr>
            </w:pPr>
            <w:ins w:id="2133" w:author="Windows User" w:date="2016-04-13T16:56:00Z">
              <w:r w:rsidRPr="00DE72A5">
                <w:rPr>
                  <w:rFonts w:ascii="Calibri" w:eastAsia="Calibri" w:hAnsi="Calibri" w:cs="Times New Roman"/>
                  <w:sz w:val="20"/>
                  <w:szCs w:val="20"/>
                  <w:lang w:eastAsia="en-IE"/>
                </w:rPr>
                <w:t>4</w:t>
              </w:r>
            </w:ins>
          </w:p>
        </w:tc>
        <w:tc>
          <w:tcPr>
            <w:tcW w:w="5279" w:type="dxa"/>
            <w:gridSpan w:val="4"/>
            <w:tcBorders>
              <w:top w:val="nil"/>
              <w:left w:val="nil"/>
              <w:bottom w:val="nil"/>
              <w:right w:val="nil"/>
            </w:tcBorders>
            <w:shd w:val="clear" w:color="auto" w:fill="auto"/>
            <w:noWrap/>
            <w:vAlign w:val="bottom"/>
            <w:hideMark/>
          </w:tcPr>
          <w:p w14:paraId="403DA5B5" w14:textId="77777777" w:rsidR="00DE72A5" w:rsidRPr="00DE72A5" w:rsidRDefault="00807A25" w:rsidP="00DE72A5">
            <w:pPr>
              <w:spacing w:after="0" w:line="240" w:lineRule="auto"/>
              <w:rPr>
                <w:ins w:id="2134" w:author="Windows User" w:date="2016-04-13T16:56:00Z"/>
                <w:rFonts w:ascii="Arial" w:eastAsia="Times New Roman" w:hAnsi="Arial" w:cs="Arial"/>
                <w:sz w:val="20"/>
                <w:szCs w:val="20"/>
                <w:lang w:eastAsia="en-IE"/>
              </w:rPr>
            </w:pPr>
            <m:oMathPara>
              <m:oMathParaPr>
                <m:jc m:val="left"/>
              </m:oMathParaPr>
              <m:oMath>
                <m:sSub>
                  <m:sSubPr>
                    <m:ctrlPr>
                      <w:ins w:id="2135" w:author="Windows User" w:date="2016-04-13T16:56:00Z">
                        <w:rPr>
                          <w:rFonts w:ascii="Cambria Math" w:eastAsia="Times New Roman" w:hAnsi="Cambria Math" w:cs="Arial"/>
                          <w:i/>
                          <w:sz w:val="20"/>
                          <w:szCs w:val="20"/>
                          <w:lang w:eastAsia="en-IE"/>
                        </w:rPr>
                      </w:ins>
                    </m:ctrlPr>
                  </m:sSubPr>
                  <m:e>
                    <m:r>
                      <w:ins w:id="2136" w:author="Windows User" w:date="2016-04-13T16:56:00Z">
                        <w:rPr>
                          <w:rFonts w:ascii="Cambria Math" w:eastAsia="Times New Roman" w:hAnsi="Cambria Math" w:cs="Arial"/>
                          <w:sz w:val="20"/>
                          <w:szCs w:val="20"/>
                          <w:lang w:eastAsia="en-IE"/>
                        </w:rPr>
                        <m:t>β</m:t>
                      </w:ins>
                    </m:r>
                  </m:e>
                  <m:sub>
                    <m:r>
                      <w:ins w:id="2137" w:author="Windows User" w:date="2016-04-13T16:56:00Z">
                        <w:rPr>
                          <w:rFonts w:ascii="Cambria Math" w:eastAsia="Times New Roman" w:hAnsi="Cambria Math" w:cs="Arial"/>
                          <w:sz w:val="20"/>
                          <w:szCs w:val="20"/>
                          <w:lang w:eastAsia="en-IE"/>
                        </w:rPr>
                        <m:t>0,j</m:t>
                      </w:ins>
                    </m:r>
                  </m:sub>
                </m:sSub>
                <m:r>
                  <w:ins w:id="2138" w:author="Windows User" w:date="2016-04-13T16:56:00Z">
                    <w:rPr>
                      <w:rFonts w:ascii="Cambria Math" w:eastAsia="Times New Roman" w:hAnsi="Cambria Math" w:cs="Arial"/>
                      <w:sz w:val="20"/>
                      <w:szCs w:val="20"/>
                      <w:lang w:eastAsia="en-IE"/>
                    </w:rPr>
                    <m:t>+ γW</m:t>
                  </w:ins>
                </m:r>
              </m:oMath>
            </m:oMathPara>
          </w:p>
        </w:tc>
        <w:tc>
          <w:tcPr>
            <w:tcW w:w="1701" w:type="dxa"/>
            <w:gridSpan w:val="2"/>
            <w:tcBorders>
              <w:top w:val="nil"/>
              <w:left w:val="nil"/>
              <w:bottom w:val="nil"/>
              <w:right w:val="nil"/>
            </w:tcBorders>
            <w:shd w:val="clear" w:color="auto" w:fill="auto"/>
            <w:noWrap/>
            <w:vAlign w:val="bottom"/>
            <w:hideMark/>
          </w:tcPr>
          <w:p w14:paraId="180ADA56" w14:textId="77777777" w:rsidR="00DE72A5" w:rsidRPr="00DE72A5" w:rsidRDefault="00DE72A5" w:rsidP="00DE72A5">
            <w:pPr>
              <w:spacing w:after="0" w:line="240" w:lineRule="auto"/>
              <w:jc w:val="center"/>
              <w:rPr>
                <w:ins w:id="2139" w:author="Windows User" w:date="2016-04-13T16:56:00Z"/>
                <w:rFonts w:ascii="Arial" w:eastAsia="Times New Roman" w:hAnsi="Arial" w:cs="Arial"/>
                <w:sz w:val="20"/>
                <w:szCs w:val="20"/>
                <w:lang w:eastAsia="en-IE"/>
              </w:rPr>
            </w:pPr>
            <w:ins w:id="2140" w:author="Windows User" w:date="2016-04-13T16:56:00Z">
              <w:r w:rsidRPr="00DE72A5">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
          <w:p w14:paraId="7366D6F4" w14:textId="77777777" w:rsidR="00DE72A5" w:rsidRPr="00DE72A5" w:rsidRDefault="00DE72A5" w:rsidP="00DE72A5">
            <w:pPr>
              <w:spacing w:after="0" w:line="240" w:lineRule="auto"/>
              <w:jc w:val="center"/>
              <w:rPr>
                <w:ins w:id="2141" w:author="Windows User" w:date="2016-04-13T16:56:00Z"/>
                <w:rFonts w:ascii="Arial" w:eastAsia="Times New Roman" w:hAnsi="Arial" w:cs="Arial"/>
                <w:sz w:val="20"/>
                <w:szCs w:val="20"/>
                <w:lang w:eastAsia="en-IE"/>
              </w:rPr>
            </w:pPr>
            <w:ins w:id="2142" w:author="Windows User" w:date="2016-04-13T16:56:00Z">
              <w:r w:rsidRPr="00DE72A5">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
          <w:p w14:paraId="4B5133F1" w14:textId="77777777" w:rsidR="00DE72A5" w:rsidRPr="00DE72A5" w:rsidRDefault="00DE72A5" w:rsidP="00DE72A5">
            <w:pPr>
              <w:spacing w:after="0" w:line="240" w:lineRule="auto"/>
              <w:jc w:val="center"/>
              <w:rPr>
                <w:ins w:id="2143" w:author="Windows User" w:date="2016-04-13T16:56:00Z"/>
                <w:rFonts w:ascii="Arial" w:eastAsia="Times New Roman" w:hAnsi="Arial" w:cs="Arial"/>
                <w:sz w:val="20"/>
                <w:szCs w:val="20"/>
                <w:lang w:eastAsia="en-IE"/>
              </w:rPr>
            </w:pPr>
            <w:ins w:id="2144" w:author="Windows User" w:date="2016-04-13T16:56:00Z">
              <w:r w:rsidRPr="00DE72A5">
                <w:rPr>
                  <w:rFonts w:ascii="Arial" w:eastAsia="Times New Roman" w:hAnsi="Arial" w:cs="Arial"/>
                  <w:sz w:val="20"/>
                  <w:szCs w:val="20"/>
                  <w:lang w:eastAsia="en-IE"/>
                </w:rPr>
                <w:t>4181.14</w:t>
              </w:r>
            </w:ins>
          </w:p>
        </w:tc>
      </w:tr>
      <w:tr w:rsidR="00DE72A5" w:rsidRPr="00DE72A5" w14:paraId="5FF4CDBB" w14:textId="77777777" w:rsidTr="00DE72A5">
        <w:tblPrEx>
          <w:tblBorders>
            <w:top w:val="none" w:sz="0" w:space="0" w:color="auto"/>
            <w:bottom w:val="none" w:sz="0" w:space="0" w:color="auto"/>
          </w:tblBorders>
        </w:tblPrEx>
        <w:trPr>
          <w:gridAfter w:val="4"/>
          <w:wAfter w:w="4196" w:type="dxa"/>
          <w:trHeight w:val="255"/>
          <w:ins w:id="2145" w:author="Windows User" w:date="2016-04-13T16:56:00Z"/>
        </w:trPr>
        <w:tc>
          <w:tcPr>
            <w:tcW w:w="419" w:type="dxa"/>
            <w:tcBorders>
              <w:top w:val="nil"/>
              <w:left w:val="nil"/>
              <w:bottom w:val="nil"/>
              <w:right w:val="nil"/>
            </w:tcBorders>
            <w:vAlign w:val="bottom"/>
          </w:tcPr>
          <w:p w14:paraId="664A6DB8" w14:textId="77777777" w:rsidR="00DE72A5" w:rsidRPr="00DE72A5" w:rsidRDefault="00DE72A5" w:rsidP="00DE72A5">
            <w:pPr>
              <w:spacing w:after="0" w:line="240" w:lineRule="auto"/>
              <w:rPr>
                <w:ins w:id="2146" w:author="Windows User" w:date="2016-04-13T16:56:00Z"/>
                <w:rFonts w:ascii="Calibri" w:eastAsia="Calibri" w:hAnsi="Calibri" w:cs="Times New Roman"/>
                <w:sz w:val="20"/>
                <w:szCs w:val="20"/>
                <w:lang w:eastAsia="en-IE"/>
              </w:rPr>
            </w:pPr>
            <w:ins w:id="2147" w:author="Windows User" w:date="2016-04-13T16:56:00Z">
              <w:r w:rsidRPr="00DE72A5">
                <w:rPr>
                  <w:rFonts w:ascii="Calibri" w:eastAsia="Calibri" w:hAnsi="Calibri" w:cs="Times New Roman"/>
                  <w:sz w:val="20"/>
                  <w:szCs w:val="20"/>
                  <w:lang w:eastAsia="en-IE"/>
                </w:rPr>
                <w:t>5</w:t>
              </w:r>
            </w:ins>
          </w:p>
        </w:tc>
        <w:tc>
          <w:tcPr>
            <w:tcW w:w="5279" w:type="dxa"/>
            <w:gridSpan w:val="4"/>
            <w:tcBorders>
              <w:top w:val="nil"/>
              <w:left w:val="nil"/>
              <w:bottom w:val="nil"/>
              <w:right w:val="nil"/>
            </w:tcBorders>
            <w:shd w:val="clear" w:color="auto" w:fill="auto"/>
            <w:noWrap/>
            <w:vAlign w:val="bottom"/>
            <w:hideMark/>
          </w:tcPr>
          <w:p w14:paraId="50600D06" w14:textId="77777777" w:rsidR="00DE72A5" w:rsidRPr="00DE72A5" w:rsidRDefault="00807A25" w:rsidP="00DE72A5">
            <w:pPr>
              <w:spacing w:after="0" w:line="240" w:lineRule="auto"/>
              <w:rPr>
                <w:ins w:id="2148" w:author="Windows User" w:date="2016-04-13T16:56:00Z"/>
                <w:rFonts w:ascii="Arial" w:eastAsia="Times New Roman" w:hAnsi="Arial" w:cs="Arial"/>
                <w:sz w:val="20"/>
                <w:szCs w:val="20"/>
                <w:lang w:eastAsia="en-IE"/>
              </w:rPr>
            </w:pPr>
            <m:oMathPara>
              <m:oMathParaPr>
                <m:jc m:val="left"/>
              </m:oMathParaPr>
              <m:oMath>
                <m:sSub>
                  <m:sSubPr>
                    <m:ctrlPr>
                      <w:ins w:id="2149" w:author="Windows User" w:date="2016-04-13T16:56:00Z">
                        <w:rPr>
                          <w:rFonts w:ascii="Cambria Math" w:eastAsia="Times New Roman" w:hAnsi="Cambria Math" w:cs="Arial"/>
                          <w:i/>
                          <w:sz w:val="20"/>
                          <w:szCs w:val="20"/>
                          <w:lang w:eastAsia="en-IE"/>
                        </w:rPr>
                      </w:ins>
                    </m:ctrlPr>
                  </m:sSubPr>
                  <m:e>
                    <m:r>
                      <w:ins w:id="2150" w:author="Windows User" w:date="2016-04-13T16:56:00Z">
                        <w:rPr>
                          <w:rFonts w:ascii="Cambria Math" w:eastAsia="Times New Roman" w:hAnsi="Cambria Math" w:cs="Arial"/>
                          <w:sz w:val="20"/>
                          <w:szCs w:val="20"/>
                          <w:lang w:eastAsia="en-IE"/>
                        </w:rPr>
                        <m:t>β</m:t>
                      </w:ins>
                    </m:r>
                  </m:e>
                  <m:sub>
                    <m:r>
                      <w:ins w:id="2151" w:author="Windows User" w:date="2016-04-13T16:56:00Z">
                        <w:rPr>
                          <w:rFonts w:ascii="Cambria Math" w:eastAsia="Times New Roman" w:hAnsi="Cambria Math" w:cs="Arial"/>
                          <w:sz w:val="20"/>
                          <w:szCs w:val="20"/>
                          <w:lang w:eastAsia="en-IE"/>
                        </w:rPr>
                        <m:t>0,j</m:t>
                      </w:ins>
                    </m:r>
                  </m:sub>
                </m:sSub>
                <m:r>
                  <w:ins w:id="2152" w:author="Windows User" w:date="2016-04-13T16:56:00Z">
                    <w:rPr>
                      <w:rFonts w:ascii="Cambria Math" w:eastAsia="Times New Roman" w:hAnsi="Cambria Math" w:cs="Arial"/>
                      <w:sz w:val="20"/>
                      <w:szCs w:val="20"/>
                      <w:lang w:eastAsia="en-IE"/>
                    </w:rPr>
                    <m:t xml:space="preserve">+ </m:t>
                  </w:ins>
                </m:r>
                <m:sSub>
                  <m:sSubPr>
                    <m:ctrlPr>
                      <w:ins w:id="2153" w:author="Windows User" w:date="2016-04-13T16:56:00Z">
                        <w:rPr>
                          <w:rFonts w:ascii="Cambria Math" w:eastAsia="Times New Roman" w:hAnsi="Cambria Math" w:cs="Arial"/>
                          <w:i/>
                          <w:sz w:val="20"/>
                          <w:szCs w:val="20"/>
                          <w:lang w:eastAsia="en-IE"/>
                        </w:rPr>
                      </w:ins>
                    </m:ctrlPr>
                  </m:sSubPr>
                  <m:e>
                    <m:r>
                      <w:ins w:id="2154" w:author="Windows User" w:date="2016-04-13T16:56:00Z">
                        <w:rPr>
                          <w:rFonts w:ascii="Cambria Math" w:eastAsia="Times New Roman" w:hAnsi="Cambria Math" w:cs="Arial"/>
                          <w:sz w:val="20"/>
                          <w:szCs w:val="20"/>
                          <w:lang w:eastAsia="en-IE"/>
                        </w:rPr>
                        <m:t>β</m:t>
                      </w:ins>
                    </m:r>
                  </m:e>
                  <m:sub>
                    <m:r>
                      <w:ins w:id="2155" w:author="Windows User" w:date="2016-04-13T16:56:00Z">
                        <w:rPr>
                          <w:rFonts w:ascii="Cambria Math" w:eastAsia="Times New Roman" w:hAnsi="Cambria Math" w:cs="Arial"/>
                          <w:sz w:val="20"/>
                          <w:szCs w:val="20"/>
                          <w:lang w:eastAsia="en-IE"/>
                        </w:rPr>
                        <m:t>1,j</m:t>
                      </w:ins>
                    </m:r>
                  </m:sub>
                </m:sSub>
                <m:r>
                  <w:ins w:id="2156" w:author="Windows User" w:date="2016-04-13T16:56:00Z">
                    <w:rPr>
                      <w:rFonts w:ascii="Cambria Math" w:eastAsia="Times New Roman" w:hAnsi="Cambria Math" w:cs="Arial"/>
                      <w:sz w:val="20"/>
                      <w:szCs w:val="20"/>
                      <w:lang w:eastAsia="en-IE"/>
                    </w:rPr>
                    <m:t xml:space="preserve">CL+ </m:t>
                  </w:ins>
                </m:r>
                <m:sSub>
                  <m:sSubPr>
                    <m:ctrlPr>
                      <w:ins w:id="2157" w:author="Windows User" w:date="2016-04-13T16:56:00Z">
                        <w:rPr>
                          <w:rFonts w:ascii="Cambria Math" w:eastAsia="Times New Roman" w:hAnsi="Cambria Math" w:cs="Arial"/>
                          <w:i/>
                          <w:sz w:val="20"/>
                          <w:szCs w:val="20"/>
                          <w:lang w:eastAsia="en-IE"/>
                        </w:rPr>
                      </w:ins>
                    </m:ctrlPr>
                  </m:sSubPr>
                  <m:e>
                    <m:r>
                      <w:ins w:id="2158" w:author="Windows User" w:date="2016-04-13T16:56:00Z">
                        <w:rPr>
                          <w:rFonts w:ascii="Cambria Math" w:eastAsia="Times New Roman" w:hAnsi="Cambria Math" w:cs="Arial"/>
                          <w:sz w:val="20"/>
                          <w:szCs w:val="20"/>
                          <w:lang w:eastAsia="en-IE"/>
                        </w:rPr>
                        <m:t>δ</m:t>
                      </w:ins>
                    </m:r>
                  </m:e>
                  <m:sub>
                    <m:r>
                      <w:ins w:id="2159" w:author="Windows User" w:date="2016-04-13T16:56:00Z">
                        <w:rPr>
                          <w:rFonts w:ascii="Cambria Math" w:eastAsia="Times New Roman" w:hAnsi="Cambria Math" w:cs="Arial"/>
                          <w:sz w:val="20"/>
                          <w:szCs w:val="20"/>
                          <w:lang w:eastAsia="en-IE"/>
                        </w:rPr>
                        <m:t>1</m:t>
                      </w:ins>
                    </m:r>
                  </m:sub>
                </m:sSub>
                <m:r>
                  <w:ins w:id="2160" w:author="Windows User" w:date="2016-04-13T16:56:00Z">
                    <w:rPr>
                      <w:rFonts w:ascii="Cambria Math" w:eastAsia="Times New Roman" w:hAnsi="Cambria Math" w:cs="Arial"/>
                      <w:sz w:val="20"/>
                      <w:szCs w:val="20"/>
                      <w:lang w:eastAsia="en-IE"/>
                    </w:rPr>
                    <m:t xml:space="preserve">PI+ </m:t>
                  </w:ins>
                </m:r>
                <m:sSub>
                  <m:sSubPr>
                    <m:ctrlPr>
                      <w:ins w:id="2161" w:author="Windows User" w:date="2016-04-13T16:56:00Z">
                        <w:rPr>
                          <w:rFonts w:ascii="Cambria Math" w:eastAsia="Times New Roman" w:hAnsi="Cambria Math" w:cs="Arial"/>
                          <w:i/>
                          <w:sz w:val="20"/>
                          <w:szCs w:val="20"/>
                          <w:lang w:eastAsia="en-IE"/>
                        </w:rPr>
                      </w:ins>
                    </m:ctrlPr>
                  </m:sSubPr>
                  <m:e>
                    <m:r>
                      <w:ins w:id="2162" w:author="Windows User" w:date="2016-04-13T16:56:00Z">
                        <w:rPr>
                          <w:rFonts w:ascii="Cambria Math" w:eastAsia="Times New Roman" w:hAnsi="Cambria Math" w:cs="Arial"/>
                          <w:sz w:val="20"/>
                          <w:szCs w:val="20"/>
                          <w:lang w:eastAsia="en-IE"/>
                        </w:rPr>
                        <m:t>δ</m:t>
                      </w:ins>
                    </m:r>
                  </m:e>
                  <m:sub>
                    <m:r>
                      <w:ins w:id="2163" w:author="Windows User" w:date="2016-04-13T16:56:00Z">
                        <w:rPr>
                          <w:rFonts w:ascii="Cambria Math" w:eastAsia="Times New Roman" w:hAnsi="Cambria Math" w:cs="Arial"/>
                          <w:sz w:val="20"/>
                          <w:szCs w:val="20"/>
                          <w:lang w:eastAsia="en-IE"/>
                        </w:rPr>
                        <m:t>2</m:t>
                      </w:ins>
                    </m:r>
                  </m:sub>
                </m:sSub>
                <m:r>
                  <w:ins w:id="2164" w:author="Windows User" w:date="2016-04-13T16:56:00Z">
                    <w:rPr>
                      <w:rFonts w:ascii="Cambria Math" w:eastAsia="Times New Roman" w:hAnsi="Cambria Math" w:cs="Arial"/>
                      <w:sz w:val="20"/>
                      <w:szCs w:val="20"/>
                      <w:lang w:eastAsia="en-IE"/>
                    </w:rPr>
                    <m:t xml:space="preserve">SI+ </m:t>
                  </w:ins>
                </m:r>
                <m:sSub>
                  <m:sSubPr>
                    <m:ctrlPr>
                      <w:ins w:id="2165" w:author="Windows User" w:date="2016-04-13T16:56:00Z">
                        <w:rPr>
                          <w:rFonts w:ascii="Cambria Math" w:eastAsia="Times New Roman" w:hAnsi="Cambria Math" w:cs="Arial"/>
                          <w:i/>
                          <w:sz w:val="20"/>
                          <w:szCs w:val="20"/>
                          <w:lang w:eastAsia="en-IE"/>
                        </w:rPr>
                      </w:ins>
                    </m:ctrlPr>
                  </m:sSubPr>
                  <m:e>
                    <m:r>
                      <w:ins w:id="2166" w:author="Windows User" w:date="2016-04-13T16:56:00Z">
                        <w:rPr>
                          <w:rFonts w:ascii="Cambria Math" w:eastAsia="Times New Roman" w:hAnsi="Cambria Math" w:cs="Arial"/>
                          <w:sz w:val="20"/>
                          <w:szCs w:val="20"/>
                          <w:lang w:eastAsia="en-IE"/>
                        </w:rPr>
                        <m:t>δ</m:t>
                      </w:ins>
                    </m:r>
                  </m:e>
                  <m:sub>
                    <m:r>
                      <w:ins w:id="2167" w:author="Windows User" w:date="2016-04-13T16:56:00Z">
                        <w:rPr>
                          <w:rFonts w:ascii="Cambria Math" w:eastAsia="Times New Roman" w:hAnsi="Cambria Math" w:cs="Arial"/>
                          <w:sz w:val="20"/>
                          <w:szCs w:val="20"/>
                          <w:lang w:eastAsia="en-IE"/>
                        </w:rPr>
                        <m:t>3</m:t>
                      </w:ins>
                    </m:r>
                  </m:sub>
                </m:sSub>
                <m:r>
                  <w:ins w:id="2168" w:author="Windows User" w:date="2016-04-13T16:56:00Z">
                    <w:rPr>
                      <w:rFonts w:ascii="Cambria Math" w:eastAsia="Times New Roman" w:hAnsi="Cambria Math" w:cs="Arial"/>
                      <w:sz w:val="20"/>
                      <w:szCs w:val="20"/>
                      <w:lang w:eastAsia="en-IE"/>
                    </w:rPr>
                    <m:t>SO</m:t>
                  </w:ins>
                </m:r>
              </m:oMath>
            </m:oMathPara>
          </w:p>
        </w:tc>
        <w:tc>
          <w:tcPr>
            <w:tcW w:w="1701" w:type="dxa"/>
            <w:gridSpan w:val="2"/>
            <w:tcBorders>
              <w:top w:val="nil"/>
              <w:left w:val="nil"/>
              <w:bottom w:val="nil"/>
              <w:right w:val="nil"/>
            </w:tcBorders>
            <w:shd w:val="clear" w:color="auto" w:fill="auto"/>
            <w:noWrap/>
            <w:vAlign w:val="bottom"/>
            <w:hideMark/>
          </w:tcPr>
          <w:p w14:paraId="0FE08F93" w14:textId="77777777" w:rsidR="00DE72A5" w:rsidRPr="00DE72A5" w:rsidRDefault="00DE72A5" w:rsidP="00DE72A5">
            <w:pPr>
              <w:spacing w:after="0" w:line="240" w:lineRule="auto"/>
              <w:jc w:val="center"/>
              <w:rPr>
                <w:ins w:id="2169" w:author="Windows User" w:date="2016-04-13T16:56:00Z"/>
                <w:rFonts w:ascii="Arial" w:eastAsia="Times New Roman" w:hAnsi="Arial" w:cs="Arial"/>
                <w:sz w:val="20"/>
                <w:szCs w:val="20"/>
                <w:lang w:eastAsia="en-IE"/>
              </w:rPr>
            </w:pPr>
            <w:ins w:id="2170" w:author="Windows User" w:date="2016-04-13T16:56:00Z">
              <w:r w:rsidRPr="00DE72A5">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
          <w:p w14:paraId="34F0BF90" w14:textId="77777777" w:rsidR="00DE72A5" w:rsidRPr="00DE72A5" w:rsidRDefault="00DE72A5" w:rsidP="00DE72A5">
            <w:pPr>
              <w:spacing w:after="0" w:line="240" w:lineRule="auto"/>
              <w:jc w:val="center"/>
              <w:rPr>
                <w:ins w:id="2171" w:author="Windows User" w:date="2016-04-13T16:56:00Z"/>
                <w:rFonts w:ascii="Arial" w:eastAsia="Times New Roman" w:hAnsi="Arial" w:cs="Arial"/>
                <w:sz w:val="20"/>
                <w:szCs w:val="20"/>
                <w:lang w:eastAsia="en-IE"/>
              </w:rPr>
            </w:pPr>
            <w:ins w:id="2172" w:author="Windows User" w:date="2016-04-13T16:56:00Z">
              <w:r w:rsidRPr="00DE72A5">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
          <w:p w14:paraId="12F1C3E4" w14:textId="77777777" w:rsidR="00DE72A5" w:rsidRPr="00DE72A5" w:rsidRDefault="00DE72A5" w:rsidP="00DE72A5">
            <w:pPr>
              <w:spacing w:after="0" w:line="240" w:lineRule="auto"/>
              <w:jc w:val="center"/>
              <w:rPr>
                <w:ins w:id="2173" w:author="Windows User" w:date="2016-04-13T16:56:00Z"/>
                <w:rFonts w:ascii="Arial" w:eastAsia="Times New Roman" w:hAnsi="Arial" w:cs="Arial"/>
                <w:sz w:val="20"/>
                <w:szCs w:val="20"/>
                <w:lang w:eastAsia="en-IE"/>
              </w:rPr>
            </w:pPr>
            <w:ins w:id="2174" w:author="Windows User" w:date="2016-04-13T16:56:00Z">
              <w:r w:rsidRPr="00DE72A5">
                <w:rPr>
                  <w:rFonts w:ascii="Arial" w:eastAsia="Times New Roman" w:hAnsi="Arial" w:cs="Arial"/>
                  <w:sz w:val="20"/>
                  <w:szCs w:val="20"/>
                  <w:lang w:eastAsia="en-IE"/>
                </w:rPr>
                <w:t>4136.60</w:t>
              </w:r>
            </w:ins>
          </w:p>
        </w:tc>
      </w:tr>
      <w:tr w:rsidR="00DE72A5" w:rsidRPr="00DE72A5" w14:paraId="73FACF37" w14:textId="77777777" w:rsidTr="00DE72A5">
        <w:tblPrEx>
          <w:tblBorders>
            <w:top w:val="none" w:sz="0" w:space="0" w:color="auto"/>
            <w:bottom w:val="none" w:sz="0" w:space="0" w:color="auto"/>
          </w:tblBorders>
        </w:tblPrEx>
        <w:trPr>
          <w:gridAfter w:val="4"/>
          <w:wAfter w:w="4196" w:type="dxa"/>
          <w:trHeight w:val="255"/>
          <w:ins w:id="2175" w:author="Windows User" w:date="2016-04-13T16:56:00Z"/>
        </w:trPr>
        <w:tc>
          <w:tcPr>
            <w:tcW w:w="419" w:type="dxa"/>
            <w:tcBorders>
              <w:top w:val="nil"/>
              <w:left w:val="nil"/>
              <w:bottom w:val="nil"/>
              <w:right w:val="nil"/>
            </w:tcBorders>
            <w:vAlign w:val="bottom"/>
          </w:tcPr>
          <w:p w14:paraId="4D8558D9" w14:textId="77777777" w:rsidR="00DE72A5" w:rsidRPr="00DE72A5" w:rsidRDefault="00DE72A5" w:rsidP="00DE72A5">
            <w:pPr>
              <w:spacing w:after="0" w:line="240" w:lineRule="auto"/>
              <w:rPr>
                <w:ins w:id="2176" w:author="Windows User" w:date="2016-04-13T16:56:00Z"/>
                <w:rFonts w:ascii="Calibri" w:eastAsia="Calibri" w:hAnsi="Calibri" w:cs="Times New Roman"/>
                <w:sz w:val="20"/>
                <w:szCs w:val="20"/>
                <w:lang w:eastAsia="en-IE"/>
              </w:rPr>
            </w:pPr>
            <w:ins w:id="2177" w:author="Windows User" w:date="2016-04-13T16:56:00Z">
              <w:r w:rsidRPr="00DE72A5">
                <w:rPr>
                  <w:rFonts w:ascii="Calibri" w:eastAsia="Calibri" w:hAnsi="Calibri" w:cs="Times New Roman"/>
                  <w:sz w:val="20"/>
                  <w:szCs w:val="20"/>
                  <w:lang w:eastAsia="en-IE"/>
                </w:rPr>
                <w:t>6</w:t>
              </w:r>
            </w:ins>
          </w:p>
        </w:tc>
        <w:tc>
          <w:tcPr>
            <w:tcW w:w="5279" w:type="dxa"/>
            <w:gridSpan w:val="4"/>
            <w:tcBorders>
              <w:top w:val="nil"/>
              <w:left w:val="nil"/>
              <w:bottom w:val="nil"/>
              <w:right w:val="nil"/>
            </w:tcBorders>
            <w:shd w:val="clear" w:color="auto" w:fill="auto"/>
            <w:noWrap/>
            <w:vAlign w:val="bottom"/>
            <w:hideMark/>
          </w:tcPr>
          <w:p w14:paraId="0FAE557A" w14:textId="77777777" w:rsidR="00DE72A5" w:rsidRPr="00DE72A5" w:rsidRDefault="00807A25" w:rsidP="00DE72A5">
            <w:pPr>
              <w:spacing w:after="0" w:line="240" w:lineRule="auto"/>
              <w:rPr>
                <w:ins w:id="2178" w:author="Windows User" w:date="2016-04-13T16:56:00Z"/>
                <w:rFonts w:ascii="Arial" w:eastAsia="Times New Roman" w:hAnsi="Arial" w:cs="Arial"/>
                <w:sz w:val="20"/>
                <w:szCs w:val="20"/>
                <w:lang w:eastAsia="en-IE"/>
              </w:rPr>
            </w:pPr>
            <m:oMathPara>
              <m:oMathParaPr>
                <m:jc m:val="left"/>
              </m:oMathParaPr>
              <m:oMath>
                <m:sSub>
                  <m:sSubPr>
                    <m:ctrlPr>
                      <w:ins w:id="2179" w:author="Windows User" w:date="2016-04-13T16:56:00Z">
                        <w:rPr>
                          <w:rFonts w:ascii="Cambria Math" w:eastAsia="Times New Roman" w:hAnsi="Cambria Math" w:cs="Arial"/>
                          <w:i/>
                          <w:sz w:val="20"/>
                          <w:szCs w:val="20"/>
                          <w:lang w:eastAsia="en-IE"/>
                        </w:rPr>
                      </w:ins>
                    </m:ctrlPr>
                  </m:sSubPr>
                  <m:e>
                    <m:r>
                      <w:ins w:id="2180" w:author="Windows User" w:date="2016-04-13T16:56:00Z">
                        <w:rPr>
                          <w:rFonts w:ascii="Cambria Math" w:eastAsia="Times New Roman" w:hAnsi="Cambria Math" w:cs="Arial"/>
                          <w:sz w:val="20"/>
                          <w:szCs w:val="20"/>
                          <w:lang w:eastAsia="en-IE"/>
                        </w:rPr>
                        <m:t>β</m:t>
                      </w:ins>
                    </m:r>
                  </m:e>
                  <m:sub>
                    <m:r>
                      <w:ins w:id="2181" w:author="Windows User" w:date="2016-04-13T16:56:00Z">
                        <w:rPr>
                          <w:rFonts w:ascii="Cambria Math" w:eastAsia="Times New Roman" w:hAnsi="Cambria Math" w:cs="Arial"/>
                          <w:sz w:val="20"/>
                          <w:szCs w:val="20"/>
                          <w:lang w:eastAsia="en-IE"/>
                        </w:rPr>
                        <m:t>0,j</m:t>
                      </w:ins>
                    </m:r>
                  </m:sub>
                </m:sSub>
                <m:r>
                  <w:ins w:id="2182" w:author="Windows User" w:date="2016-04-13T16:56:00Z">
                    <w:rPr>
                      <w:rFonts w:ascii="Cambria Math" w:eastAsia="Times New Roman" w:hAnsi="Cambria Math" w:cs="Arial"/>
                      <w:sz w:val="20"/>
                      <w:szCs w:val="20"/>
                      <w:lang w:eastAsia="en-IE"/>
                    </w:rPr>
                    <m:t xml:space="preserve">+ </m:t>
                  </w:ins>
                </m:r>
                <m:sSub>
                  <m:sSubPr>
                    <m:ctrlPr>
                      <w:ins w:id="2183" w:author="Windows User" w:date="2016-04-13T16:56:00Z">
                        <w:rPr>
                          <w:rFonts w:ascii="Cambria Math" w:eastAsia="Times New Roman" w:hAnsi="Cambria Math" w:cs="Arial"/>
                          <w:i/>
                          <w:sz w:val="20"/>
                          <w:szCs w:val="20"/>
                          <w:lang w:eastAsia="en-IE"/>
                        </w:rPr>
                      </w:ins>
                    </m:ctrlPr>
                  </m:sSubPr>
                  <m:e>
                    <m:r>
                      <w:ins w:id="2184" w:author="Windows User" w:date="2016-04-13T16:56:00Z">
                        <w:rPr>
                          <w:rFonts w:ascii="Cambria Math" w:eastAsia="Times New Roman" w:hAnsi="Cambria Math" w:cs="Arial"/>
                          <w:sz w:val="20"/>
                          <w:szCs w:val="20"/>
                          <w:lang w:eastAsia="en-IE"/>
                        </w:rPr>
                        <m:t>β</m:t>
                      </w:ins>
                    </m:r>
                  </m:e>
                  <m:sub>
                    <m:r>
                      <w:ins w:id="2185" w:author="Windows User" w:date="2016-04-13T16:56:00Z">
                        <w:rPr>
                          <w:rFonts w:ascii="Cambria Math" w:eastAsia="Times New Roman" w:hAnsi="Cambria Math" w:cs="Arial"/>
                          <w:sz w:val="20"/>
                          <w:szCs w:val="20"/>
                          <w:lang w:eastAsia="en-IE"/>
                        </w:rPr>
                        <m:t>1,j</m:t>
                      </w:ins>
                    </m:r>
                  </m:sub>
                </m:sSub>
                <m:r>
                  <w:ins w:id="2186" w:author="Windows User" w:date="2016-04-13T16:56:00Z">
                    <w:rPr>
                      <w:rFonts w:ascii="Cambria Math" w:eastAsia="Times New Roman" w:hAnsi="Cambria Math" w:cs="Arial"/>
                      <w:sz w:val="20"/>
                      <w:szCs w:val="20"/>
                      <w:lang w:eastAsia="en-IE"/>
                    </w:rPr>
                    <m:t>CL+ γW</m:t>
                  </w:ins>
                </m:r>
              </m:oMath>
            </m:oMathPara>
          </w:p>
        </w:tc>
        <w:tc>
          <w:tcPr>
            <w:tcW w:w="1701" w:type="dxa"/>
            <w:gridSpan w:val="2"/>
            <w:tcBorders>
              <w:top w:val="nil"/>
              <w:left w:val="nil"/>
              <w:bottom w:val="nil"/>
              <w:right w:val="nil"/>
            </w:tcBorders>
            <w:shd w:val="clear" w:color="auto" w:fill="auto"/>
            <w:noWrap/>
            <w:vAlign w:val="bottom"/>
            <w:hideMark/>
          </w:tcPr>
          <w:p w14:paraId="2E11D83A" w14:textId="77777777" w:rsidR="00DE72A5" w:rsidRPr="00DE72A5" w:rsidRDefault="00DE72A5" w:rsidP="00DE72A5">
            <w:pPr>
              <w:spacing w:after="0" w:line="240" w:lineRule="auto"/>
              <w:jc w:val="center"/>
              <w:rPr>
                <w:ins w:id="2187" w:author="Windows User" w:date="2016-04-13T16:56:00Z"/>
                <w:rFonts w:ascii="Arial" w:eastAsia="Times New Roman" w:hAnsi="Arial" w:cs="Arial"/>
                <w:sz w:val="20"/>
                <w:szCs w:val="20"/>
                <w:lang w:eastAsia="en-IE"/>
              </w:rPr>
            </w:pPr>
            <w:ins w:id="2188" w:author="Windows User" w:date="2016-04-13T16:56:00Z">
              <w:r w:rsidRPr="00DE72A5">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
          <w:p w14:paraId="7DA0F7AB" w14:textId="77777777" w:rsidR="00DE72A5" w:rsidRPr="00DE72A5" w:rsidRDefault="00DE72A5" w:rsidP="00DE72A5">
            <w:pPr>
              <w:spacing w:after="0" w:line="240" w:lineRule="auto"/>
              <w:jc w:val="center"/>
              <w:rPr>
                <w:ins w:id="2189" w:author="Windows User" w:date="2016-04-13T16:56:00Z"/>
                <w:rFonts w:ascii="Arial" w:eastAsia="Times New Roman" w:hAnsi="Arial" w:cs="Arial"/>
                <w:sz w:val="20"/>
                <w:szCs w:val="20"/>
                <w:lang w:eastAsia="en-IE"/>
              </w:rPr>
            </w:pPr>
            <w:ins w:id="2190" w:author="Windows User" w:date="2016-04-13T16:56:00Z">
              <w:r w:rsidRPr="00DE72A5">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
          <w:p w14:paraId="234A49B8" w14:textId="77777777" w:rsidR="00DE72A5" w:rsidRPr="00DE72A5" w:rsidRDefault="00DE72A5" w:rsidP="00DE72A5">
            <w:pPr>
              <w:spacing w:after="0" w:line="240" w:lineRule="auto"/>
              <w:jc w:val="center"/>
              <w:rPr>
                <w:ins w:id="2191" w:author="Windows User" w:date="2016-04-13T16:56:00Z"/>
                <w:rFonts w:ascii="Arial" w:eastAsia="Times New Roman" w:hAnsi="Arial" w:cs="Arial"/>
                <w:sz w:val="20"/>
                <w:szCs w:val="20"/>
                <w:lang w:eastAsia="en-IE"/>
              </w:rPr>
            </w:pPr>
            <w:ins w:id="2192" w:author="Windows User" w:date="2016-04-13T16:56:00Z">
              <w:r w:rsidRPr="00DE72A5">
                <w:rPr>
                  <w:rFonts w:ascii="Arial" w:eastAsia="Times New Roman" w:hAnsi="Arial" w:cs="Arial"/>
                  <w:sz w:val="20"/>
                  <w:szCs w:val="20"/>
                  <w:lang w:eastAsia="en-IE"/>
                </w:rPr>
                <w:t>4142.50</w:t>
              </w:r>
            </w:ins>
          </w:p>
        </w:tc>
      </w:tr>
      <w:tr w:rsidR="00DE72A5" w:rsidRPr="00DE72A5" w14:paraId="41A0DB7D" w14:textId="77777777" w:rsidTr="00DE72A5">
        <w:tblPrEx>
          <w:tblBorders>
            <w:top w:val="none" w:sz="0" w:space="0" w:color="auto"/>
            <w:bottom w:val="none" w:sz="0" w:space="0" w:color="auto"/>
          </w:tblBorders>
        </w:tblPrEx>
        <w:trPr>
          <w:gridAfter w:val="4"/>
          <w:wAfter w:w="4196" w:type="dxa"/>
          <w:trHeight w:val="255"/>
          <w:ins w:id="2193" w:author="Windows User" w:date="2016-04-13T16:56:00Z"/>
        </w:trPr>
        <w:tc>
          <w:tcPr>
            <w:tcW w:w="419" w:type="dxa"/>
            <w:tcBorders>
              <w:top w:val="nil"/>
              <w:left w:val="nil"/>
              <w:bottom w:val="nil"/>
              <w:right w:val="nil"/>
            </w:tcBorders>
            <w:vAlign w:val="bottom"/>
          </w:tcPr>
          <w:p w14:paraId="77EC53BC" w14:textId="77777777" w:rsidR="00DE72A5" w:rsidRPr="00DE72A5" w:rsidRDefault="00DE72A5" w:rsidP="00DE72A5">
            <w:pPr>
              <w:spacing w:after="0" w:line="240" w:lineRule="auto"/>
              <w:rPr>
                <w:ins w:id="2194" w:author="Windows User" w:date="2016-04-13T16:56:00Z"/>
                <w:rFonts w:ascii="Calibri" w:eastAsia="Calibri" w:hAnsi="Calibri" w:cs="Times New Roman"/>
                <w:sz w:val="20"/>
                <w:szCs w:val="20"/>
                <w:lang w:eastAsia="en-IE"/>
              </w:rPr>
            </w:pPr>
            <w:ins w:id="2195" w:author="Windows User" w:date="2016-04-13T16:56:00Z">
              <w:r w:rsidRPr="00DE72A5">
                <w:rPr>
                  <w:rFonts w:ascii="Calibri" w:eastAsia="Calibri" w:hAnsi="Calibri" w:cs="Times New Roman"/>
                  <w:sz w:val="20"/>
                  <w:szCs w:val="20"/>
                  <w:lang w:eastAsia="en-IE"/>
                </w:rPr>
                <w:t>7</w:t>
              </w:r>
            </w:ins>
          </w:p>
        </w:tc>
        <w:tc>
          <w:tcPr>
            <w:tcW w:w="5279" w:type="dxa"/>
            <w:gridSpan w:val="4"/>
            <w:tcBorders>
              <w:top w:val="nil"/>
              <w:left w:val="nil"/>
              <w:bottom w:val="nil"/>
              <w:right w:val="nil"/>
            </w:tcBorders>
            <w:shd w:val="clear" w:color="auto" w:fill="auto"/>
            <w:noWrap/>
            <w:vAlign w:val="bottom"/>
            <w:hideMark/>
          </w:tcPr>
          <w:p w14:paraId="40553C92" w14:textId="77777777" w:rsidR="00DE72A5" w:rsidRPr="00DE72A5" w:rsidRDefault="00807A25" w:rsidP="00DE72A5">
            <w:pPr>
              <w:spacing w:after="0" w:line="240" w:lineRule="auto"/>
              <w:rPr>
                <w:ins w:id="2196" w:author="Windows User" w:date="2016-04-13T16:56:00Z"/>
                <w:rFonts w:ascii="Arial" w:eastAsia="Times New Roman" w:hAnsi="Arial" w:cs="Arial"/>
                <w:sz w:val="20"/>
                <w:szCs w:val="20"/>
                <w:lang w:eastAsia="en-IE"/>
              </w:rPr>
            </w:pPr>
            <m:oMathPara>
              <m:oMathParaPr>
                <m:jc m:val="left"/>
              </m:oMathParaPr>
              <m:oMath>
                <m:sSub>
                  <m:sSubPr>
                    <m:ctrlPr>
                      <w:ins w:id="2197" w:author="Windows User" w:date="2016-04-13T16:56:00Z">
                        <w:rPr>
                          <w:rFonts w:ascii="Cambria Math" w:eastAsia="Times New Roman" w:hAnsi="Cambria Math" w:cs="Arial"/>
                          <w:i/>
                          <w:sz w:val="20"/>
                          <w:szCs w:val="20"/>
                          <w:lang w:eastAsia="en-IE"/>
                        </w:rPr>
                      </w:ins>
                    </m:ctrlPr>
                  </m:sSubPr>
                  <m:e>
                    <m:r>
                      <w:ins w:id="2198" w:author="Windows User" w:date="2016-04-13T16:56:00Z">
                        <w:rPr>
                          <w:rFonts w:ascii="Cambria Math" w:eastAsia="Times New Roman" w:hAnsi="Cambria Math" w:cs="Arial"/>
                          <w:sz w:val="20"/>
                          <w:szCs w:val="20"/>
                          <w:lang w:eastAsia="en-IE"/>
                        </w:rPr>
                        <m:t>β</m:t>
                      </w:ins>
                    </m:r>
                  </m:e>
                  <m:sub>
                    <m:r>
                      <w:ins w:id="2199" w:author="Windows User" w:date="2016-04-13T16:56:00Z">
                        <w:rPr>
                          <w:rFonts w:ascii="Cambria Math" w:eastAsia="Times New Roman" w:hAnsi="Cambria Math" w:cs="Arial"/>
                          <w:sz w:val="20"/>
                          <w:szCs w:val="20"/>
                          <w:lang w:eastAsia="en-IE"/>
                        </w:rPr>
                        <m:t>0,j</m:t>
                      </w:ins>
                    </m:r>
                  </m:sub>
                </m:sSub>
                <m:r>
                  <w:ins w:id="2200" w:author="Windows User" w:date="2016-04-13T16:56:00Z">
                    <w:rPr>
                      <w:rFonts w:ascii="Cambria Math" w:eastAsia="Times New Roman" w:hAnsi="Cambria Math" w:cs="Arial"/>
                      <w:sz w:val="20"/>
                      <w:szCs w:val="20"/>
                      <w:lang w:eastAsia="en-IE"/>
                    </w:rPr>
                    <m:t xml:space="preserve">+ </m:t>
                  </w:ins>
                </m:r>
                <m:sSub>
                  <m:sSubPr>
                    <m:ctrlPr>
                      <w:ins w:id="2201" w:author="Windows User" w:date="2016-04-13T16:56:00Z">
                        <w:rPr>
                          <w:rFonts w:ascii="Cambria Math" w:eastAsia="Times New Roman" w:hAnsi="Cambria Math" w:cs="Arial"/>
                          <w:i/>
                          <w:sz w:val="20"/>
                          <w:szCs w:val="20"/>
                          <w:lang w:eastAsia="en-IE"/>
                        </w:rPr>
                      </w:ins>
                    </m:ctrlPr>
                  </m:sSubPr>
                  <m:e>
                    <m:r>
                      <w:ins w:id="2202" w:author="Windows User" w:date="2016-04-13T16:56:00Z">
                        <w:rPr>
                          <w:rFonts w:ascii="Cambria Math" w:eastAsia="Times New Roman" w:hAnsi="Cambria Math" w:cs="Arial"/>
                          <w:sz w:val="20"/>
                          <w:szCs w:val="20"/>
                          <w:lang w:eastAsia="en-IE"/>
                        </w:rPr>
                        <m:t>δ</m:t>
                      </w:ins>
                    </m:r>
                  </m:e>
                  <m:sub>
                    <m:r>
                      <w:ins w:id="2203" w:author="Windows User" w:date="2016-04-13T16:56:00Z">
                        <w:rPr>
                          <w:rFonts w:ascii="Cambria Math" w:eastAsia="Times New Roman" w:hAnsi="Cambria Math" w:cs="Arial"/>
                          <w:sz w:val="20"/>
                          <w:szCs w:val="20"/>
                          <w:lang w:eastAsia="en-IE"/>
                        </w:rPr>
                        <m:t>1</m:t>
                      </w:ins>
                    </m:r>
                  </m:sub>
                </m:sSub>
                <m:r>
                  <w:ins w:id="2204" w:author="Windows User" w:date="2016-04-13T16:56:00Z">
                    <w:rPr>
                      <w:rFonts w:ascii="Cambria Math" w:eastAsia="Times New Roman" w:hAnsi="Cambria Math" w:cs="Arial"/>
                      <w:sz w:val="20"/>
                      <w:szCs w:val="20"/>
                      <w:lang w:eastAsia="en-IE"/>
                    </w:rPr>
                    <m:t xml:space="preserve">PI+ </m:t>
                  </w:ins>
                </m:r>
                <m:sSub>
                  <m:sSubPr>
                    <m:ctrlPr>
                      <w:ins w:id="2205" w:author="Windows User" w:date="2016-04-13T16:56:00Z">
                        <w:rPr>
                          <w:rFonts w:ascii="Cambria Math" w:eastAsia="Times New Roman" w:hAnsi="Cambria Math" w:cs="Arial"/>
                          <w:i/>
                          <w:sz w:val="20"/>
                          <w:szCs w:val="20"/>
                          <w:lang w:eastAsia="en-IE"/>
                        </w:rPr>
                      </w:ins>
                    </m:ctrlPr>
                  </m:sSubPr>
                  <m:e>
                    <m:r>
                      <w:ins w:id="2206" w:author="Windows User" w:date="2016-04-13T16:56:00Z">
                        <w:rPr>
                          <w:rFonts w:ascii="Cambria Math" w:eastAsia="Times New Roman" w:hAnsi="Cambria Math" w:cs="Arial"/>
                          <w:sz w:val="20"/>
                          <w:szCs w:val="20"/>
                          <w:lang w:eastAsia="en-IE"/>
                        </w:rPr>
                        <m:t>δ</m:t>
                      </w:ins>
                    </m:r>
                  </m:e>
                  <m:sub>
                    <m:r>
                      <w:ins w:id="2207" w:author="Windows User" w:date="2016-04-13T16:56:00Z">
                        <w:rPr>
                          <w:rFonts w:ascii="Cambria Math" w:eastAsia="Times New Roman" w:hAnsi="Cambria Math" w:cs="Arial"/>
                          <w:sz w:val="20"/>
                          <w:szCs w:val="20"/>
                          <w:lang w:eastAsia="en-IE"/>
                        </w:rPr>
                        <m:t>2</m:t>
                      </w:ins>
                    </m:r>
                  </m:sub>
                </m:sSub>
                <m:r>
                  <w:ins w:id="2208" w:author="Windows User" w:date="2016-04-13T16:56:00Z">
                    <w:rPr>
                      <w:rFonts w:ascii="Cambria Math" w:eastAsia="Times New Roman" w:hAnsi="Cambria Math" w:cs="Arial"/>
                      <w:sz w:val="20"/>
                      <w:szCs w:val="20"/>
                      <w:lang w:eastAsia="en-IE"/>
                    </w:rPr>
                    <m:t xml:space="preserve">SI+ </m:t>
                  </w:ins>
                </m:r>
                <m:sSub>
                  <m:sSubPr>
                    <m:ctrlPr>
                      <w:ins w:id="2209" w:author="Windows User" w:date="2016-04-13T16:56:00Z">
                        <w:rPr>
                          <w:rFonts w:ascii="Cambria Math" w:eastAsia="Times New Roman" w:hAnsi="Cambria Math" w:cs="Arial"/>
                          <w:i/>
                          <w:sz w:val="20"/>
                          <w:szCs w:val="20"/>
                          <w:lang w:eastAsia="en-IE"/>
                        </w:rPr>
                      </w:ins>
                    </m:ctrlPr>
                  </m:sSubPr>
                  <m:e>
                    <m:r>
                      <w:ins w:id="2210" w:author="Windows User" w:date="2016-04-13T16:56:00Z">
                        <w:rPr>
                          <w:rFonts w:ascii="Cambria Math" w:eastAsia="Times New Roman" w:hAnsi="Cambria Math" w:cs="Arial"/>
                          <w:sz w:val="20"/>
                          <w:szCs w:val="20"/>
                          <w:lang w:eastAsia="en-IE"/>
                        </w:rPr>
                        <m:t>δ</m:t>
                      </w:ins>
                    </m:r>
                  </m:e>
                  <m:sub>
                    <m:r>
                      <w:ins w:id="2211" w:author="Windows User" w:date="2016-04-13T16:56:00Z">
                        <w:rPr>
                          <w:rFonts w:ascii="Cambria Math" w:eastAsia="Times New Roman" w:hAnsi="Cambria Math" w:cs="Arial"/>
                          <w:sz w:val="20"/>
                          <w:szCs w:val="20"/>
                          <w:lang w:eastAsia="en-IE"/>
                        </w:rPr>
                        <m:t>3</m:t>
                      </w:ins>
                    </m:r>
                  </m:sub>
                </m:sSub>
                <m:r>
                  <w:ins w:id="2212" w:author="Windows User" w:date="2016-04-13T16:56:00Z">
                    <w:rPr>
                      <w:rFonts w:ascii="Cambria Math" w:eastAsia="Times New Roman" w:hAnsi="Cambria Math" w:cs="Arial"/>
                      <w:sz w:val="20"/>
                      <w:szCs w:val="20"/>
                      <w:lang w:eastAsia="en-IE"/>
                    </w:rPr>
                    <m:t>SO +γW</m:t>
                  </w:ins>
                </m:r>
              </m:oMath>
            </m:oMathPara>
          </w:p>
        </w:tc>
        <w:tc>
          <w:tcPr>
            <w:tcW w:w="1701" w:type="dxa"/>
            <w:gridSpan w:val="2"/>
            <w:tcBorders>
              <w:top w:val="nil"/>
              <w:left w:val="nil"/>
              <w:bottom w:val="nil"/>
              <w:right w:val="nil"/>
            </w:tcBorders>
            <w:shd w:val="clear" w:color="auto" w:fill="auto"/>
            <w:noWrap/>
            <w:vAlign w:val="bottom"/>
            <w:hideMark/>
          </w:tcPr>
          <w:p w14:paraId="21018ED3" w14:textId="77777777" w:rsidR="00DE72A5" w:rsidRPr="00DE72A5" w:rsidRDefault="00DE72A5" w:rsidP="00DE72A5">
            <w:pPr>
              <w:spacing w:after="0" w:line="240" w:lineRule="auto"/>
              <w:jc w:val="center"/>
              <w:rPr>
                <w:ins w:id="2213" w:author="Windows User" w:date="2016-04-13T16:56:00Z"/>
                <w:rFonts w:ascii="Arial" w:eastAsia="Times New Roman" w:hAnsi="Arial" w:cs="Arial"/>
                <w:sz w:val="20"/>
                <w:szCs w:val="20"/>
                <w:lang w:eastAsia="en-IE"/>
              </w:rPr>
            </w:pPr>
            <w:ins w:id="2214" w:author="Windows User" w:date="2016-04-13T16:56:00Z">
              <w:r w:rsidRPr="00DE72A5">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
          <w:p w14:paraId="53D0E9B3" w14:textId="77777777" w:rsidR="00DE72A5" w:rsidRPr="00DE72A5" w:rsidRDefault="00DE72A5" w:rsidP="00DE72A5">
            <w:pPr>
              <w:spacing w:after="0" w:line="240" w:lineRule="auto"/>
              <w:jc w:val="center"/>
              <w:rPr>
                <w:ins w:id="2215" w:author="Windows User" w:date="2016-04-13T16:56:00Z"/>
                <w:rFonts w:ascii="Arial" w:eastAsia="Times New Roman" w:hAnsi="Arial" w:cs="Arial"/>
                <w:sz w:val="20"/>
                <w:szCs w:val="20"/>
                <w:lang w:eastAsia="en-IE"/>
              </w:rPr>
            </w:pPr>
            <w:ins w:id="2216" w:author="Windows User" w:date="2016-04-13T16:56:00Z">
              <w:r w:rsidRPr="00DE72A5">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
          <w:p w14:paraId="10A268F3" w14:textId="77777777" w:rsidR="00DE72A5" w:rsidRPr="00DE72A5" w:rsidRDefault="00DE72A5" w:rsidP="00DE72A5">
            <w:pPr>
              <w:spacing w:after="0" w:line="240" w:lineRule="auto"/>
              <w:jc w:val="center"/>
              <w:rPr>
                <w:ins w:id="2217" w:author="Windows User" w:date="2016-04-13T16:56:00Z"/>
                <w:rFonts w:ascii="Arial" w:eastAsia="Times New Roman" w:hAnsi="Arial" w:cs="Arial"/>
                <w:sz w:val="20"/>
                <w:szCs w:val="20"/>
                <w:lang w:eastAsia="en-IE"/>
              </w:rPr>
            </w:pPr>
            <w:ins w:id="2218" w:author="Windows User" w:date="2016-04-13T16:56:00Z">
              <w:r w:rsidRPr="00DE72A5">
                <w:rPr>
                  <w:rFonts w:ascii="Arial" w:eastAsia="Times New Roman" w:hAnsi="Arial" w:cs="Arial"/>
                  <w:sz w:val="20"/>
                  <w:szCs w:val="20"/>
                  <w:lang w:eastAsia="en-IE"/>
                </w:rPr>
                <w:t>4160.50</w:t>
              </w:r>
            </w:ins>
          </w:p>
        </w:tc>
      </w:tr>
      <w:tr w:rsidR="00DE72A5" w:rsidRPr="00DE72A5" w14:paraId="1A6072EF" w14:textId="77777777" w:rsidTr="00DE72A5">
        <w:tblPrEx>
          <w:tblBorders>
            <w:top w:val="none" w:sz="0" w:space="0" w:color="auto"/>
            <w:bottom w:val="none" w:sz="0" w:space="0" w:color="auto"/>
          </w:tblBorders>
        </w:tblPrEx>
        <w:trPr>
          <w:gridAfter w:val="4"/>
          <w:wAfter w:w="4196" w:type="dxa"/>
          <w:trHeight w:val="255"/>
          <w:ins w:id="2219" w:author="Windows User" w:date="2016-04-13T16:56:00Z"/>
        </w:trPr>
        <w:tc>
          <w:tcPr>
            <w:tcW w:w="419" w:type="dxa"/>
            <w:tcBorders>
              <w:top w:val="nil"/>
              <w:left w:val="nil"/>
              <w:bottom w:val="nil"/>
              <w:right w:val="nil"/>
            </w:tcBorders>
            <w:vAlign w:val="bottom"/>
          </w:tcPr>
          <w:p w14:paraId="53112080" w14:textId="77777777" w:rsidR="00DE72A5" w:rsidRPr="00DE72A5" w:rsidRDefault="00DE72A5" w:rsidP="00DE72A5">
            <w:pPr>
              <w:spacing w:after="0" w:line="240" w:lineRule="auto"/>
              <w:rPr>
                <w:ins w:id="2220" w:author="Windows User" w:date="2016-04-13T16:56:00Z"/>
                <w:rFonts w:ascii="Calibri" w:eastAsia="Calibri" w:hAnsi="Calibri" w:cs="Times New Roman"/>
                <w:sz w:val="20"/>
                <w:szCs w:val="20"/>
                <w:lang w:eastAsia="en-IE"/>
              </w:rPr>
            </w:pPr>
            <w:ins w:id="2221" w:author="Windows User" w:date="2016-04-13T16:56:00Z">
              <w:r w:rsidRPr="00DE72A5">
                <w:rPr>
                  <w:rFonts w:ascii="Calibri" w:eastAsia="Calibri" w:hAnsi="Calibri" w:cs="Times New Roman"/>
                  <w:sz w:val="20"/>
                  <w:szCs w:val="20"/>
                  <w:lang w:eastAsia="en-IE"/>
                </w:rPr>
                <w:t>8</w:t>
              </w:r>
            </w:ins>
          </w:p>
        </w:tc>
        <w:tc>
          <w:tcPr>
            <w:tcW w:w="5279" w:type="dxa"/>
            <w:gridSpan w:val="4"/>
            <w:tcBorders>
              <w:top w:val="nil"/>
              <w:left w:val="nil"/>
              <w:bottom w:val="nil"/>
              <w:right w:val="nil"/>
            </w:tcBorders>
            <w:shd w:val="clear" w:color="auto" w:fill="auto"/>
            <w:noWrap/>
            <w:vAlign w:val="bottom"/>
            <w:hideMark/>
          </w:tcPr>
          <w:p w14:paraId="5318C363" w14:textId="77777777" w:rsidR="00DE72A5" w:rsidRPr="00DE72A5" w:rsidRDefault="00807A25" w:rsidP="00DE72A5">
            <w:pPr>
              <w:spacing w:after="0" w:line="240" w:lineRule="auto"/>
              <w:rPr>
                <w:ins w:id="2222" w:author="Windows User" w:date="2016-04-13T16:56:00Z"/>
                <w:rFonts w:ascii="Arial" w:eastAsia="Times New Roman" w:hAnsi="Arial" w:cs="Arial"/>
                <w:sz w:val="20"/>
                <w:szCs w:val="20"/>
                <w:lang w:eastAsia="en-IE"/>
              </w:rPr>
            </w:pPr>
            <m:oMathPara>
              <m:oMathParaPr>
                <m:jc m:val="left"/>
              </m:oMathParaPr>
              <m:oMath>
                <m:sSub>
                  <m:sSubPr>
                    <m:ctrlPr>
                      <w:ins w:id="2223" w:author="Windows User" w:date="2016-04-13T16:56:00Z">
                        <w:rPr>
                          <w:rFonts w:ascii="Cambria Math" w:eastAsia="Times New Roman" w:hAnsi="Cambria Math" w:cs="Arial"/>
                          <w:i/>
                          <w:sz w:val="20"/>
                          <w:szCs w:val="20"/>
                          <w:lang w:eastAsia="en-IE"/>
                        </w:rPr>
                      </w:ins>
                    </m:ctrlPr>
                  </m:sSubPr>
                  <m:e>
                    <m:r>
                      <w:ins w:id="2224" w:author="Windows User" w:date="2016-04-13T16:56:00Z">
                        <w:rPr>
                          <w:rFonts w:ascii="Cambria Math" w:eastAsia="Times New Roman" w:hAnsi="Cambria Math" w:cs="Arial"/>
                          <w:sz w:val="20"/>
                          <w:szCs w:val="20"/>
                          <w:lang w:eastAsia="en-IE"/>
                        </w:rPr>
                        <m:t>β</m:t>
                      </w:ins>
                    </m:r>
                  </m:e>
                  <m:sub>
                    <m:r>
                      <w:ins w:id="2225" w:author="Windows User" w:date="2016-04-13T16:56:00Z">
                        <w:rPr>
                          <w:rFonts w:ascii="Cambria Math" w:eastAsia="Times New Roman" w:hAnsi="Cambria Math" w:cs="Arial"/>
                          <w:sz w:val="20"/>
                          <w:szCs w:val="20"/>
                          <w:lang w:eastAsia="en-IE"/>
                        </w:rPr>
                        <m:t>0,j</m:t>
                      </w:ins>
                    </m:r>
                  </m:sub>
                </m:sSub>
                <m:r>
                  <w:ins w:id="2226" w:author="Windows User" w:date="2016-04-13T16:56:00Z">
                    <w:rPr>
                      <w:rFonts w:ascii="Cambria Math" w:eastAsia="Times New Roman" w:hAnsi="Cambria Math" w:cs="Arial"/>
                      <w:sz w:val="20"/>
                      <w:szCs w:val="20"/>
                      <w:lang w:eastAsia="en-IE"/>
                    </w:rPr>
                    <m:t xml:space="preserve">+ </m:t>
                  </w:ins>
                </m:r>
                <m:sSub>
                  <m:sSubPr>
                    <m:ctrlPr>
                      <w:ins w:id="2227" w:author="Windows User" w:date="2016-04-13T16:56:00Z">
                        <w:rPr>
                          <w:rFonts w:ascii="Cambria Math" w:eastAsia="Times New Roman" w:hAnsi="Cambria Math" w:cs="Arial"/>
                          <w:i/>
                          <w:sz w:val="20"/>
                          <w:szCs w:val="20"/>
                          <w:lang w:eastAsia="en-IE"/>
                        </w:rPr>
                      </w:ins>
                    </m:ctrlPr>
                  </m:sSubPr>
                  <m:e>
                    <m:r>
                      <w:ins w:id="2228" w:author="Windows User" w:date="2016-04-13T16:56:00Z">
                        <w:rPr>
                          <w:rFonts w:ascii="Cambria Math" w:eastAsia="Times New Roman" w:hAnsi="Cambria Math" w:cs="Arial"/>
                          <w:sz w:val="20"/>
                          <w:szCs w:val="20"/>
                          <w:lang w:eastAsia="en-IE"/>
                        </w:rPr>
                        <m:t>β</m:t>
                      </w:ins>
                    </m:r>
                  </m:e>
                  <m:sub>
                    <m:r>
                      <w:ins w:id="2229" w:author="Windows User" w:date="2016-04-13T16:56:00Z">
                        <w:rPr>
                          <w:rFonts w:ascii="Cambria Math" w:eastAsia="Times New Roman" w:hAnsi="Cambria Math" w:cs="Arial"/>
                          <w:sz w:val="20"/>
                          <w:szCs w:val="20"/>
                          <w:lang w:eastAsia="en-IE"/>
                        </w:rPr>
                        <m:t>1,j</m:t>
                      </w:ins>
                    </m:r>
                  </m:sub>
                </m:sSub>
                <m:r>
                  <w:ins w:id="2230" w:author="Windows User" w:date="2016-04-13T16:56:00Z">
                    <w:rPr>
                      <w:rFonts w:ascii="Cambria Math" w:eastAsia="Times New Roman" w:hAnsi="Cambria Math" w:cs="Arial"/>
                      <w:sz w:val="20"/>
                      <w:szCs w:val="20"/>
                      <w:lang w:eastAsia="en-IE"/>
                    </w:rPr>
                    <m:t xml:space="preserve">CL+ </m:t>
                  </w:ins>
                </m:r>
                <m:sSub>
                  <m:sSubPr>
                    <m:ctrlPr>
                      <w:ins w:id="2231" w:author="Windows User" w:date="2016-04-13T16:56:00Z">
                        <w:rPr>
                          <w:rFonts w:ascii="Cambria Math" w:eastAsia="Times New Roman" w:hAnsi="Cambria Math" w:cs="Arial"/>
                          <w:i/>
                          <w:sz w:val="20"/>
                          <w:szCs w:val="20"/>
                          <w:lang w:eastAsia="en-IE"/>
                        </w:rPr>
                      </w:ins>
                    </m:ctrlPr>
                  </m:sSubPr>
                  <m:e>
                    <m:r>
                      <w:ins w:id="2232" w:author="Windows User" w:date="2016-04-13T16:56:00Z">
                        <w:rPr>
                          <w:rFonts w:ascii="Cambria Math" w:eastAsia="Times New Roman" w:hAnsi="Cambria Math" w:cs="Arial"/>
                          <w:sz w:val="20"/>
                          <w:szCs w:val="20"/>
                          <w:lang w:eastAsia="en-IE"/>
                        </w:rPr>
                        <m:t>δ</m:t>
                      </w:ins>
                    </m:r>
                  </m:e>
                  <m:sub>
                    <m:r>
                      <w:ins w:id="2233" w:author="Windows User" w:date="2016-04-13T16:56:00Z">
                        <w:rPr>
                          <w:rFonts w:ascii="Cambria Math" w:eastAsia="Times New Roman" w:hAnsi="Cambria Math" w:cs="Arial"/>
                          <w:sz w:val="20"/>
                          <w:szCs w:val="20"/>
                          <w:lang w:eastAsia="en-IE"/>
                        </w:rPr>
                        <m:t>1</m:t>
                      </w:ins>
                    </m:r>
                  </m:sub>
                </m:sSub>
                <m:r>
                  <w:ins w:id="2234" w:author="Windows User" w:date="2016-04-13T16:56:00Z">
                    <w:rPr>
                      <w:rFonts w:ascii="Cambria Math" w:eastAsia="Times New Roman" w:hAnsi="Cambria Math" w:cs="Arial"/>
                      <w:sz w:val="20"/>
                      <w:szCs w:val="20"/>
                      <w:lang w:eastAsia="en-IE"/>
                    </w:rPr>
                    <m:t xml:space="preserve">PI+ </m:t>
                  </w:ins>
                </m:r>
                <m:sSub>
                  <m:sSubPr>
                    <m:ctrlPr>
                      <w:ins w:id="2235" w:author="Windows User" w:date="2016-04-13T16:56:00Z">
                        <w:rPr>
                          <w:rFonts w:ascii="Cambria Math" w:eastAsia="Times New Roman" w:hAnsi="Cambria Math" w:cs="Arial"/>
                          <w:i/>
                          <w:sz w:val="20"/>
                          <w:szCs w:val="20"/>
                          <w:lang w:eastAsia="en-IE"/>
                        </w:rPr>
                      </w:ins>
                    </m:ctrlPr>
                  </m:sSubPr>
                  <m:e>
                    <m:r>
                      <w:ins w:id="2236" w:author="Windows User" w:date="2016-04-13T16:56:00Z">
                        <w:rPr>
                          <w:rFonts w:ascii="Cambria Math" w:eastAsia="Times New Roman" w:hAnsi="Cambria Math" w:cs="Arial"/>
                          <w:sz w:val="20"/>
                          <w:szCs w:val="20"/>
                          <w:lang w:eastAsia="en-IE"/>
                        </w:rPr>
                        <m:t>δ</m:t>
                      </w:ins>
                    </m:r>
                  </m:e>
                  <m:sub>
                    <m:r>
                      <w:ins w:id="2237" w:author="Windows User" w:date="2016-04-13T16:56:00Z">
                        <w:rPr>
                          <w:rFonts w:ascii="Cambria Math" w:eastAsia="Times New Roman" w:hAnsi="Cambria Math" w:cs="Arial"/>
                          <w:sz w:val="20"/>
                          <w:szCs w:val="20"/>
                          <w:lang w:eastAsia="en-IE"/>
                        </w:rPr>
                        <m:t>2</m:t>
                      </w:ins>
                    </m:r>
                  </m:sub>
                </m:sSub>
                <m:r>
                  <w:ins w:id="2238" w:author="Windows User" w:date="2016-04-13T16:56:00Z">
                    <w:rPr>
                      <w:rFonts w:ascii="Cambria Math" w:eastAsia="Times New Roman" w:hAnsi="Cambria Math" w:cs="Arial"/>
                      <w:sz w:val="20"/>
                      <w:szCs w:val="20"/>
                      <w:lang w:eastAsia="en-IE"/>
                    </w:rPr>
                    <m:t xml:space="preserve">SI+ </m:t>
                  </w:ins>
                </m:r>
                <m:sSub>
                  <m:sSubPr>
                    <m:ctrlPr>
                      <w:ins w:id="2239" w:author="Windows User" w:date="2016-04-13T16:56:00Z">
                        <w:rPr>
                          <w:rFonts w:ascii="Cambria Math" w:eastAsia="Times New Roman" w:hAnsi="Cambria Math" w:cs="Arial"/>
                          <w:i/>
                          <w:sz w:val="20"/>
                          <w:szCs w:val="20"/>
                          <w:lang w:eastAsia="en-IE"/>
                        </w:rPr>
                      </w:ins>
                    </m:ctrlPr>
                  </m:sSubPr>
                  <m:e>
                    <m:r>
                      <w:ins w:id="2240" w:author="Windows User" w:date="2016-04-13T16:56:00Z">
                        <w:rPr>
                          <w:rFonts w:ascii="Cambria Math" w:eastAsia="Times New Roman" w:hAnsi="Cambria Math" w:cs="Arial"/>
                          <w:sz w:val="20"/>
                          <w:szCs w:val="20"/>
                          <w:lang w:eastAsia="en-IE"/>
                        </w:rPr>
                        <m:t>δ</m:t>
                      </w:ins>
                    </m:r>
                  </m:e>
                  <m:sub>
                    <m:r>
                      <w:ins w:id="2241" w:author="Windows User" w:date="2016-04-13T16:56:00Z">
                        <w:rPr>
                          <w:rFonts w:ascii="Cambria Math" w:eastAsia="Times New Roman" w:hAnsi="Cambria Math" w:cs="Arial"/>
                          <w:sz w:val="20"/>
                          <w:szCs w:val="20"/>
                          <w:lang w:eastAsia="en-IE"/>
                        </w:rPr>
                        <m:t>3</m:t>
                      </w:ins>
                    </m:r>
                  </m:sub>
                </m:sSub>
                <m:r>
                  <w:ins w:id="2242" w:author="Windows User" w:date="2016-04-13T16:56:00Z">
                    <w:rPr>
                      <w:rFonts w:ascii="Cambria Math" w:eastAsia="Times New Roman" w:hAnsi="Cambria Math" w:cs="Arial"/>
                      <w:sz w:val="20"/>
                      <w:szCs w:val="20"/>
                      <w:lang w:eastAsia="en-IE"/>
                    </w:rPr>
                    <m:t>SO +γW</m:t>
                  </w:ins>
                </m:r>
              </m:oMath>
            </m:oMathPara>
          </w:p>
        </w:tc>
        <w:tc>
          <w:tcPr>
            <w:tcW w:w="1701" w:type="dxa"/>
            <w:gridSpan w:val="2"/>
            <w:tcBorders>
              <w:top w:val="nil"/>
              <w:left w:val="nil"/>
              <w:bottom w:val="nil"/>
              <w:right w:val="nil"/>
            </w:tcBorders>
            <w:shd w:val="clear" w:color="auto" w:fill="auto"/>
            <w:noWrap/>
            <w:vAlign w:val="bottom"/>
            <w:hideMark/>
          </w:tcPr>
          <w:p w14:paraId="780C9496" w14:textId="77777777" w:rsidR="00DE72A5" w:rsidRPr="00DE72A5" w:rsidRDefault="00DE72A5" w:rsidP="00DE72A5">
            <w:pPr>
              <w:spacing w:after="0" w:line="240" w:lineRule="auto"/>
              <w:jc w:val="center"/>
              <w:rPr>
                <w:ins w:id="2243" w:author="Windows User" w:date="2016-04-13T16:56:00Z"/>
                <w:rFonts w:ascii="Arial" w:eastAsia="Times New Roman" w:hAnsi="Arial" w:cs="Arial"/>
                <w:sz w:val="20"/>
                <w:szCs w:val="20"/>
                <w:lang w:eastAsia="en-IE"/>
              </w:rPr>
            </w:pPr>
            <w:ins w:id="2244" w:author="Windows User" w:date="2016-04-13T16:56:00Z">
              <w:r w:rsidRPr="00DE72A5">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
          <w:p w14:paraId="15AD46B7" w14:textId="77777777" w:rsidR="00DE72A5" w:rsidRPr="00DE72A5" w:rsidRDefault="00DE72A5" w:rsidP="00DE72A5">
            <w:pPr>
              <w:spacing w:after="0" w:line="240" w:lineRule="auto"/>
              <w:jc w:val="center"/>
              <w:rPr>
                <w:ins w:id="2245" w:author="Windows User" w:date="2016-04-13T16:56:00Z"/>
                <w:rFonts w:ascii="Arial" w:eastAsia="Times New Roman" w:hAnsi="Arial" w:cs="Arial"/>
                <w:sz w:val="20"/>
                <w:szCs w:val="20"/>
                <w:lang w:eastAsia="en-IE"/>
              </w:rPr>
            </w:pPr>
            <w:ins w:id="2246" w:author="Windows User" w:date="2016-04-13T16:56:00Z">
              <w:r w:rsidRPr="00DE72A5">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
          <w:p w14:paraId="337E9680" w14:textId="77777777" w:rsidR="00DE72A5" w:rsidRPr="00DE72A5" w:rsidRDefault="00DE72A5" w:rsidP="00DE72A5">
            <w:pPr>
              <w:spacing w:after="0" w:line="240" w:lineRule="auto"/>
              <w:jc w:val="center"/>
              <w:rPr>
                <w:ins w:id="2247" w:author="Windows User" w:date="2016-04-13T16:56:00Z"/>
                <w:rFonts w:ascii="Arial" w:eastAsia="Times New Roman" w:hAnsi="Arial" w:cs="Arial"/>
                <w:sz w:val="20"/>
                <w:szCs w:val="20"/>
                <w:lang w:eastAsia="en-IE"/>
              </w:rPr>
            </w:pPr>
            <w:ins w:id="2248" w:author="Windows User" w:date="2016-04-13T16:56:00Z">
              <w:r w:rsidRPr="00DE72A5">
                <w:rPr>
                  <w:rFonts w:ascii="Arial" w:eastAsia="Times New Roman" w:hAnsi="Arial" w:cs="Arial"/>
                  <w:sz w:val="20"/>
                  <w:szCs w:val="20"/>
                  <w:lang w:eastAsia="en-IE"/>
                </w:rPr>
                <w:t>4120.98</w:t>
              </w:r>
            </w:ins>
          </w:p>
        </w:tc>
      </w:tr>
      <w:tr w:rsidR="00DE72A5" w:rsidRPr="00DE72A5" w14:paraId="64D55CE3" w14:textId="77777777" w:rsidTr="00DE72A5">
        <w:tblPrEx>
          <w:tblBorders>
            <w:top w:val="none" w:sz="0" w:space="0" w:color="auto"/>
            <w:bottom w:val="none" w:sz="0" w:space="0" w:color="auto"/>
          </w:tblBorders>
        </w:tblPrEx>
        <w:trPr>
          <w:gridAfter w:val="4"/>
          <w:wAfter w:w="4196" w:type="dxa"/>
          <w:trHeight w:val="255"/>
          <w:ins w:id="2249" w:author="Windows User" w:date="2016-04-13T16:56:00Z"/>
        </w:trPr>
        <w:tc>
          <w:tcPr>
            <w:tcW w:w="419" w:type="dxa"/>
            <w:tcBorders>
              <w:top w:val="nil"/>
              <w:left w:val="nil"/>
              <w:bottom w:val="nil"/>
              <w:right w:val="nil"/>
            </w:tcBorders>
            <w:vAlign w:val="bottom"/>
          </w:tcPr>
          <w:p w14:paraId="01260AC7" w14:textId="77777777" w:rsidR="00DE72A5" w:rsidRPr="00DE72A5" w:rsidRDefault="00DE72A5" w:rsidP="00DE72A5">
            <w:pPr>
              <w:spacing w:after="0" w:line="240" w:lineRule="auto"/>
              <w:rPr>
                <w:ins w:id="2250" w:author="Windows User" w:date="2016-04-13T16:56:00Z"/>
                <w:rFonts w:ascii="Calibri" w:eastAsia="Calibri" w:hAnsi="Calibri" w:cs="Times New Roman"/>
                <w:sz w:val="20"/>
                <w:szCs w:val="20"/>
                <w:lang w:eastAsia="en-IE"/>
              </w:rPr>
            </w:pPr>
            <w:ins w:id="2251" w:author="Windows User" w:date="2016-04-13T16:56:00Z">
              <w:r w:rsidRPr="00DE72A5">
                <w:rPr>
                  <w:rFonts w:ascii="Calibri" w:eastAsia="Calibri" w:hAnsi="Calibri" w:cs="Times New Roman"/>
                  <w:sz w:val="20"/>
                  <w:szCs w:val="20"/>
                  <w:lang w:eastAsia="en-IE"/>
                </w:rPr>
                <w:t>9</w:t>
              </w:r>
            </w:ins>
          </w:p>
        </w:tc>
        <w:tc>
          <w:tcPr>
            <w:tcW w:w="5279" w:type="dxa"/>
            <w:gridSpan w:val="4"/>
            <w:tcBorders>
              <w:top w:val="nil"/>
              <w:left w:val="nil"/>
              <w:bottom w:val="nil"/>
              <w:right w:val="nil"/>
            </w:tcBorders>
            <w:shd w:val="clear" w:color="auto" w:fill="auto"/>
            <w:noWrap/>
            <w:vAlign w:val="bottom"/>
            <w:hideMark/>
          </w:tcPr>
          <w:p w14:paraId="2B782081" w14:textId="77777777" w:rsidR="00DE72A5" w:rsidRPr="00DE72A5" w:rsidRDefault="00807A25" w:rsidP="00DE72A5">
            <w:pPr>
              <w:spacing w:after="0" w:line="240" w:lineRule="auto"/>
              <w:rPr>
                <w:ins w:id="2252" w:author="Windows User" w:date="2016-04-13T16:56:00Z"/>
                <w:rFonts w:ascii="Arial" w:eastAsia="Times New Roman" w:hAnsi="Arial" w:cs="Arial"/>
                <w:sz w:val="20"/>
                <w:szCs w:val="20"/>
                <w:lang w:eastAsia="en-IE"/>
              </w:rPr>
            </w:pPr>
            <m:oMathPara>
              <m:oMathParaPr>
                <m:jc m:val="left"/>
              </m:oMathParaPr>
              <m:oMath>
                <m:sSub>
                  <m:sSubPr>
                    <m:ctrlPr>
                      <w:ins w:id="2253" w:author="Windows User" w:date="2016-04-13T16:56:00Z">
                        <w:rPr>
                          <w:rFonts w:ascii="Cambria Math" w:eastAsia="Times New Roman" w:hAnsi="Cambria Math" w:cs="Arial"/>
                          <w:i/>
                          <w:sz w:val="20"/>
                          <w:szCs w:val="20"/>
                          <w:lang w:eastAsia="en-IE"/>
                        </w:rPr>
                      </w:ins>
                    </m:ctrlPr>
                  </m:sSubPr>
                  <m:e>
                    <m:r>
                      <w:ins w:id="2254" w:author="Windows User" w:date="2016-04-13T16:56:00Z">
                        <w:rPr>
                          <w:rFonts w:ascii="Cambria Math" w:eastAsia="Times New Roman" w:hAnsi="Cambria Math" w:cs="Arial"/>
                          <w:sz w:val="20"/>
                          <w:szCs w:val="20"/>
                          <w:lang w:eastAsia="en-IE"/>
                        </w:rPr>
                        <m:t>β</m:t>
                      </w:ins>
                    </m:r>
                  </m:e>
                  <m:sub>
                    <m:r>
                      <w:ins w:id="2255" w:author="Windows User" w:date="2016-04-13T16:56:00Z">
                        <w:rPr>
                          <w:rFonts w:ascii="Cambria Math" w:eastAsia="Times New Roman" w:hAnsi="Cambria Math" w:cs="Arial"/>
                          <w:sz w:val="20"/>
                          <w:szCs w:val="20"/>
                          <w:lang w:eastAsia="en-IE"/>
                        </w:rPr>
                        <m:t>0,j</m:t>
                      </w:ins>
                    </m:r>
                  </m:sub>
                </m:sSub>
                <m:r>
                  <w:ins w:id="2256" w:author="Windows User" w:date="2016-04-13T16:56:00Z">
                    <w:rPr>
                      <w:rFonts w:ascii="Cambria Math" w:eastAsia="Times New Roman" w:hAnsi="Cambria Math" w:cs="Arial"/>
                      <w:sz w:val="20"/>
                      <w:szCs w:val="20"/>
                      <w:lang w:eastAsia="en-IE"/>
                    </w:rPr>
                    <m:t xml:space="preserve">+ </m:t>
                  </w:ins>
                </m:r>
                <m:sSub>
                  <m:sSubPr>
                    <m:ctrlPr>
                      <w:ins w:id="2257" w:author="Windows User" w:date="2016-04-13T16:56:00Z">
                        <w:rPr>
                          <w:rFonts w:ascii="Cambria Math" w:eastAsia="Times New Roman" w:hAnsi="Cambria Math" w:cs="Arial"/>
                          <w:i/>
                          <w:sz w:val="20"/>
                          <w:szCs w:val="20"/>
                          <w:lang w:eastAsia="en-IE"/>
                        </w:rPr>
                      </w:ins>
                    </m:ctrlPr>
                  </m:sSubPr>
                  <m:e>
                    <m:r>
                      <w:ins w:id="2258" w:author="Windows User" w:date="2016-04-13T16:56:00Z">
                        <w:rPr>
                          <w:rFonts w:ascii="Cambria Math" w:eastAsia="Times New Roman" w:hAnsi="Cambria Math" w:cs="Arial"/>
                          <w:sz w:val="20"/>
                          <w:szCs w:val="20"/>
                          <w:lang w:eastAsia="en-IE"/>
                        </w:rPr>
                        <m:t>β</m:t>
                      </w:ins>
                    </m:r>
                  </m:e>
                  <m:sub>
                    <m:r>
                      <w:ins w:id="2259" w:author="Windows User" w:date="2016-04-13T16:56:00Z">
                        <w:rPr>
                          <w:rFonts w:ascii="Cambria Math" w:eastAsia="Times New Roman" w:hAnsi="Cambria Math" w:cs="Arial"/>
                          <w:sz w:val="20"/>
                          <w:szCs w:val="20"/>
                          <w:lang w:eastAsia="en-IE"/>
                        </w:rPr>
                        <m:t>1,j</m:t>
                      </w:ins>
                    </m:r>
                  </m:sub>
                </m:sSub>
                <m:r>
                  <w:ins w:id="2260" w:author="Windows User" w:date="2016-04-13T16:56:00Z">
                    <w:rPr>
                      <w:rFonts w:ascii="Cambria Math" w:eastAsia="Times New Roman" w:hAnsi="Cambria Math" w:cs="Arial"/>
                      <w:sz w:val="20"/>
                      <w:szCs w:val="20"/>
                      <w:lang w:eastAsia="en-IE"/>
                    </w:rPr>
                    <m:t xml:space="preserve">CL+ </m:t>
                  </w:ins>
                </m:r>
                <m:sSub>
                  <m:sSubPr>
                    <m:ctrlPr>
                      <w:ins w:id="2261" w:author="Windows User" w:date="2016-04-13T16:56:00Z">
                        <w:rPr>
                          <w:rFonts w:ascii="Cambria Math" w:eastAsia="Times New Roman" w:hAnsi="Cambria Math" w:cs="Arial"/>
                          <w:i/>
                          <w:sz w:val="20"/>
                          <w:szCs w:val="20"/>
                          <w:lang w:eastAsia="en-IE"/>
                        </w:rPr>
                      </w:ins>
                    </m:ctrlPr>
                  </m:sSubPr>
                  <m:e>
                    <m:r>
                      <w:ins w:id="2262" w:author="Windows User" w:date="2016-04-13T16:56:00Z">
                        <w:rPr>
                          <w:rFonts w:ascii="Cambria Math" w:eastAsia="Times New Roman" w:hAnsi="Cambria Math" w:cs="Arial"/>
                          <w:sz w:val="20"/>
                          <w:szCs w:val="20"/>
                          <w:lang w:eastAsia="en-IE"/>
                        </w:rPr>
                        <m:t>β</m:t>
                      </w:ins>
                    </m:r>
                  </m:e>
                  <m:sub>
                    <m:r>
                      <w:ins w:id="2263" w:author="Windows User" w:date="2016-04-13T16:56:00Z">
                        <w:rPr>
                          <w:rFonts w:ascii="Cambria Math" w:eastAsia="Times New Roman" w:hAnsi="Cambria Math" w:cs="Arial"/>
                          <w:sz w:val="20"/>
                          <w:szCs w:val="20"/>
                          <w:lang w:eastAsia="en-IE"/>
                        </w:rPr>
                        <m:t>2,j</m:t>
                      </w:ins>
                    </m:r>
                  </m:sub>
                </m:sSub>
                <m:sSup>
                  <m:sSupPr>
                    <m:ctrlPr>
                      <w:ins w:id="2264" w:author="Windows User" w:date="2016-04-13T16:56:00Z">
                        <w:rPr>
                          <w:rFonts w:ascii="Cambria Math" w:eastAsia="Times New Roman" w:hAnsi="Cambria Math" w:cs="Arial"/>
                          <w:i/>
                          <w:sz w:val="20"/>
                          <w:szCs w:val="20"/>
                          <w:lang w:eastAsia="en-IE"/>
                        </w:rPr>
                      </w:ins>
                    </m:ctrlPr>
                  </m:sSupPr>
                  <m:e>
                    <m:r>
                      <w:ins w:id="2265" w:author="Windows User" w:date="2016-04-13T16:56:00Z">
                        <w:rPr>
                          <w:rFonts w:ascii="Cambria Math" w:eastAsia="Times New Roman" w:hAnsi="Cambria Math" w:cs="Arial"/>
                          <w:sz w:val="20"/>
                          <w:szCs w:val="20"/>
                          <w:lang w:eastAsia="en-IE"/>
                        </w:rPr>
                        <m:t>CL</m:t>
                      </w:ins>
                    </m:r>
                  </m:e>
                  <m:sup>
                    <m:r>
                      <w:ins w:id="2266" w:author="Windows User" w:date="2016-04-13T16:56:00Z">
                        <w:rPr>
                          <w:rFonts w:ascii="Cambria Math" w:eastAsia="Times New Roman" w:hAnsi="Cambria Math" w:cs="Arial"/>
                          <w:sz w:val="20"/>
                          <w:szCs w:val="20"/>
                          <w:lang w:eastAsia="en-IE"/>
                        </w:rPr>
                        <m:t>2</m:t>
                      </w:ins>
                    </m:r>
                  </m:sup>
                </m:sSup>
                <m:r>
                  <w:ins w:id="2267" w:author="Windows User" w:date="2016-04-13T16:56:00Z">
                    <w:rPr>
                      <w:rFonts w:ascii="Cambria Math" w:eastAsia="Times New Roman" w:hAnsi="Cambria Math" w:cs="Arial"/>
                      <w:sz w:val="20"/>
                      <w:szCs w:val="20"/>
                      <w:lang w:eastAsia="en-IE"/>
                    </w:rPr>
                    <m:t xml:space="preserve">+ </m:t>
                  </w:ins>
                </m:r>
                <m:sSub>
                  <m:sSubPr>
                    <m:ctrlPr>
                      <w:ins w:id="2268" w:author="Windows User" w:date="2016-04-13T16:56:00Z">
                        <w:rPr>
                          <w:rFonts w:ascii="Cambria Math" w:eastAsia="Times New Roman" w:hAnsi="Cambria Math" w:cs="Arial"/>
                          <w:i/>
                          <w:sz w:val="20"/>
                          <w:szCs w:val="20"/>
                          <w:lang w:eastAsia="en-IE"/>
                        </w:rPr>
                      </w:ins>
                    </m:ctrlPr>
                  </m:sSubPr>
                  <m:e>
                    <m:r>
                      <w:ins w:id="2269" w:author="Windows User" w:date="2016-04-13T16:56:00Z">
                        <w:rPr>
                          <w:rFonts w:ascii="Cambria Math" w:eastAsia="Times New Roman" w:hAnsi="Cambria Math" w:cs="Arial"/>
                          <w:sz w:val="20"/>
                          <w:szCs w:val="20"/>
                          <w:lang w:eastAsia="en-IE"/>
                        </w:rPr>
                        <m:t>δ</m:t>
                      </w:ins>
                    </m:r>
                  </m:e>
                  <m:sub>
                    <m:r>
                      <w:ins w:id="2270" w:author="Windows User" w:date="2016-04-13T16:56:00Z">
                        <w:rPr>
                          <w:rFonts w:ascii="Cambria Math" w:eastAsia="Times New Roman" w:hAnsi="Cambria Math" w:cs="Arial"/>
                          <w:sz w:val="20"/>
                          <w:szCs w:val="20"/>
                          <w:lang w:eastAsia="en-IE"/>
                        </w:rPr>
                        <m:t>1</m:t>
                      </w:ins>
                    </m:r>
                  </m:sub>
                </m:sSub>
                <m:r>
                  <w:ins w:id="2271" w:author="Windows User" w:date="2016-04-13T16:56:00Z">
                    <w:rPr>
                      <w:rFonts w:ascii="Cambria Math" w:eastAsia="Times New Roman" w:hAnsi="Cambria Math" w:cs="Arial"/>
                      <w:sz w:val="20"/>
                      <w:szCs w:val="20"/>
                      <w:lang w:eastAsia="en-IE"/>
                    </w:rPr>
                    <m:t xml:space="preserve">PI+ </m:t>
                  </w:ins>
                </m:r>
                <m:sSub>
                  <m:sSubPr>
                    <m:ctrlPr>
                      <w:ins w:id="2272" w:author="Windows User" w:date="2016-04-13T16:56:00Z">
                        <w:rPr>
                          <w:rFonts w:ascii="Cambria Math" w:eastAsia="Times New Roman" w:hAnsi="Cambria Math" w:cs="Arial"/>
                          <w:i/>
                          <w:sz w:val="20"/>
                          <w:szCs w:val="20"/>
                          <w:lang w:eastAsia="en-IE"/>
                        </w:rPr>
                      </w:ins>
                    </m:ctrlPr>
                  </m:sSubPr>
                  <m:e>
                    <m:r>
                      <w:ins w:id="2273" w:author="Windows User" w:date="2016-04-13T16:56:00Z">
                        <w:rPr>
                          <w:rFonts w:ascii="Cambria Math" w:eastAsia="Times New Roman" w:hAnsi="Cambria Math" w:cs="Arial"/>
                          <w:sz w:val="20"/>
                          <w:szCs w:val="20"/>
                          <w:lang w:eastAsia="en-IE"/>
                        </w:rPr>
                        <m:t>δ</m:t>
                      </w:ins>
                    </m:r>
                  </m:e>
                  <m:sub>
                    <m:r>
                      <w:ins w:id="2274" w:author="Windows User" w:date="2016-04-13T16:56:00Z">
                        <w:rPr>
                          <w:rFonts w:ascii="Cambria Math" w:eastAsia="Times New Roman" w:hAnsi="Cambria Math" w:cs="Arial"/>
                          <w:sz w:val="20"/>
                          <w:szCs w:val="20"/>
                          <w:lang w:eastAsia="en-IE"/>
                        </w:rPr>
                        <m:t>2</m:t>
                      </w:ins>
                    </m:r>
                  </m:sub>
                </m:sSub>
                <m:r>
                  <w:ins w:id="2275" w:author="Windows User" w:date="2016-04-13T16:56:00Z">
                    <w:rPr>
                      <w:rFonts w:ascii="Cambria Math" w:eastAsia="Times New Roman" w:hAnsi="Cambria Math" w:cs="Arial"/>
                      <w:sz w:val="20"/>
                      <w:szCs w:val="20"/>
                      <w:lang w:eastAsia="en-IE"/>
                    </w:rPr>
                    <m:t xml:space="preserve">SI+ </m:t>
                  </w:ins>
                </m:r>
                <m:sSub>
                  <m:sSubPr>
                    <m:ctrlPr>
                      <w:ins w:id="2276" w:author="Windows User" w:date="2016-04-13T16:56:00Z">
                        <w:rPr>
                          <w:rFonts w:ascii="Cambria Math" w:eastAsia="Times New Roman" w:hAnsi="Cambria Math" w:cs="Arial"/>
                          <w:i/>
                          <w:sz w:val="20"/>
                          <w:szCs w:val="20"/>
                          <w:lang w:eastAsia="en-IE"/>
                        </w:rPr>
                      </w:ins>
                    </m:ctrlPr>
                  </m:sSubPr>
                  <m:e>
                    <m:r>
                      <w:ins w:id="2277" w:author="Windows User" w:date="2016-04-13T16:56:00Z">
                        <w:rPr>
                          <w:rFonts w:ascii="Cambria Math" w:eastAsia="Times New Roman" w:hAnsi="Cambria Math" w:cs="Arial"/>
                          <w:sz w:val="20"/>
                          <w:szCs w:val="20"/>
                          <w:lang w:eastAsia="en-IE"/>
                        </w:rPr>
                        <m:t>δ</m:t>
                      </w:ins>
                    </m:r>
                  </m:e>
                  <m:sub>
                    <m:r>
                      <w:ins w:id="2278" w:author="Windows User" w:date="2016-04-13T16:56:00Z">
                        <w:rPr>
                          <w:rFonts w:ascii="Cambria Math" w:eastAsia="Times New Roman" w:hAnsi="Cambria Math" w:cs="Arial"/>
                          <w:sz w:val="20"/>
                          <w:szCs w:val="20"/>
                          <w:lang w:eastAsia="en-IE"/>
                        </w:rPr>
                        <m:t>3</m:t>
                      </w:ins>
                    </m:r>
                  </m:sub>
                </m:sSub>
                <m:r>
                  <w:ins w:id="2279" w:author="Windows User" w:date="2016-04-13T16:56:00Z">
                    <w:rPr>
                      <w:rFonts w:ascii="Cambria Math" w:eastAsia="Times New Roman" w:hAnsi="Cambria Math" w:cs="Arial"/>
                      <w:sz w:val="20"/>
                      <w:szCs w:val="20"/>
                      <w:lang w:eastAsia="en-IE"/>
                    </w:rPr>
                    <m:t>SO +γW</m:t>
                  </w:ins>
                </m:r>
              </m:oMath>
            </m:oMathPara>
          </w:p>
        </w:tc>
        <w:tc>
          <w:tcPr>
            <w:tcW w:w="1701" w:type="dxa"/>
            <w:gridSpan w:val="2"/>
            <w:tcBorders>
              <w:top w:val="nil"/>
              <w:left w:val="nil"/>
              <w:bottom w:val="nil"/>
              <w:right w:val="nil"/>
            </w:tcBorders>
            <w:shd w:val="clear" w:color="auto" w:fill="auto"/>
            <w:noWrap/>
            <w:vAlign w:val="bottom"/>
            <w:hideMark/>
          </w:tcPr>
          <w:p w14:paraId="3A83AEC9" w14:textId="77777777" w:rsidR="00DE72A5" w:rsidRPr="00DE72A5" w:rsidRDefault="00DE72A5" w:rsidP="00DE72A5">
            <w:pPr>
              <w:spacing w:after="0" w:line="240" w:lineRule="auto"/>
              <w:jc w:val="center"/>
              <w:rPr>
                <w:ins w:id="2280" w:author="Windows User" w:date="2016-04-13T16:56:00Z"/>
                <w:rFonts w:ascii="Arial" w:eastAsia="Times New Roman" w:hAnsi="Arial" w:cs="Arial"/>
                <w:sz w:val="20"/>
                <w:szCs w:val="20"/>
                <w:lang w:eastAsia="en-IE"/>
              </w:rPr>
            </w:pPr>
            <w:ins w:id="2281" w:author="Windows User" w:date="2016-04-13T16:56:00Z">
              <w:r w:rsidRPr="00DE72A5">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
          <w:p w14:paraId="68D523A8" w14:textId="77777777" w:rsidR="00DE72A5" w:rsidRPr="00DE72A5" w:rsidRDefault="00DE72A5" w:rsidP="00DE72A5">
            <w:pPr>
              <w:spacing w:after="0" w:line="240" w:lineRule="auto"/>
              <w:jc w:val="center"/>
              <w:rPr>
                <w:ins w:id="2282" w:author="Windows User" w:date="2016-04-13T16:56:00Z"/>
                <w:rFonts w:ascii="Arial" w:eastAsia="Times New Roman" w:hAnsi="Arial" w:cs="Arial"/>
                <w:sz w:val="20"/>
                <w:szCs w:val="20"/>
                <w:lang w:eastAsia="en-IE"/>
              </w:rPr>
            </w:pPr>
            <w:ins w:id="2283" w:author="Windows User" w:date="2016-04-13T16:56:00Z">
              <w:r w:rsidRPr="00DE72A5">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
          <w:p w14:paraId="53C5C2F7" w14:textId="77777777" w:rsidR="00DE72A5" w:rsidRPr="00DE72A5" w:rsidRDefault="00DE72A5" w:rsidP="00DE72A5">
            <w:pPr>
              <w:spacing w:after="0" w:line="240" w:lineRule="auto"/>
              <w:jc w:val="center"/>
              <w:rPr>
                <w:ins w:id="2284" w:author="Windows User" w:date="2016-04-13T16:56:00Z"/>
                <w:rFonts w:ascii="Arial" w:eastAsia="Times New Roman" w:hAnsi="Arial" w:cs="Arial"/>
                <w:sz w:val="20"/>
                <w:szCs w:val="20"/>
                <w:lang w:eastAsia="en-IE"/>
              </w:rPr>
            </w:pPr>
            <w:ins w:id="2285" w:author="Windows User" w:date="2016-04-13T16:56:00Z">
              <w:r w:rsidRPr="00DE72A5">
                <w:rPr>
                  <w:rFonts w:ascii="Arial" w:eastAsia="Times New Roman" w:hAnsi="Arial" w:cs="Arial"/>
                  <w:sz w:val="20"/>
                  <w:szCs w:val="20"/>
                  <w:lang w:eastAsia="en-IE"/>
                </w:rPr>
                <w:t>4126.22</w:t>
              </w:r>
            </w:ins>
          </w:p>
        </w:tc>
      </w:tr>
      <w:tr w:rsidR="00DE72A5" w:rsidRPr="00DE72A5" w14:paraId="556A8078" w14:textId="77777777" w:rsidTr="00DE72A5">
        <w:tblPrEx>
          <w:tblBorders>
            <w:top w:val="none" w:sz="0" w:space="0" w:color="auto"/>
            <w:bottom w:val="none" w:sz="0" w:space="0" w:color="auto"/>
          </w:tblBorders>
        </w:tblPrEx>
        <w:trPr>
          <w:gridAfter w:val="4"/>
          <w:wAfter w:w="4196" w:type="dxa"/>
          <w:trHeight w:val="300"/>
          <w:ins w:id="2286" w:author="Windows User" w:date="2016-04-13T16:56:00Z"/>
        </w:trPr>
        <w:tc>
          <w:tcPr>
            <w:tcW w:w="419" w:type="dxa"/>
            <w:tcBorders>
              <w:top w:val="nil"/>
              <w:left w:val="nil"/>
              <w:bottom w:val="nil"/>
              <w:right w:val="nil"/>
            </w:tcBorders>
            <w:vAlign w:val="bottom"/>
          </w:tcPr>
          <w:p w14:paraId="68596487" w14:textId="77777777" w:rsidR="00DE72A5" w:rsidRPr="00DE72A5" w:rsidRDefault="00DE72A5" w:rsidP="00DE72A5">
            <w:pPr>
              <w:spacing w:after="0" w:line="240" w:lineRule="auto"/>
              <w:rPr>
                <w:ins w:id="2287" w:author="Windows User" w:date="2016-04-13T16:56:00Z"/>
                <w:rFonts w:ascii="Arial" w:eastAsia="Times New Roman" w:hAnsi="Arial" w:cs="Arial"/>
                <w:sz w:val="20"/>
                <w:szCs w:val="20"/>
                <w:lang w:eastAsia="en-IE"/>
              </w:rPr>
            </w:pPr>
          </w:p>
        </w:tc>
        <w:tc>
          <w:tcPr>
            <w:tcW w:w="5279" w:type="dxa"/>
            <w:gridSpan w:val="4"/>
            <w:tcBorders>
              <w:top w:val="nil"/>
              <w:left w:val="nil"/>
              <w:bottom w:val="nil"/>
              <w:right w:val="nil"/>
            </w:tcBorders>
            <w:shd w:val="clear" w:color="auto" w:fill="auto"/>
            <w:noWrap/>
            <w:vAlign w:val="bottom"/>
            <w:hideMark/>
          </w:tcPr>
          <w:p w14:paraId="487276BE" w14:textId="77777777" w:rsidR="00DE72A5" w:rsidRPr="00DE72A5" w:rsidRDefault="00DE72A5" w:rsidP="00DE72A5">
            <w:pPr>
              <w:spacing w:after="0" w:line="240" w:lineRule="auto"/>
              <w:jc w:val="center"/>
              <w:rPr>
                <w:ins w:id="2288" w:author="Windows User" w:date="2016-04-13T16:56:00Z"/>
                <w:rFonts w:ascii="Arial" w:eastAsia="Times New Roman" w:hAnsi="Arial" w:cs="Arial"/>
                <w:sz w:val="20"/>
                <w:szCs w:val="20"/>
                <w:lang w:eastAsia="en-IE"/>
              </w:rPr>
            </w:pPr>
          </w:p>
        </w:tc>
        <w:tc>
          <w:tcPr>
            <w:tcW w:w="1701" w:type="dxa"/>
            <w:gridSpan w:val="2"/>
            <w:tcBorders>
              <w:top w:val="nil"/>
              <w:left w:val="nil"/>
              <w:bottom w:val="nil"/>
              <w:right w:val="nil"/>
            </w:tcBorders>
            <w:shd w:val="clear" w:color="auto" w:fill="auto"/>
            <w:noWrap/>
            <w:vAlign w:val="bottom"/>
            <w:hideMark/>
          </w:tcPr>
          <w:p w14:paraId="6A423FD9" w14:textId="77777777" w:rsidR="00DE72A5" w:rsidRPr="00DE72A5" w:rsidRDefault="00DE72A5" w:rsidP="00DE72A5">
            <w:pPr>
              <w:spacing w:after="0" w:line="240" w:lineRule="auto"/>
              <w:rPr>
                <w:ins w:id="2289"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
          <w:p w14:paraId="0A984618" w14:textId="77777777" w:rsidR="00DE72A5" w:rsidRPr="00DE72A5" w:rsidRDefault="00DE72A5" w:rsidP="00DE72A5">
            <w:pPr>
              <w:spacing w:after="0" w:line="240" w:lineRule="auto"/>
              <w:jc w:val="center"/>
              <w:rPr>
                <w:ins w:id="2290"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
          <w:p w14:paraId="0EC5CD88" w14:textId="77777777" w:rsidR="00DE72A5" w:rsidRPr="00DE72A5" w:rsidRDefault="00DE72A5" w:rsidP="00DE72A5">
            <w:pPr>
              <w:spacing w:after="0" w:line="240" w:lineRule="auto"/>
              <w:jc w:val="center"/>
              <w:rPr>
                <w:ins w:id="2291" w:author="Windows User" w:date="2016-04-13T16:56:00Z"/>
                <w:rFonts w:ascii="Times New Roman" w:eastAsia="Times New Roman" w:hAnsi="Times New Roman" w:cs="Times New Roman"/>
                <w:sz w:val="20"/>
                <w:szCs w:val="20"/>
                <w:lang w:eastAsia="en-IE"/>
              </w:rPr>
            </w:pPr>
          </w:p>
        </w:tc>
      </w:tr>
      <w:tr w:rsidR="00DE72A5" w:rsidRPr="00DE72A5" w14:paraId="556A27BE" w14:textId="77777777" w:rsidTr="00DE72A5">
        <w:tblPrEx>
          <w:tblBorders>
            <w:top w:val="none" w:sz="0" w:space="0" w:color="auto"/>
            <w:bottom w:val="none" w:sz="0" w:space="0" w:color="auto"/>
          </w:tblBorders>
        </w:tblPrEx>
        <w:trPr>
          <w:gridAfter w:val="4"/>
          <w:wAfter w:w="4196" w:type="dxa"/>
          <w:trHeight w:val="255"/>
          <w:ins w:id="2292" w:author="Windows User" w:date="2016-04-13T16:56:00Z"/>
        </w:trPr>
        <w:tc>
          <w:tcPr>
            <w:tcW w:w="419" w:type="dxa"/>
            <w:tcBorders>
              <w:top w:val="nil"/>
              <w:left w:val="nil"/>
              <w:bottom w:val="nil"/>
              <w:right w:val="nil"/>
            </w:tcBorders>
            <w:vAlign w:val="bottom"/>
          </w:tcPr>
          <w:p w14:paraId="71CF5FEC" w14:textId="77777777" w:rsidR="00DE72A5" w:rsidRPr="00DE72A5" w:rsidRDefault="00DE72A5" w:rsidP="00DE72A5">
            <w:pPr>
              <w:spacing w:after="0" w:line="240" w:lineRule="auto"/>
              <w:rPr>
                <w:ins w:id="2293" w:author="Windows User" w:date="2016-04-13T16:56:00Z"/>
                <w:rFonts w:ascii="Arial" w:eastAsia="Times New Roman" w:hAnsi="Arial" w:cs="Arial"/>
                <w:i/>
                <w:iCs/>
                <w:sz w:val="20"/>
                <w:szCs w:val="20"/>
                <w:lang w:eastAsia="en-IE"/>
              </w:rPr>
            </w:pPr>
          </w:p>
        </w:tc>
        <w:tc>
          <w:tcPr>
            <w:tcW w:w="5279" w:type="dxa"/>
            <w:gridSpan w:val="4"/>
            <w:tcBorders>
              <w:top w:val="nil"/>
              <w:left w:val="nil"/>
              <w:bottom w:val="nil"/>
              <w:right w:val="nil"/>
            </w:tcBorders>
            <w:shd w:val="clear" w:color="auto" w:fill="auto"/>
            <w:noWrap/>
            <w:vAlign w:val="bottom"/>
            <w:hideMark/>
          </w:tcPr>
          <w:p w14:paraId="3B9FC2E4" w14:textId="77777777" w:rsidR="00DE72A5" w:rsidRPr="00DE72A5" w:rsidRDefault="00DE72A5" w:rsidP="00DE72A5">
            <w:pPr>
              <w:spacing w:after="0" w:line="240" w:lineRule="auto"/>
              <w:rPr>
                <w:ins w:id="2294" w:author="Windows User" w:date="2016-04-13T16:56:00Z"/>
                <w:rFonts w:ascii="Arial" w:eastAsia="Times New Roman" w:hAnsi="Arial" w:cs="Arial"/>
                <w:iCs/>
                <w:sz w:val="20"/>
                <w:szCs w:val="20"/>
                <w:lang w:eastAsia="en-IE"/>
              </w:rPr>
            </w:pPr>
            <w:ins w:id="2295" w:author="Windows User" w:date="2016-04-13T16:56:00Z">
              <w:r w:rsidRPr="00DE72A5">
                <w:rPr>
                  <w:rFonts w:ascii="Arial" w:eastAsia="Times New Roman" w:hAnsi="Arial" w:cs="Arial"/>
                  <w:iCs/>
                  <w:sz w:val="20"/>
                  <w:szCs w:val="20"/>
                  <w:lang w:eastAsia="en-IE"/>
                </w:rPr>
                <w:t>Main effects (</w:t>
              </w:r>
              <w:r w:rsidRPr="00DE72A5">
                <w:rPr>
                  <w:rFonts w:ascii="Arial" w:eastAsia="Times New Roman" w:hAnsi="Arial" w:cs="Arial"/>
                  <w:i/>
                  <w:iCs/>
                  <w:sz w:val="20"/>
                  <w:szCs w:val="20"/>
                  <w:lang w:eastAsia="en-IE"/>
                </w:rPr>
                <w:t>W</w:t>
              </w:r>
              <w:r w:rsidRPr="00DE72A5">
                <w:rPr>
                  <w:rFonts w:ascii="Arial" w:eastAsia="Times New Roman" w:hAnsi="Arial" w:cs="Arial"/>
                  <w:iCs/>
                  <w:sz w:val="20"/>
                  <w:szCs w:val="20"/>
                  <w:lang w:eastAsia="en-IE"/>
                </w:rPr>
                <w:t xml:space="preserve"> and </w:t>
              </w:r>
              <w:r w:rsidRPr="00DE72A5">
                <w:rPr>
                  <w:rFonts w:ascii="Arial" w:eastAsia="Times New Roman" w:hAnsi="Arial" w:cs="Arial"/>
                  <w:i/>
                  <w:iCs/>
                  <w:sz w:val="20"/>
                  <w:szCs w:val="20"/>
                  <w:lang w:eastAsia="en-IE"/>
                </w:rPr>
                <w:t>NP</w:t>
              </w:r>
              <w:r w:rsidRPr="00DE72A5">
                <w:rPr>
                  <w:rFonts w:ascii="Arial" w:eastAsia="Times New Roman" w:hAnsi="Arial" w:cs="Arial"/>
                  <w:iCs/>
                  <w:sz w:val="20"/>
                  <w:szCs w:val="20"/>
                  <w:lang w:eastAsia="en-IE"/>
                </w:rPr>
                <w:t xml:space="preserve"> effects differ by mesh)</w:t>
              </w:r>
            </w:ins>
          </w:p>
        </w:tc>
        <w:tc>
          <w:tcPr>
            <w:tcW w:w="1701" w:type="dxa"/>
            <w:gridSpan w:val="2"/>
            <w:tcBorders>
              <w:top w:val="nil"/>
              <w:left w:val="nil"/>
              <w:bottom w:val="nil"/>
              <w:right w:val="nil"/>
            </w:tcBorders>
            <w:shd w:val="clear" w:color="auto" w:fill="auto"/>
            <w:noWrap/>
            <w:vAlign w:val="bottom"/>
            <w:hideMark/>
          </w:tcPr>
          <w:p w14:paraId="7B047CB7" w14:textId="77777777" w:rsidR="00DE72A5" w:rsidRPr="00DE72A5" w:rsidRDefault="00DE72A5" w:rsidP="00DE72A5">
            <w:pPr>
              <w:spacing w:after="0" w:line="240" w:lineRule="auto"/>
              <w:rPr>
                <w:ins w:id="2296" w:author="Windows User" w:date="2016-04-13T16:56: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
          <w:p w14:paraId="76317B27" w14:textId="77777777" w:rsidR="00DE72A5" w:rsidRPr="00DE72A5" w:rsidRDefault="00DE72A5" w:rsidP="00DE72A5">
            <w:pPr>
              <w:spacing w:after="0" w:line="240" w:lineRule="auto"/>
              <w:jc w:val="center"/>
              <w:rPr>
                <w:ins w:id="2297"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
          <w:p w14:paraId="634E7EFA" w14:textId="77777777" w:rsidR="00DE72A5" w:rsidRPr="00DE72A5" w:rsidRDefault="00DE72A5" w:rsidP="00DE72A5">
            <w:pPr>
              <w:spacing w:after="0" w:line="240" w:lineRule="auto"/>
              <w:jc w:val="center"/>
              <w:rPr>
                <w:ins w:id="2298" w:author="Windows User" w:date="2016-04-13T16:56:00Z"/>
                <w:rFonts w:ascii="Times New Roman" w:eastAsia="Times New Roman" w:hAnsi="Times New Roman" w:cs="Times New Roman"/>
                <w:sz w:val="20"/>
                <w:szCs w:val="20"/>
                <w:lang w:eastAsia="en-IE"/>
              </w:rPr>
            </w:pPr>
          </w:p>
        </w:tc>
      </w:tr>
      <w:tr w:rsidR="00DE72A5" w:rsidRPr="00DE72A5" w14:paraId="45E391E9" w14:textId="77777777" w:rsidTr="00DE72A5">
        <w:tblPrEx>
          <w:tblBorders>
            <w:top w:val="none" w:sz="0" w:space="0" w:color="auto"/>
            <w:bottom w:val="none" w:sz="0" w:space="0" w:color="auto"/>
          </w:tblBorders>
        </w:tblPrEx>
        <w:trPr>
          <w:gridAfter w:val="4"/>
          <w:wAfter w:w="4196" w:type="dxa"/>
          <w:trHeight w:val="255"/>
          <w:ins w:id="2299" w:author="Windows User" w:date="2016-04-13T16:56:00Z"/>
        </w:trPr>
        <w:tc>
          <w:tcPr>
            <w:tcW w:w="419" w:type="dxa"/>
            <w:tcBorders>
              <w:top w:val="nil"/>
              <w:left w:val="nil"/>
              <w:bottom w:val="nil"/>
              <w:right w:val="nil"/>
            </w:tcBorders>
            <w:vAlign w:val="bottom"/>
          </w:tcPr>
          <w:p w14:paraId="64838594" w14:textId="77777777" w:rsidR="00DE72A5" w:rsidRPr="00DE72A5" w:rsidRDefault="00DE72A5" w:rsidP="00DE72A5">
            <w:pPr>
              <w:spacing w:after="0" w:line="240" w:lineRule="auto"/>
              <w:rPr>
                <w:ins w:id="2300" w:author="Windows User" w:date="2016-04-13T16:56:00Z"/>
                <w:rFonts w:ascii="Calibri" w:eastAsia="Calibri" w:hAnsi="Calibri" w:cs="Times New Roman"/>
                <w:sz w:val="20"/>
                <w:szCs w:val="20"/>
                <w:lang w:eastAsia="en-IE"/>
              </w:rPr>
            </w:pPr>
            <w:ins w:id="2301" w:author="Windows User" w:date="2016-04-13T16:56:00Z">
              <w:r w:rsidRPr="00DE72A5">
                <w:rPr>
                  <w:rFonts w:ascii="Calibri" w:eastAsia="Calibri" w:hAnsi="Calibri" w:cs="Times New Roman"/>
                  <w:sz w:val="20"/>
                  <w:szCs w:val="20"/>
                  <w:lang w:eastAsia="en-IE"/>
                </w:rPr>
                <w:t>10</w:t>
              </w:r>
            </w:ins>
          </w:p>
        </w:tc>
        <w:tc>
          <w:tcPr>
            <w:tcW w:w="5279" w:type="dxa"/>
            <w:gridSpan w:val="4"/>
            <w:tcBorders>
              <w:top w:val="nil"/>
              <w:left w:val="nil"/>
              <w:bottom w:val="nil"/>
              <w:right w:val="nil"/>
            </w:tcBorders>
            <w:shd w:val="clear" w:color="auto" w:fill="auto"/>
            <w:noWrap/>
            <w:vAlign w:val="bottom"/>
            <w:hideMark/>
          </w:tcPr>
          <w:p w14:paraId="24A86BA3" w14:textId="77777777" w:rsidR="00DE72A5" w:rsidRPr="00DE72A5" w:rsidRDefault="00807A25" w:rsidP="00DE72A5">
            <w:pPr>
              <w:spacing w:after="0" w:line="240" w:lineRule="auto"/>
              <w:rPr>
                <w:ins w:id="2302" w:author="Windows User" w:date="2016-04-13T16:56:00Z"/>
                <w:rFonts w:ascii="Arial" w:eastAsia="Times New Roman" w:hAnsi="Arial" w:cs="Arial"/>
                <w:sz w:val="20"/>
                <w:szCs w:val="20"/>
                <w:lang w:eastAsia="en-IE"/>
              </w:rPr>
            </w:pPr>
            <m:oMathPara>
              <m:oMathParaPr>
                <m:jc m:val="left"/>
              </m:oMathParaPr>
              <m:oMath>
                <m:sSub>
                  <m:sSubPr>
                    <m:ctrlPr>
                      <w:ins w:id="2303" w:author="Windows User" w:date="2016-04-13T16:56:00Z">
                        <w:rPr>
                          <w:rFonts w:ascii="Cambria Math" w:eastAsia="Times New Roman" w:hAnsi="Cambria Math" w:cs="Arial"/>
                          <w:i/>
                          <w:sz w:val="20"/>
                          <w:szCs w:val="20"/>
                          <w:lang w:eastAsia="en-IE"/>
                        </w:rPr>
                      </w:ins>
                    </m:ctrlPr>
                  </m:sSubPr>
                  <m:e>
                    <m:r>
                      <w:ins w:id="2304" w:author="Windows User" w:date="2016-04-13T16:56:00Z">
                        <w:rPr>
                          <w:rFonts w:ascii="Cambria Math" w:eastAsia="Times New Roman" w:hAnsi="Cambria Math" w:cs="Arial"/>
                          <w:sz w:val="20"/>
                          <w:szCs w:val="20"/>
                          <w:lang w:eastAsia="en-IE"/>
                        </w:rPr>
                        <m:t>β</m:t>
                      </w:ins>
                    </m:r>
                  </m:e>
                  <m:sub>
                    <m:r>
                      <w:ins w:id="2305" w:author="Windows User" w:date="2016-04-13T16:56:00Z">
                        <w:rPr>
                          <w:rFonts w:ascii="Cambria Math" w:eastAsia="Times New Roman" w:hAnsi="Cambria Math" w:cs="Arial"/>
                          <w:sz w:val="20"/>
                          <w:szCs w:val="20"/>
                          <w:lang w:eastAsia="en-IE"/>
                        </w:rPr>
                        <m:t>0,j</m:t>
                      </w:ins>
                    </m:r>
                  </m:sub>
                </m:sSub>
                <m:r>
                  <w:ins w:id="2306" w:author="Windows User" w:date="2016-04-13T16:56:00Z">
                    <w:rPr>
                      <w:rFonts w:ascii="Cambria Math" w:eastAsia="Times New Roman" w:hAnsi="Cambria Math" w:cs="Arial"/>
                      <w:sz w:val="20"/>
                      <w:szCs w:val="20"/>
                      <w:lang w:eastAsia="en-IE"/>
                    </w:rPr>
                    <m:t xml:space="preserve">+ </m:t>
                  </w:ins>
                </m:r>
                <m:sSub>
                  <m:sSubPr>
                    <m:ctrlPr>
                      <w:ins w:id="2307" w:author="Windows User" w:date="2016-04-13T16:56:00Z">
                        <w:rPr>
                          <w:rFonts w:ascii="Cambria Math" w:eastAsia="Times New Roman" w:hAnsi="Cambria Math" w:cs="Arial"/>
                          <w:i/>
                          <w:sz w:val="20"/>
                          <w:szCs w:val="20"/>
                          <w:lang w:eastAsia="en-IE"/>
                        </w:rPr>
                      </w:ins>
                    </m:ctrlPr>
                  </m:sSubPr>
                  <m:e>
                    <m:r>
                      <w:ins w:id="2308" w:author="Windows User" w:date="2016-04-13T16:56:00Z">
                        <w:rPr>
                          <w:rFonts w:ascii="Cambria Math" w:eastAsia="Times New Roman" w:hAnsi="Cambria Math" w:cs="Arial"/>
                          <w:sz w:val="20"/>
                          <w:szCs w:val="20"/>
                          <w:lang w:eastAsia="en-IE"/>
                        </w:rPr>
                        <m:t>δ</m:t>
                      </w:ins>
                    </m:r>
                  </m:e>
                  <m:sub>
                    <m:r>
                      <w:ins w:id="2309" w:author="Windows User" w:date="2016-04-13T16:56:00Z">
                        <w:rPr>
                          <w:rFonts w:ascii="Cambria Math" w:eastAsia="Times New Roman" w:hAnsi="Cambria Math" w:cs="Arial"/>
                          <w:sz w:val="20"/>
                          <w:szCs w:val="20"/>
                          <w:lang w:eastAsia="en-IE"/>
                        </w:rPr>
                        <m:t>1,j</m:t>
                      </w:ins>
                    </m:r>
                  </m:sub>
                </m:sSub>
                <m:r>
                  <w:ins w:id="2310" w:author="Windows User" w:date="2016-04-13T16:56:00Z">
                    <w:rPr>
                      <w:rFonts w:ascii="Cambria Math" w:eastAsia="Times New Roman" w:hAnsi="Cambria Math" w:cs="Arial"/>
                      <w:sz w:val="20"/>
                      <w:szCs w:val="20"/>
                      <w:lang w:eastAsia="en-IE"/>
                    </w:rPr>
                    <m:t xml:space="preserve">PI+ </m:t>
                  </w:ins>
                </m:r>
                <m:sSub>
                  <m:sSubPr>
                    <m:ctrlPr>
                      <w:ins w:id="2311" w:author="Windows User" w:date="2016-04-13T16:56:00Z">
                        <w:rPr>
                          <w:rFonts w:ascii="Cambria Math" w:eastAsia="Times New Roman" w:hAnsi="Cambria Math" w:cs="Arial"/>
                          <w:i/>
                          <w:sz w:val="20"/>
                          <w:szCs w:val="20"/>
                          <w:lang w:eastAsia="en-IE"/>
                        </w:rPr>
                      </w:ins>
                    </m:ctrlPr>
                  </m:sSubPr>
                  <m:e>
                    <m:r>
                      <w:ins w:id="2312" w:author="Windows User" w:date="2016-04-13T16:56:00Z">
                        <w:rPr>
                          <w:rFonts w:ascii="Cambria Math" w:eastAsia="Times New Roman" w:hAnsi="Cambria Math" w:cs="Arial"/>
                          <w:sz w:val="20"/>
                          <w:szCs w:val="20"/>
                          <w:lang w:eastAsia="en-IE"/>
                        </w:rPr>
                        <m:t>δ</m:t>
                      </w:ins>
                    </m:r>
                  </m:e>
                  <m:sub>
                    <m:r>
                      <w:ins w:id="2313" w:author="Windows User" w:date="2016-04-13T16:56:00Z">
                        <w:rPr>
                          <w:rFonts w:ascii="Cambria Math" w:eastAsia="Times New Roman" w:hAnsi="Cambria Math" w:cs="Arial"/>
                          <w:sz w:val="20"/>
                          <w:szCs w:val="20"/>
                          <w:lang w:eastAsia="en-IE"/>
                        </w:rPr>
                        <m:t>2,j</m:t>
                      </w:ins>
                    </m:r>
                  </m:sub>
                </m:sSub>
                <m:r>
                  <w:ins w:id="2314" w:author="Windows User" w:date="2016-04-13T16:56:00Z">
                    <w:rPr>
                      <w:rFonts w:ascii="Cambria Math" w:eastAsia="Times New Roman" w:hAnsi="Cambria Math" w:cs="Arial"/>
                      <w:sz w:val="20"/>
                      <w:szCs w:val="20"/>
                      <w:lang w:eastAsia="en-IE"/>
                    </w:rPr>
                    <m:t xml:space="preserve">SI+ </m:t>
                  </w:ins>
                </m:r>
                <m:sSub>
                  <m:sSubPr>
                    <m:ctrlPr>
                      <w:ins w:id="2315" w:author="Windows User" w:date="2016-04-13T16:56:00Z">
                        <w:rPr>
                          <w:rFonts w:ascii="Cambria Math" w:eastAsia="Times New Roman" w:hAnsi="Cambria Math" w:cs="Arial"/>
                          <w:i/>
                          <w:sz w:val="20"/>
                          <w:szCs w:val="20"/>
                          <w:lang w:eastAsia="en-IE"/>
                        </w:rPr>
                      </w:ins>
                    </m:ctrlPr>
                  </m:sSubPr>
                  <m:e>
                    <m:r>
                      <w:ins w:id="2316" w:author="Windows User" w:date="2016-04-13T16:56:00Z">
                        <w:rPr>
                          <w:rFonts w:ascii="Cambria Math" w:eastAsia="Times New Roman" w:hAnsi="Cambria Math" w:cs="Arial"/>
                          <w:sz w:val="20"/>
                          <w:szCs w:val="20"/>
                          <w:lang w:eastAsia="en-IE"/>
                        </w:rPr>
                        <m:t>δ</m:t>
                      </w:ins>
                    </m:r>
                  </m:e>
                  <m:sub>
                    <m:r>
                      <w:ins w:id="2317" w:author="Windows User" w:date="2016-04-13T16:56:00Z">
                        <w:rPr>
                          <w:rFonts w:ascii="Cambria Math" w:eastAsia="Times New Roman" w:hAnsi="Cambria Math" w:cs="Arial"/>
                          <w:sz w:val="20"/>
                          <w:szCs w:val="20"/>
                          <w:lang w:eastAsia="en-IE"/>
                        </w:rPr>
                        <m:t>3,j</m:t>
                      </w:ins>
                    </m:r>
                  </m:sub>
                </m:sSub>
                <m:r>
                  <w:ins w:id="2318" w:author="Windows User" w:date="2016-04-13T16:56:00Z">
                    <w:rPr>
                      <w:rFonts w:ascii="Cambria Math" w:eastAsia="Times New Roman" w:hAnsi="Cambria Math" w:cs="Arial"/>
                      <w:sz w:val="20"/>
                      <w:szCs w:val="20"/>
                      <w:lang w:eastAsia="en-IE"/>
                    </w:rPr>
                    <m:t>SO</m:t>
                  </w:ins>
                </m:r>
              </m:oMath>
            </m:oMathPara>
          </w:p>
        </w:tc>
        <w:tc>
          <w:tcPr>
            <w:tcW w:w="1701" w:type="dxa"/>
            <w:gridSpan w:val="2"/>
            <w:tcBorders>
              <w:top w:val="nil"/>
              <w:left w:val="nil"/>
              <w:bottom w:val="nil"/>
              <w:right w:val="nil"/>
            </w:tcBorders>
            <w:shd w:val="clear" w:color="auto" w:fill="auto"/>
            <w:noWrap/>
            <w:vAlign w:val="bottom"/>
            <w:hideMark/>
          </w:tcPr>
          <w:p w14:paraId="6C362321" w14:textId="77777777" w:rsidR="00DE72A5" w:rsidRPr="00DE72A5" w:rsidRDefault="00DE72A5" w:rsidP="00DE72A5">
            <w:pPr>
              <w:spacing w:after="0" w:line="240" w:lineRule="auto"/>
              <w:jc w:val="center"/>
              <w:rPr>
                <w:ins w:id="2319" w:author="Windows User" w:date="2016-04-13T16:56:00Z"/>
                <w:rFonts w:ascii="Arial" w:eastAsia="Times New Roman" w:hAnsi="Arial" w:cs="Arial"/>
                <w:sz w:val="20"/>
                <w:szCs w:val="20"/>
                <w:lang w:eastAsia="en-IE"/>
              </w:rPr>
            </w:pPr>
            <w:ins w:id="2320" w:author="Windows User" w:date="2016-04-13T16:56:00Z">
              <w:r w:rsidRPr="00DE72A5">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
          <w:p w14:paraId="73EE9DCC" w14:textId="77777777" w:rsidR="00DE72A5" w:rsidRPr="00DE72A5" w:rsidRDefault="00DE72A5" w:rsidP="00DE72A5">
            <w:pPr>
              <w:spacing w:after="0" w:line="240" w:lineRule="auto"/>
              <w:jc w:val="center"/>
              <w:rPr>
                <w:ins w:id="2321" w:author="Windows User" w:date="2016-04-13T16:56:00Z"/>
                <w:rFonts w:ascii="Arial" w:eastAsia="Times New Roman" w:hAnsi="Arial" w:cs="Arial"/>
                <w:sz w:val="20"/>
                <w:szCs w:val="20"/>
                <w:lang w:eastAsia="en-IE"/>
              </w:rPr>
            </w:pPr>
            <w:ins w:id="2322" w:author="Windows User" w:date="2016-04-13T16:56:00Z">
              <w:r w:rsidRPr="00DE72A5">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
          <w:p w14:paraId="2428A235" w14:textId="77777777" w:rsidR="00DE72A5" w:rsidRPr="00DE72A5" w:rsidRDefault="00DE72A5" w:rsidP="00DE72A5">
            <w:pPr>
              <w:spacing w:after="0" w:line="240" w:lineRule="auto"/>
              <w:jc w:val="center"/>
              <w:rPr>
                <w:ins w:id="2323" w:author="Windows User" w:date="2016-04-13T16:56:00Z"/>
                <w:rFonts w:ascii="Arial" w:eastAsia="Times New Roman" w:hAnsi="Arial" w:cs="Arial"/>
                <w:sz w:val="20"/>
                <w:szCs w:val="20"/>
                <w:lang w:eastAsia="en-IE"/>
              </w:rPr>
            </w:pPr>
            <w:ins w:id="2324" w:author="Windows User" w:date="2016-04-13T16:56:00Z">
              <w:r w:rsidRPr="00DE72A5">
                <w:rPr>
                  <w:rFonts w:ascii="Arial" w:eastAsia="Times New Roman" w:hAnsi="Arial" w:cs="Arial"/>
                  <w:sz w:val="20"/>
                  <w:szCs w:val="20"/>
                  <w:lang w:eastAsia="en-IE"/>
                </w:rPr>
                <w:t>4178.92</w:t>
              </w:r>
            </w:ins>
          </w:p>
        </w:tc>
      </w:tr>
      <w:tr w:rsidR="00DE72A5" w:rsidRPr="00DE72A5" w14:paraId="45EC5FEB" w14:textId="77777777" w:rsidTr="00DE72A5">
        <w:tblPrEx>
          <w:tblBorders>
            <w:top w:val="none" w:sz="0" w:space="0" w:color="auto"/>
            <w:bottom w:val="none" w:sz="0" w:space="0" w:color="auto"/>
          </w:tblBorders>
        </w:tblPrEx>
        <w:trPr>
          <w:gridAfter w:val="4"/>
          <w:wAfter w:w="4196" w:type="dxa"/>
          <w:trHeight w:val="255"/>
          <w:ins w:id="2325" w:author="Windows User" w:date="2016-04-13T16:56:00Z"/>
        </w:trPr>
        <w:tc>
          <w:tcPr>
            <w:tcW w:w="419" w:type="dxa"/>
            <w:tcBorders>
              <w:top w:val="nil"/>
              <w:left w:val="nil"/>
              <w:bottom w:val="nil"/>
              <w:right w:val="nil"/>
            </w:tcBorders>
            <w:vAlign w:val="bottom"/>
          </w:tcPr>
          <w:p w14:paraId="46617C7F" w14:textId="77777777" w:rsidR="00DE72A5" w:rsidRPr="00DE72A5" w:rsidRDefault="00DE72A5" w:rsidP="00DE72A5">
            <w:pPr>
              <w:spacing w:after="0" w:line="240" w:lineRule="auto"/>
              <w:rPr>
                <w:ins w:id="2326" w:author="Windows User" w:date="2016-04-13T16:56:00Z"/>
                <w:rFonts w:ascii="Calibri" w:eastAsia="Calibri" w:hAnsi="Calibri" w:cs="Times New Roman"/>
                <w:sz w:val="20"/>
                <w:szCs w:val="20"/>
                <w:lang w:eastAsia="en-IE"/>
              </w:rPr>
            </w:pPr>
            <w:ins w:id="2327" w:author="Windows User" w:date="2016-04-13T16:56:00Z">
              <w:r w:rsidRPr="00DE72A5">
                <w:rPr>
                  <w:rFonts w:ascii="Calibri" w:eastAsia="Calibri" w:hAnsi="Calibri" w:cs="Times New Roman"/>
                  <w:sz w:val="20"/>
                  <w:szCs w:val="20"/>
                  <w:lang w:eastAsia="en-IE"/>
                </w:rPr>
                <w:t>11</w:t>
              </w:r>
            </w:ins>
          </w:p>
        </w:tc>
        <w:tc>
          <w:tcPr>
            <w:tcW w:w="5279" w:type="dxa"/>
            <w:gridSpan w:val="4"/>
            <w:tcBorders>
              <w:top w:val="nil"/>
              <w:left w:val="nil"/>
              <w:bottom w:val="nil"/>
              <w:right w:val="nil"/>
            </w:tcBorders>
            <w:shd w:val="clear" w:color="auto" w:fill="auto"/>
            <w:noWrap/>
            <w:vAlign w:val="bottom"/>
            <w:hideMark/>
          </w:tcPr>
          <w:p w14:paraId="24F200B6" w14:textId="77777777" w:rsidR="00DE72A5" w:rsidRPr="00DE72A5" w:rsidRDefault="00807A25" w:rsidP="00DE72A5">
            <w:pPr>
              <w:spacing w:after="0" w:line="240" w:lineRule="auto"/>
              <w:rPr>
                <w:ins w:id="2328" w:author="Windows User" w:date="2016-04-13T16:56:00Z"/>
                <w:rFonts w:ascii="Arial" w:eastAsia="Times New Roman" w:hAnsi="Arial" w:cs="Arial"/>
                <w:sz w:val="20"/>
                <w:szCs w:val="20"/>
                <w:lang w:eastAsia="en-IE"/>
              </w:rPr>
            </w:pPr>
            <m:oMathPara>
              <m:oMathParaPr>
                <m:jc m:val="left"/>
              </m:oMathParaPr>
              <m:oMath>
                <m:sSub>
                  <m:sSubPr>
                    <m:ctrlPr>
                      <w:ins w:id="2329" w:author="Windows User" w:date="2016-04-13T16:56:00Z">
                        <w:rPr>
                          <w:rFonts w:ascii="Cambria Math" w:eastAsia="Times New Roman" w:hAnsi="Cambria Math" w:cs="Arial"/>
                          <w:i/>
                          <w:sz w:val="20"/>
                          <w:szCs w:val="20"/>
                          <w:lang w:eastAsia="en-IE"/>
                        </w:rPr>
                      </w:ins>
                    </m:ctrlPr>
                  </m:sSubPr>
                  <m:e>
                    <m:r>
                      <w:ins w:id="2330" w:author="Windows User" w:date="2016-04-13T16:56:00Z">
                        <w:rPr>
                          <w:rFonts w:ascii="Cambria Math" w:eastAsia="Times New Roman" w:hAnsi="Cambria Math" w:cs="Arial"/>
                          <w:sz w:val="20"/>
                          <w:szCs w:val="20"/>
                          <w:lang w:eastAsia="en-IE"/>
                        </w:rPr>
                        <m:t>β</m:t>
                      </w:ins>
                    </m:r>
                  </m:e>
                  <m:sub>
                    <m:r>
                      <w:ins w:id="2331" w:author="Windows User" w:date="2016-04-13T16:56:00Z">
                        <w:rPr>
                          <w:rFonts w:ascii="Cambria Math" w:eastAsia="Times New Roman" w:hAnsi="Cambria Math" w:cs="Arial"/>
                          <w:sz w:val="20"/>
                          <w:szCs w:val="20"/>
                          <w:lang w:eastAsia="en-IE"/>
                        </w:rPr>
                        <m:t>0,j</m:t>
                      </w:ins>
                    </m:r>
                  </m:sub>
                </m:sSub>
                <m:r>
                  <w:ins w:id="2332" w:author="Windows User" w:date="2016-04-13T16:56:00Z">
                    <w:rPr>
                      <w:rFonts w:ascii="Cambria Math" w:eastAsia="Times New Roman" w:hAnsi="Cambria Math" w:cs="Arial"/>
                      <w:sz w:val="20"/>
                      <w:szCs w:val="20"/>
                      <w:lang w:eastAsia="en-IE"/>
                    </w:rPr>
                    <m:t xml:space="preserve">+ </m:t>
                  </w:ins>
                </m:r>
                <m:sSub>
                  <m:sSubPr>
                    <m:ctrlPr>
                      <w:ins w:id="2333" w:author="Windows User" w:date="2016-04-13T16:56:00Z">
                        <w:rPr>
                          <w:rFonts w:ascii="Cambria Math" w:eastAsia="Times New Roman" w:hAnsi="Cambria Math" w:cs="Arial"/>
                          <w:i/>
                          <w:sz w:val="20"/>
                          <w:szCs w:val="20"/>
                          <w:lang w:eastAsia="en-IE"/>
                        </w:rPr>
                      </w:ins>
                    </m:ctrlPr>
                  </m:sSubPr>
                  <m:e>
                    <m:r>
                      <w:ins w:id="2334" w:author="Windows User" w:date="2016-04-13T16:56:00Z">
                        <w:rPr>
                          <w:rFonts w:ascii="Cambria Math" w:eastAsia="Times New Roman" w:hAnsi="Cambria Math" w:cs="Arial"/>
                          <w:sz w:val="20"/>
                          <w:szCs w:val="20"/>
                          <w:lang w:eastAsia="en-IE"/>
                        </w:rPr>
                        <m:t>γ</m:t>
                      </w:ins>
                    </m:r>
                  </m:e>
                  <m:sub>
                    <m:r>
                      <w:ins w:id="2335" w:author="Windows User" w:date="2016-04-13T16:56:00Z">
                        <w:rPr>
                          <w:rFonts w:ascii="Cambria Math" w:eastAsia="Times New Roman" w:hAnsi="Cambria Math" w:cs="Arial"/>
                          <w:sz w:val="20"/>
                          <w:szCs w:val="20"/>
                          <w:lang w:eastAsia="en-IE"/>
                        </w:rPr>
                        <m:t>j</m:t>
                      </w:ins>
                    </m:r>
                  </m:sub>
                </m:sSub>
                <m:r>
                  <w:ins w:id="2336"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73120128" w14:textId="77777777" w:rsidR="00DE72A5" w:rsidRPr="00DE72A5" w:rsidRDefault="00DE72A5" w:rsidP="00DE72A5">
            <w:pPr>
              <w:spacing w:after="0" w:line="240" w:lineRule="auto"/>
              <w:jc w:val="center"/>
              <w:rPr>
                <w:ins w:id="2337" w:author="Windows User" w:date="2016-04-13T16:56:00Z"/>
                <w:rFonts w:ascii="Arial" w:eastAsia="Times New Roman" w:hAnsi="Arial" w:cs="Arial"/>
                <w:sz w:val="20"/>
                <w:szCs w:val="20"/>
                <w:lang w:eastAsia="en-IE"/>
              </w:rPr>
            </w:pPr>
            <w:ins w:id="2338" w:author="Windows User" w:date="2016-04-13T16:56:00Z">
              <w:r w:rsidRPr="00DE72A5">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
          <w:p w14:paraId="14C360D5" w14:textId="77777777" w:rsidR="00DE72A5" w:rsidRPr="00DE72A5" w:rsidRDefault="00DE72A5" w:rsidP="00DE72A5">
            <w:pPr>
              <w:spacing w:after="0" w:line="240" w:lineRule="auto"/>
              <w:jc w:val="center"/>
              <w:rPr>
                <w:ins w:id="2339" w:author="Windows User" w:date="2016-04-13T16:56:00Z"/>
                <w:rFonts w:ascii="Arial" w:eastAsia="Times New Roman" w:hAnsi="Arial" w:cs="Arial"/>
                <w:sz w:val="20"/>
                <w:szCs w:val="20"/>
                <w:lang w:eastAsia="en-IE"/>
              </w:rPr>
            </w:pPr>
            <w:ins w:id="2340" w:author="Windows User" w:date="2016-04-13T16:56:00Z">
              <w:r w:rsidRPr="00DE72A5">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
          <w:p w14:paraId="26668440" w14:textId="77777777" w:rsidR="00DE72A5" w:rsidRPr="00DE72A5" w:rsidRDefault="00DE72A5" w:rsidP="00DE72A5">
            <w:pPr>
              <w:spacing w:after="0" w:line="240" w:lineRule="auto"/>
              <w:jc w:val="center"/>
              <w:rPr>
                <w:ins w:id="2341" w:author="Windows User" w:date="2016-04-13T16:56:00Z"/>
                <w:rFonts w:ascii="Arial" w:eastAsia="Times New Roman" w:hAnsi="Arial" w:cs="Arial"/>
                <w:sz w:val="20"/>
                <w:szCs w:val="20"/>
                <w:lang w:eastAsia="en-IE"/>
              </w:rPr>
            </w:pPr>
            <w:ins w:id="2342" w:author="Windows User" w:date="2016-04-13T16:56:00Z">
              <w:r w:rsidRPr="00DE72A5">
                <w:rPr>
                  <w:rFonts w:ascii="Arial" w:eastAsia="Times New Roman" w:hAnsi="Arial" w:cs="Arial"/>
                  <w:sz w:val="20"/>
                  <w:szCs w:val="20"/>
                  <w:lang w:eastAsia="en-IE"/>
                </w:rPr>
                <w:t>4170.66</w:t>
              </w:r>
            </w:ins>
          </w:p>
        </w:tc>
      </w:tr>
      <w:tr w:rsidR="00DE72A5" w:rsidRPr="00DE72A5" w14:paraId="3E66CCD6" w14:textId="77777777" w:rsidTr="00DE72A5">
        <w:tblPrEx>
          <w:tblBorders>
            <w:top w:val="none" w:sz="0" w:space="0" w:color="auto"/>
            <w:bottom w:val="none" w:sz="0" w:space="0" w:color="auto"/>
          </w:tblBorders>
        </w:tblPrEx>
        <w:trPr>
          <w:gridAfter w:val="4"/>
          <w:wAfter w:w="4196" w:type="dxa"/>
          <w:trHeight w:val="255"/>
          <w:ins w:id="2343" w:author="Windows User" w:date="2016-04-13T16:56:00Z"/>
        </w:trPr>
        <w:tc>
          <w:tcPr>
            <w:tcW w:w="419" w:type="dxa"/>
            <w:tcBorders>
              <w:top w:val="nil"/>
              <w:left w:val="nil"/>
              <w:bottom w:val="nil"/>
              <w:right w:val="nil"/>
            </w:tcBorders>
            <w:vAlign w:val="bottom"/>
          </w:tcPr>
          <w:p w14:paraId="18289DF4" w14:textId="77777777" w:rsidR="00DE72A5" w:rsidRPr="00DE72A5" w:rsidRDefault="00DE72A5" w:rsidP="00DE72A5">
            <w:pPr>
              <w:spacing w:after="0" w:line="240" w:lineRule="auto"/>
              <w:rPr>
                <w:ins w:id="2344" w:author="Windows User" w:date="2016-04-13T16:56:00Z"/>
                <w:rFonts w:ascii="Calibri" w:eastAsia="Calibri" w:hAnsi="Calibri" w:cs="Times New Roman"/>
                <w:sz w:val="20"/>
                <w:szCs w:val="20"/>
                <w:lang w:eastAsia="en-IE"/>
              </w:rPr>
            </w:pPr>
            <w:ins w:id="2345" w:author="Windows User" w:date="2016-04-13T16:56:00Z">
              <w:r w:rsidRPr="00DE72A5">
                <w:rPr>
                  <w:rFonts w:ascii="Calibri" w:eastAsia="Calibri" w:hAnsi="Calibri" w:cs="Times New Roman"/>
                  <w:sz w:val="20"/>
                  <w:szCs w:val="20"/>
                  <w:lang w:eastAsia="en-IE"/>
                </w:rPr>
                <w:t>12</w:t>
              </w:r>
            </w:ins>
          </w:p>
        </w:tc>
        <w:tc>
          <w:tcPr>
            <w:tcW w:w="5279" w:type="dxa"/>
            <w:gridSpan w:val="4"/>
            <w:tcBorders>
              <w:top w:val="nil"/>
              <w:left w:val="nil"/>
              <w:bottom w:val="nil"/>
              <w:right w:val="nil"/>
            </w:tcBorders>
            <w:shd w:val="clear" w:color="auto" w:fill="auto"/>
            <w:noWrap/>
            <w:vAlign w:val="bottom"/>
            <w:hideMark/>
          </w:tcPr>
          <w:p w14:paraId="69405C79" w14:textId="77777777" w:rsidR="00DE72A5" w:rsidRPr="00DE72A5" w:rsidRDefault="00807A25" w:rsidP="00DE72A5">
            <w:pPr>
              <w:spacing w:after="0" w:line="240" w:lineRule="auto"/>
              <w:rPr>
                <w:ins w:id="2346" w:author="Windows User" w:date="2016-04-13T16:56:00Z"/>
                <w:rFonts w:ascii="Arial" w:eastAsia="Times New Roman" w:hAnsi="Arial" w:cs="Arial"/>
                <w:sz w:val="20"/>
                <w:szCs w:val="20"/>
                <w:lang w:eastAsia="en-IE"/>
              </w:rPr>
            </w:pPr>
            <m:oMathPara>
              <m:oMathParaPr>
                <m:jc m:val="left"/>
              </m:oMathParaPr>
              <m:oMath>
                <m:sSub>
                  <m:sSubPr>
                    <m:ctrlPr>
                      <w:ins w:id="2347" w:author="Windows User" w:date="2016-04-13T16:56:00Z">
                        <w:rPr>
                          <w:rFonts w:ascii="Cambria Math" w:eastAsia="Times New Roman" w:hAnsi="Cambria Math" w:cs="Arial"/>
                          <w:i/>
                          <w:sz w:val="20"/>
                          <w:szCs w:val="20"/>
                          <w:lang w:eastAsia="en-IE"/>
                        </w:rPr>
                      </w:ins>
                    </m:ctrlPr>
                  </m:sSubPr>
                  <m:e>
                    <m:r>
                      <w:ins w:id="2348" w:author="Windows User" w:date="2016-04-13T16:56:00Z">
                        <w:rPr>
                          <w:rFonts w:ascii="Cambria Math" w:eastAsia="Times New Roman" w:hAnsi="Cambria Math" w:cs="Arial"/>
                          <w:sz w:val="20"/>
                          <w:szCs w:val="20"/>
                          <w:lang w:eastAsia="en-IE"/>
                        </w:rPr>
                        <m:t>β</m:t>
                      </w:ins>
                    </m:r>
                  </m:e>
                  <m:sub>
                    <m:r>
                      <w:ins w:id="2349" w:author="Windows User" w:date="2016-04-13T16:56:00Z">
                        <w:rPr>
                          <w:rFonts w:ascii="Cambria Math" w:eastAsia="Times New Roman" w:hAnsi="Cambria Math" w:cs="Arial"/>
                          <w:sz w:val="20"/>
                          <w:szCs w:val="20"/>
                          <w:lang w:eastAsia="en-IE"/>
                        </w:rPr>
                        <m:t>0,j</m:t>
                      </w:ins>
                    </m:r>
                  </m:sub>
                </m:sSub>
                <m:r>
                  <w:ins w:id="2350" w:author="Windows User" w:date="2016-04-13T16:56:00Z">
                    <w:rPr>
                      <w:rFonts w:ascii="Cambria Math" w:eastAsia="Times New Roman" w:hAnsi="Cambria Math" w:cs="Arial"/>
                      <w:sz w:val="20"/>
                      <w:szCs w:val="20"/>
                      <w:lang w:eastAsia="en-IE"/>
                    </w:rPr>
                    <m:t xml:space="preserve">+ </m:t>
                  </w:ins>
                </m:r>
                <m:sSub>
                  <m:sSubPr>
                    <m:ctrlPr>
                      <w:ins w:id="2351" w:author="Windows User" w:date="2016-04-13T16:56:00Z">
                        <w:rPr>
                          <w:rFonts w:ascii="Cambria Math" w:eastAsia="Times New Roman" w:hAnsi="Cambria Math" w:cs="Arial"/>
                          <w:i/>
                          <w:sz w:val="20"/>
                          <w:szCs w:val="20"/>
                          <w:lang w:eastAsia="en-IE"/>
                        </w:rPr>
                      </w:ins>
                    </m:ctrlPr>
                  </m:sSubPr>
                  <m:e>
                    <m:r>
                      <w:ins w:id="2352" w:author="Windows User" w:date="2016-04-13T16:56:00Z">
                        <w:rPr>
                          <w:rFonts w:ascii="Cambria Math" w:eastAsia="Times New Roman" w:hAnsi="Cambria Math" w:cs="Arial"/>
                          <w:sz w:val="20"/>
                          <w:szCs w:val="20"/>
                          <w:lang w:eastAsia="en-IE"/>
                        </w:rPr>
                        <m:t>β</m:t>
                      </w:ins>
                    </m:r>
                  </m:e>
                  <m:sub>
                    <m:r>
                      <w:ins w:id="2353" w:author="Windows User" w:date="2016-04-13T16:56:00Z">
                        <w:rPr>
                          <w:rFonts w:ascii="Cambria Math" w:eastAsia="Times New Roman" w:hAnsi="Cambria Math" w:cs="Arial"/>
                          <w:sz w:val="20"/>
                          <w:szCs w:val="20"/>
                          <w:lang w:eastAsia="en-IE"/>
                        </w:rPr>
                        <m:t>1,j</m:t>
                      </w:ins>
                    </m:r>
                  </m:sub>
                </m:sSub>
                <m:r>
                  <w:ins w:id="2354" w:author="Windows User" w:date="2016-04-13T16:56:00Z">
                    <w:rPr>
                      <w:rFonts w:ascii="Cambria Math" w:eastAsia="Times New Roman" w:hAnsi="Cambria Math" w:cs="Arial"/>
                      <w:sz w:val="20"/>
                      <w:szCs w:val="20"/>
                      <w:lang w:eastAsia="en-IE"/>
                    </w:rPr>
                    <m:t xml:space="preserve">CL+ </m:t>
                  </w:ins>
                </m:r>
                <m:sSub>
                  <m:sSubPr>
                    <m:ctrlPr>
                      <w:ins w:id="2355" w:author="Windows User" w:date="2016-04-13T16:56:00Z">
                        <w:rPr>
                          <w:rFonts w:ascii="Cambria Math" w:eastAsia="Times New Roman" w:hAnsi="Cambria Math" w:cs="Arial"/>
                          <w:i/>
                          <w:sz w:val="20"/>
                          <w:szCs w:val="20"/>
                          <w:lang w:eastAsia="en-IE"/>
                        </w:rPr>
                      </w:ins>
                    </m:ctrlPr>
                  </m:sSubPr>
                  <m:e>
                    <m:r>
                      <w:ins w:id="2356" w:author="Windows User" w:date="2016-04-13T16:56:00Z">
                        <w:rPr>
                          <w:rFonts w:ascii="Cambria Math" w:eastAsia="Times New Roman" w:hAnsi="Cambria Math" w:cs="Arial"/>
                          <w:sz w:val="20"/>
                          <w:szCs w:val="20"/>
                          <w:lang w:eastAsia="en-IE"/>
                        </w:rPr>
                        <m:t>δ</m:t>
                      </w:ins>
                    </m:r>
                  </m:e>
                  <m:sub>
                    <m:r>
                      <w:ins w:id="2357" w:author="Windows User" w:date="2016-04-13T16:56:00Z">
                        <w:rPr>
                          <w:rFonts w:ascii="Cambria Math" w:eastAsia="Times New Roman" w:hAnsi="Cambria Math" w:cs="Arial"/>
                          <w:sz w:val="20"/>
                          <w:szCs w:val="20"/>
                          <w:lang w:eastAsia="en-IE"/>
                        </w:rPr>
                        <m:t>1,j</m:t>
                      </w:ins>
                    </m:r>
                  </m:sub>
                </m:sSub>
                <m:r>
                  <w:ins w:id="2358" w:author="Windows User" w:date="2016-04-13T16:56:00Z">
                    <w:rPr>
                      <w:rFonts w:ascii="Cambria Math" w:eastAsia="Times New Roman" w:hAnsi="Cambria Math" w:cs="Arial"/>
                      <w:sz w:val="20"/>
                      <w:szCs w:val="20"/>
                      <w:lang w:eastAsia="en-IE"/>
                    </w:rPr>
                    <m:t xml:space="preserve">PI+ </m:t>
                  </w:ins>
                </m:r>
                <m:sSub>
                  <m:sSubPr>
                    <m:ctrlPr>
                      <w:ins w:id="2359" w:author="Windows User" w:date="2016-04-13T16:56:00Z">
                        <w:rPr>
                          <w:rFonts w:ascii="Cambria Math" w:eastAsia="Times New Roman" w:hAnsi="Cambria Math" w:cs="Arial"/>
                          <w:i/>
                          <w:sz w:val="20"/>
                          <w:szCs w:val="20"/>
                          <w:lang w:eastAsia="en-IE"/>
                        </w:rPr>
                      </w:ins>
                    </m:ctrlPr>
                  </m:sSubPr>
                  <m:e>
                    <m:r>
                      <w:ins w:id="2360" w:author="Windows User" w:date="2016-04-13T16:56:00Z">
                        <w:rPr>
                          <w:rFonts w:ascii="Cambria Math" w:eastAsia="Times New Roman" w:hAnsi="Cambria Math" w:cs="Arial"/>
                          <w:sz w:val="20"/>
                          <w:szCs w:val="20"/>
                          <w:lang w:eastAsia="en-IE"/>
                        </w:rPr>
                        <m:t>δ</m:t>
                      </w:ins>
                    </m:r>
                  </m:e>
                  <m:sub>
                    <m:r>
                      <w:ins w:id="2361" w:author="Windows User" w:date="2016-04-13T16:56:00Z">
                        <w:rPr>
                          <w:rFonts w:ascii="Cambria Math" w:eastAsia="Times New Roman" w:hAnsi="Cambria Math" w:cs="Arial"/>
                          <w:sz w:val="20"/>
                          <w:szCs w:val="20"/>
                          <w:lang w:eastAsia="en-IE"/>
                        </w:rPr>
                        <m:t>2,j</m:t>
                      </w:ins>
                    </m:r>
                  </m:sub>
                </m:sSub>
                <m:r>
                  <w:ins w:id="2362" w:author="Windows User" w:date="2016-04-13T16:56:00Z">
                    <w:rPr>
                      <w:rFonts w:ascii="Cambria Math" w:eastAsia="Times New Roman" w:hAnsi="Cambria Math" w:cs="Arial"/>
                      <w:sz w:val="20"/>
                      <w:szCs w:val="20"/>
                      <w:lang w:eastAsia="en-IE"/>
                    </w:rPr>
                    <m:t xml:space="preserve">SI+ </m:t>
                  </w:ins>
                </m:r>
                <m:sSub>
                  <m:sSubPr>
                    <m:ctrlPr>
                      <w:ins w:id="2363" w:author="Windows User" w:date="2016-04-13T16:56:00Z">
                        <w:rPr>
                          <w:rFonts w:ascii="Cambria Math" w:eastAsia="Times New Roman" w:hAnsi="Cambria Math" w:cs="Arial"/>
                          <w:i/>
                          <w:sz w:val="20"/>
                          <w:szCs w:val="20"/>
                          <w:lang w:eastAsia="en-IE"/>
                        </w:rPr>
                      </w:ins>
                    </m:ctrlPr>
                  </m:sSubPr>
                  <m:e>
                    <m:r>
                      <w:ins w:id="2364" w:author="Windows User" w:date="2016-04-13T16:56:00Z">
                        <w:rPr>
                          <w:rFonts w:ascii="Cambria Math" w:eastAsia="Times New Roman" w:hAnsi="Cambria Math" w:cs="Arial"/>
                          <w:sz w:val="20"/>
                          <w:szCs w:val="20"/>
                          <w:lang w:eastAsia="en-IE"/>
                        </w:rPr>
                        <m:t>δ</m:t>
                      </w:ins>
                    </m:r>
                  </m:e>
                  <m:sub>
                    <m:r>
                      <w:ins w:id="2365" w:author="Windows User" w:date="2016-04-13T16:56:00Z">
                        <w:rPr>
                          <w:rFonts w:ascii="Cambria Math" w:eastAsia="Times New Roman" w:hAnsi="Cambria Math" w:cs="Arial"/>
                          <w:sz w:val="20"/>
                          <w:szCs w:val="20"/>
                          <w:lang w:eastAsia="en-IE"/>
                        </w:rPr>
                        <m:t>3,j</m:t>
                      </w:ins>
                    </m:r>
                  </m:sub>
                </m:sSub>
                <m:r>
                  <w:ins w:id="2366" w:author="Windows User" w:date="2016-04-13T16:56:00Z">
                    <w:rPr>
                      <w:rFonts w:ascii="Cambria Math" w:eastAsia="Times New Roman" w:hAnsi="Cambria Math" w:cs="Arial"/>
                      <w:sz w:val="20"/>
                      <w:szCs w:val="20"/>
                      <w:lang w:eastAsia="en-IE"/>
                    </w:rPr>
                    <m:t>SO</m:t>
                  </w:ins>
                </m:r>
              </m:oMath>
            </m:oMathPara>
          </w:p>
        </w:tc>
        <w:tc>
          <w:tcPr>
            <w:tcW w:w="1701" w:type="dxa"/>
            <w:gridSpan w:val="2"/>
            <w:tcBorders>
              <w:top w:val="nil"/>
              <w:left w:val="nil"/>
              <w:bottom w:val="nil"/>
              <w:right w:val="nil"/>
            </w:tcBorders>
            <w:shd w:val="clear" w:color="auto" w:fill="auto"/>
            <w:noWrap/>
            <w:vAlign w:val="bottom"/>
            <w:hideMark/>
          </w:tcPr>
          <w:p w14:paraId="65288F0E" w14:textId="77777777" w:rsidR="00DE72A5" w:rsidRPr="00DE72A5" w:rsidRDefault="00DE72A5" w:rsidP="00DE72A5">
            <w:pPr>
              <w:spacing w:after="0" w:line="240" w:lineRule="auto"/>
              <w:jc w:val="center"/>
              <w:rPr>
                <w:ins w:id="2367" w:author="Windows User" w:date="2016-04-13T16:56:00Z"/>
                <w:rFonts w:ascii="Arial" w:eastAsia="Times New Roman" w:hAnsi="Arial" w:cs="Arial"/>
                <w:sz w:val="20"/>
                <w:szCs w:val="20"/>
                <w:lang w:eastAsia="en-IE"/>
              </w:rPr>
            </w:pPr>
            <w:ins w:id="2368" w:author="Windows User" w:date="2016-04-13T16:56:00Z">
              <w:r w:rsidRPr="00DE72A5">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
          <w:p w14:paraId="60050B03" w14:textId="77777777" w:rsidR="00DE72A5" w:rsidRPr="00DE72A5" w:rsidRDefault="00DE72A5" w:rsidP="00DE72A5">
            <w:pPr>
              <w:spacing w:after="0" w:line="240" w:lineRule="auto"/>
              <w:jc w:val="center"/>
              <w:rPr>
                <w:ins w:id="2369" w:author="Windows User" w:date="2016-04-13T16:56:00Z"/>
                <w:rFonts w:ascii="Arial" w:eastAsia="Times New Roman" w:hAnsi="Arial" w:cs="Arial"/>
                <w:sz w:val="20"/>
                <w:szCs w:val="20"/>
                <w:lang w:eastAsia="en-IE"/>
              </w:rPr>
            </w:pPr>
            <w:ins w:id="2370" w:author="Windows User" w:date="2016-04-13T16:56:00Z">
              <w:r w:rsidRPr="00DE72A5">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
          <w:p w14:paraId="3C8466C1" w14:textId="77777777" w:rsidR="00DE72A5" w:rsidRPr="00DE72A5" w:rsidRDefault="00DE72A5" w:rsidP="00DE72A5">
            <w:pPr>
              <w:spacing w:after="0" w:line="240" w:lineRule="auto"/>
              <w:jc w:val="center"/>
              <w:rPr>
                <w:ins w:id="2371" w:author="Windows User" w:date="2016-04-13T16:56:00Z"/>
                <w:rFonts w:ascii="Arial" w:eastAsia="Times New Roman" w:hAnsi="Arial" w:cs="Arial"/>
                <w:sz w:val="20"/>
                <w:szCs w:val="20"/>
                <w:lang w:eastAsia="en-IE"/>
              </w:rPr>
            </w:pPr>
            <w:ins w:id="2372" w:author="Windows User" w:date="2016-04-13T16:56:00Z">
              <w:r w:rsidRPr="00DE72A5">
                <w:rPr>
                  <w:rFonts w:ascii="Arial" w:eastAsia="Times New Roman" w:hAnsi="Arial" w:cs="Arial"/>
                  <w:sz w:val="20"/>
                  <w:szCs w:val="20"/>
                  <w:lang w:eastAsia="en-IE"/>
                </w:rPr>
                <w:t>4140.74</w:t>
              </w:r>
            </w:ins>
          </w:p>
        </w:tc>
      </w:tr>
      <w:tr w:rsidR="00DE72A5" w:rsidRPr="00DE72A5" w14:paraId="3124AC67" w14:textId="77777777" w:rsidTr="00DE72A5">
        <w:tblPrEx>
          <w:tblBorders>
            <w:top w:val="none" w:sz="0" w:space="0" w:color="auto"/>
            <w:bottom w:val="none" w:sz="0" w:space="0" w:color="auto"/>
          </w:tblBorders>
        </w:tblPrEx>
        <w:trPr>
          <w:gridAfter w:val="4"/>
          <w:wAfter w:w="4196" w:type="dxa"/>
          <w:trHeight w:val="255"/>
          <w:ins w:id="2373" w:author="Windows User" w:date="2016-04-13T16:56:00Z"/>
        </w:trPr>
        <w:tc>
          <w:tcPr>
            <w:tcW w:w="419" w:type="dxa"/>
            <w:tcBorders>
              <w:top w:val="nil"/>
              <w:left w:val="nil"/>
              <w:bottom w:val="nil"/>
              <w:right w:val="nil"/>
            </w:tcBorders>
            <w:vAlign w:val="bottom"/>
          </w:tcPr>
          <w:p w14:paraId="08CCF59A" w14:textId="77777777" w:rsidR="00DE72A5" w:rsidRPr="00DE72A5" w:rsidRDefault="00DE72A5" w:rsidP="00DE72A5">
            <w:pPr>
              <w:spacing w:after="0" w:line="240" w:lineRule="auto"/>
              <w:rPr>
                <w:ins w:id="2374" w:author="Windows User" w:date="2016-04-13T16:56:00Z"/>
                <w:rFonts w:ascii="Calibri" w:eastAsia="Calibri" w:hAnsi="Calibri" w:cs="Times New Roman"/>
                <w:sz w:val="20"/>
                <w:szCs w:val="20"/>
                <w:lang w:eastAsia="en-IE"/>
              </w:rPr>
            </w:pPr>
            <w:ins w:id="2375" w:author="Windows User" w:date="2016-04-13T16:56:00Z">
              <w:r w:rsidRPr="00DE72A5">
                <w:rPr>
                  <w:rFonts w:ascii="Calibri" w:eastAsia="Calibri" w:hAnsi="Calibri" w:cs="Times New Roman"/>
                  <w:sz w:val="20"/>
                  <w:szCs w:val="20"/>
                  <w:lang w:eastAsia="en-IE"/>
                </w:rPr>
                <w:t>13</w:t>
              </w:r>
            </w:ins>
          </w:p>
        </w:tc>
        <w:tc>
          <w:tcPr>
            <w:tcW w:w="5279" w:type="dxa"/>
            <w:gridSpan w:val="4"/>
            <w:tcBorders>
              <w:top w:val="nil"/>
              <w:left w:val="nil"/>
              <w:bottom w:val="nil"/>
              <w:right w:val="nil"/>
            </w:tcBorders>
            <w:shd w:val="clear" w:color="auto" w:fill="auto"/>
            <w:noWrap/>
            <w:vAlign w:val="bottom"/>
            <w:hideMark/>
          </w:tcPr>
          <w:p w14:paraId="39F6CFD7" w14:textId="77777777" w:rsidR="00DE72A5" w:rsidRPr="00DE72A5" w:rsidRDefault="00807A25" w:rsidP="00DE72A5">
            <w:pPr>
              <w:spacing w:after="0" w:line="240" w:lineRule="auto"/>
              <w:rPr>
                <w:ins w:id="2376" w:author="Windows User" w:date="2016-04-13T16:56:00Z"/>
                <w:rFonts w:ascii="Arial" w:eastAsia="Times New Roman" w:hAnsi="Arial" w:cs="Arial"/>
                <w:sz w:val="20"/>
                <w:szCs w:val="20"/>
                <w:lang w:eastAsia="en-IE"/>
              </w:rPr>
            </w:pPr>
            <m:oMathPara>
              <m:oMathParaPr>
                <m:jc m:val="left"/>
              </m:oMathParaPr>
              <m:oMath>
                <m:sSub>
                  <m:sSubPr>
                    <m:ctrlPr>
                      <w:ins w:id="2377" w:author="Windows User" w:date="2016-04-13T16:56:00Z">
                        <w:rPr>
                          <w:rFonts w:ascii="Cambria Math" w:eastAsia="Times New Roman" w:hAnsi="Cambria Math" w:cs="Arial"/>
                          <w:i/>
                          <w:sz w:val="20"/>
                          <w:szCs w:val="20"/>
                          <w:lang w:eastAsia="en-IE"/>
                        </w:rPr>
                      </w:ins>
                    </m:ctrlPr>
                  </m:sSubPr>
                  <m:e>
                    <m:r>
                      <w:ins w:id="2378" w:author="Windows User" w:date="2016-04-13T16:56:00Z">
                        <w:rPr>
                          <w:rFonts w:ascii="Cambria Math" w:eastAsia="Times New Roman" w:hAnsi="Cambria Math" w:cs="Arial"/>
                          <w:sz w:val="20"/>
                          <w:szCs w:val="20"/>
                          <w:lang w:eastAsia="en-IE"/>
                        </w:rPr>
                        <m:t>β</m:t>
                      </w:ins>
                    </m:r>
                  </m:e>
                  <m:sub>
                    <m:r>
                      <w:ins w:id="2379" w:author="Windows User" w:date="2016-04-13T16:56:00Z">
                        <w:rPr>
                          <w:rFonts w:ascii="Cambria Math" w:eastAsia="Times New Roman" w:hAnsi="Cambria Math" w:cs="Arial"/>
                          <w:sz w:val="20"/>
                          <w:szCs w:val="20"/>
                          <w:lang w:eastAsia="en-IE"/>
                        </w:rPr>
                        <m:t>0,j</m:t>
                      </w:ins>
                    </m:r>
                  </m:sub>
                </m:sSub>
                <m:r>
                  <w:ins w:id="2380" w:author="Windows User" w:date="2016-04-13T16:56:00Z">
                    <w:rPr>
                      <w:rFonts w:ascii="Cambria Math" w:eastAsia="Times New Roman" w:hAnsi="Cambria Math" w:cs="Arial"/>
                      <w:sz w:val="20"/>
                      <w:szCs w:val="20"/>
                      <w:lang w:eastAsia="en-IE"/>
                    </w:rPr>
                    <m:t xml:space="preserve">+ </m:t>
                  </w:ins>
                </m:r>
                <m:sSub>
                  <m:sSubPr>
                    <m:ctrlPr>
                      <w:ins w:id="2381" w:author="Windows User" w:date="2016-04-13T16:56:00Z">
                        <w:rPr>
                          <w:rFonts w:ascii="Cambria Math" w:eastAsia="Times New Roman" w:hAnsi="Cambria Math" w:cs="Arial"/>
                          <w:i/>
                          <w:sz w:val="20"/>
                          <w:szCs w:val="20"/>
                          <w:lang w:eastAsia="en-IE"/>
                        </w:rPr>
                      </w:ins>
                    </m:ctrlPr>
                  </m:sSubPr>
                  <m:e>
                    <m:r>
                      <w:ins w:id="2382" w:author="Windows User" w:date="2016-04-13T16:56:00Z">
                        <w:rPr>
                          <w:rFonts w:ascii="Cambria Math" w:eastAsia="Times New Roman" w:hAnsi="Cambria Math" w:cs="Arial"/>
                          <w:sz w:val="20"/>
                          <w:szCs w:val="20"/>
                          <w:lang w:eastAsia="en-IE"/>
                        </w:rPr>
                        <m:t>β</m:t>
                      </w:ins>
                    </m:r>
                  </m:e>
                  <m:sub>
                    <m:r>
                      <w:ins w:id="2383" w:author="Windows User" w:date="2016-04-13T16:56:00Z">
                        <w:rPr>
                          <w:rFonts w:ascii="Cambria Math" w:eastAsia="Times New Roman" w:hAnsi="Cambria Math" w:cs="Arial"/>
                          <w:sz w:val="20"/>
                          <w:szCs w:val="20"/>
                          <w:lang w:eastAsia="en-IE"/>
                        </w:rPr>
                        <m:t>1,j</m:t>
                      </w:ins>
                    </m:r>
                  </m:sub>
                </m:sSub>
                <m:r>
                  <w:ins w:id="2384" w:author="Windows User" w:date="2016-04-13T16:56:00Z">
                    <w:rPr>
                      <w:rFonts w:ascii="Cambria Math" w:eastAsia="Times New Roman" w:hAnsi="Cambria Math" w:cs="Arial"/>
                      <w:sz w:val="20"/>
                      <w:szCs w:val="20"/>
                      <w:lang w:eastAsia="en-IE"/>
                    </w:rPr>
                    <m:t xml:space="preserve">CL+ </m:t>
                  </w:ins>
                </m:r>
                <m:sSub>
                  <m:sSubPr>
                    <m:ctrlPr>
                      <w:ins w:id="2385" w:author="Windows User" w:date="2016-04-13T16:56:00Z">
                        <w:rPr>
                          <w:rFonts w:ascii="Cambria Math" w:eastAsia="Times New Roman" w:hAnsi="Cambria Math" w:cs="Arial"/>
                          <w:i/>
                          <w:sz w:val="20"/>
                          <w:szCs w:val="20"/>
                          <w:lang w:eastAsia="en-IE"/>
                        </w:rPr>
                      </w:ins>
                    </m:ctrlPr>
                  </m:sSubPr>
                  <m:e>
                    <m:r>
                      <w:ins w:id="2386" w:author="Windows User" w:date="2016-04-13T16:56:00Z">
                        <w:rPr>
                          <w:rFonts w:ascii="Cambria Math" w:eastAsia="Times New Roman" w:hAnsi="Cambria Math" w:cs="Arial"/>
                          <w:sz w:val="20"/>
                          <w:szCs w:val="20"/>
                          <w:lang w:eastAsia="en-IE"/>
                        </w:rPr>
                        <m:t>γ</m:t>
                      </w:ins>
                    </m:r>
                  </m:e>
                  <m:sub>
                    <m:r>
                      <w:ins w:id="2387" w:author="Windows User" w:date="2016-04-13T16:56:00Z">
                        <w:rPr>
                          <w:rFonts w:ascii="Cambria Math" w:eastAsia="Times New Roman" w:hAnsi="Cambria Math" w:cs="Arial"/>
                          <w:sz w:val="20"/>
                          <w:szCs w:val="20"/>
                          <w:lang w:eastAsia="en-IE"/>
                        </w:rPr>
                        <m:t>j</m:t>
                      </w:ins>
                    </m:r>
                  </m:sub>
                </m:sSub>
                <m:r>
                  <w:ins w:id="2388"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4C903C1A" w14:textId="77777777" w:rsidR="00DE72A5" w:rsidRPr="00DE72A5" w:rsidRDefault="00DE72A5" w:rsidP="00DE72A5">
            <w:pPr>
              <w:spacing w:after="0" w:line="240" w:lineRule="auto"/>
              <w:jc w:val="center"/>
              <w:rPr>
                <w:ins w:id="2389" w:author="Windows User" w:date="2016-04-13T16:56:00Z"/>
                <w:rFonts w:ascii="Arial" w:eastAsia="Times New Roman" w:hAnsi="Arial" w:cs="Arial"/>
                <w:sz w:val="20"/>
                <w:szCs w:val="20"/>
                <w:lang w:eastAsia="en-IE"/>
              </w:rPr>
            </w:pPr>
            <w:ins w:id="2390" w:author="Windows User" w:date="2016-04-13T16:56:00Z">
              <w:r w:rsidRPr="00DE72A5">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
          <w:p w14:paraId="545E98D8" w14:textId="77777777" w:rsidR="00DE72A5" w:rsidRPr="00DE72A5" w:rsidRDefault="00DE72A5" w:rsidP="00DE72A5">
            <w:pPr>
              <w:spacing w:after="0" w:line="240" w:lineRule="auto"/>
              <w:jc w:val="center"/>
              <w:rPr>
                <w:ins w:id="2391" w:author="Windows User" w:date="2016-04-13T16:56:00Z"/>
                <w:rFonts w:ascii="Arial" w:eastAsia="Times New Roman" w:hAnsi="Arial" w:cs="Arial"/>
                <w:sz w:val="20"/>
                <w:szCs w:val="20"/>
                <w:lang w:eastAsia="en-IE"/>
              </w:rPr>
            </w:pPr>
            <w:ins w:id="2392" w:author="Windows User" w:date="2016-04-13T16:56:00Z">
              <w:r w:rsidRPr="00DE72A5">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
          <w:p w14:paraId="4C1A89C8" w14:textId="77777777" w:rsidR="00DE72A5" w:rsidRPr="00DE72A5" w:rsidRDefault="00DE72A5" w:rsidP="00DE72A5">
            <w:pPr>
              <w:spacing w:after="0" w:line="240" w:lineRule="auto"/>
              <w:jc w:val="center"/>
              <w:rPr>
                <w:ins w:id="2393" w:author="Windows User" w:date="2016-04-13T16:56:00Z"/>
                <w:rFonts w:ascii="Arial" w:eastAsia="Times New Roman" w:hAnsi="Arial" w:cs="Arial"/>
                <w:sz w:val="20"/>
                <w:szCs w:val="20"/>
                <w:lang w:eastAsia="en-IE"/>
              </w:rPr>
            </w:pPr>
            <w:ins w:id="2394" w:author="Windows User" w:date="2016-04-13T16:56:00Z">
              <w:r w:rsidRPr="00DE72A5">
                <w:rPr>
                  <w:rFonts w:ascii="Arial" w:eastAsia="Times New Roman" w:hAnsi="Arial" w:cs="Arial"/>
                  <w:sz w:val="20"/>
                  <w:szCs w:val="20"/>
                  <w:lang w:eastAsia="en-IE"/>
                </w:rPr>
                <w:t>4131.52</w:t>
              </w:r>
            </w:ins>
          </w:p>
        </w:tc>
      </w:tr>
      <w:tr w:rsidR="00DE72A5" w:rsidRPr="00DE72A5" w14:paraId="40156EBE" w14:textId="77777777" w:rsidTr="00DE72A5">
        <w:tblPrEx>
          <w:tblBorders>
            <w:top w:val="none" w:sz="0" w:space="0" w:color="auto"/>
            <w:bottom w:val="none" w:sz="0" w:space="0" w:color="auto"/>
          </w:tblBorders>
        </w:tblPrEx>
        <w:trPr>
          <w:gridAfter w:val="4"/>
          <w:wAfter w:w="4196" w:type="dxa"/>
          <w:trHeight w:val="255"/>
          <w:ins w:id="2395" w:author="Windows User" w:date="2016-04-13T16:56:00Z"/>
        </w:trPr>
        <w:tc>
          <w:tcPr>
            <w:tcW w:w="419" w:type="dxa"/>
            <w:tcBorders>
              <w:top w:val="nil"/>
              <w:left w:val="nil"/>
              <w:bottom w:val="nil"/>
              <w:right w:val="nil"/>
            </w:tcBorders>
            <w:vAlign w:val="bottom"/>
          </w:tcPr>
          <w:p w14:paraId="66F6B0B9" w14:textId="77777777" w:rsidR="00DE72A5" w:rsidRPr="00DE72A5" w:rsidRDefault="00DE72A5" w:rsidP="00DE72A5">
            <w:pPr>
              <w:spacing w:after="0" w:line="240" w:lineRule="auto"/>
              <w:rPr>
                <w:ins w:id="2396" w:author="Windows User" w:date="2016-04-13T16:56:00Z"/>
                <w:rFonts w:ascii="Calibri" w:eastAsia="Calibri" w:hAnsi="Calibri" w:cs="Times New Roman"/>
                <w:sz w:val="20"/>
                <w:szCs w:val="20"/>
                <w:lang w:eastAsia="en-IE"/>
              </w:rPr>
            </w:pPr>
            <w:ins w:id="2397" w:author="Windows User" w:date="2016-04-13T16:56:00Z">
              <w:r w:rsidRPr="00DE72A5">
                <w:rPr>
                  <w:rFonts w:ascii="Calibri" w:eastAsia="Calibri" w:hAnsi="Calibri" w:cs="Times New Roman"/>
                  <w:sz w:val="20"/>
                  <w:szCs w:val="20"/>
                  <w:lang w:eastAsia="en-IE"/>
                </w:rPr>
                <w:t>14</w:t>
              </w:r>
            </w:ins>
          </w:p>
        </w:tc>
        <w:tc>
          <w:tcPr>
            <w:tcW w:w="5279" w:type="dxa"/>
            <w:gridSpan w:val="4"/>
            <w:tcBorders>
              <w:top w:val="nil"/>
              <w:left w:val="nil"/>
              <w:bottom w:val="nil"/>
              <w:right w:val="nil"/>
            </w:tcBorders>
            <w:shd w:val="clear" w:color="auto" w:fill="auto"/>
            <w:noWrap/>
            <w:vAlign w:val="bottom"/>
            <w:hideMark/>
          </w:tcPr>
          <w:p w14:paraId="20E6AA16" w14:textId="77777777" w:rsidR="00DE72A5" w:rsidRPr="00DE72A5" w:rsidRDefault="00807A25" w:rsidP="00DE72A5">
            <w:pPr>
              <w:spacing w:after="0" w:line="240" w:lineRule="auto"/>
              <w:rPr>
                <w:ins w:id="2398" w:author="Windows User" w:date="2016-04-13T16:56:00Z"/>
                <w:rFonts w:ascii="Arial" w:eastAsia="Times New Roman" w:hAnsi="Arial" w:cs="Arial"/>
                <w:sz w:val="20"/>
                <w:szCs w:val="20"/>
                <w:lang w:eastAsia="en-IE"/>
              </w:rPr>
            </w:pPr>
            <m:oMathPara>
              <m:oMathParaPr>
                <m:jc m:val="left"/>
              </m:oMathParaPr>
              <m:oMath>
                <m:sSub>
                  <m:sSubPr>
                    <m:ctrlPr>
                      <w:ins w:id="2399" w:author="Windows User" w:date="2016-04-13T16:56:00Z">
                        <w:rPr>
                          <w:rFonts w:ascii="Cambria Math" w:eastAsia="Times New Roman" w:hAnsi="Cambria Math" w:cs="Arial"/>
                          <w:i/>
                          <w:sz w:val="20"/>
                          <w:szCs w:val="20"/>
                          <w:lang w:eastAsia="en-IE"/>
                        </w:rPr>
                      </w:ins>
                    </m:ctrlPr>
                  </m:sSubPr>
                  <m:e>
                    <m:r>
                      <w:ins w:id="2400" w:author="Windows User" w:date="2016-04-13T16:56:00Z">
                        <w:rPr>
                          <w:rFonts w:ascii="Cambria Math" w:eastAsia="Times New Roman" w:hAnsi="Cambria Math" w:cs="Arial"/>
                          <w:sz w:val="20"/>
                          <w:szCs w:val="20"/>
                          <w:lang w:eastAsia="en-IE"/>
                        </w:rPr>
                        <m:t>β</m:t>
                      </w:ins>
                    </m:r>
                  </m:e>
                  <m:sub>
                    <m:r>
                      <w:ins w:id="2401" w:author="Windows User" w:date="2016-04-13T16:56:00Z">
                        <w:rPr>
                          <w:rFonts w:ascii="Cambria Math" w:eastAsia="Times New Roman" w:hAnsi="Cambria Math" w:cs="Arial"/>
                          <w:sz w:val="20"/>
                          <w:szCs w:val="20"/>
                          <w:lang w:eastAsia="en-IE"/>
                        </w:rPr>
                        <m:t>0,j</m:t>
                      </w:ins>
                    </m:r>
                  </m:sub>
                </m:sSub>
                <m:r>
                  <w:ins w:id="2402" w:author="Windows User" w:date="2016-04-13T16:56:00Z">
                    <w:rPr>
                      <w:rFonts w:ascii="Cambria Math" w:eastAsia="Times New Roman" w:hAnsi="Cambria Math" w:cs="Arial"/>
                      <w:sz w:val="20"/>
                      <w:szCs w:val="20"/>
                      <w:lang w:eastAsia="en-IE"/>
                    </w:rPr>
                    <m:t xml:space="preserve">+ </m:t>
                  </w:ins>
                </m:r>
                <m:sSub>
                  <m:sSubPr>
                    <m:ctrlPr>
                      <w:ins w:id="2403" w:author="Windows User" w:date="2016-04-13T16:56:00Z">
                        <w:rPr>
                          <w:rFonts w:ascii="Cambria Math" w:eastAsia="Times New Roman" w:hAnsi="Cambria Math" w:cs="Arial"/>
                          <w:i/>
                          <w:sz w:val="20"/>
                          <w:szCs w:val="20"/>
                          <w:lang w:eastAsia="en-IE"/>
                        </w:rPr>
                      </w:ins>
                    </m:ctrlPr>
                  </m:sSubPr>
                  <m:e>
                    <m:r>
                      <w:ins w:id="2404" w:author="Windows User" w:date="2016-04-13T16:56:00Z">
                        <w:rPr>
                          <w:rFonts w:ascii="Cambria Math" w:eastAsia="Times New Roman" w:hAnsi="Cambria Math" w:cs="Arial"/>
                          <w:sz w:val="20"/>
                          <w:szCs w:val="20"/>
                          <w:lang w:eastAsia="en-IE"/>
                        </w:rPr>
                        <m:t>δ</m:t>
                      </w:ins>
                    </m:r>
                  </m:e>
                  <m:sub>
                    <m:r>
                      <w:ins w:id="2405" w:author="Windows User" w:date="2016-04-13T16:56:00Z">
                        <w:rPr>
                          <w:rFonts w:ascii="Cambria Math" w:eastAsia="Times New Roman" w:hAnsi="Cambria Math" w:cs="Arial"/>
                          <w:sz w:val="20"/>
                          <w:szCs w:val="20"/>
                          <w:lang w:eastAsia="en-IE"/>
                        </w:rPr>
                        <m:t>1,j</m:t>
                      </w:ins>
                    </m:r>
                  </m:sub>
                </m:sSub>
                <m:r>
                  <w:ins w:id="2406" w:author="Windows User" w:date="2016-04-13T16:56:00Z">
                    <w:rPr>
                      <w:rFonts w:ascii="Cambria Math" w:eastAsia="Times New Roman" w:hAnsi="Cambria Math" w:cs="Arial"/>
                      <w:sz w:val="20"/>
                      <w:szCs w:val="20"/>
                      <w:lang w:eastAsia="en-IE"/>
                    </w:rPr>
                    <m:t xml:space="preserve">PI+ </m:t>
                  </w:ins>
                </m:r>
                <m:sSub>
                  <m:sSubPr>
                    <m:ctrlPr>
                      <w:ins w:id="2407" w:author="Windows User" w:date="2016-04-13T16:56:00Z">
                        <w:rPr>
                          <w:rFonts w:ascii="Cambria Math" w:eastAsia="Times New Roman" w:hAnsi="Cambria Math" w:cs="Arial"/>
                          <w:i/>
                          <w:sz w:val="20"/>
                          <w:szCs w:val="20"/>
                          <w:lang w:eastAsia="en-IE"/>
                        </w:rPr>
                      </w:ins>
                    </m:ctrlPr>
                  </m:sSubPr>
                  <m:e>
                    <m:r>
                      <w:ins w:id="2408" w:author="Windows User" w:date="2016-04-13T16:56:00Z">
                        <w:rPr>
                          <w:rFonts w:ascii="Cambria Math" w:eastAsia="Times New Roman" w:hAnsi="Cambria Math" w:cs="Arial"/>
                          <w:sz w:val="20"/>
                          <w:szCs w:val="20"/>
                          <w:lang w:eastAsia="en-IE"/>
                        </w:rPr>
                        <m:t>δ</m:t>
                      </w:ins>
                    </m:r>
                  </m:e>
                  <m:sub>
                    <m:r>
                      <w:ins w:id="2409" w:author="Windows User" w:date="2016-04-13T16:56:00Z">
                        <w:rPr>
                          <w:rFonts w:ascii="Cambria Math" w:eastAsia="Times New Roman" w:hAnsi="Cambria Math" w:cs="Arial"/>
                          <w:sz w:val="20"/>
                          <w:szCs w:val="20"/>
                          <w:lang w:eastAsia="en-IE"/>
                        </w:rPr>
                        <m:t>2,j</m:t>
                      </w:ins>
                    </m:r>
                  </m:sub>
                </m:sSub>
                <m:r>
                  <w:ins w:id="2410" w:author="Windows User" w:date="2016-04-13T16:56:00Z">
                    <w:rPr>
                      <w:rFonts w:ascii="Cambria Math" w:eastAsia="Times New Roman" w:hAnsi="Cambria Math" w:cs="Arial"/>
                      <w:sz w:val="20"/>
                      <w:szCs w:val="20"/>
                      <w:lang w:eastAsia="en-IE"/>
                    </w:rPr>
                    <m:t xml:space="preserve">SI+ </m:t>
                  </w:ins>
                </m:r>
                <m:sSub>
                  <m:sSubPr>
                    <m:ctrlPr>
                      <w:ins w:id="2411" w:author="Windows User" w:date="2016-04-13T16:56:00Z">
                        <w:rPr>
                          <w:rFonts w:ascii="Cambria Math" w:eastAsia="Times New Roman" w:hAnsi="Cambria Math" w:cs="Arial"/>
                          <w:i/>
                          <w:sz w:val="20"/>
                          <w:szCs w:val="20"/>
                          <w:lang w:eastAsia="en-IE"/>
                        </w:rPr>
                      </w:ins>
                    </m:ctrlPr>
                  </m:sSubPr>
                  <m:e>
                    <m:r>
                      <w:ins w:id="2412" w:author="Windows User" w:date="2016-04-13T16:56:00Z">
                        <w:rPr>
                          <w:rFonts w:ascii="Cambria Math" w:eastAsia="Times New Roman" w:hAnsi="Cambria Math" w:cs="Arial"/>
                          <w:sz w:val="20"/>
                          <w:szCs w:val="20"/>
                          <w:lang w:eastAsia="en-IE"/>
                        </w:rPr>
                        <m:t>δ</m:t>
                      </w:ins>
                    </m:r>
                  </m:e>
                  <m:sub>
                    <m:r>
                      <w:ins w:id="2413" w:author="Windows User" w:date="2016-04-13T16:56:00Z">
                        <w:rPr>
                          <w:rFonts w:ascii="Cambria Math" w:eastAsia="Times New Roman" w:hAnsi="Cambria Math" w:cs="Arial"/>
                          <w:sz w:val="20"/>
                          <w:szCs w:val="20"/>
                          <w:lang w:eastAsia="en-IE"/>
                        </w:rPr>
                        <m:t>3,j</m:t>
                      </w:ins>
                    </m:r>
                  </m:sub>
                </m:sSub>
                <m:r>
                  <w:ins w:id="2414" w:author="Windows User" w:date="2016-04-13T16:56:00Z">
                    <w:rPr>
                      <w:rFonts w:ascii="Cambria Math" w:eastAsia="Times New Roman" w:hAnsi="Cambria Math" w:cs="Arial"/>
                      <w:sz w:val="20"/>
                      <w:szCs w:val="20"/>
                      <w:lang w:eastAsia="en-IE"/>
                    </w:rPr>
                    <m:t>SO +</m:t>
                  </w:ins>
                </m:r>
                <m:sSub>
                  <m:sSubPr>
                    <m:ctrlPr>
                      <w:ins w:id="2415" w:author="Windows User" w:date="2016-04-13T16:56:00Z">
                        <w:rPr>
                          <w:rFonts w:ascii="Cambria Math" w:eastAsia="Times New Roman" w:hAnsi="Cambria Math" w:cs="Arial"/>
                          <w:i/>
                          <w:sz w:val="20"/>
                          <w:szCs w:val="20"/>
                          <w:lang w:eastAsia="en-IE"/>
                        </w:rPr>
                      </w:ins>
                    </m:ctrlPr>
                  </m:sSubPr>
                  <m:e>
                    <m:r>
                      <w:ins w:id="2416" w:author="Windows User" w:date="2016-04-13T16:56:00Z">
                        <w:rPr>
                          <w:rFonts w:ascii="Cambria Math" w:eastAsia="Times New Roman" w:hAnsi="Cambria Math" w:cs="Arial"/>
                          <w:sz w:val="20"/>
                          <w:szCs w:val="20"/>
                          <w:lang w:eastAsia="en-IE"/>
                        </w:rPr>
                        <m:t>γ</m:t>
                      </w:ins>
                    </m:r>
                  </m:e>
                  <m:sub>
                    <m:r>
                      <w:ins w:id="2417" w:author="Windows User" w:date="2016-04-13T16:56:00Z">
                        <w:rPr>
                          <w:rFonts w:ascii="Cambria Math" w:eastAsia="Times New Roman" w:hAnsi="Cambria Math" w:cs="Arial"/>
                          <w:sz w:val="20"/>
                          <w:szCs w:val="20"/>
                          <w:lang w:eastAsia="en-IE"/>
                        </w:rPr>
                        <m:t>j</m:t>
                      </w:ins>
                    </m:r>
                  </m:sub>
                </m:sSub>
                <m:r>
                  <w:ins w:id="2418"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4C17D1A7" w14:textId="77777777" w:rsidR="00DE72A5" w:rsidRPr="00DE72A5" w:rsidRDefault="00DE72A5" w:rsidP="00DE72A5">
            <w:pPr>
              <w:spacing w:after="0" w:line="240" w:lineRule="auto"/>
              <w:jc w:val="center"/>
              <w:rPr>
                <w:ins w:id="2419" w:author="Windows User" w:date="2016-04-13T16:56:00Z"/>
                <w:rFonts w:ascii="Arial" w:eastAsia="Times New Roman" w:hAnsi="Arial" w:cs="Arial"/>
                <w:sz w:val="20"/>
                <w:szCs w:val="20"/>
                <w:lang w:eastAsia="en-IE"/>
              </w:rPr>
            </w:pPr>
            <w:ins w:id="2420" w:author="Windows User" w:date="2016-04-13T16:56:00Z">
              <w:r w:rsidRPr="00DE72A5">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
          <w:p w14:paraId="48D2CE55" w14:textId="77777777" w:rsidR="00DE72A5" w:rsidRPr="00DE72A5" w:rsidRDefault="00DE72A5" w:rsidP="00DE72A5">
            <w:pPr>
              <w:spacing w:after="0" w:line="240" w:lineRule="auto"/>
              <w:jc w:val="center"/>
              <w:rPr>
                <w:ins w:id="2421" w:author="Windows User" w:date="2016-04-13T16:56:00Z"/>
                <w:rFonts w:ascii="Arial" w:eastAsia="Times New Roman" w:hAnsi="Arial" w:cs="Arial"/>
                <w:sz w:val="20"/>
                <w:szCs w:val="20"/>
                <w:lang w:eastAsia="en-IE"/>
              </w:rPr>
            </w:pPr>
            <w:ins w:id="2422" w:author="Windows User" w:date="2016-04-13T16:56:00Z">
              <w:r w:rsidRPr="00DE72A5">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
          <w:p w14:paraId="5A426479" w14:textId="77777777" w:rsidR="00DE72A5" w:rsidRPr="00DE72A5" w:rsidRDefault="00DE72A5" w:rsidP="00DE72A5">
            <w:pPr>
              <w:spacing w:after="0" w:line="240" w:lineRule="auto"/>
              <w:jc w:val="center"/>
              <w:rPr>
                <w:ins w:id="2423" w:author="Windows User" w:date="2016-04-13T16:56:00Z"/>
                <w:rFonts w:ascii="Arial" w:eastAsia="Times New Roman" w:hAnsi="Arial" w:cs="Arial"/>
                <w:sz w:val="20"/>
                <w:szCs w:val="20"/>
                <w:lang w:eastAsia="en-IE"/>
              </w:rPr>
            </w:pPr>
            <w:ins w:id="2424" w:author="Windows User" w:date="2016-04-13T16:56:00Z">
              <w:r w:rsidRPr="00DE72A5">
                <w:rPr>
                  <w:rFonts w:ascii="Arial" w:eastAsia="Times New Roman" w:hAnsi="Arial" w:cs="Arial"/>
                  <w:sz w:val="20"/>
                  <w:szCs w:val="20"/>
                  <w:lang w:eastAsia="en-IE"/>
                </w:rPr>
                <w:t>4143.34</w:t>
              </w:r>
            </w:ins>
          </w:p>
        </w:tc>
      </w:tr>
      <w:tr w:rsidR="00DE72A5" w:rsidRPr="00DE72A5" w14:paraId="543392F5" w14:textId="77777777" w:rsidTr="00DE72A5">
        <w:tblPrEx>
          <w:tblBorders>
            <w:top w:val="none" w:sz="0" w:space="0" w:color="auto"/>
            <w:bottom w:val="none" w:sz="0" w:space="0" w:color="auto"/>
          </w:tblBorders>
        </w:tblPrEx>
        <w:trPr>
          <w:gridAfter w:val="4"/>
          <w:wAfter w:w="4196" w:type="dxa"/>
          <w:trHeight w:val="255"/>
          <w:ins w:id="2425" w:author="Windows User" w:date="2016-04-13T16:56:00Z"/>
        </w:trPr>
        <w:tc>
          <w:tcPr>
            <w:tcW w:w="419" w:type="dxa"/>
            <w:tcBorders>
              <w:top w:val="nil"/>
              <w:left w:val="nil"/>
              <w:bottom w:val="nil"/>
              <w:right w:val="nil"/>
            </w:tcBorders>
            <w:vAlign w:val="bottom"/>
          </w:tcPr>
          <w:p w14:paraId="1146415F" w14:textId="77777777" w:rsidR="00DE72A5" w:rsidRPr="00DE72A5" w:rsidRDefault="00DE72A5" w:rsidP="00DE72A5">
            <w:pPr>
              <w:spacing w:after="0" w:line="240" w:lineRule="auto"/>
              <w:rPr>
                <w:ins w:id="2426" w:author="Windows User" w:date="2016-04-13T16:56:00Z"/>
                <w:rFonts w:ascii="Calibri" w:eastAsia="Calibri" w:hAnsi="Calibri" w:cs="Times New Roman"/>
                <w:sz w:val="20"/>
                <w:szCs w:val="20"/>
                <w:lang w:eastAsia="en-IE"/>
              </w:rPr>
            </w:pPr>
            <w:ins w:id="2427" w:author="Windows User" w:date="2016-04-13T16:56:00Z">
              <w:r w:rsidRPr="00DE72A5">
                <w:rPr>
                  <w:rFonts w:ascii="Calibri" w:eastAsia="Calibri" w:hAnsi="Calibri" w:cs="Times New Roman"/>
                  <w:sz w:val="20"/>
                  <w:szCs w:val="20"/>
                  <w:lang w:eastAsia="en-IE"/>
                </w:rPr>
                <w:t>15</w:t>
              </w:r>
            </w:ins>
          </w:p>
        </w:tc>
        <w:tc>
          <w:tcPr>
            <w:tcW w:w="5279" w:type="dxa"/>
            <w:gridSpan w:val="4"/>
            <w:tcBorders>
              <w:top w:val="nil"/>
              <w:left w:val="nil"/>
              <w:bottom w:val="nil"/>
              <w:right w:val="nil"/>
            </w:tcBorders>
            <w:shd w:val="clear" w:color="auto" w:fill="auto"/>
            <w:noWrap/>
            <w:vAlign w:val="bottom"/>
            <w:hideMark/>
          </w:tcPr>
          <w:p w14:paraId="4F46A4E4" w14:textId="77777777" w:rsidR="00DE72A5" w:rsidRPr="00DE72A5" w:rsidRDefault="00807A25" w:rsidP="00DE72A5">
            <w:pPr>
              <w:spacing w:after="0" w:line="240" w:lineRule="auto"/>
              <w:rPr>
                <w:ins w:id="2428" w:author="Windows User" w:date="2016-04-13T16:56:00Z"/>
                <w:rFonts w:ascii="Arial" w:eastAsia="Times New Roman" w:hAnsi="Arial" w:cs="Arial"/>
                <w:sz w:val="20"/>
                <w:szCs w:val="20"/>
                <w:lang w:eastAsia="en-IE"/>
              </w:rPr>
            </w:pPr>
            <m:oMathPara>
              <m:oMathParaPr>
                <m:jc m:val="left"/>
              </m:oMathParaPr>
              <m:oMath>
                <m:sSub>
                  <m:sSubPr>
                    <m:ctrlPr>
                      <w:ins w:id="2429" w:author="Windows User" w:date="2016-04-13T16:56:00Z">
                        <w:rPr>
                          <w:rFonts w:ascii="Cambria Math" w:eastAsia="Times New Roman" w:hAnsi="Cambria Math" w:cs="Arial"/>
                          <w:i/>
                          <w:sz w:val="20"/>
                          <w:szCs w:val="20"/>
                          <w:lang w:eastAsia="en-IE"/>
                        </w:rPr>
                      </w:ins>
                    </m:ctrlPr>
                  </m:sSubPr>
                  <m:e>
                    <m:r>
                      <w:ins w:id="2430" w:author="Windows User" w:date="2016-04-13T16:56:00Z">
                        <w:rPr>
                          <w:rFonts w:ascii="Cambria Math" w:eastAsia="Times New Roman" w:hAnsi="Cambria Math" w:cs="Arial"/>
                          <w:sz w:val="20"/>
                          <w:szCs w:val="20"/>
                          <w:lang w:eastAsia="en-IE"/>
                        </w:rPr>
                        <m:t>β</m:t>
                      </w:ins>
                    </m:r>
                  </m:e>
                  <m:sub>
                    <m:r>
                      <w:ins w:id="2431" w:author="Windows User" w:date="2016-04-13T16:56:00Z">
                        <w:rPr>
                          <w:rFonts w:ascii="Cambria Math" w:eastAsia="Times New Roman" w:hAnsi="Cambria Math" w:cs="Arial"/>
                          <w:sz w:val="20"/>
                          <w:szCs w:val="20"/>
                          <w:lang w:eastAsia="en-IE"/>
                        </w:rPr>
                        <m:t>0,j</m:t>
                      </w:ins>
                    </m:r>
                  </m:sub>
                </m:sSub>
                <m:r>
                  <w:ins w:id="2432" w:author="Windows User" w:date="2016-04-13T16:56:00Z">
                    <w:rPr>
                      <w:rFonts w:ascii="Cambria Math" w:eastAsia="Times New Roman" w:hAnsi="Cambria Math" w:cs="Arial"/>
                      <w:sz w:val="20"/>
                      <w:szCs w:val="20"/>
                      <w:lang w:eastAsia="en-IE"/>
                    </w:rPr>
                    <m:t xml:space="preserve">+ </m:t>
                  </w:ins>
                </m:r>
                <m:sSub>
                  <m:sSubPr>
                    <m:ctrlPr>
                      <w:ins w:id="2433" w:author="Windows User" w:date="2016-04-13T16:56:00Z">
                        <w:rPr>
                          <w:rFonts w:ascii="Cambria Math" w:eastAsia="Times New Roman" w:hAnsi="Cambria Math" w:cs="Arial"/>
                          <w:i/>
                          <w:sz w:val="20"/>
                          <w:szCs w:val="20"/>
                          <w:lang w:eastAsia="en-IE"/>
                        </w:rPr>
                      </w:ins>
                    </m:ctrlPr>
                  </m:sSubPr>
                  <m:e>
                    <m:r>
                      <w:ins w:id="2434" w:author="Windows User" w:date="2016-04-13T16:56:00Z">
                        <w:rPr>
                          <w:rFonts w:ascii="Cambria Math" w:eastAsia="Times New Roman" w:hAnsi="Cambria Math" w:cs="Arial"/>
                          <w:sz w:val="20"/>
                          <w:szCs w:val="20"/>
                          <w:lang w:eastAsia="en-IE"/>
                        </w:rPr>
                        <m:t>β</m:t>
                      </w:ins>
                    </m:r>
                  </m:e>
                  <m:sub>
                    <m:r>
                      <w:ins w:id="2435" w:author="Windows User" w:date="2016-04-13T16:56:00Z">
                        <w:rPr>
                          <w:rFonts w:ascii="Cambria Math" w:eastAsia="Times New Roman" w:hAnsi="Cambria Math" w:cs="Arial"/>
                          <w:sz w:val="20"/>
                          <w:szCs w:val="20"/>
                          <w:lang w:eastAsia="en-IE"/>
                        </w:rPr>
                        <m:t>1,j</m:t>
                      </w:ins>
                    </m:r>
                  </m:sub>
                </m:sSub>
                <m:r>
                  <w:ins w:id="2436" w:author="Windows User" w:date="2016-04-13T16:56:00Z">
                    <w:rPr>
                      <w:rFonts w:ascii="Cambria Math" w:eastAsia="Times New Roman" w:hAnsi="Cambria Math" w:cs="Arial"/>
                      <w:sz w:val="20"/>
                      <w:szCs w:val="20"/>
                      <w:lang w:eastAsia="en-IE"/>
                    </w:rPr>
                    <m:t xml:space="preserve">CL+ </m:t>
                  </w:ins>
                </m:r>
                <m:sSub>
                  <m:sSubPr>
                    <m:ctrlPr>
                      <w:ins w:id="2437" w:author="Windows User" w:date="2016-04-13T16:56:00Z">
                        <w:rPr>
                          <w:rFonts w:ascii="Cambria Math" w:eastAsia="Times New Roman" w:hAnsi="Cambria Math" w:cs="Arial"/>
                          <w:i/>
                          <w:sz w:val="20"/>
                          <w:szCs w:val="20"/>
                          <w:lang w:eastAsia="en-IE"/>
                        </w:rPr>
                      </w:ins>
                    </m:ctrlPr>
                  </m:sSubPr>
                  <m:e>
                    <m:r>
                      <w:ins w:id="2438" w:author="Windows User" w:date="2016-04-13T16:56:00Z">
                        <w:rPr>
                          <w:rFonts w:ascii="Cambria Math" w:eastAsia="Times New Roman" w:hAnsi="Cambria Math" w:cs="Arial"/>
                          <w:sz w:val="20"/>
                          <w:szCs w:val="20"/>
                          <w:lang w:eastAsia="en-IE"/>
                        </w:rPr>
                        <m:t>δ</m:t>
                      </w:ins>
                    </m:r>
                  </m:e>
                  <m:sub>
                    <m:r>
                      <w:ins w:id="2439" w:author="Windows User" w:date="2016-04-13T16:56:00Z">
                        <w:rPr>
                          <w:rFonts w:ascii="Cambria Math" w:eastAsia="Times New Roman" w:hAnsi="Cambria Math" w:cs="Arial"/>
                          <w:sz w:val="20"/>
                          <w:szCs w:val="20"/>
                          <w:lang w:eastAsia="en-IE"/>
                        </w:rPr>
                        <m:t>1,j</m:t>
                      </w:ins>
                    </m:r>
                  </m:sub>
                </m:sSub>
                <m:r>
                  <w:ins w:id="2440" w:author="Windows User" w:date="2016-04-13T16:56:00Z">
                    <w:rPr>
                      <w:rFonts w:ascii="Cambria Math" w:eastAsia="Times New Roman" w:hAnsi="Cambria Math" w:cs="Arial"/>
                      <w:sz w:val="20"/>
                      <w:szCs w:val="20"/>
                      <w:lang w:eastAsia="en-IE"/>
                    </w:rPr>
                    <m:t xml:space="preserve">PI+ </m:t>
                  </w:ins>
                </m:r>
                <m:sSub>
                  <m:sSubPr>
                    <m:ctrlPr>
                      <w:ins w:id="2441" w:author="Windows User" w:date="2016-04-13T16:56:00Z">
                        <w:rPr>
                          <w:rFonts w:ascii="Cambria Math" w:eastAsia="Times New Roman" w:hAnsi="Cambria Math" w:cs="Arial"/>
                          <w:i/>
                          <w:sz w:val="20"/>
                          <w:szCs w:val="20"/>
                          <w:lang w:eastAsia="en-IE"/>
                        </w:rPr>
                      </w:ins>
                    </m:ctrlPr>
                  </m:sSubPr>
                  <m:e>
                    <m:r>
                      <w:ins w:id="2442" w:author="Windows User" w:date="2016-04-13T16:56:00Z">
                        <w:rPr>
                          <w:rFonts w:ascii="Cambria Math" w:eastAsia="Times New Roman" w:hAnsi="Cambria Math" w:cs="Arial"/>
                          <w:sz w:val="20"/>
                          <w:szCs w:val="20"/>
                          <w:lang w:eastAsia="en-IE"/>
                        </w:rPr>
                        <m:t>δ</m:t>
                      </w:ins>
                    </m:r>
                  </m:e>
                  <m:sub>
                    <m:r>
                      <w:ins w:id="2443" w:author="Windows User" w:date="2016-04-13T16:56:00Z">
                        <w:rPr>
                          <w:rFonts w:ascii="Cambria Math" w:eastAsia="Times New Roman" w:hAnsi="Cambria Math" w:cs="Arial"/>
                          <w:sz w:val="20"/>
                          <w:szCs w:val="20"/>
                          <w:lang w:eastAsia="en-IE"/>
                        </w:rPr>
                        <m:t>2,j</m:t>
                      </w:ins>
                    </m:r>
                  </m:sub>
                </m:sSub>
                <m:r>
                  <w:ins w:id="2444" w:author="Windows User" w:date="2016-04-13T16:56:00Z">
                    <w:rPr>
                      <w:rFonts w:ascii="Cambria Math" w:eastAsia="Times New Roman" w:hAnsi="Cambria Math" w:cs="Arial"/>
                      <w:sz w:val="20"/>
                      <w:szCs w:val="20"/>
                      <w:lang w:eastAsia="en-IE"/>
                    </w:rPr>
                    <m:t xml:space="preserve">SI+ </m:t>
                  </w:ins>
                </m:r>
                <m:sSub>
                  <m:sSubPr>
                    <m:ctrlPr>
                      <w:ins w:id="2445" w:author="Windows User" w:date="2016-04-13T16:56:00Z">
                        <w:rPr>
                          <w:rFonts w:ascii="Cambria Math" w:eastAsia="Times New Roman" w:hAnsi="Cambria Math" w:cs="Arial"/>
                          <w:i/>
                          <w:sz w:val="20"/>
                          <w:szCs w:val="20"/>
                          <w:lang w:eastAsia="en-IE"/>
                        </w:rPr>
                      </w:ins>
                    </m:ctrlPr>
                  </m:sSubPr>
                  <m:e>
                    <m:r>
                      <w:ins w:id="2446" w:author="Windows User" w:date="2016-04-13T16:56:00Z">
                        <w:rPr>
                          <w:rFonts w:ascii="Cambria Math" w:eastAsia="Times New Roman" w:hAnsi="Cambria Math" w:cs="Arial"/>
                          <w:sz w:val="20"/>
                          <w:szCs w:val="20"/>
                          <w:lang w:eastAsia="en-IE"/>
                        </w:rPr>
                        <m:t>δ</m:t>
                      </w:ins>
                    </m:r>
                  </m:e>
                  <m:sub>
                    <m:r>
                      <w:ins w:id="2447" w:author="Windows User" w:date="2016-04-13T16:56:00Z">
                        <w:rPr>
                          <w:rFonts w:ascii="Cambria Math" w:eastAsia="Times New Roman" w:hAnsi="Cambria Math" w:cs="Arial"/>
                          <w:sz w:val="20"/>
                          <w:szCs w:val="20"/>
                          <w:lang w:eastAsia="en-IE"/>
                        </w:rPr>
                        <m:t>3,j</m:t>
                      </w:ins>
                    </m:r>
                  </m:sub>
                </m:sSub>
                <m:r>
                  <w:ins w:id="2448" w:author="Windows User" w:date="2016-04-13T16:56:00Z">
                    <w:rPr>
                      <w:rFonts w:ascii="Cambria Math" w:eastAsia="Times New Roman" w:hAnsi="Cambria Math" w:cs="Arial"/>
                      <w:sz w:val="20"/>
                      <w:szCs w:val="20"/>
                      <w:lang w:eastAsia="en-IE"/>
                    </w:rPr>
                    <m:t>SO +</m:t>
                  </w:ins>
                </m:r>
                <m:sSub>
                  <m:sSubPr>
                    <m:ctrlPr>
                      <w:ins w:id="2449" w:author="Windows User" w:date="2016-04-13T16:56:00Z">
                        <w:rPr>
                          <w:rFonts w:ascii="Cambria Math" w:eastAsia="Times New Roman" w:hAnsi="Cambria Math" w:cs="Arial"/>
                          <w:i/>
                          <w:sz w:val="20"/>
                          <w:szCs w:val="20"/>
                          <w:lang w:eastAsia="en-IE"/>
                        </w:rPr>
                      </w:ins>
                    </m:ctrlPr>
                  </m:sSubPr>
                  <m:e>
                    <m:r>
                      <w:ins w:id="2450" w:author="Windows User" w:date="2016-04-13T16:56:00Z">
                        <w:rPr>
                          <w:rFonts w:ascii="Cambria Math" w:eastAsia="Times New Roman" w:hAnsi="Cambria Math" w:cs="Arial"/>
                          <w:sz w:val="20"/>
                          <w:szCs w:val="20"/>
                          <w:lang w:eastAsia="en-IE"/>
                        </w:rPr>
                        <m:t>γ</m:t>
                      </w:ins>
                    </m:r>
                  </m:e>
                  <m:sub>
                    <m:r>
                      <w:ins w:id="2451" w:author="Windows User" w:date="2016-04-13T16:56:00Z">
                        <w:rPr>
                          <w:rFonts w:ascii="Cambria Math" w:eastAsia="Times New Roman" w:hAnsi="Cambria Math" w:cs="Arial"/>
                          <w:sz w:val="20"/>
                          <w:szCs w:val="20"/>
                          <w:lang w:eastAsia="en-IE"/>
                        </w:rPr>
                        <m:t>j</m:t>
                      </w:ins>
                    </m:r>
                  </m:sub>
                </m:sSub>
                <m:r>
                  <w:ins w:id="2452"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64308E53" w14:textId="77777777" w:rsidR="00DE72A5" w:rsidRPr="00DE72A5" w:rsidRDefault="00DE72A5" w:rsidP="00DE72A5">
            <w:pPr>
              <w:spacing w:after="0" w:line="240" w:lineRule="auto"/>
              <w:jc w:val="center"/>
              <w:rPr>
                <w:ins w:id="2453" w:author="Windows User" w:date="2016-04-13T16:56:00Z"/>
                <w:rFonts w:ascii="Arial" w:eastAsia="Times New Roman" w:hAnsi="Arial" w:cs="Arial"/>
                <w:sz w:val="20"/>
                <w:szCs w:val="20"/>
                <w:lang w:eastAsia="en-IE"/>
              </w:rPr>
            </w:pPr>
            <w:ins w:id="2454" w:author="Windows User" w:date="2016-04-13T16:56:00Z">
              <w:r w:rsidRPr="00DE72A5">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
          <w:p w14:paraId="35D0FBA4" w14:textId="77777777" w:rsidR="00DE72A5" w:rsidRPr="00DE72A5" w:rsidRDefault="00DE72A5" w:rsidP="00DE72A5">
            <w:pPr>
              <w:spacing w:after="0" w:line="240" w:lineRule="auto"/>
              <w:jc w:val="center"/>
              <w:rPr>
                <w:ins w:id="2455" w:author="Windows User" w:date="2016-04-13T16:56:00Z"/>
                <w:rFonts w:ascii="Arial" w:eastAsia="Times New Roman" w:hAnsi="Arial" w:cs="Arial"/>
                <w:sz w:val="20"/>
                <w:szCs w:val="20"/>
                <w:lang w:eastAsia="en-IE"/>
              </w:rPr>
            </w:pPr>
            <w:ins w:id="2456" w:author="Windows User" w:date="2016-04-13T16:56:00Z">
              <w:r w:rsidRPr="00DE72A5">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
          <w:p w14:paraId="2D52953A" w14:textId="77777777" w:rsidR="00DE72A5" w:rsidRPr="00DE72A5" w:rsidRDefault="00DE72A5" w:rsidP="00DE72A5">
            <w:pPr>
              <w:spacing w:after="0" w:line="240" w:lineRule="auto"/>
              <w:jc w:val="center"/>
              <w:rPr>
                <w:ins w:id="2457" w:author="Windows User" w:date="2016-04-13T16:56:00Z"/>
                <w:rFonts w:ascii="Arial" w:eastAsia="Times New Roman" w:hAnsi="Arial" w:cs="Arial"/>
                <w:sz w:val="20"/>
                <w:szCs w:val="20"/>
                <w:lang w:eastAsia="en-IE"/>
              </w:rPr>
            </w:pPr>
            <w:ins w:id="2458" w:author="Windows User" w:date="2016-04-13T16:56:00Z">
              <w:r w:rsidRPr="00DE72A5">
                <w:rPr>
                  <w:rFonts w:ascii="Arial" w:eastAsia="Times New Roman" w:hAnsi="Arial" w:cs="Arial"/>
                  <w:sz w:val="20"/>
                  <w:szCs w:val="20"/>
                  <w:lang w:eastAsia="en-IE"/>
                </w:rPr>
                <w:t>4105.20</w:t>
              </w:r>
            </w:ins>
          </w:p>
        </w:tc>
      </w:tr>
      <w:tr w:rsidR="00DE72A5" w:rsidRPr="00DE72A5" w14:paraId="30E19875" w14:textId="77777777" w:rsidTr="00DE72A5">
        <w:tblPrEx>
          <w:tblBorders>
            <w:top w:val="none" w:sz="0" w:space="0" w:color="auto"/>
            <w:bottom w:val="none" w:sz="0" w:space="0" w:color="auto"/>
          </w:tblBorders>
        </w:tblPrEx>
        <w:trPr>
          <w:gridAfter w:val="4"/>
          <w:wAfter w:w="4196" w:type="dxa"/>
          <w:trHeight w:val="255"/>
          <w:ins w:id="2459" w:author="Windows User" w:date="2016-04-13T16:56:00Z"/>
        </w:trPr>
        <w:tc>
          <w:tcPr>
            <w:tcW w:w="419" w:type="dxa"/>
            <w:tcBorders>
              <w:top w:val="nil"/>
              <w:left w:val="nil"/>
              <w:bottom w:val="nil"/>
              <w:right w:val="nil"/>
            </w:tcBorders>
            <w:vAlign w:val="bottom"/>
          </w:tcPr>
          <w:p w14:paraId="5999A661" w14:textId="77777777" w:rsidR="00DE72A5" w:rsidRPr="00DE72A5" w:rsidRDefault="00DE72A5" w:rsidP="00DE72A5">
            <w:pPr>
              <w:spacing w:after="0" w:line="240" w:lineRule="auto"/>
              <w:rPr>
                <w:ins w:id="2460" w:author="Windows User" w:date="2016-04-13T16:56:00Z"/>
                <w:rFonts w:ascii="Arial" w:eastAsia="Times New Roman" w:hAnsi="Arial" w:cs="Arial"/>
                <w:sz w:val="20"/>
                <w:szCs w:val="20"/>
                <w:lang w:eastAsia="en-IE"/>
              </w:rPr>
            </w:pPr>
          </w:p>
        </w:tc>
        <w:tc>
          <w:tcPr>
            <w:tcW w:w="5279" w:type="dxa"/>
            <w:gridSpan w:val="4"/>
            <w:tcBorders>
              <w:top w:val="nil"/>
              <w:left w:val="nil"/>
              <w:bottom w:val="nil"/>
              <w:right w:val="nil"/>
            </w:tcBorders>
            <w:shd w:val="clear" w:color="auto" w:fill="auto"/>
            <w:noWrap/>
            <w:vAlign w:val="bottom"/>
            <w:hideMark/>
          </w:tcPr>
          <w:p w14:paraId="7690CE39" w14:textId="77777777" w:rsidR="00DE72A5" w:rsidRPr="00DE72A5" w:rsidRDefault="00DE72A5" w:rsidP="00DE72A5">
            <w:pPr>
              <w:spacing w:after="0" w:line="240" w:lineRule="auto"/>
              <w:jc w:val="center"/>
              <w:rPr>
                <w:ins w:id="2461" w:author="Windows User" w:date="2016-04-13T16:56:00Z"/>
                <w:rFonts w:ascii="Arial" w:eastAsia="Times New Roman" w:hAnsi="Arial" w:cs="Arial"/>
                <w:sz w:val="20"/>
                <w:szCs w:val="20"/>
                <w:lang w:eastAsia="en-IE"/>
              </w:rPr>
            </w:pPr>
          </w:p>
        </w:tc>
        <w:tc>
          <w:tcPr>
            <w:tcW w:w="1701" w:type="dxa"/>
            <w:gridSpan w:val="2"/>
            <w:tcBorders>
              <w:top w:val="nil"/>
              <w:left w:val="nil"/>
              <w:bottom w:val="nil"/>
              <w:right w:val="nil"/>
            </w:tcBorders>
            <w:shd w:val="clear" w:color="auto" w:fill="auto"/>
            <w:noWrap/>
            <w:vAlign w:val="bottom"/>
            <w:hideMark/>
          </w:tcPr>
          <w:p w14:paraId="2C444BA2" w14:textId="77777777" w:rsidR="00DE72A5" w:rsidRPr="00DE72A5" w:rsidRDefault="00DE72A5" w:rsidP="00DE72A5">
            <w:pPr>
              <w:spacing w:after="0" w:line="240" w:lineRule="auto"/>
              <w:rPr>
                <w:ins w:id="2462"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
          <w:p w14:paraId="5316411E" w14:textId="77777777" w:rsidR="00DE72A5" w:rsidRPr="00DE72A5" w:rsidRDefault="00DE72A5" w:rsidP="00DE72A5">
            <w:pPr>
              <w:spacing w:after="0" w:line="240" w:lineRule="auto"/>
              <w:rPr>
                <w:ins w:id="2463"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
          <w:p w14:paraId="17CD0FBE" w14:textId="77777777" w:rsidR="00DE72A5" w:rsidRPr="00DE72A5" w:rsidRDefault="00DE72A5" w:rsidP="00DE72A5">
            <w:pPr>
              <w:spacing w:after="0" w:line="240" w:lineRule="auto"/>
              <w:rPr>
                <w:ins w:id="2464" w:author="Windows User" w:date="2016-04-13T16:56:00Z"/>
                <w:rFonts w:ascii="Times New Roman" w:eastAsia="Times New Roman" w:hAnsi="Times New Roman" w:cs="Times New Roman"/>
                <w:sz w:val="20"/>
                <w:szCs w:val="20"/>
                <w:lang w:eastAsia="en-IE"/>
              </w:rPr>
            </w:pPr>
          </w:p>
        </w:tc>
      </w:tr>
      <w:tr w:rsidR="00DE72A5" w:rsidRPr="00DE72A5" w14:paraId="10A4F184" w14:textId="77777777" w:rsidTr="00DE72A5">
        <w:tblPrEx>
          <w:tblBorders>
            <w:top w:val="none" w:sz="0" w:space="0" w:color="auto"/>
            <w:bottom w:val="none" w:sz="0" w:space="0" w:color="auto"/>
          </w:tblBorders>
        </w:tblPrEx>
        <w:trPr>
          <w:gridAfter w:val="4"/>
          <w:wAfter w:w="4196" w:type="dxa"/>
          <w:trHeight w:val="255"/>
          <w:ins w:id="2465" w:author="Windows User" w:date="2016-04-13T16:56:00Z"/>
        </w:trPr>
        <w:tc>
          <w:tcPr>
            <w:tcW w:w="419" w:type="dxa"/>
            <w:tcBorders>
              <w:top w:val="nil"/>
              <w:left w:val="nil"/>
              <w:bottom w:val="nil"/>
              <w:right w:val="nil"/>
            </w:tcBorders>
            <w:vAlign w:val="bottom"/>
          </w:tcPr>
          <w:p w14:paraId="59A28F54" w14:textId="77777777" w:rsidR="00DE72A5" w:rsidRPr="00DE72A5" w:rsidRDefault="00DE72A5" w:rsidP="00DE72A5">
            <w:pPr>
              <w:spacing w:after="0" w:line="240" w:lineRule="auto"/>
              <w:rPr>
                <w:ins w:id="2466" w:author="Windows User" w:date="2016-04-13T16:56:00Z"/>
                <w:rFonts w:ascii="Arial" w:eastAsia="Times New Roman" w:hAnsi="Arial" w:cs="Arial"/>
                <w:i/>
                <w:iCs/>
                <w:sz w:val="20"/>
                <w:szCs w:val="20"/>
                <w:lang w:eastAsia="en-IE"/>
              </w:rPr>
            </w:pPr>
          </w:p>
        </w:tc>
        <w:tc>
          <w:tcPr>
            <w:tcW w:w="8114" w:type="dxa"/>
            <w:gridSpan w:val="7"/>
            <w:tcBorders>
              <w:top w:val="nil"/>
              <w:left w:val="nil"/>
              <w:bottom w:val="nil"/>
              <w:right w:val="nil"/>
            </w:tcBorders>
            <w:shd w:val="clear" w:color="auto" w:fill="auto"/>
            <w:noWrap/>
            <w:vAlign w:val="bottom"/>
            <w:hideMark/>
          </w:tcPr>
          <w:p w14:paraId="4C6166A7" w14:textId="77777777" w:rsidR="00DE72A5" w:rsidRPr="00DE72A5" w:rsidRDefault="00DE72A5" w:rsidP="00DE72A5">
            <w:pPr>
              <w:spacing w:after="0" w:line="240" w:lineRule="auto"/>
              <w:rPr>
                <w:ins w:id="2467" w:author="Windows User" w:date="2016-04-13T16:56:00Z"/>
                <w:rFonts w:ascii="Arial" w:eastAsia="Times New Roman" w:hAnsi="Arial" w:cs="Arial"/>
                <w:iCs/>
                <w:sz w:val="20"/>
                <w:szCs w:val="20"/>
                <w:lang w:eastAsia="en-IE"/>
              </w:rPr>
            </w:pPr>
            <w:ins w:id="2468" w:author="Windows User" w:date="2016-04-13T16:56:00Z">
              <w:r w:rsidRPr="00DE72A5">
                <w:rPr>
                  <w:rFonts w:ascii="Arial" w:eastAsia="Times New Roman" w:hAnsi="Arial" w:cs="Arial"/>
                  <w:iCs/>
                  <w:sz w:val="20"/>
                  <w:szCs w:val="20"/>
                  <w:lang w:eastAsia="en-IE"/>
                </w:rPr>
                <w:t>Main effects (</w:t>
              </w:r>
              <w:r w:rsidRPr="00DE72A5">
                <w:rPr>
                  <w:rFonts w:ascii="Arial" w:eastAsia="Times New Roman" w:hAnsi="Arial" w:cs="Arial"/>
                  <w:i/>
                  <w:iCs/>
                  <w:sz w:val="20"/>
                  <w:szCs w:val="20"/>
                  <w:lang w:eastAsia="en-IE"/>
                </w:rPr>
                <w:t>W</w:t>
              </w:r>
              <w:r w:rsidRPr="00DE72A5">
                <w:rPr>
                  <w:rFonts w:ascii="Arial" w:eastAsia="Times New Roman" w:hAnsi="Arial" w:cs="Arial"/>
                  <w:iCs/>
                  <w:sz w:val="20"/>
                  <w:szCs w:val="20"/>
                  <w:lang w:eastAsia="en-IE"/>
                </w:rPr>
                <w:t xml:space="preserve"> effects differ by mesh, </w:t>
              </w:r>
              <w:r w:rsidRPr="00DE72A5">
                <w:rPr>
                  <w:rFonts w:ascii="Arial" w:eastAsia="Times New Roman" w:hAnsi="Arial" w:cs="Arial"/>
                  <w:i/>
                  <w:iCs/>
                  <w:sz w:val="20"/>
                  <w:szCs w:val="20"/>
                  <w:lang w:eastAsia="en-IE"/>
                </w:rPr>
                <w:t>NP</w:t>
              </w:r>
              <w:r w:rsidRPr="00DE72A5">
                <w:rPr>
                  <w:rFonts w:ascii="Arial" w:eastAsia="Times New Roman" w:hAnsi="Arial" w:cs="Arial"/>
                  <w:iCs/>
                  <w:sz w:val="20"/>
                  <w:szCs w:val="20"/>
                  <w:lang w:eastAsia="en-IE"/>
                </w:rPr>
                <w:t xml:space="preserve"> effects common across meshes)</w:t>
              </w:r>
            </w:ins>
          </w:p>
        </w:tc>
        <w:tc>
          <w:tcPr>
            <w:tcW w:w="939" w:type="dxa"/>
            <w:tcBorders>
              <w:top w:val="nil"/>
              <w:left w:val="nil"/>
              <w:bottom w:val="nil"/>
              <w:right w:val="nil"/>
            </w:tcBorders>
            <w:shd w:val="clear" w:color="auto" w:fill="auto"/>
            <w:noWrap/>
            <w:vAlign w:val="bottom"/>
            <w:hideMark/>
          </w:tcPr>
          <w:p w14:paraId="4FABE60A" w14:textId="77777777" w:rsidR="00DE72A5" w:rsidRPr="00DE72A5" w:rsidRDefault="00DE72A5" w:rsidP="00DE72A5">
            <w:pPr>
              <w:spacing w:after="0" w:line="240" w:lineRule="auto"/>
              <w:rPr>
                <w:ins w:id="2469" w:author="Windows User" w:date="2016-04-13T16:56:00Z"/>
                <w:rFonts w:ascii="Arial" w:eastAsia="Times New Roman" w:hAnsi="Arial" w:cs="Arial"/>
                <w:i/>
                <w:iCs/>
                <w:sz w:val="20"/>
                <w:szCs w:val="20"/>
                <w:lang w:eastAsia="en-IE"/>
              </w:rPr>
            </w:pPr>
          </w:p>
        </w:tc>
      </w:tr>
      <w:tr w:rsidR="00DE72A5" w:rsidRPr="00DE72A5" w14:paraId="62B987C2" w14:textId="77777777" w:rsidTr="00DE72A5">
        <w:tblPrEx>
          <w:tblBorders>
            <w:top w:val="none" w:sz="0" w:space="0" w:color="auto"/>
            <w:bottom w:val="none" w:sz="0" w:space="0" w:color="auto"/>
          </w:tblBorders>
        </w:tblPrEx>
        <w:trPr>
          <w:gridAfter w:val="4"/>
          <w:wAfter w:w="4196" w:type="dxa"/>
          <w:trHeight w:val="255"/>
          <w:ins w:id="2470" w:author="Windows User" w:date="2016-04-13T16:56:00Z"/>
        </w:trPr>
        <w:tc>
          <w:tcPr>
            <w:tcW w:w="419" w:type="dxa"/>
            <w:tcBorders>
              <w:top w:val="nil"/>
              <w:left w:val="nil"/>
              <w:bottom w:val="nil"/>
              <w:right w:val="nil"/>
            </w:tcBorders>
            <w:vAlign w:val="bottom"/>
          </w:tcPr>
          <w:p w14:paraId="22D20D4D" w14:textId="77777777" w:rsidR="00DE72A5" w:rsidRPr="00DE72A5" w:rsidRDefault="00DE72A5" w:rsidP="00DE72A5">
            <w:pPr>
              <w:spacing w:after="0" w:line="240" w:lineRule="auto"/>
              <w:rPr>
                <w:ins w:id="2471" w:author="Windows User" w:date="2016-04-13T16:56:00Z"/>
                <w:rFonts w:ascii="Calibri" w:eastAsia="Calibri" w:hAnsi="Calibri" w:cs="Times New Roman"/>
                <w:sz w:val="20"/>
                <w:szCs w:val="20"/>
                <w:lang w:eastAsia="en-IE"/>
              </w:rPr>
            </w:pPr>
            <w:ins w:id="2472" w:author="Windows User" w:date="2016-04-13T16:56:00Z">
              <w:r w:rsidRPr="00DE72A5">
                <w:rPr>
                  <w:rFonts w:ascii="Calibri" w:eastAsia="Calibri" w:hAnsi="Calibri" w:cs="Times New Roman"/>
                  <w:sz w:val="20"/>
                  <w:szCs w:val="20"/>
                  <w:lang w:eastAsia="en-IE"/>
                </w:rPr>
                <w:t>16</w:t>
              </w:r>
            </w:ins>
          </w:p>
        </w:tc>
        <w:tc>
          <w:tcPr>
            <w:tcW w:w="5279" w:type="dxa"/>
            <w:gridSpan w:val="4"/>
            <w:tcBorders>
              <w:top w:val="nil"/>
              <w:left w:val="nil"/>
              <w:bottom w:val="nil"/>
              <w:right w:val="nil"/>
            </w:tcBorders>
            <w:shd w:val="clear" w:color="auto" w:fill="auto"/>
            <w:noWrap/>
            <w:vAlign w:val="bottom"/>
            <w:hideMark/>
          </w:tcPr>
          <w:p w14:paraId="6F550D39" w14:textId="77777777" w:rsidR="00DE72A5" w:rsidRPr="00DE72A5" w:rsidRDefault="00807A25" w:rsidP="00DE72A5">
            <w:pPr>
              <w:spacing w:after="0" w:line="240" w:lineRule="auto"/>
              <w:rPr>
                <w:ins w:id="2473" w:author="Windows User" w:date="2016-04-13T16:56:00Z"/>
                <w:rFonts w:ascii="Arial" w:eastAsia="Times New Roman" w:hAnsi="Arial" w:cs="Arial"/>
                <w:sz w:val="20"/>
                <w:szCs w:val="20"/>
                <w:lang w:eastAsia="en-IE"/>
              </w:rPr>
            </w:pPr>
            <m:oMathPara>
              <m:oMathParaPr>
                <m:jc m:val="left"/>
              </m:oMathParaPr>
              <m:oMath>
                <m:sSub>
                  <m:sSubPr>
                    <m:ctrlPr>
                      <w:ins w:id="2474" w:author="Windows User" w:date="2016-04-13T16:56:00Z">
                        <w:rPr>
                          <w:rFonts w:ascii="Cambria Math" w:eastAsia="Times New Roman" w:hAnsi="Cambria Math" w:cs="Arial"/>
                          <w:i/>
                          <w:sz w:val="20"/>
                          <w:szCs w:val="20"/>
                          <w:lang w:eastAsia="en-IE"/>
                        </w:rPr>
                      </w:ins>
                    </m:ctrlPr>
                  </m:sSubPr>
                  <m:e>
                    <m:r>
                      <w:ins w:id="2475" w:author="Windows User" w:date="2016-04-13T16:56:00Z">
                        <w:rPr>
                          <w:rFonts w:ascii="Cambria Math" w:eastAsia="Times New Roman" w:hAnsi="Cambria Math" w:cs="Arial"/>
                          <w:sz w:val="20"/>
                          <w:szCs w:val="20"/>
                          <w:lang w:eastAsia="en-IE"/>
                        </w:rPr>
                        <m:t>β</m:t>
                      </w:ins>
                    </m:r>
                  </m:e>
                  <m:sub>
                    <m:r>
                      <w:ins w:id="2476" w:author="Windows User" w:date="2016-04-13T16:56:00Z">
                        <w:rPr>
                          <w:rFonts w:ascii="Cambria Math" w:eastAsia="Times New Roman" w:hAnsi="Cambria Math" w:cs="Arial"/>
                          <w:sz w:val="20"/>
                          <w:szCs w:val="20"/>
                          <w:lang w:eastAsia="en-IE"/>
                        </w:rPr>
                        <m:t>0,j</m:t>
                      </w:ins>
                    </m:r>
                  </m:sub>
                </m:sSub>
                <m:r>
                  <w:ins w:id="2477" w:author="Windows User" w:date="2016-04-13T16:56:00Z">
                    <w:rPr>
                      <w:rFonts w:ascii="Cambria Math" w:eastAsia="Times New Roman" w:hAnsi="Cambria Math" w:cs="Arial"/>
                      <w:sz w:val="20"/>
                      <w:szCs w:val="20"/>
                      <w:lang w:eastAsia="en-IE"/>
                    </w:rPr>
                    <m:t xml:space="preserve">+ </m:t>
                  </w:ins>
                </m:r>
                <m:sSub>
                  <m:sSubPr>
                    <m:ctrlPr>
                      <w:ins w:id="2478" w:author="Windows User" w:date="2016-04-13T16:56:00Z">
                        <w:rPr>
                          <w:rFonts w:ascii="Cambria Math" w:eastAsia="Times New Roman" w:hAnsi="Cambria Math" w:cs="Arial"/>
                          <w:i/>
                          <w:sz w:val="20"/>
                          <w:szCs w:val="20"/>
                          <w:lang w:eastAsia="en-IE"/>
                        </w:rPr>
                      </w:ins>
                    </m:ctrlPr>
                  </m:sSubPr>
                  <m:e>
                    <m:r>
                      <w:ins w:id="2479" w:author="Windows User" w:date="2016-04-13T16:56:00Z">
                        <w:rPr>
                          <w:rFonts w:ascii="Cambria Math" w:eastAsia="Times New Roman" w:hAnsi="Cambria Math" w:cs="Arial"/>
                          <w:sz w:val="20"/>
                          <w:szCs w:val="20"/>
                          <w:lang w:eastAsia="en-IE"/>
                        </w:rPr>
                        <m:t>β</m:t>
                      </w:ins>
                    </m:r>
                  </m:e>
                  <m:sub>
                    <m:r>
                      <w:ins w:id="2480" w:author="Windows User" w:date="2016-04-13T16:56:00Z">
                        <w:rPr>
                          <w:rFonts w:ascii="Cambria Math" w:eastAsia="Times New Roman" w:hAnsi="Cambria Math" w:cs="Arial"/>
                          <w:sz w:val="20"/>
                          <w:szCs w:val="20"/>
                          <w:lang w:eastAsia="en-IE"/>
                        </w:rPr>
                        <m:t>1,j</m:t>
                      </w:ins>
                    </m:r>
                  </m:sub>
                </m:sSub>
                <m:r>
                  <w:ins w:id="2481" w:author="Windows User" w:date="2016-04-13T16:56:00Z">
                    <w:rPr>
                      <w:rFonts w:ascii="Cambria Math" w:eastAsia="Times New Roman" w:hAnsi="Cambria Math" w:cs="Arial"/>
                      <w:sz w:val="20"/>
                      <w:szCs w:val="20"/>
                      <w:lang w:eastAsia="en-IE"/>
                    </w:rPr>
                    <m:t xml:space="preserve">CL+ </m:t>
                  </w:ins>
                </m:r>
                <m:sSub>
                  <m:sSubPr>
                    <m:ctrlPr>
                      <w:ins w:id="2482" w:author="Windows User" w:date="2016-04-13T16:56:00Z">
                        <w:rPr>
                          <w:rFonts w:ascii="Cambria Math" w:eastAsia="Times New Roman" w:hAnsi="Cambria Math" w:cs="Arial"/>
                          <w:i/>
                          <w:sz w:val="20"/>
                          <w:szCs w:val="20"/>
                          <w:lang w:eastAsia="en-IE"/>
                        </w:rPr>
                      </w:ins>
                    </m:ctrlPr>
                  </m:sSubPr>
                  <m:e>
                    <m:r>
                      <w:ins w:id="2483" w:author="Windows User" w:date="2016-04-13T16:56:00Z">
                        <w:rPr>
                          <w:rFonts w:ascii="Cambria Math" w:eastAsia="Times New Roman" w:hAnsi="Cambria Math" w:cs="Arial"/>
                          <w:sz w:val="20"/>
                          <w:szCs w:val="20"/>
                          <w:lang w:eastAsia="en-IE"/>
                        </w:rPr>
                        <m:t>δ</m:t>
                      </w:ins>
                    </m:r>
                  </m:e>
                  <m:sub>
                    <m:r>
                      <w:ins w:id="2484" w:author="Windows User" w:date="2016-04-13T16:56:00Z">
                        <w:rPr>
                          <w:rFonts w:ascii="Cambria Math" w:eastAsia="Times New Roman" w:hAnsi="Cambria Math" w:cs="Arial"/>
                          <w:sz w:val="20"/>
                          <w:szCs w:val="20"/>
                          <w:lang w:eastAsia="en-IE"/>
                        </w:rPr>
                        <m:t>1</m:t>
                      </w:ins>
                    </m:r>
                  </m:sub>
                </m:sSub>
                <m:r>
                  <w:ins w:id="2485" w:author="Windows User" w:date="2016-04-13T16:56:00Z">
                    <w:rPr>
                      <w:rFonts w:ascii="Cambria Math" w:eastAsia="Times New Roman" w:hAnsi="Cambria Math" w:cs="Arial"/>
                      <w:sz w:val="20"/>
                      <w:szCs w:val="20"/>
                      <w:lang w:eastAsia="en-IE"/>
                    </w:rPr>
                    <m:t xml:space="preserve">PI+ </m:t>
                  </w:ins>
                </m:r>
                <m:sSub>
                  <m:sSubPr>
                    <m:ctrlPr>
                      <w:ins w:id="2486" w:author="Windows User" w:date="2016-04-13T16:56:00Z">
                        <w:rPr>
                          <w:rFonts w:ascii="Cambria Math" w:eastAsia="Times New Roman" w:hAnsi="Cambria Math" w:cs="Arial"/>
                          <w:i/>
                          <w:sz w:val="20"/>
                          <w:szCs w:val="20"/>
                          <w:lang w:eastAsia="en-IE"/>
                        </w:rPr>
                      </w:ins>
                    </m:ctrlPr>
                  </m:sSubPr>
                  <m:e>
                    <m:r>
                      <w:ins w:id="2487" w:author="Windows User" w:date="2016-04-13T16:56:00Z">
                        <w:rPr>
                          <w:rFonts w:ascii="Cambria Math" w:eastAsia="Times New Roman" w:hAnsi="Cambria Math" w:cs="Arial"/>
                          <w:sz w:val="20"/>
                          <w:szCs w:val="20"/>
                          <w:lang w:eastAsia="en-IE"/>
                        </w:rPr>
                        <m:t>δ</m:t>
                      </w:ins>
                    </m:r>
                  </m:e>
                  <m:sub>
                    <m:r>
                      <w:ins w:id="2488" w:author="Windows User" w:date="2016-04-13T16:56:00Z">
                        <w:rPr>
                          <w:rFonts w:ascii="Cambria Math" w:eastAsia="Times New Roman" w:hAnsi="Cambria Math" w:cs="Arial"/>
                          <w:sz w:val="20"/>
                          <w:szCs w:val="20"/>
                          <w:lang w:eastAsia="en-IE"/>
                        </w:rPr>
                        <m:t>2</m:t>
                      </w:ins>
                    </m:r>
                  </m:sub>
                </m:sSub>
                <m:r>
                  <w:ins w:id="2489" w:author="Windows User" w:date="2016-04-13T16:56:00Z">
                    <w:rPr>
                      <w:rFonts w:ascii="Cambria Math" w:eastAsia="Times New Roman" w:hAnsi="Cambria Math" w:cs="Arial"/>
                      <w:sz w:val="20"/>
                      <w:szCs w:val="20"/>
                      <w:lang w:eastAsia="en-IE"/>
                    </w:rPr>
                    <m:t xml:space="preserve">SI+ </m:t>
                  </w:ins>
                </m:r>
                <m:sSub>
                  <m:sSubPr>
                    <m:ctrlPr>
                      <w:ins w:id="2490" w:author="Windows User" w:date="2016-04-13T16:56:00Z">
                        <w:rPr>
                          <w:rFonts w:ascii="Cambria Math" w:eastAsia="Times New Roman" w:hAnsi="Cambria Math" w:cs="Arial"/>
                          <w:i/>
                          <w:sz w:val="20"/>
                          <w:szCs w:val="20"/>
                          <w:lang w:eastAsia="en-IE"/>
                        </w:rPr>
                      </w:ins>
                    </m:ctrlPr>
                  </m:sSubPr>
                  <m:e>
                    <m:r>
                      <w:ins w:id="2491" w:author="Windows User" w:date="2016-04-13T16:56:00Z">
                        <w:rPr>
                          <w:rFonts w:ascii="Cambria Math" w:eastAsia="Times New Roman" w:hAnsi="Cambria Math" w:cs="Arial"/>
                          <w:sz w:val="20"/>
                          <w:szCs w:val="20"/>
                          <w:lang w:eastAsia="en-IE"/>
                        </w:rPr>
                        <m:t>δ</m:t>
                      </w:ins>
                    </m:r>
                  </m:e>
                  <m:sub>
                    <m:r>
                      <w:ins w:id="2492" w:author="Windows User" w:date="2016-04-13T16:56:00Z">
                        <w:rPr>
                          <w:rFonts w:ascii="Cambria Math" w:eastAsia="Times New Roman" w:hAnsi="Cambria Math" w:cs="Arial"/>
                          <w:sz w:val="20"/>
                          <w:szCs w:val="20"/>
                          <w:lang w:eastAsia="en-IE"/>
                        </w:rPr>
                        <m:t>3</m:t>
                      </w:ins>
                    </m:r>
                  </m:sub>
                </m:sSub>
                <m:r>
                  <w:ins w:id="2493" w:author="Windows User" w:date="2016-04-13T16:56:00Z">
                    <w:rPr>
                      <w:rFonts w:ascii="Cambria Math" w:eastAsia="Times New Roman" w:hAnsi="Cambria Math" w:cs="Arial"/>
                      <w:sz w:val="20"/>
                      <w:szCs w:val="20"/>
                      <w:lang w:eastAsia="en-IE"/>
                    </w:rPr>
                    <m:t>SO +</m:t>
                  </w:ins>
                </m:r>
                <m:sSub>
                  <m:sSubPr>
                    <m:ctrlPr>
                      <w:ins w:id="2494" w:author="Windows User" w:date="2016-04-13T16:56:00Z">
                        <w:rPr>
                          <w:rFonts w:ascii="Cambria Math" w:eastAsia="Times New Roman" w:hAnsi="Cambria Math" w:cs="Arial"/>
                          <w:i/>
                          <w:sz w:val="20"/>
                          <w:szCs w:val="20"/>
                          <w:lang w:eastAsia="en-IE"/>
                        </w:rPr>
                      </w:ins>
                    </m:ctrlPr>
                  </m:sSubPr>
                  <m:e>
                    <m:r>
                      <w:ins w:id="2495" w:author="Windows User" w:date="2016-04-13T16:56:00Z">
                        <w:rPr>
                          <w:rFonts w:ascii="Cambria Math" w:eastAsia="Times New Roman" w:hAnsi="Cambria Math" w:cs="Arial"/>
                          <w:sz w:val="20"/>
                          <w:szCs w:val="20"/>
                          <w:lang w:eastAsia="en-IE"/>
                        </w:rPr>
                        <m:t>γ</m:t>
                      </w:ins>
                    </m:r>
                  </m:e>
                  <m:sub>
                    <m:r>
                      <w:ins w:id="2496" w:author="Windows User" w:date="2016-04-13T16:56:00Z">
                        <w:rPr>
                          <w:rFonts w:ascii="Cambria Math" w:eastAsia="Times New Roman" w:hAnsi="Cambria Math" w:cs="Arial"/>
                          <w:sz w:val="20"/>
                          <w:szCs w:val="20"/>
                          <w:lang w:eastAsia="en-IE"/>
                        </w:rPr>
                        <m:t>j</m:t>
                      </w:ins>
                    </m:r>
                  </m:sub>
                </m:sSub>
                <m:r>
                  <w:ins w:id="2497"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2CE94423" w14:textId="77777777" w:rsidR="00DE72A5" w:rsidRPr="00DE72A5" w:rsidRDefault="00DE72A5" w:rsidP="00DE72A5">
            <w:pPr>
              <w:spacing w:after="0" w:line="240" w:lineRule="auto"/>
              <w:jc w:val="center"/>
              <w:rPr>
                <w:ins w:id="2498" w:author="Windows User" w:date="2016-04-13T16:56:00Z"/>
                <w:rFonts w:ascii="Arial" w:eastAsia="Times New Roman" w:hAnsi="Arial" w:cs="Arial"/>
                <w:sz w:val="20"/>
                <w:szCs w:val="20"/>
                <w:lang w:eastAsia="en-IE"/>
              </w:rPr>
            </w:pPr>
            <w:ins w:id="2499" w:author="Windows User" w:date="2016-04-13T16:56:00Z">
              <w:r w:rsidRPr="00DE72A5">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
          <w:p w14:paraId="0BE7B2EF" w14:textId="77777777" w:rsidR="00DE72A5" w:rsidRPr="00DE72A5" w:rsidRDefault="00DE72A5" w:rsidP="00DE72A5">
            <w:pPr>
              <w:spacing w:after="0" w:line="240" w:lineRule="auto"/>
              <w:jc w:val="center"/>
              <w:rPr>
                <w:ins w:id="2500" w:author="Windows User" w:date="2016-04-13T16:56:00Z"/>
                <w:rFonts w:ascii="Arial" w:eastAsia="Times New Roman" w:hAnsi="Arial" w:cs="Arial"/>
                <w:sz w:val="20"/>
                <w:szCs w:val="20"/>
                <w:lang w:eastAsia="en-IE"/>
              </w:rPr>
            </w:pPr>
            <w:ins w:id="2501" w:author="Windows User" w:date="2016-04-13T16:56:00Z">
              <w:r w:rsidRPr="00DE72A5">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
          <w:p w14:paraId="52C8217D" w14:textId="77777777" w:rsidR="00DE72A5" w:rsidRPr="00DE72A5" w:rsidRDefault="00DE72A5" w:rsidP="00DE72A5">
            <w:pPr>
              <w:spacing w:after="0" w:line="240" w:lineRule="auto"/>
              <w:jc w:val="center"/>
              <w:rPr>
                <w:ins w:id="2502" w:author="Windows User" w:date="2016-04-13T16:56:00Z"/>
                <w:rFonts w:ascii="Arial" w:eastAsia="Times New Roman" w:hAnsi="Arial" w:cs="Arial"/>
                <w:sz w:val="20"/>
                <w:szCs w:val="20"/>
                <w:lang w:eastAsia="en-IE"/>
              </w:rPr>
            </w:pPr>
            <w:ins w:id="2503" w:author="Windows User" w:date="2016-04-13T16:56:00Z">
              <w:r w:rsidRPr="00DE72A5">
                <w:rPr>
                  <w:rFonts w:ascii="Arial" w:eastAsia="Times New Roman" w:hAnsi="Arial" w:cs="Arial"/>
                  <w:sz w:val="20"/>
                  <w:szCs w:val="20"/>
                  <w:lang w:eastAsia="en-IE"/>
                </w:rPr>
                <w:t>4104.20</w:t>
              </w:r>
            </w:ins>
          </w:p>
        </w:tc>
      </w:tr>
      <w:tr w:rsidR="00DE72A5" w:rsidRPr="00DE72A5" w14:paraId="011E374F" w14:textId="77777777" w:rsidTr="00DE72A5">
        <w:tblPrEx>
          <w:tblBorders>
            <w:top w:val="none" w:sz="0" w:space="0" w:color="auto"/>
            <w:bottom w:val="none" w:sz="0" w:space="0" w:color="auto"/>
          </w:tblBorders>
        </w:tblPrEx>
        <w:trPr>
          <w:gridAfter w:val="4"/>
          <w:wAfter w:w="4196" w:type="dxa"/>
          <w:trHeight w:val="255"/>
          <w:ins w:id="2504" w:author="Windows User" w:date="2016-04-13T16:56:00Z"/>
        </w:trPr>
        <w:tc>
          <w:tcPr>
            <w:tcW w:w="419" w:type="dxa"/>
            <w:tcBorders>
              <w:top w:val="nil"/>
              <w:left w:val="nil"/>
              <w:bottom w:val="nil"/>
              <w:right w:val="nil"/>
            </w:tcBorders>
            <w:vAlign w:val="bottom"/>
          </w:tcPr>
          <w:p w14:paraId="029A0508" w14:textId="77777777" w:rsidR="00DE72A5" w:rsidRPr="00DE72A5" w:rsidRDefault="00DE72A5" w:rsidP="00DE72A5">
            <w:pPr>
              <w:spacing w:after="0" w:line="240" w:lineRule="auto"/>
              <w:rPr>
                <w:ins w:id="2505" w:author="Windows User" w:date="2016-04-13T16:56:00Z"/>
                <w:rFonts w:eastAsia="Times New Roman" w:cs="Arial"/>
                <w:sz w:val="20"/>
                <w:szCs w:val="20"/>
                <w:lang w:eastAsia="en-IE"/>
              </w:rPr>
            </w:pPr>
            <w:ins w:id="2506" w:author="Windows User" w:date="2016-04-13T16:56:00Z">
              <w:r w:rsidRPr="00DE72A5">
                <w:rPr>
                  <w:rFonts w:eastAsia="Times New Roman" w:cs="Arial"/>
                  <w:sz w:val="20"/>
                  <w:szCs w:val="20"/>
                  <w:lang w:eastAsia="en-IE"/>
                </w:rPr>
                <w:t>17</w:t>
              </w:r>
            </w:ins>
          </w:p>
        </w:tc>
        <w:tc>
          <w:tcPr>
            <w:tcW w:w="5279" w:type="dxa"/>
            <w:gridSpan w:val="4"/>
            <w:tcBorders>
              <w:top w:val="nil"/>
              <w:left w:val="nil"/>
              <w:bottom w:val="nil"/>
              <w:right w:val="nil"/>
            </w:tcBorders>
            <w:shd w:val="clear" w:color="auto" w:fill="auto"/>
            <w:noWrap/>
            <w:vAlign w:val="bottom"/>
            <w:hideMark/>
          </w:tcPr>
          <w:p w14:paraId="69BFB86E" w14:textId="77777777" w:rsidR="00DE72A5" w:rsidRPr="00DE72A5" w:rsidRDefault="00807A25" w:rsidP="00DE72A5">
            <w:pPr>
              <w:spacing w:after="0" w:line="240" w:lineRule="auto"/>
              <w:rPr>
                <w:ins w:id="2507" w:author="Windows User" w:date="2016-04-13T16:56:00Z"/>
                <w:rFonts w:ascii="Arial" w:eastAsia="Times New Roman" w:hAnsi="Arial" w:cs="Arial"/>
                <w:sz w:val="20"/>
                <w:szCs w:val="20"/>
                <w:lang w:eastAsia="en-IE"/>
              </w:rPr>
            </w:pPr>
            <m:oMathPara>
              <m:oMathParaPr>
                <m:jc m:val="left"/>
              </m:oMathParaPr>
              <m:oMath>
                <m:sSub>
                  <m:sSubPr>
                    <m:ctrlPr>
                      <w:ins w:id="2508" w:author="Windows User" w:date="2016-04-13T16:56:00Z">
                        <w:rPr>
                          <w:rFonts w:ascii="Cambria Math" w:eastAsia="Times New Roman" w:hAnsi="Cambria Math" w:cs="Arial"/>
                          <w:i/>
                          <w:sz w:val="20"/>
                          <w:szCs w:val="20"/>
                          <w:lang w:eastAsia="en-IE"/>
                        </w:rPr>
                      </w:ins>
                    </m:ctrlPr>
                  </m:sSubPr>
                  <m:e>
                    <m:r>
                      <w:ins w:id="2509" w:author="Windows User" w:date="2016-04-13T16:56:00Z">
                        <w:rPr>
                          <w:rFonts w:ascii="Cambria Math" w:eastAsia="Times New Roman" w:hAnsi="Cambria Math" w:cs="Arial"/>
                          <w:sz w:val="20"/>
                          <w:szCs w:val="20"/>
                          <w:lang w:eastAsia="en-IE"/>
                        </w:rPr>
                        <m:t>β</m:t>
                      </w:ins>
                    </m:r>
                  </m:e>
                  <m:sub>
                    <m:r>
                      <w:ins w:id="2510" w:author="Windows User" w:date="2016-04-13T16:56:00Z">
                        <w:rPr>
                          <w:rFonts w:ascii="Cambria Math" w:eastAsia="Times New Roman" w:hAnsi="Cambria Math" w:cs="Arial"/>
                          <w:sz w:val="20"/>
                          <w:szCs w:val="20"/>
                          <w:lang w:eastAsia="en-IE"/>
                        </w:rPr>
                        <m:t>0,j</m:t>
                      </w:ins>
                    </m:r>
                  </m:sub>
                </m:sSub>
                <m:r>
                  <w:ins w:id="2511" w:author="Windows User" w:date="2016-04-13T16:56:00Z">
                    <w:rPr>
                      <w:rFonts w:ascii="Cambria Math" w:eastAsia="Times New Roman" w:hAnsi="Cambria Math" w:cs="Arial"/>
                      <w:sz w:val="20"/>
                      <w:szCs w:val="20"/>
                      <w:lang w:eastAsia="en-IE"/>
                    </w:rPr>
                    <m:t xml:space="preserve">+ </m:t>
                  </w:ins>
                </m:r>
                <m:sSub>
                  <m:sSubPr>
                    <m:ctrlPr>
                      <w:ins w:id="2512" w:author="Windows User" w:date="2016-04-13T16:56:00Z">
                        <w:rPr>
                          <w:rFonts w:ascii="Cambria Math" w:eastAsia="Times New Roman" w:hAnsi="Cambria Math" w:cs="Arial"/>
                          <w:i/>
                          <w:sz w:val="20"/>
                          <w:szCs w:val="20"/>
                          <w:lang w:eastAsia="en-IE"/>
                        </w:rPr>
                      </w:ins>
                    </m:ctrlPr>
                  </m:sSubPr>
                  <m:e>
                    <m:r>
                      <w:ins w:id="2513" w:author="Windows User" w:date="2016-04-13T16:56:00Z">
                        <w:rPr>
                          <w:rFonts w:ascii="Cambria Math" w:eastAsia="Times New Roman" w:hAnsi="Cambria Math" w:cs="Arial"/>
                          <w:sz w:val="20"/>
                          <w:szCs w:val="20"/>
                          <w:lang w:eastAsia="en-IE"/>
                        </w:rPr>
                        <m:t>β</m:t>
                      </w:ins>
                    </m:r>
                  </m:e>
                  <m:sub>
                    <m:r>
                      <w:ins w:id="2514" w:author="Windows User" w:date="2016-04-13T16:56:00Z">
                        <w:rPr>
                          <w:rFonts w:ascii="Cambria Math" w:eastAsia="Times New Roman" w:hAnsi="Cambria Math" w:cs="Arial"/>
                          <w:sz w:val="20"/>
                          <w:szCs w:val="20"/>
                          <w:lang w:eastAsia="en-IE"/>
                        </w:rPr>
                        <m:t>1,j</m:t>
                      </w:ins>
                    </m:r>
                  </m:sub>
                </m:sSub>
                <m:r>
                  <w:ins w:id="2515" w:author="Windows User" w:date="2016-04-13T16:56:00Z">
                    <w:rPr>
                      <w:rFonts w:ascii="Cambria Math" w:eastAsia="Times New Roman" w:hAnsi="Cambria Math" w:cs="Arial"/>
                      <w:sz w:val="20"/>
                      <w:szCs w:val="20"/>
                      <w:lang w:eastAsia="en-IE"/>
                    </w:rPr>
                    <m:t xml:space="preserve">CL+ </m:t>
                  </w:ins>
                </m:r>
                <m:sSub>
                  <m:sSubPr>
                    <m:ctrlPr>
                      <w:ins w:id="2516" w:author="Windows User" w:date="2016-04-13T16:56:00Z">
                        <w:rPr>
                          <w:rFonts w:ascii="Cambria Math" w:eastAsia="Times New Roman" w:hAnsi="Cambria Math" w:cs="Arial"/>
                          <w:i/>
                          <w:sz w:val="20"/>
                          <w:szCs w:val="20"/>
                          <w:lang w:eastAsia="en-IE"/>
                        </w:rPr>
                      </w:ins>
                    </m:ctrlPr>
                  </m:sSubPr>
                  <m:e>
                    <m:r>
                      <w:ins w:id="2517" w:author="Windows User" w:date="2016-04-13T16:56:00Z">
                        <w:rPr>
                          <w:rFonts w:ascii="Cambria Math" w:eastAsia="Times New Roman" w:hAnsi="Cambria Math" w:cs="Arial"/>
                          <w:sz w:val="20"/>
                          <w:szCs w:val="20"/>
                          <w:lang w:eastAsia="en-IE"/>
                        </w:rPr>
                        <m:t>β</m:t>
                      </w:ins>
                    </m:r>
                  </m:e>
                  <m:sub>
                    <m:r>
                      <w:ins w:id="2518" w:author="Windows User" w:date="2016-04-13T16:56:00Z">
                        <w:rPr>
                          <w:rFonts w:ascii="Cambria Math" w:eastAsia="Times New Roman" w:hAnsi="Cambria Math" w:cs="Arial"/>
                          <w:sz w:val="20"/>
                          <w:szCs w:val="20"/>
                          <w:lang w:eastAsia="en-IE"/>
                        </w:rPr>
                        <m:t>2,j</m:t>
                      </w:ins>
                    </m:r>
                  </m:sub>
                </m:sSub>
                <m:sSup>
                  <m:sSupPr>
                    <m:ctrlPr>
                      <w:ins w:id="2519" w:author="Windows User" w:date="2016-04-13T16:56:00Z">
                        <w:rPr>
                          <w:rFonts w:ascii="Cambria Math" w:eastAsia="Times New Roman" w:hAnsi="Cambria Math" w:cs="Arial"/>
                          <w:i/>
                          <w:sz w:val="20"/>
                          <w:szCs w:val="20"/>
                          <w:lang w:eastAsia="en-IE"/>
                        </w:rPr>
                      </w:ins>
                    </m:ctrlPr>
                  </m:sSupPr>
                  <m:e>
                    <m:r>
                      <w:ins w:id="2520" w:author="Windows User" w:date="2016-04-13T16:56:00Z">
                        <w:rPr>
                          <w:rFonts w:ascii="Cambria Math" w:eastAsia="Times New Roman" w:hAnsi="Cambria Math" w:cs="Arial"/>
                          <w:sz w:val="20"/>
                          <w:szCs w:val="20"/>
                          <w:lang w:eastAsia="en-IE"/>
                        </w:rPr>
                        <m:t>CL</m:t>
                      </w:ins>
                    </m:r>
                  </m:e>
                  <m:sup>
                    <m:r>
                      <w:ins w:id="2521" w:author="Windows User" w:date="2016-04-13T16:56:00Z">
                        <w:rPr>
                          <w:rFonts w:ascii="Cambria Math" w:eastAsia="Times New Roman" w:hAnsi="Cambria Math" w:cs="Arial"/>
                          <w:sz w:val="20"/>
                          <w:szCs w:val="20"/>
                          <w:lang w:eastAsia="en-IE"/>
                        </w:rPr>
                        <m:t>2</m:t>
                      </w:ins>
                    </m:r>
                  </m:sup>
                </m:sSup>
                <m:r>
                  <w:ins w:id="2522" w:author="Windows User" w:date="2016-04-13T16:56:00Z">
                    <w:rPr>
                      <w:rFonts w:ascii="Cambria Math" w:eastAsia="Times New Roman" w:hAnsi="Cambria Math" w:cs="Arial"/>
                      <w:sz w:val="20"/>
                      <w:szCs w:val="20"/>
                      <w:lang w:eastAsia="en-IE"/>
                    </w:rPr>
                    <m:t xml:space="preserve">+ </m:t>
                  </w:ins>
                </m:r>
                <m:sSub>
                  <m:sSubPr>
                    <m:ctrlPr>
                      <w:ins w:id="2523" w:author="Windows User" w:date="2016-04-13T16:56:00Z">
                        <w:rPr>
                          <w:rFonts w:ascii="Cambria Math" w:eastAsia="Times New Roman" w:hAnsi="Cambria Math" w:cs="Arial"/>
                          <w:i/>
                          <w:sz w:val="20"/>
                          <w:szCs w:val="20"/>
                          <w:lang w:eastAsia="en-IE"/>
                        </w:rPr>
                      </w:ins>
                    </m:ctrlPr>
                  </m:sSubPr>
                  <m:e>
                    <m:r>
                      <w:ins w:id="2524" w:author="Windows User" w:date="2016-04-13T16:56:00Z">
                        <w:rPr>
                          <w:rFonts w:ascii="Cambria Math" w:eastAsia="Times New Roman" w:hAnsi="Cambria Math" w:cs="Arial"/>
                          <w:sz w:val="20"/>
                          <w:szCs w:val="20"/>
                          <w:lang w:eastAsia="en-IE"/>
                        </w:rPr>
                        <m:t>δ</m:t>
                      </w:ins>
                    </m:r>
                  </m:e>
                  <m:sub>
                    <m:r>
                      <w:ins w:id="2525" w:author="Windows User" w:date="2016-04-13T16:56:00Z">
                        <w:rPr>
                          <w:rFonts w:ascii="Cambria Math" w:eastAsia="Times New Roman" w:hAnsi="Cambria Math" w:cs="Arial"/>
                          <w:sz w:val="20"/>
                          <w:szCs w:val="20"/>
                          <w:lang w:eastAsia="en-IE"/>
                        </w:rPr>
                        <m:t>1</m:t>
                      </w:ins>
                    </m:r>
                  </m:sub>
                </m:sSub>
                <m:r>
                  <w:ins w:id="2526" w:author="Windows User" w:date="2016-04-13T16:56:00Z">
                    <w:rPr>
                      <w:rFonts w:ascii="Cambria Math" w:eastAsia="Times New Roman" w:hAnsi="Cambria Math" w:cs="Arial"/>
                      <w:sz w:val="20"/>
                      <w:szCs w:val="20"/>
                      <w:lang w:eastAsia="en-IE"/>
                    </w:rPr>
                    <m:t xml:space="preserve">PI+ </m:t>
                  </w:ins>
                </m:r>
                <m:sSub>
                  <m:sSubPr>
                    <m:ctrlPr>
                      <w:ins w:id="2527" w:author="Windows User" w:date="2016-04-13T16:56:00Z">
                        <w:rPr>
                          <w:rFonts w:ascii="Cambria Math" w:eastAsia="Times New Roman" w:hAnsi="Cambria Math" w:cs="Arial"/>
                          <w:i/>
                          <w:sz w:val="20"/>
                          <w:szCs w:val="20"/>
                          <w:lang w:eastAsia="en-IE"/>
                        </w:rPr>
                      </w:ins>
                    </m:ctrlPr>
                  </m:sSubPr>
                  <m:e>
                    <m:r>
                      <w:ins w:id="2528" w:author="Windows User" w:date="2016-04-13T16:56:00Z">
                        <w:rPr>
                          <w:rFonts w:ascii="Cambria Math" w:eastAsia="Times New Roman" w:hAnsi="Cambria Math" w:cs="Arial"/>
                          <w:sz w:val="20"/>
                          <w:szCs w:val="20"/>
                          <w:lang w:eastAsia="en-IE"/>
                        </w:rPr>
                        <m:t>δ</m:t>
                      </w:ins>
                    </m:r>
                  </m:e>
                  <m:sub>
                    <m:r>
                      <w:ins w:id="2529" w:author="Windows User" w:date="2016-04-13T16:56:00Z">
                        <w:rPr>
                          <w:rFonts w:ascii="Cambria Math" w:eastAsia="Times New Roman" w:hAnsi="Cambria Math" w:cs="Arial"/>
                          <w:sz w:val="20"/>
                          <w:szCs w:val="20"/>
                          <w:lang w:eastAsia="en-IE"/>
                        </w:rPr>
                        <m:t>2</m:t>
                      </w:ins>
                    </m:r>
                  </m:sub>
                </m:sSub>
                <m:r>
                  <w:ins w:id="2530" w:author="Windows User" w:date="2016-04-13T16:56:00Z">
                    <w:rPr>
                      <w:rFonts w:ascii="Cambria Math" w:eastAsia="Times New Roman" w:hAnsi="Cambria Math" w:cs="Arial"/>
                      <w:sz w:val="20"/>
                      <w:szCs w:val="20"/>
                      <w:lang w:eastAsia="en-IE"/>
                    </w:rPr>
                    <m:t xml:space="preserve">SI+ </m:t>
                  </w:ins>
                </m:r>
                <m:sSub>
                  <m:sSubPr>
                    <m:ctrlPr>
                      <w:ins w:id="2531" w:author="Windows User" w:date="2016-04-13T16:56:00Z">
                        <w:rPr>
                          <w:rFonts w:ascii="Cambria Math" w:eastAsia="Times New Roman" w:hAnsi="Cambria Math" w:cs="Arial"/>
                          <w:i/>
                          <w:sz w:val="20"/>
                          <w:szCs w:val="20"/>
                          <w:lang w:eastAsia="en-IE"/>
                        </w:rPr>
                      </w:ins>
                    </m:ctrlPr>
                  </m:sSubPr>
                  <m:e>
                    <m:r>
                      <w:ins w:id="2532" w:author="Windows User" w:date="2016-04-13T16:56:00Z">
                        <w:rPr>
                          <w:rFonts w:ascii="Cambria Math" w:eastAsia="Times New Roman" w:hAnsi="Cambria Math" w:cs="Arial"/>
                          <w:sz w:val="20"/>
                          <w:szCs w:val="20"/>
                          <w:lang w:eastAsia="en-IE"/>
                        </w:rPr>
                        <m:t>δ</m:t>
                      </w:ins>
                    </m:r>
                  </m:e>
                  <m:sub>
                    <m:r>
                      <w:ins w:id="2533" w:author="Windows User" w:date="2016-04-13T16:56:00Z">
                        <w:rPr>
                          <w:rFonts w:ascii="Cambria Math" w:eastAsia="Times New Roman" w:hAnsi="Cambria Math" w:cs="Arial"/>
                          <w:sz w:val="20"/>
                          <w:szCs w:val="20"/>
                          <w:lang w:eastAsia="en-IE"/>
                        </w:rPr>
                        <m:t>3</m:t>
                      </w:ins>
                    </m:r>
                  </m:sub>
                </m:sSub>
                <m:r>
                  <w:ins w:id="2534" w:author="Windows User" w:date="2016-04-13T16:56:00Z">
                    <w:rPr>
                      <w:rFonts w:ascii="Cambria Math" w:eastAsia="Times New Roman" w:hAnsi="Cambria Math" w:cs="Arial"/>
                      <w:sz w:val="20"/>
                      <w:szCs w:val="20"/>
                      <w:lang w:eastAsia="en-IE"/>
                    </w:rPr>
                    <m:t>SO +</m:t>
                  </w:ins>
                </m:r>
                <m:sSub>
                  <m:sSubPr>
                    <m:ctrlPr>
                      <w:ins w:id="2535" w:author="Windows User" w:date="2016-04-13T16:56:00Z">
                        <w:rPr>
                          <w:rFonts w:ascii="Cambria Math" w:eastAsia="Times New Roman" w:hAnsi="Cambria Math" w:cs="Arial"/>
                          <w:i/>
                          <w:sz w:val="20"/>
                          <w:szCs w:val="20"/>
                          <w:lang w:eastAsia="en-IE"/>
                        </w:rPr>
                      </w:ins>
                    </m:ctrlPr>
                  </m:sSubPr>
                  <m:e>
                    <m:r>
                      <w:ins w:id="2536" w:author="Windows User" w:date="2016-04-13T16:56:00Z">
                        <w:rPr>
                          <w:rFonts w:ascii="Cambria Math" w:eastAsia="Times New Roman" w:hAnsi="Cambria Math" w:cs="Arial"/>
                          <w:sz w:val="20"/>
                          <w:szCs w:val="20"/>
                          <w:lang w:eastAsia="en-IE"/>
                        </w:rPr>
                        <m:t>γ</m:t>
                      </w:ins>
                    </m:r>
                  </m:e>
                  <m:sub>
                    <m:r>
                      <w:ins w:id="2537" w:author="Windows User" w:date="2016-04-13T16:56:00Z">
                        <w:rPr>
                          <w:rFonts w:ascii="Cambria Math" w:eastAsia="Times New Roman" w:hAnsi="Cambria Math" w:cs="Arial"/>
                          <w:sz w:val="20"/>
                          <w:szCs w:val="20"/>
                          <w:lang w:eastAsia="en-IE"/>
                        </w:rPr>
                        <m:t>j</m:t>
                      </w:ins>
                    </m:r>
                  </m:sub>
                </m:sSub>
                <m:r>
                  <w:ins w:id="2538" w:author="Windows User" w:date="2016-04-13T16:56:00Z">
                    <w:rPr>
                      <w:rFonts w:ascii="Cambria Math" w:eastAsia="Times New Roman" w:hAnsi="Cambria Math" w:cs="Arial"/>
                      <w:sz w:val="20"/>
                      <w:szCs w:val="20"/>
                      <w:lang w:eastAsia="en-IE"/>
                    </w:rPr>
                    <m:t>W</m:t>
                  </w:ins>
                </m:r>
              </m:oMath>
            </m:oMathPara>
          </w:p>
        </w:tc>
        <w:tc>
          <w:tcPr>
            <w:tcW w:w="1701" w:type="dxa"/>
            <w:gridSpan w:val="2"/>
            <w:tcBorders>
              <w:top w:val="nil"/>
              <w:left w:val="nil"/>
              <w:bottom w:val="nil"/>
              <w:right w:val="nil"/>
            </w:tcBorders>
            <w:shd w:val="clear" w:color="auto" w:fill="auto"/>
            <w:noWrap/>
            <w:vAlign w:val="bottom"/>
            <w:hideMark/>
          </w:tcPr>
          <w:p w14:paraId="7B133A76" w14:textId="77777777" w:rsidR="00DE72A5" w:rsidRPr="00DE72A5" w:rsidRDefault="00DE72A5" w:rsidP="00DE72A5">
            <w:pPr>
              <w:spacing w:after="0" w:line="240" w:lineRule="auto"/>
              <w:jc w:val="center"/>
              <w:rPr>
                <w:ins w:id="2539" w:author="Windows User" w:date="2016-04-13T16:56:00Z"/>
                <w:rFonts w:ascii="Arial" w:eastAsia="Times New Roman" w:hAnsi="Arial" w:cs="Arial"/>
                <w:sz w:val="20"/>
                <w:szCs w:val="20"/>
                <w:lang w:eastAsia="en-IE"/>
              </w:rPr>
            </w:pPr>
            <w:ins w:id="2540" w:author="Windows User" w:date="2016-04-13T16:56:00Z">
              <w:r w:rsidRPr="00DE72A5">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
          <w:p w14:paraId="2BB6C44B" w14:textId="77777777" w:rsidR="00DE72A5" w:rsidRPr="00DE72A5" w:rsidRDefault="00DE72A5" w:rsidP="00DE72A5">
            <w:pPr>
              <w:spacing w:after="0" w:line="240" w:lineRule="auto"/>
              <w:jc w:val="center"/>
              <w:rPr>
                <w:ins w:id="2541" w:author="Windows User" w:date="2016-04-13T16:56:00Z"/>
                <w:rFonts w:ascii="Arial" w:eastAsia="Times New Roman" w:hAnsi="Arial" w:cs="Arial"/>
                <w:sz w:val="20"/>
                <w:szCs w:val="20"/>
                <w:lang w:eastAsia="en-IE"/>
              </w:rPr>
            </w:pPr>
            <w:ins w:id="2542" w:author="Windows User" w:date="2016-04-13T16:56:00Z">
              <w:r w:rsidRPr="00DE72A5">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
          <w:p w14:paraId="1D953BA7" w14:textId="77777777" w:rsidR="00DE72A5" w:rsidRPr="00DE72A5" w:rsidRDefault="00DE72A5" w:rsidP="00DE72A5">
            <w:pPr>
              <w:spacing w:after="0" w:line="240" w:lineRule="auto"/>
              <w:jc w:val="center"/>
              <w:rPr>
                <w:ins w:id="2543" w:author="Windows User" w:date="2016-04-13T16:56:00Z"/>
                <w:rFonts w:ascii="Arial" w:eastAsia="Times New Roman" w:hAnsi="Arial" w:cs="Arial"/>
                <w:sz w:val="20"/>
                <w:szCs w:val="20"/>
                <w:lang w:eastAsia="en-IE"/>
              </w:rPr>
            </w:pPr>
            <w:ins w:id="2544" w:author="Windows User" w:date="2016-04-13T16:56:00Z">
              <w:r w:rsidRPr="00DE72A5">
                <w:rPr>
                  <w:rFonts w:ascii="Arial" w:eastAsia="Times New Roman" w:hAnsi="Arial" w:cs="Arial"/>
                  <w:sz w:val="20"/>
                  <w:szCs w:val="20"/>
                  <w:lang w:eastAsia="en-IE"/>
                </w:rPr>
                <w:t>4109.46</w:t>
              </w:r>
            </w:ins>
          </w:p>
        </w:tc>
      </w:tr>
      <w:tr w:rsidR="00DE72A5" w:rsidRPr="00DE72A5" w14:paraId="7FA644BD" w14:textId="77777777" w:rsidTr="00DE72A5">
        <w:tblPrEx>
          <w:tblBorders>
            <w:top w:val="none" w:sz="0" w:space="0" w:color="auto"/>
            <w:bottom w:val="none" w:sz="0" w:space="0" w:color="auto"/>
          </w:tblBorders>
        </w:tblPrEx>
        <w:trPr>
          <w:gridAfter w:val="4"/>
          <w:wAfter w:w="4196" w:type="dxa"/>
          <w:trHeight w:val="300"/>
          <w:ins w:id="2545" w:author="Windows User" w:date="2016-04-13T16:56:00Z"/>
        </w:trPr>
        <w:tc>
          <w:tcPr>
            <w:tcW w:w="419" w:type="dxa"/>
            <w:tcBorders>
              <w:top w:val="nil"/>
              <w:left w:val="nil"/>
              <w:bottom w:val="nil"/>
              <w:right w:val="nil"/>
            </w:tcBorders>
            <w:vAlign w:val="bottom"/>
          </w:tcPr>
          <w:p w14:paraId="7F3C89AB" w14:textId="77777777" w:rsidR="00DE72A5" w:rsidRPr="00DE72A5" w:rsidRDefault="00DE72A5" w:rsidP="00DE72A5">
            <w:pPr>
              <w:spacing w:after="0" w:line="240" w:lineRule="auto"/>
              <w:rPr>
                <w:ins w:id="2546" w:author="Windows User" w:date="2016-04-13T16:56:00Z"/>
                <w:rFonts w:ascii="Arial" w:eastAsia="Times New Roman" w:hAnsi="Arial" w:cs="Arial"/>
                <w:sz w:val="20"/>
                <w:szCs w:val="20"/>
                <w:lang w:eastAsia="en-IE"/>
              </w:rPr>
            </w:pPr>
          </w:p>
        </w:tc>
        <w:tc>
          <w:tcPr>
            <w:tcW w:w="5279" w:type="dxa"/>
            <w:gridSpan w:val="4"/>
            <w:tcBorders>
              <w:top w:val="nil"/>
              <w:left w:val="nil"/>
              <w:bottom w:val="nil"/>
              <w:right w:val="nil"/>
            </w:tcBorders>
            <w:shd w:val="clear" w:color="auto" w:fill="auto"/>
            <w:noWrap/>
            <w:vAlign w:val="bottom"/>
            <w:hideMark/>
          </w:tcPr>
          <w:p w14:paraId="507A5943" w14:textId="77777777" w:rsidR="00DE72A5" w:rsidRPr="00DE72A5" w:rsidRDefault="00DE72A5" w:rsidP="00DE72A5">
            <w:pPr>
              <w:spacing w:after="0" w:line="240" w:lineRule="auto"/>
              <w:jc w:val="center"/>
              <w:rPr>
                <w:ins w:id="2547" w:author="Windows User" w:date="2016-04-13T16:56:00Z"/>
                <w:rFonts w:ascii="Arial" w:eastAsia="Times New Roman" w:hAnsi="Arial" w:cs="Arial"/>
                <w:sz w:val="20"/>
                <w:szCs w:val="20"/>
                <w:lang w:eastAsia="en-IE"/>
              </w:rPr>
            </w:pPr>
          </w:p>
        </w:tc>
        <w:tc>
          <w:tcPr>
            <w:tcW w:w="1701" w:type="dxa"/>
            <w:gridSpan w:val="2"/>
            <w:tcBorders>
              <w:top w:val="nil"/>
              <w:left w:val="nil"/>
              <w:bottom w:val="nil"/>
              <w:right w:val="nil"/>
            </w:tcBorders>
            <w:shd w:val="clear" w:color="auto" w:fill="auto"/>
            <w:noWrap/>
            <w:vAlign w:val="bottom"/>
            <w:hideMark/>
          </w:tcPr>
          <w:p w14:paraId="00BF3330" w14:textId="77777777" w:rsidR="00DE72A5" w:rsidRPr="00DE72A5" w:rsidRDefault="00DE72A5" w:rsidP="00DE72A5">
            <w:pPr>
              <w:spacing w:after="0" w:line="240" w:lineRule="auto"/>
              <w:rPr>
                <w:ins w:id="2548" w:author="Windows User" w:date="2016-04-13T16:56: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
          <w:p w14:paraId="421B75BB" w14:textId="77777777" w:rsidR="00DE72A5" w:rsidRPr="00DE72A5" w:rsidRDefault="00DE72A5" w:rsidP="00DE72A5">
            <w:pPr>
              <w:spacing w:after="0" w:line="240" w:lineRule="auto"/>
              <w:jc w:val="center"/>
              <w:rPr>
                <w:ins w:id="2549" w:author="Windows User" w:date="2016-04-13T16:56: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
          <w:p w14:paraId="328050BE" w14:textId="77777777" w:rsidR="00DE72A5" w:rsidRPr="00DE72A5" w:rsidRDefault="00DE72A5" w:rsidP="00DE72A5">
            <w:pPr>
              <w:spacing w:after="0" w:line="240" w:lineRule="auto"/>
              <w:jc w:val="center"/>
              <w:rPr>
                <w:ins w:id="2550" w:author="Windows User" w:date="2016-04-13T16:56:00Z"/>
                <w:rFonts w:ascii="Times New Roman" w:eastAsia="Times New Roman" w:hAnsi="Times New Roman" w:cs="Times New Roman"/>
                <w:sz w:val="20"/>
                <w:szCs w:val="20"/>
                <w:lang w:eastAsia="en-IE"/>
              </w:rPr>
            </w:pPr>
          </w:p>
        </w:tc>
      </w:tr>
      <w:tr w:rsidR="00DE72A5" w:rsidRPr="00DE72A5" w14:paraId="59A0B749" w14:textId="77777777" w:rsidTr="00DE72A5">
        <w:tblPrEx>
          <w:tblBorders>
            <w:top w:val="none" w:sz="0" w:space="0" w:color="auto"/>
            <w:bottom w:val="none" w:sz="0" w:space="0" w:color="auto"/>
          </w:tblBorders>
        </w:tblPrEx>
        <w:trPr>
          <w:gridAfter w:val="4"/>
          <w:wAfter w:w="4196" w:type="dxa"/>
          <w:trHeight w:val="255"/>
          <w:ins w:id="2551" w:author="Windows User" w:date="2016-04-13T16:56:00Z"/>
        </w:trPr>
        <w:tc>
          <w:tcPr>
            <w:tcW w:w="419" w:type="dxa"/>
            <w:tcBorders>
              <w:top w:val="nil"/>
              <w:left w:val="nil"/>
              <w:bottom w:val="nil"/>
              <w:right w:val="nil"/>
            </w:tcBorders>
            <w:vAlign w:val="bottom"/>
          </w:tcPr>
          <w:p w14:paraId="28A7FDF3" w14:textId="77777777" w:rsidR="00DE72A5" w:rsidRPr="00DE72A5" w:rsidRDefault="00DE72A5" w:rsidP="00DE72A5">
            <w:pPr>
              <w:spacing w:after="0" w:line="240" w:lineRule="auto"/>
              <w:rPr>
                <w:ins w:id="2552" w:author="Windows User" w:date="2016-04-13T16:56:00Z"/>
                <w:rFonts w:ascii="Arial" w:eastAsia="Times New Roman" w:hAnsi="Arial" w:cs="Arial"/>
                <w:i/>
                <w:iCs/>
                <w:sz w:val="20"/>
                <w:szCs w:val="20"/>
                <w:lang w:eastAsia="en-IE"/>
              </w:rPr>
            </w:pPr>
          </w:p>
        </w:tc>
        <w:tc>
          <w:tcPr>
            <w:tcW w:w="6980" w:type="dxa"/>
            <w:gridSpan w:val="6"/>
            <w:tcBorders>
              <w:top w:val="nil"/>
              <w:left w:val="nil"/>
              <w:bottom w:val="nil"/>
              <w:right w:val="nil"/>
            </w:tcBorders>
            <w:shd w:val="clear" w:color="auto" w:fill="auto"/>
            <w:noWrap/>
            <w:vAlign w:val="bottom"/>
            <w:hideMark/>
          </w:tcPr>
          <w:p w14:paraId="4FC60D59" w14:textId="0C39F2C7" w:rsidR="00DE72A5" w:rsidRPr="00DE72A5" w:rsidRDefault="00DE72A5" w:rsidP="00DE72A5">
            <w:pPr>
              <w:spacing w:after="0" w:line="240" w:lineRule="auto"/>
              <w:rPr>
                <w:ins w:id="2553" w:author="Windows User" w:date="2016-04-13T16:56:00Z"/>
                <w:rFonts w:ascii="Arial" w:eastAsia="Times New Roman" w:hAnsi="Arial" w:cs="Arial"/>
                <w:iCs/>
                <w:sz w:val="20"/>
                <w:szCs w:val="20"/>
                <w:lang w:eastAsia="en-IE"/>
              </w:rPr>
            </w:pPr>
            <w:ins w:id="2554" w:author="Windows User" w:date="2016-04-13T16:56:00Z">
              <w:r w:rsidRPr="00DE72A5">
                <w:rPr>
                  <w:rFonts w:ascii="Arial" w:eastAsia="Times New Roman" w:hAnsi="Arial" w:cs="Arial"/>
                  <w:iCs/>
                  <w:sz w:val="20"/>
                  <w:szCs w:val="20"/>
                  <w:lang w:eastAsia="en-IE"/>
                </w:rPr>
                <w:t>Two-way interactions (best fitting main effects (</w:t>
              </w:r>
            </w:ins>
            <w:r w:rsidR="008A5D3A">
              <w:rPr>
                <w:rFonts w:ascii="Arial" w:eastAsia="Times New Roman" w:hAnsi="Arial" w:cs="Arial"/>
                <w:iCs/>
                <w:sz w:val="20"/>
                <w:szCs w:val="20"/>
                <w:lang w:eastAsia="en-IE"/>
              </w:rPr>
              <w:t xml:space="preserve">model </w:t>
            </w:r>
            <w:ins w:id="2555" w:author="Windows User" w:date="2016-04-13T16:56:00Z">
              <w:r w:rsidRPr="00DE72A5">
                <w:rPr>
                  <w:rFonts w:ascii="Arial" w:eastAsia="Times New Roman" w:hAnsi="Arial" w:cs="Arial"/>
                  <w:iCs/>
                  <w:sz w:val="20"/>
                  <w:szCs w:val="20"/>
                  <w:lang w:eastAsia="en-IE"/>
                </w:rPr>
                <w:t>16) included)</w:t>
              </w:r>
            </w:ins>
          </w:p>
        </w:tc>
        <w:tc>
          <w:tcPr>
            <w:tcW w:w="1134" w:type="dxa"/>
            <w:tcBorders>
              <w:top w:val="nil"/>
              <w:left w:val="nil"/>
              <w:bottom w:val="nil"/>
              <w:right w:val="nil"/>
            </w:tcBorders>
            <w:shd w:val="clear" w:color="auto" w:fill="auto"/>
            <w:noWrap/>
            <w:vAlign w:val="bottom"/>
            <w:hideMark/>
          </w:tcPr>
          <w:p w14:paraId="7BFAE067" w14:textId="77777777" w:rsidR="00DE72A5" w:rsidRPr="00DE72A5" w:rsidRDefault="00DE72A5" w:rsidP="00DE72A5">
            <w:pPr>
              <w:spacing w:after="0" w:line="240" w:lineRule="auto"/>
              <w:rPr>
                <w:ins w:id="2556" w:author="Windows User" w:date="2016-04-13T16:56: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
          <w:p w14:paraId="627FBDC9" w14:textId="77777777" w:rsidR="00DE72A5" w:rsidRPr="00DE72A5" w:rsidRDefault="00DE72A5" w:rsidP="00DE72A5">
            <w:pPr>
              <w:spacing w:after="0" w:line="240" w:lineRule="auto"/>
              <w:jc w:val="center"/>
              <w:rPr>
                <w:ins w:id="2557" w:author="Windows User" w:date="2016-04-13T16:56:00Z"/>
                <w:rFonts w:ascii="Times New Roman" w:eastAsia="Times New Roman" w:hAnsi="Times New Roman" w:cs="Times New Roman"/>
                <w:sz w:val="20"/>
                <w:szCs w:val="20"/>
                <w:lang w:eastAsia="en-IE"/>
              </w:rPr>
            </w:pPr>
          </w:p>
        </w:tc>
      </w:tr>
      <w:tr w:rsidR="00DE72A5" w:rsidRPr="00DE72A5" w14:paraId="588322C6" w14:textId="77777777" w:rsidTr="00DE72A5">
        <w:tblPrEx>
          <w:tblBorders>
            <w:top w:val="none" w:sz="0" w:space="0" w:color="auto"/>
            <w:bottom w:val="none" w:sz="0" w:space="0" w:color="auto"/>
          </w:tblBorders>
        </w:tblPrEx>
        <w:trPr>
          <w:gridAfter w:val="4"/>
          <w:wAfter w:w="4196" w:type="dxa"/>
          <w:trHeight w:val="255"/>
          <w:ins w:id="2558" w:author="Windows User" w:date="2016-04-13T16:56:00Z"/>
        </w:trPr>
        <w:tc>
          <w:tcPr>
            <w:tcW w:w="419" w:type="dxa"/>
            <w:tcBorders>
              <w:top w:val="nil"/>
              <w:left w:val="nil"/>
              <w:bottom w:val="nil"/>
              <w:right w:val="nil"/>
            </w:tcBorders>
            <w:vAlign w:val="bottom"/>
          </w:tcPr>
          <w:p w14:paraId="05A4619C" w14:textId="77777777" w:rsidR="00DE72A5" w:rsidRPr="00DE72A5" w:rsidRDefault="00DE72A5" w:rsidP="00DE72A5">
            <w:pPr>
              <w:spacing w:after="0" w:line="240" w:lineRule="auto"/>
              <w:rPr>
                <w:ins w:id="2559" w:author="Windows User" w:date="2016-04-13T16:56:00Z"/>
                <w:rFonts w:eastAsia="Times New Roman" w:cs="Arial"/>
                <w:sz w:val="20"/>
                <w:szCs w:val="20"/>
                <w:lang w:eastAsia="en-IE"/>
              </w:rPr>
            </w:pPr>
            <w:ins w:id="2560" w:author="Windows User" w:date="2016-04-13T16:56:00Z">
              <w:r w:rsidRPr="00DE72A5">
                <w:rPr>
                  <w:rFonts w:eastAsia="Times New Roman" w:cs="Arial"/>
                  <w:sz w:val="20"/>
                  <w:szCs w:val="20"/>
                  <w:lang w:eastAsia="en-IE"/>
                </w:rPr>
                <w:t>18</w:t>
              </w:r>
            </w:ins>
          </w:p>
        </w:tc>
        <w:tc>
          <w:tcPr>
            <w:tcW w:w="5279" w:type="dxa"/>
            <w:gridSpan w:val="4"/>
            <w:tcBorders>
              <w:top w:val="nil"/>
              <w:left w:val="nil"/>
              <w:bottom w:val="nil"/>
              <w:right w:val="nil"/>
            </w:tcBorders>
            <w:shd w:val="clear" w:color="auto" w:fill="auto"/>
            <w:noWrap/>
            <w:vAlign w:val="bottom"/>
            <w:hideMark/>
          </w:tcPr>
          <w:p w14:paraId="0E415B57" w14:textId="77777777" w:rsidR="00DE72A5" w:rsidRPr="00DE72A5" w:rsidRDefault="00807A25" w:rsidP="00DE72A5">
            <w:pPr>
              <w:spacing w:after="0" w:line="240" w:lineRule="auto"/>
              <w:rPr>
                <w:ins w:id="2561" w:author="Windows User" w:date="2016-04-13T16:56:00Z"/>
                <w:rFonts w:ascii="Arial" w:eastAsia="Times New Roman" w:hAnsi="Arial" w:cs="Arial"/>
                <w:sz w:val="20"/>
                <w:szCs w:val="20"/>
                <w:lang w:eastAsia="en-IE"/>
              </w:rPr>
            </w:pPr>
            <m:oMathPara>
              <m:oMathParaPr>
                <m:jc m:val="left"/>
              </m:oMathParaPr>
              <m:oMath>
                <m:sSub>
                  <m:sSubPr>
                    <m:ctrlPr>
                      <w:ins w:id="2562" w:author="Windows User" w:date="2016-04-13T16:56:00Z">
                        <w:rPr>
                          <w:rFonts w:ascii="Cambria Math" w:eastAsia="Times New Roman" w:hAnsi="Cambria Math" w:cs="Arial"/>
                          <w:i/>
                          <w:sz w:val="20"/>
                          <w:szCs w:val="20"/>
                          <w:lang w:eastAsia="en-IE"/>
                        </w:rPr>
                      </w:ins>
                    </m:ctrlPr>
                  </m:sSubPr>
                  <m:e>
                    <m:r>
                      <w:ins w:id="2563" w:author="Windows User" w:date="2016-04-13T16:56:00Z">
                        <w:rPr>
                          <w:rFonts w:ascii="Cambria Math" w:eastAsia="Times New Roman" w:hAnsi="Cambria Math" w:cs="Arial"/>
                          <w:sz w:val="20"/>
                          <w:szCs w:val="20"/>
                          <w:lang w:eastAsia="en-IE"/>
                        </w:rPr>
                        <m:t>ρ</m:t>
                      </w:ins>
                    </m:r>
                  </m:e>
                  <m:sub>
                    <m:r>
                      <w:ins w:id="2564" w:author="Windows User" w:date="2016-04-13T16:56:00Z">
                        <w:rPr>
                          <w:rFonts w:ascii="Cambria Math" w:eastAsia="Times New Roman" w:hAnsi="Cambria Math" w:cs="Arial"/>
                          <w:sz w:val="20"/>
                          <w:szCs w:val="20"/>
                          <w:lang w:eastAsia="en-IE"/>
                        </w:rPr>
                        <m:t>1,j</m:t>
                      </w:ins>
                    </m:r>
                  </m:sub>
                </m:sSub>
                <m:r>
                  <w:ins w:id="2565" w:author="Windows User" w:date="2016-04-13T16:56:00Z">
                    <w:rPr>
                      <w:rFonts w:ascii="Cambria Math" w:eastAsia="Times New Roman" w:hAnsi="Cambria Math" w:cs="Arial"/>
                      <w:sz w:val="20"/>
                      <w:szCs w:val="20"/>
                      <w:lang w:eastAsia="en-IE"/>
                    </w:rPr>
                    <m:t>CL×W</m:t>
                  </w:ins>
                </m:r>
              </m:oMath>
            </m:oMathPara>
          </w:p>
        </w:tc>
        <w:tc>
          <w:tcPr>
            <w:tcW w:w="1701" w:type="dxa"/>
            <w:gridSpan w:val="2"/>
            <w:tcBorders>
              <w:top w:val="nil"/>
              <w:left w:val="nil"/>
              <w:bottom w:val="nil"/>
              <w:right w:val="nil"/>
            </w:tcBorders>
            <w:shd w:val="clear" w:color="auto" w:fill="auto"/>
            <w:noWrap/>
            <w:vAlign w:val="bottom"/>
            <w:hideMark/>
          </w:tcPr>
          <w:p w14:paraId="7C59DEE3" w14:textId="77777777" w:rsidR="00DE72A5" w:rsidRPr="00DE72A5" w:rsidRDefault="00DE72A5" w:rsidP="00DE72A5">
            <w:pPr>
              <w:spacing w:after="0" w:line="240" w:lineRule="auto"/>
              <w:jc w:val="center"/>
              <w:rPr>
                <w:ins w:id="2566" w:author="Windows User" w:date="2016-04-13T16:56:00Z"/>
                <w:rFonts w:ascii="Arial" w:eastAsia="Times New Roman" w:hAnsi="Arial" w:cs="Arial"/>
                <w:sz w:val="20"/>
                <w:szCs w:val="20"/>
                <w:lang w:eastAsia="en-IE"/>
              </w:rPr>
            </w:pPr>
            <w:ins w:id="2567" w:author="Windows User" w:date="2016-04-13T16:56:00Z">
              <w:r w:rsidRPr="00DE72A5">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
          <w:p w14:paraId="1EC892D8" w14:textId="77777777" w:rsidR="00DE72A5" w:rsidRPr="00DE72A5" w:rsidRDefault="00DE72A5" w:rsidP="00DE72A5">
            <w:pPr>
              <w:spacing w:after="0" w:line="240" w:lineRule="auto"/>
              <w:jc w:val="center"/>
              <w:rPr>
                <w:ins w:id="2568" w:author="Windows User" w:date="2016-04-13T16:56:00Z"/>
                <w:rFonts w:ascii="Arial" w:eastAsia="Times New Roman" w:hAnsi="Arial" w:cs="Arial"/>
                <w:sz w:val="20"/>
                <w:szCs w:val="20"/>
                <w:lang w:eastAsia="en-IE"/>
              </w:rPr>
            </w:pPr>
            <w:ins w:id="2569" w:author="Windows User" w:date="2016-04-13T16:56:00Z">
              <w:r w:rsidRPr="00DE72A5">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
          <w:p w14:paraId="0FB61CFF" w14:textId="77777777" w:rsidR="00DE72A5" w:rsidRPr="00DE72A5" w:rsidRDefault="00DE72A5" w:rsidP="00DE72A5">
            <w:pPr>
              <w:spacing w:after="0" w:line="240" w:lineRule="auto"/>
              <w:jc w:val="center"/>
              <w:rPr>
                <w:ins w:id="2570" w:author="Windows User" w:date="2016-04-13T16:56:00Z"/>
                <w:rFonts w:ascii="Arial" w:eastAsia="Times New Roman" w:hAnsi="Arial" w:cs="Arial"/>
                <w:sz w:val="20"/>
                <w:szCs w:val="20"/>
                <w:lang w:eastAsia="en-IE"/>
              </w:rPr>
            </w:pPr>
            <w:ins w:id="2571" w:author="Windows User" w:date="2016-04-13T16:56:00Z">
              <w:r w:rsidRPr="00DE72A5">
                <w:rPr>
                  <w:rFonts w:ascii="Arial" w:eastAsia="Times New Roman" w:hAnsi="Arial" w:cs="Arial"/>
                  <w:sz w:val="20"/>
                  <w:szCs w:val="20"/>
                  <w:lang w:eastAsia="en-IE"/>
                </w:rPr>
                <w:t>4055.80</w:t>
              </w:r>
            </w:ins>
          </w:p>
        </w:tc>
      </w:tr>
      <w:tr w:rsidR="00DE72A5" w:rsidRPr="00DE72A5" w14:paraId="1AA20513" w14:textId="77777777" w:rsidTr="00DE72A5">
        <w:tblPrEx>
          <w:tblBorders>
            <w:top w:val="none" w:sz="0" w:space="0" w:color="auto"/>
            <w:bottom w:val="none" w:sz="0" w:space="0" w:color="auto"/>
          </w:tblBorders>
        </w:tblPrEx>
        <w:trPr>
          <w:gridAfter w:val="4"/>
          <w:wAfter w:w="4196" w:type="dxa"/>
          <w:trHeight w:val="255"/>
          <w:ins w:id="2572" w:author="Windows User" w:date="2016-04-13T16:56:00Z"/>
        </w:trPr>
        <w:tc>
          <w:tcPr>
            <w:tcW w:w="419" w:type="dxa"/>
            <w:tcBorders>
              <w:top w:val="nil"/>
              <w:left w:val="nil"/>
              <w:right w:val="nil"/>
            </w:tcBorders>
            <w:vAlign w:val="bottom"/>
          </w:tcPr>
          <w:p w14:paraId="39D9F25A" w14:textId="77777777" w:rsidR="00DE72A5" w:rsidRPr="00DE72A5" w:rsidRDefault="00DE72A5" w:rsidP="00DE72A5">
            <w:pPr>
              <w:spacing w:after="0" w:line="240" w:lineRule="auto"/>
              <w:rPr>
                <w:ins w:id="2573" w:author="Windows User" w:date="2016-04-13T16:56:00Z"/>
                <w:rFonts w:eastAsia="Times New Roman" w:cs="Arial"/>
                <w:sz w:val="20"/>
                <w:szCs w:val="20"/>
                <w:lang w:eastAsia="en-IE"/>
              </w:rPr>
            </w:pPr>
            <w:ins w:id="2574" w:author="Windows User" w:date="2016-04-13T16:56:00Z">
              <w:r w:rsidRPr="00DE72A5">
                <w:rPr>
                  <w:rFonts w:eastAsia="Times New Roman" w:cs="Arial"/>
                  <w:sz w:val="20"/>
                  <w:szCs w:val="20"/>
                  <w:lang w:eastAsia="en-IE"/>
                </w:rPr>
                <w:t>19</w:t>
              </w:r>
            </w:ins>
          </w:p>
        </w:tc>
        <w:tc>
          <w:tcPr>
            <w:tcW w:w="5279" w:type="dxa"/>
            <w:gridSpan w:val="4"/>
            <w:tcBorders>
              <w:top w:val="nil"/>
              <w:left w:val="nil"/>
              <w:right w:val="nil"/>
            </w:tcBorders>
            <w:shd w:val="clear" w:color="auto" w:fill="auto"/>
            <w:noWrap/>
            <w:vAlign w:val="bottom"/>
            <w:hideMark/>
          </w:tcPr>
          <w:p w14:paraId="79333A2A" w14:textId="77777777" w:rsidR="00DE72A5" w:rsidRPr="00DE72A5" w:rsidRDefault="00807A25" w:rsidP="00DE72A5">
            <w:pPr>
              <w:spacing w:after="0" w:line="240" w:lineRule="auto"/>
              <w:rPr>
                <w:ins w:id="2575" w:author="Windows User" w:date="2016-04-13T16:56:00Z"/>
                <w:rFonts w:ascii="Arial" w:eastAsia="Times New Roman" w:hAnsi="Arial" w:cs="Arial"/>
                <w:sz w:val="20"/>
                <w:szCs w:val="20"/>
                <w:lang w:eastAsia="en-IE"/>
              </w:rPr>
            </w:pPr>
            <m:oMathPara>
              <m:oMathParaPr>
                <m:jc m:val="left"/>
              </m:oMathParaPr>
              <m:oMath>
                <m:sSub>
                  <m:sSubPr>
                    <m:ctrlPr>
                      <w:ins w:id="2576" w:author="Windows User" w:date="2016-04-13T16:56:00Z">
                        <w:rPr>
                          <w:rFonts w:ascii="Cambria Math" w:eastAsia="Times New Roman" w:hAnsi="Cambria Math" w:cs="Arial"/>
                          <w:i/>
                          <w:sz w:val="20"/>
                          <w:szCs w:val="20"/>
                          <w:lang w:eastAsia="en-IE"/>
                        </w:rPr>
                      </w:ins>
                    </m:ctrlPr>
                  </m:sSubPr>
                  <m:e>
                    <m:r>
                      <w:ins w:id="2577" w:author="Windows User" w:date="2016-04-13T16:56:00Z">
                        <w:rPr>
                          <w:rFonts w:ascii="Cambria Math" w:eastAsia="Times New Roman" w:hAnsi="Cambria Math" w:cs="Arial"/>
                          <w:sz w:val="20"/>
                          <w:szCs w:val="20"/>
                          <w:lang w:eastAsia="en-IE"/>
                        </w:rPr>
                        <m:t>ρ</m:t>
                      </w:ins>
                    </m:r>
                  </m:e>
                  <m:sub>
                    <m:r>
                      <w:ins w:id="2578" w:author="Windows User" w:date="2016-04-13T16:56:00Z">
                        <w:rPr>
                          <w:rFonts w:ascii="Cambria Math" w:eastAsia="Times New Roman" w:hAnsi="Cambria Math" w:cs="Arial"/>
                          <w:sz w:val="20"/>
                          <w:szCs w:val="20"/>
                          <w:lang w:eastAsia="en-IE"/>
                        </w:rPr>
                        <m:t>1</m:t>
                      </w:ins>
                    </m:r>
                  </m:sub>
                </m:sSub>
                <m:r>
                  <w:ins w:id="2579" w:author="Windows User" w:date="2016-04-13T16:56:00Z">
                    <w:rPr>
                      <w:rFonts w:ascii="Cambria Math" w:eastAsia="Times New Roman" w:hAnsi="Cambria Math" w:cs="Arial"/>
                      <w:sz w:val="20"/>
                      <w:szCs w:val="20"/>
                      <w:lang w:eastAsia="en-IE"/>
                    </w:rPr>
                    <m:t xml:space="preserve">CL×PI+ </m:t>
                  </w:ins>
                </m:r>
                <m:sSub>
                  <m:sSubPr>
                    <m:ctrlPr>
                      <w:ins w:id="2580" w:author="Windows User" w:date="2016-04-13T16:56:00Z">
                        <w:rPr>
                          <w:rFonts w:ascii="Cambria Math" w:eastAsia="Times New Roman" w:hAnsi="Cambria Math" w:cs="Arial"/>
                          <w:i/>
                          <w:sz w:val="20"/>
                          <w:szCs w:val="20"/>
                          <w:lang w:eastAsia="en-IE"/>
                        </w:rPr>
                      </w:ins>
                    </m:ctrlPr>
                  </m:sSubPr>
                  <m:e>
                    <m:r>
                      <w:ins w:id="2581" w:author="Windows User" w:date="2016-04-13T16:56:00Z">
                        <w:rPr>
                          <w:rFonts w:ascii="Cambria Math" w:eastAsia="Times New Roman" w:hAnsi="Cambria Math" w:cs="Arial"/>
                          <w:sz w:val="20"/>
                          <w:szCs w:val="20"/>
                          <w:lang w:eastAsia="en-IE"/>
                        </w:rPr>
                        <m:t>ρ</m:t>
                      </w:ins>
                    </m:r>
                  </m:e>
                  <m:sub>
                    <m:r>
                      <w:ins w:id="2582" w:author="Windows User" w:date="2016-04-13T16:56:00Z">
                        <w:rPr>
                          <w:rFonts w:ascii="Cambria Math" w:eastAsia="Times New Roman" w:hAnsi="Cambria Math" w:cs="Arial"/>
                          <w:sz w:val="20"/>
                          <w:szCs w:val="20"/>
                          <w:lang w:eastAsia="en-IE"/>
                        </w:rPr>
                        <m:t>2</m:t>
                      </w:ins>
                    </m:r>
                  </m:sub>
                </m:sSub>
                <m:r>
                  <w:ins w:id="2583" w:author="Windows User" w:date="2016-04-13T16:56:00Z">
                    <w:rPr>
                      <w:rFonts w:ascii="Cambria Math" w:eastAsia="Times New Roman" w:hAnsi="Cambria Math" w:cs="Arial"/>
                      <w:sz w:val="20"/>
                      <w:szCs w:val="20"/>
                      <w:lang w:eastAsia="en-IE"/>
                    </w:rPr>
                    <m:t xml:space="preserve">CL×SI+ </m:t>
                  </w:ins>
                </m:r>
                <m:sSub>
                  <m:sSubPr>
                    <m:ctrlPr>
                      <w:ins w:id="2584" w:author="Windows User" w:date="2016-04-13T16:56:00Z">
                        <w:rPr>
                          <w:rFonts w:ascii="Cambria Math" w:eastAsia="Times New Roman" w:hAnsi="Cambria Math" w:cs="Arial"/>
                          <w:i/>
                          <w:sz w:val="20"/>
                          <w:szCs w:val="20"/>
                          <w:lang w:eastAsia="en-IE"/>
                        </w:rPr>
                      </w:ins>
                    </m:ctrlPr>
                  </m:sSubPr>
                  <m:e>
                    <m:r>
                      <w:ins w:id="2585" w:author="Windows User" w:date="2016-04-13T16:56:00Z">
                        <w:rPr>
                          <w:rFonts w:ascii="Cambria Math" w:eastAsia="Times New Roman" w:hAnsi="Cambria Math" w:cs="Arial"/>
                          <w:sz w:val="20"/>
                          <w:szCs w:val="20"/>
                          <w:lang w:eastAsia="en-IE"/>
                        </w:rPr>
                        <m:t>ρ</m:t>
                      </w:ins>
                    </m:r>
                  </m:e>
                  <m:sub>
                    <m:r>
                      <w:ins w:id="2586" w:author="Windows User" w:date="2016-04-13T16:56:00Z">
                        <w:rPr>
                          <w:rFonts w:ascii="Cambria Math" w:eastAsia="Times New Roman" w:hAnsi="Cambria Math" w:cs="Arial"/>
                          <w:sz w:val="20"/>
                          <w:szCs w:val="20"/>
                          <w:lang w:eastAsia="en-IE"/>
                        </w:rPr>
                        <m:t>3</m:t>
                      </w:ins>
                    </m:r>
                  </m:sub>
                </m:sSub>
                <m:r>
                  <w:ins w:id="2587" w:author="Windows User" w:date="2016-04-13T16:56:00Z">
                    <w:rPr>
                      <w:rFonts w:ascii="Cambria Math" w:eastAsia="Times New Roman" w:hAnsi="Cambria Math" w:cs="Arial"/>
                      <w:sz w:val="20"/>
                      <w:szCs w:val="20"/>
                      <w:lang w:eastAsia="en-IE"/>
                    </w:rPr>
                    <m:t>CL×SO</m:t>
                  </w:ins>
                </m:r>
              </m:oMath>
            </m:oMathPara>
          </w:p>
        </w:tc>
        <w:tc>
          <w:tcPr>
            <w:tcW w:w="1701" w:type="dxa"/>
            <w:gridSpan w:val="2"/>
            <w:tcBorders>
              <w:top w:val="nil"/>
              <w:left w:val="nil"/>
              <w:right w:val="nil"/>
            </w:tcBorders>
            <w:shd w:val="clear" w:color="auto" w:fill="auto"/>
            <w:noWrap/>
            <w:vAlign w:val="bottom"/>
            <w:hideMark/>
          </w:tcPr>
          <w:p w14:paraId="3D4B446F" w14:textId="77777777" w:rsidR="00DE72A5" w:rsidRPr="00DE72A5" w:rsidRDefault="00DE72A5" w:rsidP="00DE72A5">
            <w:pPr>
              <w:spacing w:after="0" w:line="240" w:lineRule="auto"/>
              <w:jc w:val="center"/>
              <w:rPr>
                <w:ins w:id="2588" w:author="Windows User" w:date="2016-04-13T16:56:00Z"/>
                <w:rFonts w:ascii="Arial" w:eastAsia="Times New Roman" w:hAnsi="Arial" w:cs="Arial"/>
                <w:sz w:val="20"/>
                <w:szCs w:val="20"/>
                <w:lang w:eastAsia="en-IE"/>
              </w:rPr>
            </w:pPr>
            <w:ins w:id="2589" w:author="Windows User" w:date="2016-04-13T16:56:00Z">
              <w:r w:rsidRPr="00DE72A5">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
          <w:p w14:paraId="0B8D34D0" w14:textId="77777777" w:rsidR="00DE72A5" w:rsidRPr="00DE72A5" w:rsidRDefault="00DE72A5" w:rsidP="00DE72A5">
            <w:pPr>
              <w:spacing w:after="0" w:line="240" w:lineRule="auto"/>
              <w:jc w:val="center"/>
              <w:rPr>
                <w:ins w:id="2590" w:author="Windows User" w:date="2016-04-13T16:56:00Z"/>
                <w:rFonts w:ascii="Arial" w:eastAsia="Times New Roman" w:hAnsi="Arial" w:cs="Arial"/>
                <w:sz w:val="20"/>
                <w:szCs w:val="20"/>
                <w:lang w:eastAsia="en-IE"/>
              </w:rPr>
            </w:pPr>
            <w:ins w:id="2591" w:author="Windows User" w:date="2016-04-13T16:56:00Z">
              <w:r w:rsidRPr="00DE72A5">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
          <w:p w14:paraId="432FC4E9" w14:textId="77777777" w:rsidR="00DE72A5" w:rsidRPr="00DE72A5" w:rsidRDefault="00DE72A5" w:rsidP="00DE72A5">
            <w:pPr>
              <w:spacing w:after="0" w:line="240" w:lineRule="auto"/>
              <w:jc w:val="center"/>
              <w:rPr>
                <w:ins w:id="2592" w:author="Windows User" w:date="2016-04-13T16:56:00Z"/>
                <w:rFonts w:ascii="Arial" w:eastAsia="Times New Roman" w:hAnsi="Arial" w:cs="Arial"/>
                <w:sz w:val="20"/>
                <w:szCs w:val="20"/>
                <w:lang w:eastAsia="en-IE"/>
              </w:rPr>
            </w:pPr>
            <w:ins w:id="2593" w:author="Windows User" w:date="2016-04-13T16:56:00Z">
              <w:r w:rsidRPr="00DE72A5">
                <w:rPr>
                  <w:rFonts w:ascii="Arial" w:eastAsia="Times New Roman" w:hAnsi="Arial" w:cs="Arial"/>
                  <w:sz w:val="20"/>
                  <w:szCs w:val="20"/>
                  <w:lang w:eastAsia="en-IE"/>
                </w:rPr>
                <w:t>4046.26</w:t>
              </w:r>
            </w:ins>
          </w:p>
        </w:tc>
      </w:tr>
      <w:tr w:rsidR="00DE72A5" w:rsidRPr="00DE72A5" w14:paraId="11059E9B" w14:textId="77777777" w:rsidTr="00DE72A5">
        <w:tblPrEx>
          <w:tblBorders>
            <w:top w:val="none" w:sz="0" w:space="0" w:color="auto"/>
            <w:bottom w:val="none" w:sz="0" w:space="0" w:color="auto"/>
          </w:tblBorders>
        </w:tblPrEx>
        <w:trPr>
          <w:gridAfter w:val="4"/>
          <w:wAfter w:w="4196" w:type="dxa"/>
          <w:trHeight w:val="255"/>
          <w:ins w:id="2594" w:author="Windows User" w:date="2016-04-13T16:56:00Z"/>
        </w:trPr>
        <w:tc>
          <w:tcPr>
            <w:tcW w:w="419" w:type="dxa"/>
            <w:tcBorders>
              <w:top w:val="nil"/>
              <w:left w:val="nil"/>
              <w:right w:val="nil"/>
            </w:tcBorders>
            <w:vAlign w:val="bottom"/>
          </w:tcPr>
          <w:p w14:paraId="54A968FE" w14:textId="77777777" w:rsidR="00DE72A5" w:rsidRPr="00DE72A5" w:rsidRDefault="00DE72A5" w:rsidP="00DE72A5">
            <w:pPr>
              <w:spacing w:after="0" w:line="240" w:lineRule="auto"/>
              <w:rPr>
                <w:ins w:id="2595" w:author="Windows User" w:date="2016-04-13T16:56:00Z"/>
                <w:rFonts w:eastAsia="Times New Roman" w:cs="Arial"/>
                <w:sz w:val="20"/>
                <w:szCs w:val="20"/>
                <w:lang w:eastAsia="en-IE"/>
              </w:rPr>
            </w:pPr>
            <w:ins w:id="2596" w:author="Windows User" w:date="2016-04-13T16:56:00Z">
              <w:r w:rsidRPr="00DE72A5">
                <w:rPr>
                  <w:rFonts w:eastAsia="Times New Roman" w:cs="Arial"/>
                  <w:sz w:val="20"/>
                  <w:szCs w:val="20"/>
                  <w:lang w:eastAsia="en-IE"/>
                </w:rPr>
                <w:t>20</w:t>
              </w:r>
            </w:ins>
          </w:p>
        </w:tc>
        <w:tc>
          <w:tcPr>
            <w:tcW w:w="5279" w:type="dxa"/>
            <w:gridSpan w:val="4"/>
            <w:tcBorders>
              <w:top w:val="nil"/>
              <w:left w:val="nil"/>
              <w:right w:val="nil"/>
            </w:tcBorders>
            <w:shd w:val="clear" w:color="auto" w:fill="auto"/>
            <w:noWrap/>
            <w:vAlign w:val="bottom"/>
            <w:hideMark/>
          </w:tcPr>
          <w:p w14:paraId="022DAFDE" w14:textId="77777777" w:rsidR="00DE72A5" w:rsidRPr="00DE72A5" w:rsidRDefault="00807A25" w:rsidP="00DE72A5">
            <w:pPr>
              <w:spacing w:after="0" w:line="240" w:lineRule="auto"/>
              <w:rPr>
                <w:ins w:id="2597" w:author="Windows User" w:date="2016-04-13T16:56:00Z"/>
                <w:rFonts w:ascii="Arial" w:eastAsia="Times New Roman" w:hAnsi="Arial" w:cs="Arial"/>
                <w:sz w:val="20"/>
                <w:szCs w:val="20"/>
                <w:lang w:eastAsia="en-IE"/>
              </w:rPr>
            </w:pPr>
            <m:oMath>
              <m:sSub>
                <m:sSubPr>
                  <m:ctrlPr>
                    <w:ins w:id="2598" w:author="Windows User" w:date="2016-04-13T16:56:00Z">
                      <w:rPr>
                        <w:rFonts w:ascii="Cambria Math" w:eastAsia="Times New Roman" w:hAnsi="Cambria Math" w:cs="Arial"/>
                        <w:i/>
                        <w:sz w:val="20"/>
                        <w:szCs w:val="20"/>
                        <w:lang w:eastAsia="en-IE"/>
                      </w:rPr>
                    </w:ins>
                  </m:ctrlPr>
                </m:sSubPr>
                <m:e>
                  <m:r>
                    <w:ins w:id="2599" w:author="Windows User" w:date="2016-04-13T16:56:00Z">
                      <w:rPr>
                        <w:rFonts w:ascii="Cambria Math" w:eastAsia="Times New Roman" w:hAnsi="Cambria Math" w:cs="Arial"/>
                        <w:sz w:val="20"/>
                        <w:szCs w:val="20"/>
                        <w:lang w:eastAsia="en-IE"/>
                      </w:rPr>
                      <m:t>ρ</m:t>
                    </w:ins>
                  </m:r>
                </m:e>
                <m:sub>
                  <m:r>
                    <w:ins w:id="2600" w:author="Windows User" w:date="2016-04-13T16:56:00Z">
                      <w:rPr>
                        <w:rFonts w:ascii="Cambria Math" w:eastAsia="Times New Roman" w:hAnsi="Cambria Math" w:cs="Arial"/>
                        <w:sz w:val="20"/>
                        <w:szCs w:val="20"/>
                        <w:lang w:eastAsia="en-IE"/>
                      </w:rPr>
                      <m:t>1,j</m:t>
                    </w:ins>
                  </m:r>
                </m:sub>
              </m:sSub>
              <m:r>
                <w:ins w:id="2601" w:author="Windows User" w:date="2016-04-13T16:56:00Z">
                  <w:rPr>
                    <w:rFonts w:ascii="Cambria Math" w:eastAsia="Times New Roman" w:hAnsi="Cambria Math" w:cs="Arial"/>
                    <w:sz w:val="20"/>
                    <w:szCs w:val="20"/>
                    <w:lang w:eastAsia="en-IE"/>
                  </w:rPr>
                  <m:t>CL×W+</m:t>
                </w:ins>
              </m:r>
              <m:sSub>
                <m:sSubPr>
                  <m:ctrlPr>
                    <w:ins w:id="2602" w:author="Windows User" w:date="2016-04-13T16:56:00Z">
                      <w:rPr>
                        <w:rFonts w:ascii="Cambria Math" w:eastAsia="Times New Roman" w:hAnsi="Cambria Math" w:cs="Arial"/>
                        <w:i/>
                        <w:sz w:val="20"/>
                        <w:szCs w:val="20"/>
                        <w:lang w:eastAsia="en-IE"/>
                      </w:rPr>
                    </w:ins>
                  </m:ctrlPr>
                </m:sSubPr>
                <m:e>
                  <m:r>
                    <w:ins w:id="2603" w:author="Windows User" w:date="2016-04-13T16:56:00Z">
                      <w:rPr>
                        <w:rFonts w:ascii="Cambria Math" w:eastAsia="Times New Roman" w:hAnsi="Cambria Math" w:cs="Arial"/>
                        <w:sz w:val="20"/>
                        <w:szCs w:val="20"/>
                        <w:lang w:eastAsia="en-IE"/>
                      </w:rPr>
                      <m:t>ρ</m:t>
                    </w:ins>
                  </m:r>
                </m:e>
                <m:sub>
                  <m:r>
                    <w:ins w:id="2604" w:author="Windows User" w:date="2016-04-13T16:56:00Z">
                      <w:rPr>
                        <w:rFonts w:ascii="Cambria Math" w:eastAsia="Times New Roman" w:hAnsi="Cambria Math" w:cs="Arial"/>
                        <w:sz w:val="20"/>
                        <w:szCs w:val="20"/>
                        <w:lang w:eastAsia="en-IE"/>
                      </w:rPr>
                      <m:t>2</m:t>
                    </w:ins>
                  </m:r>
                </m:sub>
              </m:sSub>
              <m:r>
                <w:ins w:id="2605" w:author="Windows User" w:date="2016-04-13T16:56:00Z">
                  <w:rPr>
                    <w:rFonts w:ascii="Cambria Math" w:eastAsia="Times New Roman" w:hAnsi="Cambria Math" w:cs="Arial"/>
                    <w:sz w:val="20"/>
                    <w:szCs w:val="20"/>
                    <w:lang w:eastAsia="en-IE"/>
                  </w:rPr>
                  <m:t xml:space="preserve">CL×PI+ </m:t>
                </w:ins>
              </m:r>
              <m:sSub>
                <m:sSubPr>
                  <m:ctrlPr>
                    <w:ins w:id="2606" w:author="Windows User" w:date="2016-04-13T16:56:00Z">
                      <w:rPr>
                        <w:rFonts w:ascii="Cambria Math" w:eastAsia="Times New Roman" w:hAnsi="Cambria Math" w:cs="Arial"/>
                        <w:i/>
                        <w:sz w:val="20"/>
                        <w:szCs w:val="20"/>
                        <w:lang w:eastAsia="en-IE"/>
                      </w:rPr>
                    </w:ins>
                  </m:ctrlPr>
                </m:sSubPr>
                <m:e>
                  <m:r>
                    <w:ins w:id="2607" w:author="Windows User" w:date="2016-04-13T16:56:00Z">
                      <w:rPr>
                        <w:rFonts w:ascii="Cambria Math" w:eastAsia="Times New Roman" w:hAnsi="Cambria Math" w:cs="Arial"/>
                        <w:sz w:val="20"/>
                        <w:szCs w:val="20"/>
                        <w:lang w:eastAsia="en-IE"/>
                      </w:rPr>
                      <m:t>ρ</m:t>
                    </w:ins>
                  </m:r>
                </m:e>
                <m:sub>
                  <m:r>
                    <w:ins w:id="2608" w:author="Windows User" w:date="2016-04-13T16:56:00Z">
                      <w:rPr>
                        <w:rFonts w:ascii="Cambria Math" w:eastAsia="Times New Roman" w:hAnsi="Cambria Math" w:cs="Arial"/>
                        <w:sz w:val="20"/>
                        <w:szCs w:val="20"/>
                        <w:lang w:eastAsia="en-IE"/>
                      </w:rPr>
                      <m:t>3</m:t>
                    </w:ins>
                  </m:r>
                </m:sub>
              </m:sSub>
              <m:r>
                <w:ins w:id="2609" w:author="Windows User" w:date="2016-04-13T16:56:00Z">
                  <w:rPr>
                    <w:rFonts w:ascii="Cambria Math" w:eastAsia="Times New Roman" w:hAnsi="Cambria Math" w:cs="Arial"/>
                    <w:sz w:val="20"/>
                    <w:szCs w:val="20"/>
                    <w:lang w:eastAsia="en-IE"/>
                  </w:rPr>
                  <m:t xml:space="preserve">CL×SI+ </m:t>
                </w:ins>
              </m:r>
              <m:sSub>
                <m:sSubPr>
                  <m:ctrlPr>
                    <w:ins w:id="2610" w:author="Windows User" w:date="2016-04-13T16:56:00Z">
                      <w:rPr>
                        <w:rFonts w:ascii="Cambria Math" w:eastAsia="Times New Roman" w:hAnsi="Cambria Math" w:cs="Arial"/>
                        <w:i/>
                        <w:sz w:val="20"/>
                        <w:szCs w:val="20"/>
                        <w:lang w:eastAsia="en-IE"/>
                      </w:rPr>
                    </w:ins>
                  </m:ctrlPr>
                </m:sSubPr>
                <m:e>
                  <m:r>
                    <w:ins w:id="2611" w:author="Windows User" w:date="2016-04-13T16:56:00Z">
                      <w:rPr>
                        <w:rFonts w:ascii="Cambria Math" w:eastAsia="Times New Roman" w:hAnsi="Cambria Math" w:cs="Arial"/>
                        <w:sz w:val="20"/>
                        <w:szCs w:val="20"/>
                        <w:lang w:eastAsia="en-IE"/>
                      </w:rPr>
                      <m:t>ρ</m:t>
                    </w:ins>
                  </m:r>
                </m:e>
                <m:sub>
                  <m:r>
                    <w:ins w:id="2612" w:author="Windows User" w:date="2016-04-13T16:56:00Z">
                      <w:rPr>
                        <w:rFonts w:ascii="Cambria Math" w:eastAsia="Times New Roman" w:hAnsi="Cambria Math" w:cs="Arial"/>
                        <w:sz w:val="20"/>
                        <w:szCs w:val="20"/>
                        <w:lang w:eastAsia="en-IE"/>
                      </w:rPr>
                      <m:t>4</m:t>
                    </w:ins>
                  </m:r>
                </m:sub>
              </m:sSub>
              <m:r>
                <w:ins w:id="2613" w:author="Windows User" w:date="2016-04-13T16:56:00Z">
                  <w:rPr>
                    <w:rFonts w:ascii="Cambria Math" w:eastAsia="Times New Roman" w:hAnsi="Cambria Math" w:cs="Arial"/>
                    <w:sz w:val="20"/>
                    <w:szCs w:val="20"/>
                    <w:lang w:eastAsia="en-IE"/>
                  </w:rPr>
                  <m:t>CL×SO</m:t>
                </w:ins>
              </m:r>
            </m:oMath>
            <w:ins w:id="2614" w:author="Windows User" w:date="2016-04-13T16:56:00Z">
              <w:r w:rsidR="00DE72A5" w:rsidRPr="00DE72A5">
                <w:rPr>
                  <w:rFonts w:ascii="Arial" w:eastAsia="Times New Roman" w:hAnsi="Arial" w:cs="Arial"/>
                  <w:sz w:val="20"/>
                  <w:szCs w:val="20"/>
                  <w:lang w:eastAsia="en-IE"/>
                </w:rPr>
                <w:t xml:space="preserve"> </w:t>
              </w:r>
            </w:ins>
          </w:p>
        </w:tc>
        <w:tc>
          <w:tcPr>
            <w:tcW w:w="1701" w:type="dxa"/>
            <w:gridSpan w:val="2"/>
            <w:tcBorders>
              <w:top w:val="nil"/>
              <w:left w:val="nil"/>
              <w:right w:val="nil"/>
            </w:tcBorders>
            <w:shd w:val="clear" w:color="auto" w:fill="auto"/>
            <w:noWrap/>
            <w:vAlign w:val="bottom"/>
            <w:hideMark/>
          </w:tcPr>
          <w:p w14:paraId="2DC09817" w14:textId="77777777" w:rsidR="00DE72A5" w:rsidRPr="00DE72A5" w:rsidRDefault="00DE72A5" w:rsidP="00DE72A5">
            <w:pPr>
              <w:spacing w:after="0" w:line="240" w:lineRule="auto"/>
              <w:jc w:val="center"/>
              <w:rPr>
                <w:ins w:id="2615" w:author="Windows User" w:date="2016-04-13T16:56:00Z"/>
                <w:rFonts w:ascii="Arial" w:eastAsia="Times New Roman" w:hAnsi="Arial" w:cs="Arial"/>
                <w:sz w:val="20"/>
                <w:szCs w:val="20"/>
                <w:lang w:eastAsia="en-IE"/>
              </w:rPr>
            </w:pPr>
            <w:ins w:id="2616" w:author="Windows User" w:date="2016-04-13T16:56:00Z">
              <w:r w:rsidRPr="00DE72A5">
                <w:rPr>
                  <w:rFonts w:ascii="Arial" w:eastAsia="Times New Roman" w:hAnsi="Arial" w:cs="Arial"/>
                  <w:sz w:val="20"/>
                  <w:szCs w:val="20"/>
                  <w:lang w:eastAsia="en-IE"/>
                </w:rPr>
                <w:t>-1990.62</w:t>
              </w:r>
            </w:ins>
          </w:p>
        </w:tc>
        <w:tc>
          <w:tcPr>
            <w:tcW w:w="1134" w:type="dxa"/>
            <w:tcBorders>
              <w:top w:val="nil"/>
              <w:left w:val="nil"/>
              <w:right w:val="nil"/>
            </w:tcBorders>
            <w:shd w:val="clear" w:color="auto" w:fill="auto"/>
            <w:noWrap/>
            <w:vAlign w:val="bottom"/>
            <w:hideMark/>
          </w:tcPr>
          <w:p w14:paraId="509765ED" w14:textId="77777777" w:rsidR="00DE72A5" w:rsidRPr="00DE72A5" w:rsidRDefault="00DE72A5" w:rsidP="00DE72A5">
            <w:pPr>
              <w:spacing w:after="0" w:line="240" w:lineRule="auto"/>
              <w:jc w:val="center"/>
              <w:rPr>
                <w:ins w:id="2617" w:author="Windows User" w:date="2016-04-13T16:56:00Z"/>
                <w:rFonts w:ascii="Arial" w:eastAsia="Times New Roman" w:hAnsi="Arial" w:cs="Arial"/>
                <w:sz w:val="20"/>
                <w:szCs w:val="20"/>
                <w:lang w:eastAsia="en-IE"/>
              </w:rPr>
            </w:pPr>
            <w:ins w:id="2618" w:author="Windows User" w:date="2016-04-13T16:56:00Z">
              <w:r w:rsidRPr="00DE72A5">
                <w:rPr>
                  <w:rFonts w:ascii="Arial" w:eastAsia="Times New Roman" w:hAnsi="Arial" w:cs="Arial"/>
                  <w:sz w:val="20"/>
                  <w:szCs w:val="20"/>
                  <w:lang w:eastAsia="en-IE"/>
                </w:rPr>
                <w:t>26</w:t>
              </w:r>
            </w:ins>
          </w:p>
        </w:tc>
        <w:tc>
          <w:tcPr>
            <w:tcW w:w="939" w:type="dxa"/>
            <w:tcBorders>
              <w:top w:val="nil"/>
              <w:left w:val="nil"/>
              <w:right w:val="nil"/>
            </w:tcBorders>
            <w:shd w:val="clear" w:color="auto" w:fill="auto"/>
            <w:noWrap/>
            <w:vAlign w:val="bottom"/>
            <w:hideMark/>
          </w:tcPr>
          <w:p w14:paraId="5B2E0F16" w14:textId="77777777" w:rsidR="00DE72A5" w:rsidRPr="00DE72A5" w:rsidRDefault="00DE72A5" w:rsidP="00DE72A5">
            <w:pPr>
              <w:spacing w:after="0" w:line="240" w:lineRule="auto"/>
              <w:jc w:val="center"/>
              <w:rPr>
                <w:ins w:id="2619" w:author="Windows User" w:date="2016-04-13T16:56:00Z"/>
                <w:rFonts w:ascii="Arial" w:eastAsia="Times New Roman" w:hAnsi="Arial" w:cs="Arial"/>
                <w:sz w:val="20"/>
                <w:szCs w:val="20"/>
                <w:lang w:eastAsia="en-IE"/>
              </w:rPr>
            </w:pPr>
            <w:ins w:id="2620" w:author="Windows User" w:date="2016-04-13T16:56:00Z">
              <w:r w:rsidRPr="00DE72A5">
                <w:rPr>
                  <w:rFonts w:ascii="Arial" w:eastAsia="Times New Roman" w:hAnsi="Arial" w:cs="Arial"/>
                  <w:sz w:val="20"/>
                  <w:szCs w:val="20"/>
                  <w:lang w:eastAsia="en-IE"/>
                </w:rPr>
                <w:t>4033.24</w:t>
              </w:r>
            </w:ins>
          </w:p>
        </w:tc>
      </w:tr>
      <w:tr w:rsidR="00DE72A5" w:rsidRPr="00DE72A5" w14:paraId="0972D0F1" w14:textId="77777777" w:rsidTr="00DE72A5">
        <w:tblPrEx>
          <w:tblBorders>
            <w:top w:val="none" w:sz="0" w:space="0" w:color="auto"/>
            <w:bottom w:val="none" w:sz="0" w:space="0" w:color="auto"/>
          </w:tblBorders>
        </w:tblPrEx>
        <w:trPr>
          <w:gridAfter w:val="4"/>
          <w:wAfter w:w="4196" w:type="dxa"/>
          <w:trHeight w:val="255"/>
          <w:ins w:id="2621" w:author="Windows User" w:date="2016-04-13T16:56:00Z"/>
        </w:trPr>
        <w:tc>
          <w:tcPr>
            <w:tcW w:w="419" w:type="dxa"/>
            <w:tcBorders>
              <w:left w:val="nil"/>
              <w:right w:val="nil"/>
            </w:tcBorders>
          </w:tcPr>
          <w:p w14:paraId="1FA24B18" w14:textId="77777777" w:rsidR="00DE72A5" w:rsidRPr="00DE72A5" w:rsidRDefault="00DE72A5" w:rsidP="00DE72A5">
            <w:pPr>
              <w:spacing w:after="0" w:line="240" w:lineRule="auto"/>
              <w:rPr>
                <w:ins w:id="2622" w:author="Windows User" w:date="2016-04-13T16:56:00Z"/>
                <w:rFonts w:eastAsia="Times New Roman" w:cs="Arial"/>
                <w:sz w:val="20"/>
                <w:szCs w:val="20"/>
                <w:lang w:eastAsia="en-IE"/>
              </w:rPr>
            </w:pPr>
          </w:p>
        </w:tc>
        <w:tc>
          <w:tcPr>
            <w:tcW w:w="5279" w:type="dxa"/>
            <w:gridSpan w:val="4"/>
            <w:tcBorders>
              <w:left w:val="nil"/>
              <w:right w:val="nil"/>
            </w:tcBorders>
            <w:shd w:val="clear" w:color="auto" w:fill="auto"/>
            <w:noWrap/>
            <w:vAlign w:val="bottom"/>
          </w:tcPr>
          <w:p w14:paraId="3027A6B2" w14:textId="77777777" w:rsidR="00DE72A5" w:rsidRPr="00DE72A5" w:rsidRDefault="00DE72A5" w:rsidP="00DE72A5">
            <w:pPr>
              <w:spacing w:after="0" w:line="240" w:lineRule="auto"/>
              <w:rPr>
                <w:ins w:id="2623" w:author="Windows User" w:date="2016-04-13T16:56:00Z"/>
                <w:rFonts w:ascii="Arial" w:eastAsia="Times New Roman" w:hAnsi="Arial" w:cs="Arial"/>
                <w:sz w:val="20"/>
                <w:szCs w:val="20"/>
                <w:lang w:eastAsia="en-IE"/>
              </w:rPr>
            </w:pPr>
          </w:p>
        </w:tc>
        <w:tc>
          <w:tcPr>
            <w:tcW w:w="1701" w:type="dxa"/>
            <w:gridSpan w:val="2"/>
            <w:tcBorders>
              <w:left w:val="nil"/>
              <w:right w:val="nil"/>
            </w:tcBorders>
            <w:shd w:val="clear" w:color="auto" w:fill="auto"/>
            <w:noWrap/>
            <w:vAlign w:val="bottom"/>
          </w:tcPr>
          <w:p w14:paraId="7C32BF5F" w14:textId="77777777" w:rsidR="00DE72A5" w:rsidRPr="00DE72A5" w:rsidRDefault="00DE72A5" w:rsidP="00DE72A5">
            <w:pPr>
              <w:spacing w:after="0" w:line="240" w:lineRule="auto"/>
              <w:jc w:val="center"/>
              <w:rPr>
                <w:ins w:id="2624" w:author="Windows User" w:date="2016-04-13T16:56:00Z"/>
                <w:rFonts w:ascii="Arial" w:eastAsia="Times New Roman" w:hAnsi="Arial" w:cs="Arial"/>
                <w:sz w:val="20"/>
                <w:szCs w:val="20"/>
                <w:lang w:eastAsia="en-IE"/>
              </w:rPr>
            </w:pPr>
          </w:p>
        </w:tc>
        <w:tc>
          <w:tcPr>
            <w:tcW w:w="1134" w:type="dxa"/>
            <w:tcBorders>
              <w:left w:val="nil"/>
              <w:right w:val="nil"/>
            </w:tcBorders>
            <w:shd w:val="clear" w:color="auto" w:fill="auto"/>
            <w:noWrap/>
            <w:vAlign w:val="bottom"/>
          </w:tcPr>
          <w:p w14:paraId="41E48F01" w14:textId="77777777" w:rsidR="00DE72A5" w:rsidRPr="00DE72A5" w:rsidRDefault="00DE72A5" w:rsidP="00DE72A5">
            <w:pPr>
              <w:spacing w:after="0" w:line="240" w:lineRule="auto"/>
              <w:jc w:val="center"/>
              <w:rPr>
                <w:ins w:id="2625" w:author="Windows User" w:date="2016-04-13T16:56:00Z"/>
                <w:rFonts w:ascii="Arial" w:eastAsia="Times New Roman" w:hAnsi="Arial" w:cs="Arial"/>
                <w:sz w:val="20"/>
                <w:szCs w:val="20"/>
                <w:lang w:eastAsia="en-IE"/>
              </w:rPr>
            </w:pPr>
          </w:p>
        </w:tc>
        <w:tc>
          <w:tcPr>
            <w:tcW w:w="939" w:type="dxa"/>
            <w:tcBorders>
              <w:left w:val="nil"/>
              <w:right w:val="nil"/>
            </w:tcBorders>
            <w:shd w:val="clear" w:color="auto" w:fill="auto"/>
            <w:noWrap/>
            <w:vAlign w:val="bottom"/>
          </w:tcPr>
          <w:p w14:paraId="784EFDFD" w14:textId="77777777" w:rsidR="00DE72A5" w:rsidRPr="00DE72A5" w:rsidRDefault="00DE72A5" w:rsidP="00DE72A5">
            <w:pPr>
              <w:spacing w:after="0" w:line="240" w:lineRule="auto"/>
              <w:jc w:val="center"/>
              <w:rPr>
                <w:ins w:id="2626" w:author="Windows User" w:date="2016-04-13T16:56:00Z"/>
                <w:rFonts w:ascii="Arial" w:eastAsia="Times New Roman" w:hAnsi="Arial" w:cs="Arial"/>
                <w:sz w:val="20"/>
                <w:szCs w:val="20"/>
                <w:lang w:eastAsia="en-IE"/>
              </w:rPr>
            </w:pPr>
          </w:p>
        </w:tc>
      </w:tr>
      <w:tr w:rsidR="00DE72A5" w:rsidRPr="00DE72A5" w14:paraId="379BED4A" w14:textId="77777777" w:rsidTr="008A5D3A">
        <w:tblPrEx>
          <w:tblBorders>
            <w:top w:val="none" w:sz="0" w:space="0" w:color="auto"/>
            <w:bottom w:val="none" w:sz="0" w:space="0" w:color="auto"/>
          </w:tblBorders>
        </w:tblPrEx>
        <w:trPr>
          <w:gridAfter w:val="4"/>
          <w:wAfter w:w="4196" w:type="dxa"/>
          <w:trHeight w:val="255"/>
          <w:ins w:id="2627" w:author="Windows User" w:date="2016-04-13T16:56:00Z"/>
        </w:trPr>
        <w:tc>
          <w:tcPr>
            <w:tcW w:w="419" w:type="dxa"/>
            <w:tcBorders>
              <w:left w:val="nil"/>
              <w:right w:val="nil"/>
            </w:tcBorders>
          </w:tcPr>
          <w:p w14:paraId="14C674F6" w14:textId="77777777" w:rsidR="00DE72A5" w:rsidRPr="00DE72A5" w:rsidRDefault="00DE72A5" w:rsidP="00DE72A5">
            <w:pPr>
              <w:spacing w:after="0" w:line="240" w:lineRule="auto"/>
              <w:rPr>
                <w:ins w:id="2628" w:author="Windows User" w:date="2016-04-13T16:56:00Z"/>
                <w:rFonts w:eastAsia="Times New Roman" w:cs="Arial"/>
                <w:sz w:val="20"/>
                <w:szCs w:val="20"/>
                <w:lang w:eastAsia="en-IE"/>
              </w:rPr>
            </w:pPr>
          </w:p>
        </w:tc>
        <w:tc>
          <w:tcPr>
            <w:tcW w:w="9053" w:type="dxa"/>
            <w:gridSpan w:val="8"/>
            <w:tcBorders>
              <w:left w:val="nil"/>
              <w:right w:val="nil"/>
            </w:tcBorders>
            <w:shd w:val="clear" w:color="auto" w:fill="auto"/>
            <w:noWrap/>
            <w:vAlign w:val="bottom"/>
          </w:tcPr>
          <w:p w14:paraId="1C81B8D1" w14:textId="34B28504" w:rsidR="00DE72A5" w:rsidRPr="00DE72A5" w:rsidRDefault="00DE72A5" w:rsidP="00DE72A5">
            <w:pPr>
              <w:spacing w:after="0" w:line="240" w:lineRule="auto"/>
              <w:rPr>
                <w:ins w:id="2629" w:author="Windows User" w:date="2016-04-13T16:56:00Z"/>
                <w:rFonts w:ascii="Arial" w:eastAsia="Times New Roman" w:hAnsi="Arial" w:cs="Arial"/>
                <w:sz w:val="20"/>
                <w:szCs w:val="20"/>
                <w:lang w:eastAsia="en-IE"/>
              </w:rPr>
            </w:pPr>
            <w:ins w:id="2630" w:author="Windows User" w:date="2016-04-13T16:56:00Z">
              <w:r w:rsidRPr="00DE72A5">
                <w:rPr>
                  <w:rFonts w:ascii="Arial" w:eastAsia="Times New Roman" w:hAnsi="Arial" w:cs="Arial"/>
                  <w:sz w:val="20"/>
                  <w:szCs w:val="20"/>
                  <w:lang w:eastAsia="en-IE"/>
                </w:rPr>
                <w:t xml:space="preserve">Models excluding parameters which </w:t>
              </w:r>
            </w:ins>
            <w:r w:rsidR="008A5D3A">
              <w:rPr>
                <w:rFonts w:ascii="Arial" w:eastAsia="Times New Roman" w:hAnsi="Arial" w:cs="Arial"/>
                <w:sz w:val="20"/>
                <w:szCs w:val="20"/>
                <w:lang w:eastAsia="en-IE"/>
              </w:rPr>
              <w:t>we</w:t>
            </w:r>
            <w:ins w:id="2631" w:author="Windows User" w:date="2016-04-13T16:56:00Z">
              <w:r w:rsidRPr="00DE72A5">
                <w:rPr>
                  <w:rFonts w:ascii="Arial" w:eastAsia="Times New Roman" w:hAnsi="Arial" w:cs="Arial"/>
                  <w:sz w:val="20"/>
                  <w:szCs w:val="20"/>
                  <w:lang w:eastAsia="en-IE"/>
                </w:rPr>
                <w:t>re statistically insignificant</w:t>
              </w:r>
            </w:ins>
          </w:p>
        </w:tc>
      </w:tr>
      <w:tr w:rsidR="00DE72A5" w:rsidRPr="00DE72A5" w14:paraId="2D4B4298" w14:textId="77777777" w:rsidTr="008A5D3A">
        <w:tblPrEx>
          <w:tblBorders>
            <w:top w:val="none" w:sz="0" w:space="0" w:color="auto"/>
            <w:bottom w:val="none" w:sz="0" w:space="0" w:color="auto"/>
          </w:tblBorders>
        </w:tblPrEx>
        <w:trPr>
          <w:gridAfter w:val="4"/>
          <w:wAfter w:w="4196" w:type="dxa"/>
          <w:trHeight w:val="255"/>
          <w:ins w:id="2632" w:author="Windows User" w:date="2016-04-13T16:56:00Z"/>
        </w:trPr>
        <w:tc>
          <w:tcPr>
            <w:tcW w:w="419" w:type="dxa"/>
            <w:tcBorders>
              <w:left w:val="nil"/>
              <w:right w:val="nil"/>
            </w:tcBorders>
          </w:tcPr>
          <w:p w14:paraId="73B76528" w14:textId="14645D87" w:rsidR="00DE72A5" w:rsidRPr="00DE72A5" w:rsidRDefault="00DE72A5" w:rsidP="00DE72A5">
            <w:pPr>
              <w:spacing w:after="0" w:line="240" w:lineRule="auto"/>
              <w:rPr>
                <w:ins w:id="2633" w:author="Windows User" w:date="2016-04-13T16:56:00Z"/>
                <w:rFonts w:eastAsia="Times New Roman" w:cs="Arial"/>
                <w:sz w:val="20"/>
                <w:szCs w:val="20"/>
                <w:lang w:eastAsia="en-IE"/>
              </w:rPr>
            </w:pPr>
            <w:ins w:id="2634" w:author="Windows User" w:date="2016-04-13T16:56:00Z">
              <w:r w:rsidRPr="00DE72A5">
                <w:rPr>
                  <w:rFonts w:eastAsia="Times New Roman" w:cs="Arial"/>
                  <w:sz w:val="20"/>
                  <w:szCs w:val="20"/>
                  <w:lang w:eastAsia="en-IE"/>
                </w:rPr>
                <w:t>2</w:t>
              </w:r>
            </w:ins>
            <w:r w:rsidR="008A5D3A">
              <w:rPr>
                <w:rFonts w:eastAsia="Times New Roman" w:cs="Arial"/>
                <w:sz w:val="20"/>
                <w:szCs w:val="20"/>
                <w:lang w:eastAsia="en-IE"/>
              </w:rPr>
              <w:t>1</w:t>
            </w:r>
          </w:p>
        </w:tc>
        <w:tc>
          <w:tcPr>
            <w:tcW w:w="5279" w:type="dxa"/>
            <w:gridSpan w:val="4"/>
            <w:tcBorders>
              <w:left w:val="nil"/>
              <w:bottom w:val="single" w:sz="4" w:space="0" w:color="auto"/>
              <w:right w:val="nil"/>
            </w:tcBorders>
            <w:shd w:val="clear" w:color="auto" w:fill="auto"/>
            <w:noWrap/>
            <w:vAlign w:val="bottom"/>
          </w:tcPr>
          <w:p w14:paraId="5DB0A445" w14:textId="77777777" w:rsidR="00DE72A5" w:rsidRPr="00DE72A5" w:rsidRDefault="00807A25" w:rsidP="00DE72A5">
            <w:pPr>
              <w:spacing w:after="0" w:line="240" w:lineRule="auto"/>
              <w:rPr>
                <w:ins w:id="2635" w:author="Windows User" w:date="2016-04-13T16:56:00Z"/>
                <w:rFonts w:ascii="Arial" w:eastAsia="Times New Roman" w:hAnsi="Arial" w:cs="Arial"/>
                <w:sz w:val="20"/>
                <w:szCs w:val="20"/>
                <w:lang w:eastAsia="en-IE"/>
              </w:rPr>
            </w:pPr>
            <m:oMath>
              <m:sSub>
                <m:sSubPr>
                  <m:ctrlPr>
                    <w:ins w:id="2636" w:author="Windows User" w:date="2016-04-13T16:56:00Z">
                      <w:rPr>
                        <w:rFonts w:ascii="Cambria Math" w:eastAsia="Times New Roman" w:hAnsi="Cambria Math" w:cs="Arial"/>
                        <w:i/>
                        <w:sz w:val="20"/>
                        <w:szCs w:val="20"/>
                        <w:lang w:eastAsia="en-IE"/>
                      </w:rPr>
                    </w:ins>
                  </m:ctrlPr>
                </m:sSubPr>
                <m:e>
                  <m:r>
                    <w:ins w:id="2637" w:author="Windows User" w:date="2016-04-13T16:56:00Z">
                      <w:rPr>
                        <w:rFonts w:ascii="Cambria Math" w:eastAsia="Times New Roman" w:hAnsi="Cambria Math" w:cs="Arial"/>
                        <w:sz w:val="20"/>
                        <w:szCs w:val="20"/>
                        <w:lang w:eastAsia="en-IE"/>
                      </w:rPr>
                      <m:t>β</m:t>
                    </w:ins>
                  </m:r>
                </m:e>
                <m:sub>
                  <m:r>
                    <w:ins w:id="2638" w:author="Windows User" w:date="2016-04-13T16:56:00Z">
                      <w:rPr>
                        <w:rFonts w:ascii="Cambria Math" w:eastAsia="Times New Roman" w:hAnsi="Cambria Math" w:cs="Arial"/>
                        <w:sz w:val="20"/>
                        <w:szCs w:val="20"/>
                        <w:lang w:eastAsia="en-IE"/>
                      </w:rPr>
                      <m:t>0,j</m:t>
                    </w:ins>
                  </m:r>
                </m:sub>
              </m:sSub>
              <m:r>
                <w:ins w:id="2639" w:author="Windows User" w:date="2016-04-13T16:56:00Z">
                  <w:rPr>
                    <w:rFonts w:ascii="Cambria Math" w:eastAsia="Times New Roman" w:hAnsi="Cambria Math" w:cs="Arial"/>
                    <w:sz w:val="20"/>
                    <w:szCs w:val="20"/>
                    <w:lang w:eastAsia="en-IE"/>
                  </w:rPr>
                  <m:t xml:space="preserve">+ </m:t>
                </w:ins>
              </m:r>
              <m:sSub>
                <m:sSubPr>
                  <m:ctrlPr>
                    <w:ins w:id="2640" w:author="Windows User" w:date="2016-04-13T16:56:00Z">
                      <w:rPr>
                        <w:rFonts w:ascii="Cambria Math" w:eastAsia="Times New Roman" w:hAnsi="Cambria Math" w:cs="Arial"/>
                        <w:i/>
                        <w:sz w:val="20"/>
                        <w:szCs w:val="20"/>
                        <w:lang w:eastAsia="en-IE"/>
                      </w:rPr>
                    </w:ins>
                  </m:ctrlPr>
                </m:sSubPr>
                <m:e>
                  <m:r>
                    <w:ins w:id="2641" w:author="Windows User" w:date="2016-04-13T16:56:00Z">
                      <w:rPr>
                        <w:rFonts w:ascii="Cambria Math" w:eastAsia="Times New Roman" w:hAnsi="Cambria Math" w:cs="Arial"/>
                        <w:sz w:val="20"/>
                        <w:szCs w:val="20"/>
                        <w:lang w:eastAsia="en-IE"/>
                      </w:rPr>
                      <m:t>β</m:t>
                    </w:ins>
                  </m:r>
                </m:e>
                <m:sub>
                  <m:r>
                    <w:ins w:id="2642" w:author="Windows User" w:date="2016-04-13T16:56:00Z">
                      <w:rPr>
                        <w:rFonts w:ascii="Cambria Math" w:eastAsia="Times New Roman" w:hAnsi="Cambria Math" w:cs="Arial"/>
                        <w:sz w:val="20"/>
                        <w:szCs w:val="20"/>
                        <w:lang w:eastAsia="en-IE"/>
                      </w:rPr>
                      <m:t>1,j≠</m:t>
                    </w:ins>
                  </m:r>
                  <m:d>
                    <m:dPr>
                      <m:begChr m:val="{"/>
                      <m:endChr m:val="}"/>
                      <m:ctrlPr>
                        <w:ins w:id="2643" w:author="Windows User" w:date="2016-04-13T16:56:00Z">
                          <w:rPr>
                            <w:rFonts w:ascii="Cambria Math" w:eastAsia="Times New Roman" w:hAnsi="Cambria Math" w:cs="Arial"/>
                            <w:i/>
                            <w:sz w:val="20"/>
                            <w:szCs w:val="20"/>
                            <w:lang w:eastAsia="en-IE"/>
                          </w:rPr>
                        </w:ins>
                      </m:ctrlPr>
                    </m:dPr>
                    <m:e>
                      <m:r>
                        <w:ins w:id="2644" w:author="Windows User" w:date="2016-04-13T16:56:00Z">
                          <w:rPr>
                            <w:rFonts w:ascii="Cambria Math" w:eastAsia="Times New Roman" w:hAnsi="Cambria Math" w:cs="Arial"/>
                            <w:sz w:val="20"/>
                            <w:szCs w:val="20"/>
                            <w:lang w:eastAsia="en-IE"/>
                          </w:rPr>
                          <m:t>3,4</m:t>
                        </w:ins>
                      </m:r>
                    </m:e>
                  </m:d>
                </m:sub>
              </m:sSub>
              <m:r>
                <w:ins w:id="2645" w:author="Windows User" w:date="2016-04-13T16:56:00Z">
                  <w:rPr>
                    <w:rFonts w:ascii="Cambria Math" w:eastAsia="Times New Roman" w:hAnsi="Cambria Math" w:cs="Arial"/>
                    <w:sz w:val="20"/>
                    <w:szCs w:val="20"/>
                    <w:lang w:eastAsia="en-IE"/>
                  </w:rPr>
                  <m:t xml:space="preserve">CL+ </m:t>
                </w:ins>
              </m:r>
              <m:sSub>
                <m:sSubPr>
                  <m:ctrlPr>
                    <w:ins w:id="2646" w:author="Windows User" w:date="2016-04-13T16:56:00Z">
                      <w:rPr>
                        <w:rFonts w:ascii="Cambria Math" w:eastAsia="Times New Roman" w:hAnsi="Cambria Math" w:cs="Arial"/>
                        <w:i/>
                        <w:sz w:val="20"/>
                        <w:szCs w:val="20"/>
                        <w:lang w:eastAsia="en-IE"/>
                      </w:rPr>
                    </w:ins>
                  </m:ctrlPr>
                </m:sSubPr>
                <m:e>
                  <m:r>
                    <w:ins w:id="2647" w:author="Windows User" w:date="2016-04-13T16:56:00Z">
                      <w:rPr>
                        <w:rFonts w:ascii="Cambria Math" w:eastAsia="Times New Roman" w:hAnsi="Cambria Math" w:cs="Arial"/>
                        <w:sz w:val="20"/>
                        <w:szCs w:val="20"/>
                        <w:lang w:eastAsia="en-IE"/>
                      </w:rPr>
                      <m:t>δ</m:t>
                    </w:ins>
                  </m:r>
                </m:e>
                <m:sub>
                  <m:r>
                    <w:ins w:id="2648" w:author="Windows User" w:date="2016-04-13T16:56:00Z">
                      <w:rPr>
                        <w:rFonts w:ascii="Cambria Math" w:eastAsia="Times New Roman" w:hAnsi="Cambria Math" w:cs="Arial"/>
                        <w:sz w:val="20"/>
                        <w:szCs w:val="20"/>
                        <w:lang w:eastAsia="en-IE"/>
                      </w:rPr>
                      <m:t>1</m:t>
                    </w:ins>
                  </m:r>
                </m:sub>
              </m:sSub>
              <m:r>
                <w:ins w:id="2649" w:author="Windows User" w:date="2016-04-13T16:56:00Z">
                  <w:rPr>
                    <w:rFonts w:ascii="Cambria Math" w:eastAsia="Times New Roman" w:hAnsi="Cambria Math" w:cs="Arial"/>
                    <w:sz w:val="20"/>
                    <w:szCs w:val="20"/>
                    <w:lang w:eastAsia="en-IE"/>
                  </w:rPr>
                  <m:t xml:space="preserve">PI+ </m:t>
                </w:ins>
              </m:r>
              <m:sSub>
                <m:sSubPr>
                  <m:ctrlPr>
                    <w:ins w:id="2650" w:author="Windows User" w:date="2016-04-13T16:56:00Z">
                      <w:rPr>
                        <w:rFonts w:ascii="Cambria Math" w:eastAsia="Times New Roman" w:hAnsi="Cambria Math" w:cs="Arial"/>
                        <w:i/>
                        <w:sz w:val="20"/>
                        <w:szCs w:val="20"/>
                        <w:lang w:eastAsia="en-IE"/>
                      </w:rPr>
                    </w:ins>
                  </m:ctrlPr>
                </m:sSubPr>
                <m:e>
                  <m:r>
                    <w:ins w:id="2651" w:author="Windows User" w:date="2016-04-13T16:56:00Z">
                      <w:rPr>
                        <w:rFonts w:ascii="Cambria Math" w:eastAsia="Times New Roman" w:hAnsi="Cambria Math" w:cs="Arial"/>
                        <w:sz w:val="20"/>
                        <w:szCs w:val="20"/>
                        <w:lang w:eastAsia="en-IE"/>
                      </w:rPr>
                      <m:t>δ</m:t>
                    </w:ins>
                  </m:r>
                </m:e>
                <m:sub>
                  <m:r>
                    <w:ins w:id="2652" w:author="Windows User" w:date="2016-04-13T16:56:00Z">
                      <w:rPr>
                        <w:rFonts w:ascii="Cambria Math" w:eastAsia="Times New Roman" w:hAnsi="Cambria Math" w:cs="Arial"/>
                        <w:sz w:val="20"/>
                        <w:szCs w:val="20"/>
                        <w:lang w:eastAsia="en-IE"/>
                      </w:rPr>
                      <m:t>3</m:t>
                    </w:ins>
                  </m:r>
                </m:sub>
              </m:sSub>
              <m:r>
                <w:ins w:id="2653" w:author="Windows User" w:date="2016-04-13T16:56:00Z">
                  <w:rPr>
                    <w:rFonts w:ascii="Cambria Math" w:eastAsia="Times New Roman" w:hAnsi="Cambria Math" w:cs="Arial"/>
                    <w:sz w:val="20"/>
                    <w:szCs w:val="20"/>
                    <w:lang w:eastAsia="en-IE"/>
                  </w:rPr>
                  <m:t>SO +</m:t>
                </w:ins>
              </m:r>
              <m:sSub>
                <m:sSubPr>
                  <m:ctrlPr>
                    <w:ins w:id="2654" w:author="Windows User" w:date="2016-04-13T16:56:00Z">
                      <w:rPr>
                        <w:rFonts w:ascii="Cambria Math" w:eastAsia="Times New Roman" w:hAnsi="Cambria Math" w:cs="Arial"/>
                        <w:i/>
                        <w:sz w:val="20"/>
                        <w:szCs w:val="20"/>
                        <w:lang w:eastAsia="en-IE"/>
                      </w:rPr>
                    </w:ins>
                  </m:ctrlPr>
                </m:sSubPr>
                <m:e>
                  <m:r>
                    <w:ins w:id="2655" w:author="Windows User" w:date="2016-04-13T16:56:00Z">
                      <w:rPr>
                        <w:rFonts w:ascii="Cambria Math" w:eastAsia="Times New Roman" w:hAnsi="Cambria Math" w:cs="Arial"/>
                        <w:sz w:val="20"/>
                        <w:szCs w:val="20"/>
                        <w:lang w:eastAsia="en-IE"/>
                      </w:rPr>
                      <m:t>γ</m:t>
                    </w:ins>
                  </m:r>
                </m:e>
                <m:sub>
                  <m:r>
                    <w:ins w:id="2656" w:author="Windows User" w:date="2016-04-13T16:56:00Z">
                      <w:rPr>
                        <w:rFonts w:ascii="Cambria Math" w:eastAsia="Times New Roman" w:hAnsi="Cambria Math" w:cs="Arial"/>
                        <w:sz w:val="20"/>
                        <w:szCs w:val="20"/>
                        <w:lang w:eastAsia="en-IE"/>
                      </w:rPr>
                      <m:t>j</m:t>
                    </w:ins>
                  </m:r>
                </m:sub>
              </m:sSub>
              <m:r>
                <w:ins w:id="2657" w:author="Windows User" w:date="2016-04-13T16:56:00Z">
                  <w:rPr>
                    <w:rFonts w:ascii="Cambria Math" w:eastAsia="Times New Roman" w:hAnsi="Cambria Math" w:cs="Arial"/>
                    <w:sz w:val="20"/>
                    <w:szCs w:val="20"/>
                    <w:lang w:eastAsia="en-IE"/>
                  </w:rPr>
                  <m:t>W+</m:t>
                </w:ins>
              </m:r>
              <m:sSub>
                <m:sSubPr>
                  <m:ctrlPr>
                    <w:ins w:id="2658" w:author="Windows User" w:date="2016-04-13T16:56:00Z">
                      <w:rPr>
                        <w:rFonts w:ascii="Cambria Math" w:eastAsia="Times New Roman" w:hAnsi="Cambria Math" w:cs="Arial"/>
                        <w:i/>
                        <w:sz w:val="20"/>
                        <w:szCs w:val="20"/>
                        <w:lang w:eastAsia="en-IE"/>
                      </w:rPr>
                    </w:ins>
                  </m:ctrlPr>
                </m:sSubPr>
                <m:e>
                  <m:r>
                    <w:ins w:id="2659" w:author="Windows User" w:date="2016-04-13T16:56:00Z">
                      <w:rPr>
                        <w:rFonts w:ascii="Cambria Math" w:eastAsia="Times New Roman" w:hAnsi="Cambria Math" w:cs="Arial"/>
                        <w:sz w:val="20"/>
                        <w:szCs w:val="20"/>
                        <w:lang w:eastAsia="en-IE"/>
                      </w:rPr>
                      <m:t>ρ</m:t>
                    </w:ins>
                  </m:r>
                </m:e>
                <m:sub>
                  <m:r>
                    <w:ins w:id="2660" w:author="Windows User" w:date="2016-04-13T16:56:00Z">
                      <w:rPr>
                        <w:rFonts w:ascii="Cambria Math" w:eastAsia="Times New Roman" w:hAnsi="Cambria Math" w:cs="Arial"/>
                        <w:sz w:val="20"/>
                        <w:szCs w:val="20"/>
                        <w:lang w:eastAsia="en-IE"/>
                      </w:rPr>
                      <m:t>1,j≠</m:t>
                    </w:ins>
                  </m:r>
                  <m:d>
                    <m:dPr>
                      <m:begChr m:val="{"/>
                      <m:endChr m:val="}"/>
                      <m:ctrlPr>
                        <w:ins w:id="2661" w:author="Windows User" w:date="2016-04-13T16:56:00Z">
                          <w:rPr>
                            <w:rFonts w:ascii="Cambria Math" w:eastAsia="Times New Roman" w:hAnsi="Cambria Math" w:cs="Arial"/>
                            <w:i/>
                            <w:sz w:val="20"/>
                            <w:szCs w:val="20"/>
                            <w:lang w:eastAsia="en-IE"/>
                          </w:rPr>
                        </w:ins>
                      </m:ctrlPr>
                    </m:dPr>
                    <m:e>
                      <m:r>
                        <w:ins w:id="2662" w:author="Windows User" w:date="2016-04-13T16:56:00Z">
                          <w:rPr>
                            <w:rFonts w:ascii="Cambria Math" w:eastAsia="Times New Roman" w:hAnsi="Cambria Math" w:cs="Arial"/>
                            <w:sz w:val="20"/>
                            <w:szCs w:val="20"/>
                            <w:lang w:eastAsia="en-IE"/>
                          </w:rPr>
                          <m:t>3,4</m:t>
                        </w:ins>
                      </m:r>
                    </m:e>
                  </m:d>
                </m:sub>
              </m:sSub>
              <m:r>
                <w:ins w:id="2663" w:author="Windows User" w:date="2016-04-13T16:56:00Z">
                  <w:rPr>
                    <w:rFonts w:ascii="Cambria Math" w:eastAsia="Times New Roman" w:hAnsi="Cambria Math" w:cs="Arial"/>
                    <w:sz w:val="20"/>
                    <w:szCs w:val="20"/>
                    <w:lang w:eastAsia="en-IE"/>
                  </w:rPr>
                  <m:t>CL×W+</m:t>
                </w:ins>
              </m:r>
              <m:sSub>
                <m:sSubPr>
                  <m:ctrlPr>
                    <w:ins w:id="2664" w:author="Windows User" w:date="2016-04-13T16:56:00Z">
                      <w:rPr>
                        <w:rFonts w:ascii="Cambria Math" w:eastAsia="Times New Roman" w:hAnsi="Cambria Math" w:cs="Arial"/>
                        <w:i/>
                        <w:sz w:val="20"/>
                        <w:szCs w:val="20"/>
                        <w:lang w:eastAsia="en-IE"/>
                      </w:rPr>
                    </w:ins>
                  </m:ctrlPr>
                </m:sSubPr>
                <m:e>
                  <m:r>
                    <w:ins w:id="2665" w:author="Windows User" w:date="2016-04-13T16:56:00Z">
                      <w:rPr>
                        <w:rFonts w:ascii="Cambria Math" w:eastAsia="Times New Roman" w:hAnsi="Cambria Math" w:cs="Arial"/>
                        <w:sz w:val="20"/>
                        <w:szCs w:val="20"/>
                        <w:lang w:eastAsia="en-IE"/>
                      </w:rPr>
                      <m:t>ρ</m:t>
                    </w:ins>
                  </m:r>
                </m:e>
                <m:sub>
                  <m:r>
                    <w:ins w:id="2666" w:author="Windows User" w:date="2016-04-13T16:56:00Z">
                      <w:rPr>
                        <w:rFonts w:ascii="Cambria Math" w:eastAsia="Times New Roman" w:hAnsi="Cambria Math" w:cs="Arial"/>
                        <w:sz w:val="20"/>
                        <w:szCs w:val="20"/>
                        <w:lang w:eastAsia="en-IE"/>
                      </w:rPr>
                      <m:t>2</m:t>
                    </w:ins>
                  </m:r>
                </m:sub>
              </m:sSub>
              <m:r>
                <w:ins w:id="2667" w:author="Windows User" w:date="2016-04-13T16:56:00Z">
                  <w:rPr>
                    <w:rFonts w:ascii="Cambria Math" w:eastAsia="Times New Roman" w:hAnsi="Cambria Math" w:cs="Arial"/>
                    <w:sz w:val="20"/>
                    <w:szCs w:val="20"/>
                    <w:lang w:eastAsia="en-IE"/>
                  </w:rPr>
                  <m:t xml:space="preserve">CL×PI+ </m:t>
                </w:ins>
              </m:r>
              <m:sSub>
                <m:sSubPr>
                  <m:ctrlPr>
                    <w:ins w:id="2668" w:author="Windows User" w:date="2016-04-13T16:56:00Z">
                      <w:rPr>
                        <w:rFonts w:ascii="Cambria Math" w:eastAsia="Times New Roman" w:hAnsi="Cambria Math" w:cs="Arial"/>
                        <w:i/>
                        <w:sz w:val="20"/>
                        <w:szCs w:val="20"/>
                        <w:lang w:eastAsia="en-IE"/>
                      </w:rPr>
                    </w:ins>
                  </m:ctrlPr>
                </m:sSubPr>
                <m:e>
                  <m:r>
                    <w:ins w:id="2669" w:author="Windows User" w:date="2016-04-13T16:56:00Z">
                      <w:rPr>
                        <w:rFonts w:ascii="Cambria Math" w:eastAsia="Times New Roman" w:hAnsi="Cambria Math" w:cs="Arial"/>
                        <w:sz w:val="20"/>
                        <w:szCs w:val="20"/>
                        <w:lang w:eastAsia="en-IE"/>
                      </w:rPr>
                      <m:t>ρ</m:t>
                    </w:ins>
                  </m:r>
                </m:e>
                <m:sub>
                  <m:r>
                    <w:ins w:id="2670" w:author="Windows User" w:date="2016-04-13T16:56:00Z">
                      <w:rPr>
                        <w:rFonts w:ascii="Cambria Math" w:eastAsia="Times New Roman" w:hAnsi="Cambria Math" w:cs="Arial"/>
                        <w:sz w:val="20"/>
                        <w:szCs w:val="20"/>
                        <w:lang w:eastAsia="en-IE"/>
                      </w:rPr>
                      <m:t>4</m:t>
                    </w:ins>
                  </m:r>
                </m:sub>
              </m:sSub>
              <m:r>
                <w:ins w:id="2671" w:author="Windows User" w:date="2016-04-13T16:56:00Z">
                  <w:rPr>
                    <w:rFonts w:ascii="Cambria Math" w:eastAsia="Times New Roman" w:hAnsi="Cambria Math" w:cs="Arial"/>
                    <w:sz w:val="20"/>
                    <w:szCs w:val="20"/>
                    <w:lang w:eastAsia="en-IE"/>
                  </w:rPr>
                  <m:t>CL×SO</m:t>
                </w:ins>
              </m:r>
            </m:oMath>
            <w:ins w:id="2672" w:author="Windows User" w:date="2016-04-13T16:56:00Z">
              <w:r w:rsidR="00DE72A5" w:rsidRPr="00DE72A5">
                <w:rPr>
                  <w:rFonts w:ascii="Arial" w:eastAsia="Times New Roman" w:hAnsi="Arial" w:cs="Arial"/>
                  <w:sz w:val="20"/>
                  <w:szCs w:val="20"/>
                  <w:lang w:eastAsia="en-IE"/>
                </w:rPr>
                <w:t xml:space="preserve"> </w:t>
              </w:r>
            </w:ins>
          </w:p>
        </w:tc>
        <w:tc>
          <w:tcPr>
            <w:tcW w:w="1701" w:type="dxa"/>
            <w:gridSpan w:val="2"/>
            <w:tcBorders>
              <w:left w:val="nil"/>
              <w:bottom w:val="single" w:sz="4" w:space="0" w:color="auto"/>
              <w:right w:val="nil"/>
            </w:tcBorders>
            <w:shd w:val="clear" w:color="auto" w:fill="auto"/>
            <w:noWrap/>
            <w:vAlign w:val="bottom"/>
          </w:tcPr>
          <w:p w14:paraId="5C9AC4C1" w14:textId="77777777" w:rsidR="00DE72A5" w:rsidRPr="00DE72A5" w:rsidRDefault="00DE72A5" w:rsidP="00DE72A5">
            <w:pPr>
              <w:spacing w:after="0" w:line="240" w:lineRule="auto"/>
              <w:jc w:val="center"/>
              <w:rPr>
                <w:ins w:id="2673" w:author="Windows User" w:date="2016-04-13T16:56:00Z"/>
                <w:rFonts w:ascii="Arial" w:eastAsia="Times New Roman" w:hAnsi="Arial" w:cs="Arial"/>
                <w:sz w:val="20"/>
                <w:szCs w:val="20"/>
                <w:lang w:eastAsia="en-IE"/>
              </w:rPr>
            </w:pPr>
            <w:ins w:id="2674" w:author="Windows User" w:date="2016-04-13T16:56:00Z">
              <w:r w:rsidRPr="00DE72A5">
                <w:rPr>
                  <w:rFonts w:ascii="Arial" w:eastAsia="Times New Roman" w:hAnsi="Arial" w:cs="Arial"/>
                  <w:sz w:val="20"/>
                  <w:szCs w:val="20"/>
                  <w:lang w:eastAsia="en-IE"/>
                </w:rPr>
                <w:t>-1994.415</w:t>
              </w:r>
            </w:ins>
          </w:p>
          <w:p w14:paraId="387B0A36" w14:textId="77777777" w:rsidR="00DE72A5" w:rsidRPr="00DE72A5" w:rsidRDefault="00DE72A5" w:rsidP="00DE72A5">
            <w:pPr>
              <w:spacing w:after="0" w:line="240" w:lineRule="auto"/>
              <w:jc w:val="center"/>
              <w:rPr>
                <w:ins w:id="2675" w:author="Windows User" w:date="2016-04-13T16:56:00Z"/>
                <w:rFonts w:ascii="Arial" w:eastAsia="Times New Roman" w:hAnsi="Arial" w:cs="Arial"/>
                <w:sz w:val="20"/>
                <w:szCs w:val="20"/>
                <w:lang w:eastAsia="en-IE"/>
              </w:rPr>
            </w:pPr>
          </w:p>
        </w:tc>
        <w:tc>
          <w:tcPr>
            <w:tcW w:w="1134" w:type="dxa"/>
            <w:tcBorders>
              <w:left w:val="nil"/>
              <w:bottom w:val="single" w:sz="4" w:space="0" w:color="auto"/>
              <w:right w:val="nil"/>
            </w:tcBorders>
            <w:shd w:val="clear" w:color="auto" w:fill="auto"/>
            <w:noWrap/>
            <w:vAlign w:val="bottom"/>
          </w:tcPr>
          <w:p w14:paraId="63439B3F" w14:textId="77777777" w:rsidR="00DE72A5" w:rsidRPr="00DE72A5" w:rsidRDefault="00DE72A5" w:rsidP="00DE72A5">
            <w:pPr>
              <w:spacing w:after="0" w:line="240" w:lineRule="auto"/>
              <w:jc w:val="center"/>
              <w:rPr>
                <w:ins w:id="2676" w:author="Windows User" w:date="2016-04-13T16:56:00Z"/>
                <w:rFonts w:ascii="Arial" w:eastAsia="Times New Roman" w:hAnsi="Arial" w:cs="Arial"/>
                <w:sz w:val="20"/>
                <w:szCs w:val="20"/>
                <w:lang w:eastAsia="en-IE"/>
              </w:rPr>
            </w:pPr>
            <w:ins w:id="2677" w:author="Windows User" w:date="2016-04-13T16:56:00Z">
              <w:r w:rsidRPr="00DE72A5">
                <w:rPr>
                  <w:rFonts w:ascii="Arial" w:eastAsia="Times New Roman" w:hAnsi="Arial" w:cs="Arial"/>
                  <w:sz w:val="20"/>
                  <w:szCs w:val="20"/>
                  <w:lang w:eastAsia="en-IE"/>
                </w:rPr>
                <w:t>20</w:t>
              </w:r>
            </w:ins>
          </w:p>
          <w:p w14:paraId="33A7B3BA" w14:textId="77777777" w:rsidR="00DE72A5" w:rsidRPr="00DE72A5" w:rsidRDefault="00DE72A5" w:rsidP="00DE72A5">
            <w:pPr>
              <w:spacing w:after="0" w:line="240" w:lineRule="auto"/>
              <w:jc w:val="center"/>
              <w:rPr>
                <w:ins w:id="2678" w:author="Windows User" w:date="2016-04-13T16:56:00Z"/>
                <w:rFonts w:ascii="Arial" w:eastAsia="Times New Roman" w:hAnsi="Arial" w:cs="Arial"/>
                <w:sz w:val="20"/>
                <w:szCs w:val="20"/>
                <w:lang w:eastAsia="en-IE"/>
              </w:rPr>
            </w:pPr>
          </w:p>
        </w:tc>
        <w:tc>
          <w:tcPr>
            <w:tcW w:w="939" w:type="dxa"/>
            <w:tcBorders>
              <w:left w:val="nil"/>
              <w:bottom w:val="single" w:sz="4" w:space="0" w:color="auto"/>
              <w:right w:val="nil"/>
            </w:tcBorders>
            <w:shd w:val="clear" w:color="auto" w:fill="auto"/>
            <w:noWrap/>
            <w:vAlign w:val="bottom"/>
          </w:tcPr>
          <w:p w14:paraId="43A6B95E" w14:textId="77777777" w:rsidR="00DE72A5" w:rsidRPr="00DE72A5" w:rsidRDefault="00DE72A5" w:rsidP="00DE72A5">
            <w:pPr>
              <w:spacing w:after="0" w:line="240" w:lineRule="auto"/>
              <w:jc w:val="center"/>
              <w:rPr>
                <w:ins w:id="2679" w:author="Windows User" w:date="2016-04-13T16:56:00Z"/>
                <w:rFonts w:ascii="Arial" w:eastAsia="Times New Roman" w:hAnsi="Arial" w:cs="Arial"/>
                <w:sz w:val="20"/>
                <w:szCs w:val="20"/>
                <w:lang w:eastAsia="en-IE"/>
              </w:rPr>
            </w:pPr>
            <w:ins w:id="2680" w:author="Windows User" w:date="2016-04-13T16:56:00Z">
              <w:r w:rsidRPr="00DE72A5">
                <w:rPr>
                  <w:rFonts w:ascii="Arial" w:eastAsia="Times New Roman" w:hAnsi="Arial" w:cs="Arial"/>
                  <w:sz w:val="20"/>
                  <w:szCs w:val="20"/>
                  <w:lang w:eastAsia="en-IE"/>
                </w:rPr>
                <w:t>4028.83</w:t>
              </w:r>
            </w:ins>
          </w:p>
          <w:p w14:paraId="6E2219F8" w14:textId="77777777" w:rsidR="00DE72A5" w:rsidRPr="00DE72A5" w:rsidRDefault="00DE72A5" w:rsidP="00DE72A5">
            <w:pPr>
              <w:spacing w:after="0" w:line="240" w:lineRule="auto"/>
              <w:jc w:val="center"/>
              <w:rPr>
                <w:ins w:id="2681" w:author="Windows User" w:date="2016-04-13T16:56:00Z"/>
                <w:rFonts w:ascii="Arial" w:eastAsia="Times New Roman" w:hAnsi="Arial" w:cs="Arial"/>
                <w:sz w:val="20"/>
                <w:szCs w:val="20"/>
                <w:lang w:eastAsia="en-IE"/>
              </w:rPr>
            </w:pPr>
          </w:p>
        </w:tc>
      </w:tr>
    </w:tbl>
    <w:p w14:paraId="487BC76E" w14:textId="77777777" w:rsidR="0032718B" w:rsidDel="00D44F88" w:rsidRDefault="0032718B">
      <w:pPr>
        <w:rPr>
          <w:del w:id="2682" w:author="Coilin" w:date="2016-03-24T18:47:00Z"/>
        </w:rPr>
      </w:pPr>
    </w:p>
    <w:p w14:paraId="1B385CCC" w14:textId="77777777" w:rsidR="00D44F88" w:rsidRDefault="00D44F88" w:rsidP="000320C0">
      <w:pPr>
        <w:pStyle w:val="Textbody"/>
        <w:spacing w:after="40" w:line="480" w:lineRule="auto"/>
        <w:jc w:val="both"/>
        <w:rPr>
          <w:ins w:id="2683" w:author="Coilin" w:date="2016-03-24T18:48:00Z"/>
        </w:rPr>
      </w:pPr>
    </w:p>
    <w:p w14:paraId="60F887C4" w14:textId="196C550C" w:rsidR="006E1E2A" w:rsidDel="00DE72A5" w:rsidRDefault="006E1E2A">
      <w:pPr>
        <w:rPr>
          <w:ins w:id="2684" w:author="Coilin" w:date="2016-03-24T18:48:00Z"/>
          <w:del w:id="2685" w:author="Windows User" w:date="2016-04-13T16:56:00Z"/>
        </w:rPr>
      </w:pPr>
    </w:p>
    <w:p w14:paraId="5C06C979" w14:textId="27EFD93F" w:rsidR="00D44F88" w:rsidDel="00DE72A5" w:rsidRDefault="00D44F88">
      <w:pPr>
        <w:rPr>
          <w:ins w:id="2686" w:author="Coilin" w:date="2016-03-24T18:48:00Z"/>
          <w:del w:id="2687" w:author="Windows User" w:date="2016-04-13T16:56:00Z"/>
        </w:rPr>
      </w:pPr>
    </w:p>
    <w:p w14:paraId="642D8693" w14:textId="77777777" w:rsidR="00D44F88" w:rsidRDefault="00D44F88">
      <w:pPr>
        <w:rPr>
          <w:ins w:id="2688" w:author="Coilin" w:date="2016-03-24T18:48:00Z"/>
        </w:rPr>
      </w:pPr>
    </w:p>
    <w:p w14:paraId="270A4FEF" w14:textId="77777777" w:rsidR="00D44F88" w:rsidRDefault="00D44F88">
      <w:pPr>
        <w:rPr>
          <w:ins w:id="2689" w:author="Coilin" w:date="2016-03-24T18:48:00Z"/>
        </w:rPr>
      </w:pPr>
    </w:p>
    <w:p w14:paraId="4DFDBBDF" w14:textId="77777777" w:rsidR="00D44F88" w:rsidRDefault="00D44F88">
      <w:pPr>
        <w:rPr>
          <w:ins w:id="2690" w:author="Coilin" w:date="2016-03-24T10:24:00Z"/>
        </w:rPr>
      </w:pPr>
    </w:p>
    <w:p w14:paraId="5701EDD5" w14:textId="427CF14E" w:rsidR="006E1E2A" w:rsidRDefault="006E1E2A">
      <w:pPr>
        <w:rPr>
          <w:ins w:id="2691" w:author="Coilin" w:date="2016-03-24T10:25:00Z"/>
          <w:sz w:val="24"/>
          <w:szCs w:val="24"/>
        </w:rPr>
      </w:pPr>
      <w:ins w:id="2692" w:author="Coilin" w:date="2016-03-24T10:24:00Z">
        <w:r w:rsidRPr="00E7161A">
          <w:rPr>
            <w:sz w:val="24"/>
            <w:szCs w:val="24"/>
          </w:rPr>
          <w:t xml:space="preserve">Table </w:t>
        </w:r>
      </w:ins>
      <w:r w:rsidR="00A25425">
        <w:rPr>
          <w:sz w:val="24"/>
          <w:szCs w:val="24"/>
        </w:rPr>
        <w:t>3</w:t>
      </w:r>
      <w:ins w:id="2693" w:author="Coilin" w:date="2016-03-24T10:24:00Z">
        <w:r>
          <w:rPr>
            <w:sz w:val="24"/>
            <w:szCs w:val="24"/>
          </w:rPr>
          <w:t xml:space="preserve">. Multi-rig catch comparison. </w:t>
        </w:r>
      </w:ins>
      <w:ins w:id="2694" w:author="Coilin" w:date="2016-03-24T10:26:00Z">
        <w:r>
          <w:rPr>
            <w:sz w:val="24"/>
            <w:szCs w:val="24"/>
          </w:rPr>
          <w:t>Best fitting model p</w:t>
        </w:r>
      </w:ins>
      <w:ins w:id="2695" w:author="Coilin" w:date="2016-03-24T10:25:00Z">
        <w:r>
          <w:rPr>
            <w:sz w:val="24"/>
            <w:szCs w:val="24"/>
          </w:rPr>
          <w:t xml:space="preserve">arameter estimates table. </w:t>
        </w:r>
      </w:ins>
      <w:ins w:id="2696" w:author="Coilin" w:date="2016-03-24T10:26:00Z">
        <w:r>
          <w:rPr>
            <w:sz w:val="24"/>
            <w:szCs w:val="24"/>
          </w:rPr>
          <w:t xml:space="preserve">Standard errors are in parentheses below the estimate. </w:t>
        </w:r>
      </w:ins>
      <w:ins w:id="2697" w:author="Coilin" w:date="2016-03-24T10:29:00Z">
        <w:r>
          <w:rPr>
            <w:sz w:val="24"/>
            <w:szCs w:val="24"/>
          </w:rPr>
          <w:t xml:space="preserve">Intercept </w:t>
        </w:r>
      </w:ins>
      <w:ins w:id="2698" w:author="Coilin" w:date="2016-03-24T11:31:00Z">
        <w:r w:rsidR="005C7273">
          <w:rPr>
            <w:sz w:val="24"/>
            <w:szCs w:val="24"/>
          </w:rPr>
          <w:t xml:space="preserve">and baseline carapace length effects </w:t>
        </w:r>
      </w:ins>
      <w:ins w:id="2699" w:author="Coilin" w:date="2016-03-24T10:29:00Z">
        <w:r>
          <w:rPr>
            <w:sz w:val="24"/>
            <w:szCs w:val="24"/>
          </w:rPr>
          <w:t xml:space="preserve">pertains to the port outside </w:t>
        </w:r>
        <w:r w:rsidR="005B189E">
          <w:rPr>
            <w:sz w:val="24"/>
            <w:szCs w:val="24"/>
          </w:rPr>
          <w:t xml:space="preserve">net </w:t>
        </w:r>
        <w:r>
          <w:rPr>
            <w:sz w:val="24"/>
            <w:szCs w:val="24"/>
          </w:rPr>
          <w:t>position.</w:t>
        </w:r>
      </w:ins>
      <w:r w:rsidR="00FE2F56">
        <w:rPr>
          <w:sz w:val="24"/>
          <w:szCs w:val="24"/>
        </w:rPr>
        <w:t xml:space="preserve"> A zero indicates that the parameter was set to zero.</w:t>
      </w:r>
    </w:p>
    <w:tbl>
      <w:tblPr>
        <w:tblW w:w="7672" w:type="dxa"/>
        <w:tblLook w:val="04A0" w:firstRow="1" w:lastRow="0" w:firstColumn="1" w:lastColumn="0" w:noHBand="0" w:noVBand="1"/>
      </w:tblPr>
      <w:tblGrid>
        <w:gridCol w:w="2425"/>
        <w:gridCol w:w="1188"/>
        <w:gridCol w:w="123"/>
        <w:gridCol w:w="1230"/>
        <w:gridCol w:w="82"/>
        <w:gridCol w:w="1271"/>
        <w:gridCol w:w="41"/>
        <w:gridCol w:w="1312"/>
      </w:tblGrid>
      <w:tr w:rsidR="006E1E2A" w:rsidRPr="00674074" w:rsidDel="00DE72A5" w14:paraId="30C8FD31" w14:textId="075B02FC" w:rsidTr="005C7273">
        <w:trPr>
          <w:trHeight w:val="300"/>
          <w:ins w:id="2700" w:author="Coilin" w:date="2016-03-24T10:25:00Z"/>
          <w:del w:id="2701" w:author="Windows User" w:date="2016-04-13T16:57:00Z"/>
        </w:trPr>
        <w:tc>
          <w:tcPr>
            <w:tcW w:w="2425" w:type="dxa"/>
            <w:tcBorders>
              <w:top w:val="single" w:sz="4" w:space="0" w:color="auto"/>
              <w:bottom w:val="single" w:sz="4" w:space="0" w:color="auto"/>
            </w:tcBorders>
            <w:noWrap/>
            <w:hideMark/>
          </w:tcPr>
          <w:p w14:paraId="18BE1EA3" w14:textId="6856C8C5" w:rsidR="006E1E2A" w:rsidRPr="00674074" w:rsidDel="00DE72A5" w:rsidRDefault="006E1E2A" w:rsidP="005C7273">
            <w:pPr>
              <w:spacing w:after="0" w:line="240" w:lineRule="auto"/>
              <w:rPr>
                <w:ins w:id="2702" w:author="Coilin" w:date="2016-03-24T10:25:00Z"/>
                <w:del w:id="2703" w:author="Windows User" w:date="2016-04-13T16:57:00Z"/>
                <w:rFonts w:ascii="Calibri" w:eastAsia="Times New Roman" w:hAnsi="Calibri" w:cs="Times New Roman"/>
                <w:b/>
                <w:bCs/>
                <w:color w:val="000000"/>
                <w:lang w:eastAsia="en-IE"/>
              </w:rPr>
            </w:pPr>
            <w:ins w:id="2704" w:author="Coilin" w:date="2016-03-24T10:25:00Z">
              <w:del w:id="2705" w:author="Windows User" w:date="2016-04-13T16:57:00Z">
                <w:r w:rsidRPr="00674074" w:rsidDel="00DE72A5">
                  <w:rPr>
                    <w:rFonts w:ascii="Calibri" w:eastAsia="Times New Roman" w:hAnsi="Calibri" w:cs="Times New Roman"/>
                    <w:b/>
                    <w:bCs/>
                    <w:color w:val="000000"/>
                    <w:lang w:eastAsia="en-IE"/>
                  </w:rPr>
                  <w:delText>Parameter</w:delText>
                </w:r>
              </w:del>
            </w:ins>
          </w:p>
        </w:tc>
        <w:tc>
          <w:tcPr>
            <w:tcW w:w="1188" w:type="dxa"/>
            <w:tcBorders>
              <w:top w:val="single" w:sz="4" w:space="0" w:color="auto"/>
              <w:bottom w:val="single" w:sz="4" w:space="0" w:color="auto"/>
            </w:tcBorders>
            <w:noWrap/>
            <w:hideMark/>
          </w:tcPr>
          <w:p w14:paraId="50AA1992" w14:textId="64611D35" w:rsidR="006E1E2A" w:rsidRPr="00674074" w:rsidDel="00DE72A5" w:rsidRDefault="006E1E2A" w:rsidP="005C7273">
            <w:pPr>
              <w:spacing w:after="0" w:line="240" w:lineRule="auto"/>
              <w:jc w:val="center"/>
              <w:rPr>
                <w:ins w:id="2706" w:author="Coilin" w:date="2016-03-24T10:25:00Z"/>
                <w:del w:id="2707" w:author="Windows User" w:date="2016-04-13T16:57:00Z"/>
                <w:rFonts w:ascii="Calibri" w:eastAsia="Times New Roman" w:hAnsi="Calibri" w:cs="Times New Roman"/>
                <w:b/>
                <w:bCs/>
                <w:color w:val="000000"/>
                <w:lang w:eastAsia="en-IE"/>
              </w:rPr>
            </w:pPr>
            <w:ins w:id="2708" w:author="Coilin" w:date="2016-03-24T10:25:00Z">
              <w:del w:id="2709" w:author="Windows User" w:date="2016-04-13T16:57:00Z">
                <w:r w:rsidRPr="00674074" w:rsidDel="00DE72A5">
                  <w:rPr>
                    <w:rFonts w:ascii="Calibri" w:eastAsia="Times New Roman" w:hAnsi="Calibri" w:cs="Times New Roman"/>
                    <w:b/>
                    <w:bCs/>
                    <w:color w:val="000000"/>
                    <w:lang w:eastAsia="en-IE"/>
                  </w:rPr>
                  <w:delText>70/70</w:delText>
                </w:r>
              </w:del>
            </w:ins>
          </w:p>
        </w:tc>
        <w:tc>
          <w:tcPr>
            <w:tcW w:w="1353" w:type="dxa"/>
            <w:gridSpan w:val="2"/>
            <w:tcBorders>
              <w:top w:val="single" w:sz="4" w:space="0" w:color="auto"/>
              <w:bottom w:val="single" w:sz="4" w:space="0" w:color="auto"/>
            </w:tcBorders>
            <w:noWrap/>
            <w:hideMark/>
          </w:tcPr>
          <w:p w14:paraId="28A3E562" w14:textId="7CAA6CD1" w:rsidR="006E1E2A" w:rsidRPr="00674074" w:rsidDel="00DE72A5" w:rsidRDefault="006E1E2A" w:rsidP="005C7273">
            <w:pPr>
              <w:spacing w:after="0" w:line="240" w:lineRule="auto"/>
              <w:jc w:val="center"/>
              <w:rPr>
                <w:ins w:id="2710" w:author="Coilin" w:date="2016-03-24T10:25:00Z"/>
                <w:del w:id="2711" w:author="Windows User" w:date="2016-04-13T16:57:00Z"/>
                <w:rFonts w:ascii="Calibri" w:eastAsia="Times New Roman" w:hAnsi="Calibri" w:cs="Times New Roman"/>
                <w:b/>
                <w:bCs/>
                <w:color w:val="000000"/>
                <w:lang w:eastAsia="en-IE"/>
              </w:rPr>
            </w:pPr>
            <w:ins w:id="2712" w:author="Coilin" w:date="2016-03-24T10:25:00Z">
              <w:del w:id="2713" w:author="Windows User" w:date="2016-04-13T16:57:00Z">
                <w:r w:rsidRPr="00674074" w:rsidDel="00DE72A5">
                  <w:rPr>
                    <w:rFonts w:ascii="Calibri" w:eastAsia="Times New Roman" w:hAnsi="Calibri" w:cs="Times New Roman"/>
                    <w:b/>
                    <w:bCs/>
                    <w:color w:val="000000"/>
                    <w:lang w:eastAsia="en-IE"/>
                  </w:rPr>
                  <w:delText>80/70</w:delText>
                </w:r>
              </w:del>
            </w:ins>
          </w:p>
        </w:tc>
        <w:tc>
          <w:tcPr>
            <w:tcW w:w="1353" w:type="dxa"/>
            <w:gridSpan w:val="2"/>
            <w:tcBorders>
              <w:top w:val="single" w:sz="4" w:space="0" w:color="auto"/>
              <w:bottom w:val="single" w:sz="4" w:space="0" w:color="auto"/>
            </w:tcBorders>
            <w:noWrap/>
            <w:hideMark/>
          </w:tcPr>
          <w:p w14:paraId="32A3B74B" w14:textId="311D83B7" w:rsidR="006E1E2A" w:rsidRPr="00674074" w:rsidDel="00DE72A5" w:rsidRDefault="006E1E2A" w:rsidP="005C7273">
            <w:pPr>
              <w:spacing w:after="0" w:line="240" w:lineRule="auto"/>
              <w:jc w:val="center"/>
              <w:rPr>
                <w:ins w:id="2714" w:author="Coilin" w:date="2016-03-24T10:25:00Z"/>
                <w:del w:id="2715" w:author="Windows User" w:date="2016-04-13T16:57:00Z"/>
                <w:rFonts w:ascii="Calibri" w:eastAsia="Times New Roman" w:hAnsi="Calibri" w:cs="Times New Roman"/>
                <w:b/>
                <w:bCs/>
                <w:color w:val="000000"/>
                <w:lang w:eastAsia="en-IE"/>
              </w:rPr>
            </w:pPr>
            <w:ins w:id="2716" w:author="Coilin" w:date="2016-03-24T10:25:00Z">
              <w:del w:id="2717" w:author="Windows User" w:date="2016-04-13T16:57:00Z">
                <w:r w:rsidRPr="00674074" w:rsidDel="00DE72A5">
                  <w:rPr>
                    <w:rFonts w:ascii="Calibri" w:eastAsia="Times New Roman" w:hAnsi="Calibri" w:cs="Times New Roman"/>
                    <w:b/>
                    <w:bCs/>
                    <w:color w:val="000000"/>
                    <w:lang w:eastAsia="en-IE"/>
                  </w:rPr>
                  <w:delText>90/70</w:delText>
                </w:r>
              </w:del>
            </w:ins>
          </w:p>
        </w:tc>
        <w:tc>
          <w:tcPr>
            <w:tcW w:w="1353" w:type="dxa"/>
            <w:gridSpan w:val="2"/>
            <w:tcBorders>
              <w:top w:val="single" w:sz="4" w:space="0" w:color="auto"/>
              <w:bottom w:val="single" w:sz="4" w:space="0" w:color="auto"/>
            </w:tcBorders>
            <w:noWrap/>
            <w:hideMark/>
          </w:tcPr>
          <w:p w14:paraId="4DBB9827" w14:textId="5452CBA3" w:rsidR="006E1E2A" w:rsidRPr="00674074" w:rsidDel="00DE72A5" w:rsidRDefault="006E1E2A" w:rsidP="005C7273">
            <w:pPr>
              <w:spacing w:after="0" w:line="240" w:lineRule="auto"/>
              <w:jc w:val="center"/>
              <w:rPr>
                <w:ins w:id="2718" w:author="Coilin" w:date="2016-03-24T10:25:00Z"/>
                <w:del w:id="2719" w:author="Windows User" w:date="2016-04-13T16:57:00Z"/>
                <w:rFonts w:ascii="Calibri" w:eastAsia="Times New Roman" w:hAnsi="Calibri" w:cs="Times New Roman"/>
                <w:b/>
                <w:bCs/>
                <w:color w:val="000000"/>
                <w:lang w:eastAsia="en-IE"/>
              </w:rPr>
            </w:pPr>
            <w:ins w:id="2720" w:author="Coilin" w:date="2016-03-24T10:25:00Z">
              <w:del w:id="2721" w:author="Windows User" w:date="2016-04-13T16:57:00Z">
                <w:r w:rsidRPr="00674074" w:rsidDel="00DE72A5">
                  <w:rPr>
                    <w:rFonts w:ascii="Calibri" w:eastAsia="Times New Roman" w:hAnsi="Calibri" w:cs="Times New Roman"/>
                    <w:b/>
                    <w:bCs/>
                    <w:color w:val="000000"/>
                    <w:lang w:eastAsia="en-IE"/>
                  </w:rPr>
                  <w:delText>100/70</w:delText>
                </w:r>
              </w:del>
            </w:ins>
          </w:p>
        </w:tc>
      </w:tr>
      <w:tr w:rsidR="006E1E2A" w:rsidRPr="00674074" w:rsidDel="00DE72A5" w14:paraId="27B42D3B" w14:textId="66A3ABA2" w:rsidTr="005C7273">
        <w:trPr>
          <w:trHeight w:val="300"/>
          <w:ins w:id="2722" w:author="Coilin" w:date="2016-03-24T10:25:00Z"/>
          <w:del w:id="2723" w:author="Windows User" w:date="2016-04-13T16:57:00Z"/>
        </w:trPr>
        <w:tc>
          <w:tcPr>
            <w:tcW w:w="2425" w:type="dxa"/>
            <w:tcBorders>
              <w:top w:val="single" w:sz="4" w:space="0" w:color="auto"/>
            </w:tcBorders>
            <w:noWrap/>
            <w:hideMark/>
          </w:tcPr>
          <w:p w14:paraId="3B920221" w14:textId="70EFAE59" w:rsidR="006E1E2A" w:rsidRPr="006E1E2A" w:rsidDel="00DE72A5" w:rsidRDefault="006E1E2A">
            <w:pPr>
              <w:spacing w:after="0" w:line="240" w:lineRule="auto"/>
              <w:rPr>
                <w:ins w:id="2724" w:author="Coilin" w:date="2016-03-24T10:27:00Z"/>
                <w:del w:id="2725" w:author="Windows User" w:date="2016-04-13T16:57:00Z"/>
                <w:rFonts w:ascii="Calibri" w:eastAsia="Times New Roman" w:hAnsi="Calibri" w:cs="Times New Roman"/>
                <w:bCs/>
                <w:color w:val="000000"/>
                <w:lang w:eastAsia="en-IE"/>
                <w:rPrChange w:id="2726" w:author="Coilin" w:date="2016-03-24T10:28:00Z">
                  <w:rPr>
                    <w:ins w:id="2727" w:author="Coilin" w:date="2016-03-24T10:27:00Z"/>
                    <w:del w:id="2728" w:author="Windows User" w:date="2016-04-13T16:57:00Z"/>
                    <w:rFonts w:ascii="Calibri" w:eastAsia="Times New Roman" w:hAnsi="Calibri" w:cs="Times New Roman"/>
                    <w:b/>
                    <w:bCs/>
                    <w:color w:val="000000"/>
                    <w:lang w:eastAsia="en-IE"/>
                  </w:rPr>
                </w:rPrChange>
              </w:rPr>
              <w:pPrChange w:id="2729" w:author="Coilin" w:date="2016-03-24T10:27:00Z">
                <w:pPr>
                  <w:spacing w:after="0" w:line="240" w:lineRule="auto"/>
                  <w:jc w:val="center"/>
                </w:pPr>
              </w:pPrChange>
            </w:pPr>
            <w:ins w:id="2730" w:author="Coilin" w:date="2016-03-24T10:25:00Z">
              <w:del w:id="2731" w:author="Windows User" w:date="2016-04-13T16:57:00Z">
                <w:r w:rsidRPr="006E1E2A" w:rsidDel="00DE72A5">
                  <w:rPr>
                    <w:rFonts w:ascii="Calibri" w:eastAsia="Times New Roman" w:hAnsi="Calibri" w:cs="Times New Roman"/>
                    <w:bCs/>
                    <w:color w:val="000000"/>
                    <w:lang w:eastAsia="en-IE"/>
                    <w:rPrChange w:id="2732" w:author="Coilin" w:date="2016-03-24T10:28:00Z">
                      <w:rPr>
                        <w:rFonts w:ascii="Calibri" w:eastAsia="Times New Roman" w:hAnsi="Calibri" w:cs="Times New Roman"/>
                        <w:b/>
                        <w:bCs/>
                        <w:color w:val="000000"/>
                        <w:lang w:eastAsia="en-IE"/>
                      </w:rPr>
                    </w:rPrChange>
                  </w:rPr>
                  <w:delText xml:space="preserve">Intercept </w:delText>
                </w:r>
              </w:del>
            </w:ins>
          </w:p>
          <w:p w14:paraId="29A5FF4B" w14:textId="183900AD" w:rsidR="006E1E2A" w:rsidRPr="006E1E2A" w:rsidDel="00DE72A5" w:rsidRDefault="006E1E2A" w:rsidP="006E1E2A">
            <w:pPr>
              <w:spacing w:after="0" w:line="240" w:lineRule="auto"/>
              <w:jc w:val="center"/>
              <w:rPr>
                <w:ins w:id="2733" w:author="Coilin" w:date="2016-03-24T10:25:00Z"/>
                <w:del w:id="2734" w:author="Windows User" w:date="2016-04-13T16:57:00Z"/>
                <w:rFonts w:ascii="Calibri" w:eastAsia="Times New Roman" w:hAnsi="Calibri" w:cs="Times New Roman"/>
                <w:bCs/>
                <w:color w:val="000000"/>
                <w:lang w:eastAsia="en-IE"/>
                <w:rPrChange w:id="2735" w:author="Coilin" w:date="2016-03-24T10:28:00Z">
                  <w:rPr>
                    <w:ins w:id="2736" w:author="Coilin" w:date="2016-03-24T10:25:00Z"/>
                    <w:del w:id="2737" w:author="Windows User" w:date="2016-04-13T16:57:00Z"/>
                    <w:rFonts w:ascii="Calibri" w:eastAsia="Times New Roman" w:hAnsi="Calibri" w:cs="Times New Roman"/>
                    <w:b/>
                    <w:bCs/>
                    <w:color w:val="000000"/>
                    <w:lang w:eastAsia="en-IE"/>
                  </w:rPr>
                </w:rPrChange>
              </w:rPr>
            </w:pPr>
            <w:ins w:id="2738" w:author="Coilin" w:date="2016-03-24T10:25:00Z">
              <w:del w:id="2739" w:author="Windows User" w:date="2016-04-13T16:57:00Z">
                <w:r w:rsidRPr="006E1E2A" w:rsidDel="00DE72A5">
                  <w:rPr>
                    <w:rFonts w:ascii="Calibri" w:eastAsia="Times New Roman" w:hAnsi="Calibri" w:cs="Times New Roman"/>
                    <w:bCs/>
                    <w:color w:val="000000"/>
                    <w:lang w:eastAsia="en-IE"/>
                    <w:rPrChange w:id="2740" w:author="Coilin" w:date="2016-03-24T10:28:00Z">
                      <w:rPr>
                        <w:rFonts w:ascii="Calibri" w:eastAsia="Times New Roman" w:hAnsi="Calibri" w:cs="Times New Roman"/>
                        <w:b/>
                        <w:bCs/>
                        <w:color w:val="000000"/>
                        <w:lang w:eastAsia="en-IE"/>
                      </w:rPr>
                    </w:rPrChange>
                  </w:rPr>
                  <w:delText>(β</w:delText>
                </w:r>
                <w:r w:rsidRPr="006E1E2A" w:rsidDel="00DE72A5">
                  <w:rPr>
                    <w:rFonts w:ascii="Calibri" w:eastAsia="Times New Roman" w:hAnsi="Calibri" w:cs="Times New Roman"/>
                    <w:bCs/>
                    <w:color w:val="000000"/>
                    <w:vertAlign w:val="subscript"/>
                    <w:lang w:eastAsia="en-IE"/>
                    <w:rPrChange w:id="2741" w:author="Coilin" w:date="2016-03-24T10:28:00Z">
                      <w:rPr>
                        <w:rFonts w:ascii="Calibri" w:eastAsia="Times New Roman" w:hAnsi="Calibri" w:cs="Times New Roman"/>
                        <w:b/>
                        <w:bCs/>
                        <w:color w:val="000000"/>
                        <w:vertAlign w:val="subscript"/>
                        <w:lang w:eastAsia="en-IE"/>
                      </w:rPr>
                    </w:rPrChange>
                  </w:rPr>
                  <w:delText>0</w:delText>
                </w:r>
                <w:r w:rsidRPr="006E1E2A" w:rsidDel="00DE72A5">
                  <w:rPr>
                    <w:rFonts w:ascii="Calibri" w:eastAsia="Times New Roman" w:hAnsi="Calibri" w:cs="Times New Roman"/>
                    <w:bCs/>
                    <w:color w:val="000000"/>
                    <w:lang w:eastAsia="en-IE"/>
                    <w:rPrChange w:id="2742" w:author="Coilin" w:date="2016-03-24T10:28:00Z">
                      <w:rPr>
                        <w:rFonts w:ascii="Calibri" w:eastAsia="Times New Roman" w:hAnsi="Calibri" w:cs="Times New Roman"/>
                        <w:b/>
                        <w:bCs/>
                        <w:color w:val="000000"/>
                        <w:lang w:eastAsia="en-IE"/>
                      </w:rPr>
                    </w:rPrChange>
                  </w:rPr>
                  <w:delText>)</w:delText>
                </w:r>
              </w:del>
            </w:ins>
          </w:p>
        </w:tc>
        <w:tc>
          <w:tcPr>
            <w:tcW w:w="1188" w:type="dxa"/>
            <w:tcBorders>
              <w:top w:val="single" w:sz="4" w:space="0" w:color="auto"/>
            </w:tcBorders>
            <w:noWrap/>
            <w:hideMark/>
          </w:tcPr>
          <w:p w14:paraId="603FA674" w14:textId="4E0F9CE9" w:rsidR="006E1E2A" w:rsidDel="00DE72A5" w:rsidRDefault="006E1E2A" w:rsidP="005C7273">
            <w:pPr>
              <w:spacing w:after="0" w:line="240" w:lineRule="auto"/>
              <w:jc w:val="center"/>
              <w:rPr>
                <w:ins w:id="2743" w:author="Coilin" w:date="2016-03-24T10:25:00Z"/>
                <w:del w:id="2744" w:author="Windows User" w:date="2016-04-13T16:57:00Z"/>
                <w:rFonts w:ascii="Calibri" w:eastAsia="Times New Roman" w:hAnsi="Calibri" w:cs="Times New Roman"/>
                <w:color w:val="000000"/>
                <w:lang w:eastAsia="en-IE"/>
              </w:rPr>
            </w:pPr>
            <w:ins w:id="2745" w:author="Coilin" w:date="2016-03-24T10:25:00Z">
              <w:del w:id="2746" w:author="Windows User" w:date="2016-04-13T16:57:00Z">
                <w:r w:rsidRPr="00674074" w:rsidDel="00DE72A5">
                  <w:rPr>
                    <w:rFonts w:ascii="Calibri" w:eastAsia="Times New Roman" w:hAnsi="Calibri" w:cs="Times New Roman"/>
                    <w:color w:val="000000"/>
                    <w:lang w:eastAsia="en-IE"/>
                  </w:rPr>
                  <w:delText>0</w:delText>
                </w:r>
              </w:del>
            </w:ins>
          </w:p>
          <w:p w14:paraId="04E1918D" w14:textId="48036CE3" w:rsidR="006E1E2A" w:rsidRPr="00674074" w:rsidDel="00DE72A5" w:rsidRDefault="006E1E2A" w:rsidP="005C7273">
            <w:pPr>
              <w:spacing w:after="0" w:line="240" w:lineRule="auto"/>
              <w:jc w:val="center"/>
              <w:rPr>
                <w:ins w:id="2747" w:author="Coilin" w:date="2016-03-24T10:25:00Z"/>
                <w:del w:id="2748" w:author="Windows User" w:date="2016-04-13T16:57:00Z"/>
                <w:rFonts w:ascii="Calibri" w:eastAsia="Times New Roman" w:hAnsi="Calibri" w:cs="Times New Roman"/>
                <w:color w:val="000000"/>
                <w:lang w:eastAsia="en-IE"/>
              </w:rPr>
            </w:pPr>
          </w:p>
        </w:tc>
        <w:tc>
          <w:tcPr>
            <w:tcW w:w="1353" w:type="dxa"/>
            <w:gridSpan w:val="2"/>
            <w:tcBorders>
              <w:top w:val="single" w:sz="4" w:space="0" w:color="auto"/>
            </w:tcBorders>
            <w:noWrap/>
            <w:hideMark/>
          </w:tcPr>
          <w:p w14:paraId="5C9986CB" w14:textId="15E38F7C" w:rsidR="006E1E2A" w:rsidDel="00DE72A5" w:rsidRDefault="006E1E2A" w:rsidP="005C7273">
            <w:pPr>
              <w:spacing w:after="0" w:line="240" w:lineRule="auto"/>
              <w:jc w:val="center"/>
              <w:rPr>
                <w:ins w:id="2749" w:author="Coilin" w:date="2016-03-24T10:25:00Z"/>
                <w:del w:id="2750" w:author="Windows User" w:date="2016-04-13T16:57:00Z"/>
                <w:rFonts w:ascii="Calibri" w:eastAsia="Times New Roman" w:hAnsi="Calibri" w:cs="Times New Roman"/>
                <w:color w:val="000000"/>
                <w:lang w:eastAsia="en-IE"/>
              </w:rPr>
            </w:pPr>
            <w:ins w:id="2751" w:author="Coilin" w:date="2016-03-24T10:25:00Z">
              <w:del w:id="2752" w:author="Windows User" w:date="2016-04-13T16:57:00Z">
                <w:r w:rsidRPr="00674074" w:rsidDel="00DE72A5">
                  <w:rPr>
                    <w:rFonts w:ascii="Calibri" w:eastAsia="Times New Roman" w:hAnsi="Calibri" w:cs="Times New Roman"/>
                    <w:color w:val="000000"/>
                    <w:lang w:eastAsia="en-IE"/>
                  </w:rPr>
                  <w:delText>0.014</w:delText>
                </w:r>
              </w:del>
            </w:ins>
          </w:p>
          <w:p w14:paraId="08D4F8E9" w14:textId="5604444A" w:rsidR="006E1E2A" w:rsidRPr="00674074" w:rsidDel="00DE72A5" w:rsidRDefault="006E1E2A" w:rsidP="005C7273">
            <w:pPr>
              <w:spacing w:after="0" w:line="240" w:lineRule="auto"/>
              <w:jc w:val="center"/>
              <w:rPr>
                <w:ins w:id="2753" w:author="Coilin" w:date="2016-03-24T10:25:00Z"/>
                <w:del w:id="2754" w:author="Windows User" w:date="2016-04-13T16:57:00Z"/>
                <w:rFonts w:ascii="Calibri" w:eastAsia="Times New Roman" w:hAnsi="Calibri" w:cs="Times New Roman"/>
                <w:color w:val="000000"/>
                <w:lang w:eastAsia="en-IE"/>
              </w:rPr>
            </w:pPr>
            <w:ins w:id="2755" w:author="Coilin" w:date="2016-03-24T10:25:00Z">
              <w:del w:id="2756" w:author="Windows User" w:date="2016-04-13T16:57:00Z">
                <w:r w:rsidRPr="00674074" w:rsidDel="00DE72A5">
                  <w:rPr>
                    <w:rFonts w:ascii="Calibri" w:eastAsia="Times New Roman" w:hAnsi="Calibri" w:cs="Times New Roman"/>
                    <w:color w:val="000000"/>
                    <w:lang w:eastAsia="en-IE"/>
                  </w:rPr>
                  <w:delText>(0.082)</w:delText>
                </w:r>
              </w:del>
            </w:ins>
          </w:p>
        </w:tc>
        <w:tc>
          <w:tcPr>
            <w:tcW w:w="1353" w:type="dxa"/>
            <w:gridSpan w:val="2"/>
            <w:tcBorders>
              <w:top w:val="single" w:sz="4" w:space="0" w:color="auto"/>
            </w:tcBorders>
            <w:noWrap/>
            <w:hideMark/>
          </w:tcPr>
          <w:p w14:paraId="6D5DA9FB" w14:textId="2C15BCF1" w:rsidR="006E1E2A" w:rsidDel="00DE72A5" w:rsidRDefault="001A0A76" w:rsidP="005C7273">
            <w:pPr>
              <w:spacing w:after="0" w:line="240" w:lineRule="auto"/>
              <w:jc w:val="center"/>
              <w:rPr>
                <w:ins w:id="2757" w:author="Coilin" w:date="2016-03-24T10:25:00Z"/>
                <w:del w:id="2758" w:author="Windows User" w:date="2016-04-13T16:57:00Z"/>
                <w:rFonts w:ascii="Calibri" w:eastAsia="Times New Roman" w:hAnsi="Calibri" w:cs="Times New Roman"/>
                <w:color w:val="000000"/>
                <w:lang w:eastAsia="en-IE"/>
              </w:rPr>
            </w:pPr>
            <w:ins w:id="2759" w:author="Coilin" w:date="2016-03-24T11:20:00Z">
              <w:del w:id="2760" w:author="Windows User" w:date="2016-04-13T16:57:00Z">
                <w:r w:rsidDel="00DE72A5">
                  <w:rPr>
                    <w:rFonts w:ascii="Calibri" w:eastAsia="Times New Roman" w:hAnsi="Calibri" w:cs="Times New Roman"/>
                    <w:color w:val="000000"/>
                    <w:lang w:eastAsia="en-IE"/>
                  </w:rPr>
                  <w:delText>-</w:delText>
                </w:r>
              </w:del>
            </w:ins>
            <w:ins w:id="2761" w:author="Coilin" w:date="2016-03-24T10:25:00Z">
              <w:del w:id="2762" w:author="Windows User" w:date="2016-04-13T16:57:00Z">
                <w:r w:rsidR="006E1E2A" w:rsidRPr="00674074" w:rsidDel="00DE72A5">
                  <w:rPr>
                    <w:rFonts w:ascii="Calibri" w:eastAsia="Times New Roman" w:hAnsi="Calibri" w:cs="Times New Roman"/>
                    <w:color w:val="000000"/>
                    <w:lang w:eastAsia="en-IE"/>
                  </w:rPr>
                  <w:delText>0.019</w:delText>
                </w:r>
              </w:del>
            </w:ins>
          </w:p>
          <w:p w14:paraId="3D4EE9E3" w14:textId="58FE3F58" w:rsidR="006E1E2A" w:rsidRPr="00674074" w:rsidDel="00DE72A5" w:rsidRDefault="006E1E2A" w:rsidP="005C7273">
            <w:pPr>
              <w:spacing w:after="0" w:line="240" w:lineRule="auto"/>
              <w:jc w:val="center"/>
              <w:rPr>
                <w:ins w:id="2763" w:author="Coilin" w:date="2016-03-24T10:25:00Z"/>
                <w:del w:id="2764" w:author="Windows User" w:date="2016-04-13T16:57:00Z"/>
                <w:rFonts w:ascii="Calibri" w:eastAsia="Times New Roman" w:hAnsi="Calibri" w:cs="Times New Roman"/>
                <w:color w:val="000000"/>
                <w:lang w:eastAsia="en-IE"/>
              </w:rPr>
            </w:pPr>
            <w:ins w:id="2765" w:author="Coilin" w:date="2016-03-24T10:25:00Z">
              <w:del w:id="2766" w:author="Windows User" w:date="2016-04-13T16:57:00Z">
                <w:r w:rsidRPr="00674074" w:rsidDel="00DE72A5">
                  <w:rPr>
                    <w:rFonts w:ascii="Calibri" w:eastAsia="Times New Roman" w:hAnsi="Calibri" w:cs="Times New Roman"/>
                    <w:color w:val="000000"/>
                    <w:lang w:eastAsia="en-IE"/>
                  </w:rPr>
                  <w:delText>(0.068)</w:delText>
                </w:r>
              </w:del>
            </w:ins>
          </w:p>
        </w:tc>
        <w:tc>
          <w:tcPr>
            <w:tcW w:w="1353" w:type="dxa"/>
            <w:gridSpan w:val="2"/>
            <w:tcBorders>
              <w:top w:val="single" w:sz="4" w:space="0" w:color="auto"/>
            </w:tcBorders>
            <w:noWrap/>
            <w:hideMark/>
          </w:tcPr>
          <w:p w14:paraId="176F6BEE" w14:textId="411DC19B" w:rsidR="006E1E2A" w:rsidDel="00DE72A5" w:rsidRDefault="001A0A76" w:rsidP="005C7273">
            <w:pPr>
              <w:spacing w:after="0" w:line="240" w:lineRule="auto"/>
              <w:jc w:val="center"/>
              <w:rPr>
                <w:ins w:id="2767" w:author="Coilin" w:date="2016-03-24T10:25:00Z"/>
                <w:del w:id="2768" w:author="Windows User" w:date="2016-04-13T16:57:00Z"/>
                <w:rFonts w:ascii="Calibri" w:eastAsia="Times New Roman" w:hAnsi="Calibri" w:cs="Times New Roman"/>
                <w:color w:val="000000"/>
                <w:lang w:eastAsia="en-IE"/>
              </w:rPr>
            </w:pPr>
            <w:ins w:id="2769" w:author="Coilin" w:date="2016-03-24T11:20:00Z">
              <w:del w:id="2770" w:author="Windows User" w:date="2016-04-13T16:57:00Z">
                <w:r w:rsidDel="00DE72A5">
                  <w:rPr>
                    <w:rFonts w:ascii="Calibri" w:eastAsia="Times New Roman" w:hAnsi="Calibri" w:cs="Times New Roman"/>
                    <w:color w:val="000000"/>
                    <w:lang w:eastAsia="en-IE"/>
                  </w:rPr>
                  <w:delText>-</w:delText>
                </w:r>
              </w:del>
            </w:ins>
            <w:ins w:id="2771" w:author="Coilin" w:date="2016-03-24T10:25:00Z">
              <w:del w:id="2772" w:author="Windows User" w:date="2016-04-13T16:57:00Z">
                <w:r w:rsidR="006E1E2A" w:rsidRPr="00674074" w:rsidDel="00DE72A5">
                  <w:rPr>
                    <w:rFonts w:ascii="Calibri" w:eastAsia="Times New Roman" w:hAnsi="Calibri" w:cs="Times New Roman"/>
                    <w:color w:val="000000"/>
                    <w:lang w:eastAsia="en-IE"/>
                  </w:rPr>
                  <w:delText>0.034</w:delText>
                </w:r>
              </w:del>
            </w:ins>
          </w:p>
          <w:p w14:paraId="288C415C" w14:textId="2D99216A" w:rsidR="006E1E2A" w:rsidRPr="00674074" w:rsidDel="00DE72A5" w:rsidRDefault="006E1E2A" w:rsidP="005C7273">
            <w:pPr>
              <w:spacing w:after="0" w:line="240" w:lineRule="auto"/>
              <w:jc w:val="center"/>
              <w:rPr>
                <w:ins w:id="2773" w:author="Coilin" w:date="2016-03-24T10:25:00Z"/>
                <w:del w:id="2774" w:author="Windows User" w:date="2016-04-13T16:57:00Z"/>
                <w:rFonts w:ascii="Calibri" w:eastAsia="Times New Roman" w:hAnsi="Calibri" w:cs="Times New Roman"/>
                <w:color w:val="000000"/>
                <w:lang w:eastAsia="en-IE"/>
              </w:rPr>
            </w:pPr>
            <w:ins w:id="2775" w:author="Coilin" w:date="2016-03-24T10:25:00Z">
              <w:del w:id="2776" w:author="Windows User" w:date="2016-04-13T16:57:00Z">
                <w:r w:rsidRPr="00674074" w:rsidDel="00DE72A5">
                  <w:rPr>
                    <w:rFonts w:ascii="Calibri" w:eastAsia="Times New Roman" w:hAnsi="Calibri" w:cs="Times New Roman"/>
                    <w:color w:val="000000"/>
                    <w:lang w:eastAsia="en-IE"/>
                  </w:rPr>
                  <w:delText>(0.086)</w:delText>
                </w:r>
              </w:del>
            </w:ins>
          </w:p>
        </w:tc>
      </w:tr>
      <w:tr w:rsidR="006E1E2A" w:rsidRPr="00674074" w:rsidDel="00DE72A5" w14:paraId="6EFDC485" w14:textId="613D2EEE" w:rsidTr="005C7273">
        <w:trPr>
          <w:trHeight w:val="300"/>
          <w:ins w:id="2777" w:author="Coilin" w:date="2016-03-24T10:25:00Z"/>
          <w:del w:id="2778" w:author="Windows User" w:date="2016-04-13T16:57:00Z"/>
        </w:trPr>
        <w:tc>
          <w:tcPr>
            <w:tcW w:w="2425" w:type="dxa"/>
            <w:noWrap/>
            <w:hideMark/>
          </w:tcPr>
          <w:p w14:paraId="0E58B175" w14:textId="2FFC54AC" w:rsidR="006E1E2A" w:rsidRPr="006E1E2A" w:rsidDel="00DE72A5" w:rsidRDefault="006E1E2A">
            <w:pPr>
              <w:spacing w:after="0" w:line="240" w:lineRule="auto"/>
              <w:rPr>
                <w:ins w:id="2779" w:author="Coilin" w:date="2016-03-24T10:25:00Z"/>
                <w:del w:id="2780" w:author="Windows User" w:date="2016-04-13T16:57:00Z"/>
                <w:rFonts w:ascii="Calibri" w:eastAsia="Times New Roman" w:hAnsi="Calibri" w:cs="Times New Roman"/>
                <w:bCs/>
                <w:color w:val="000000"/>
                <w:lang w:eastAsia="en-IE"/>
                <w:rPrChange w:id="2781" w:author="Coilin" w:date="2016-03-24T10:28:00Z">
                  <w:rPr>
                    <w:ins w:id="2782" w:author="Coilin" w:date="2016-03-24T10:25:00Z"/>
                    <w:del w:id="2783" w:author="Windows User" w:date="2016-04-13T16:57:00Z"/>
                    <w:rFonts w:ascii="Calibri" w:eastAsia="Times New Roman" w:hAnsi="Calibri" w:cs="Times New Roman"/>
                    <w:b/>
                    <w:bCs/>
                    <w:color w:val="000000"/>
                    <w:lang w:eastAsia="en-IE"/>
                  </w:rPr>
                </w:rPrChange>
              </w:rPr>
              <w:pPrChange w:id="2784" w:author="Coilin" w:date="2016-03-24T10:27:00Z">
                <w:pPr>
                  <w:spacing w:after="0" w:line="240" w:lineRule="auto"/>
                  <w:jc w:val="center"/>
                </w:pPr>
              </w:pPrChange>
            </w:pPr>
            <w:ins w:id="2785" w:author="Coilin" w:date="2016-03-24T10:25:00Z">
              <w:del w:id="2786" w:author="Windows User" w:date="2016-04-13T16:57:00Z">
                <w:r w:rsidRPr="006E1E2A" w:rsidDel="00DE72A5">
                  <w:rPr>
                    <w:rFonts w:ascii="Calibri" w:eastAsia="Times New Roman" w:hAnsi="Calibri" w:cs="Times New Roman"/>
                    <w:bCs/>
                    <w:color w:val="000000"/>
                    <w:lang w:eastAsia="en-IE"/>
                    <w:rPrChange w:id="2787" w:author="Coilin" w:date="2016-03-24T10:28:00Z">
                      <w:rPr>
                        <w:rFonts w:ascii="Calibri" w:eastAsia="Times New Roman" w:hAnsi="Calibri" w:cs="Times New Roman"/>
                        <w:b/>
                        <w:bCs/>
                        <w:color w:val="000000"/>
                        <w:lang w:eastAsia="en-IE"/>
                      </w:rPr>
                    </w:rPrChange>
                  </w:rPr>
                  <w:delText>Port inside (PI)</w:delText>
                </w:r>
              </w:del>
            </w:ins>
          </w:p>
          <w:p w14:paraId="7B9C7EA3" w14:textId="7172F463" w:rsidR="006E1E2A" w:rsidRPr="006E1E2A" w:rsidDel="00DE72A5" w:rsidRDefault="006E1E2A" w:rsidP="006E1E2A">
            <w:pPr>
              <w:spacing w:after="0" w:line="240" w:lineRule="auto"/>
              <w:jc w:val="center"/>
              <w:rPr>
                <w:ins w:id="2788" w:author="Coilin" w:date="2016-03-24T10:25:00Z"/>
                <w:del w:id="2789" w:author="Windows User" w:date="2016-04-13T16:57:00Z"/>
                <w:rFonts w:ascii="Calibri" w:eastAsia="Times New Roman" w:hAnsi="Calibri" w:cs="Times New Roman"/>
                <w:bCs/>
                <w:color w:val="000000"/>
                <w:lang w:eastAsia="en-IE"/>
                <w:rPrChange w:id="2790" w:author="Coilin" w:date="2016-03-24T10:28:00Z">
                  <w:rPr>
                    <w:ins w:id="2791" w:author="Coilin" w:date="2016-03-24T10:25:00Z"/>
                    <w:del w:id="2792" w:author="Windows User" w:date="2016-04-13T16:57:00Z"/>
                    <w:rFonts w:ascii="Calibri" w:eastAsia="Times New Roman" w:hAnsi="Calibri" w:cs="Times New Roman"/>
                    <w:b/>
                    <w:bCs/>
                    <w:color w:val="000000"/>
                    <w:lang w:eastAsia="en-IE"/>
                  </w:rPr>
                </w:rPrChange>
              </w:rPr>
            </w:pPr>
            <w:ins w:id="2793" w:author="Coilin" w:date="2016-03-24T10:25:00Z">
              <w:del w:id="2794" w:author="Windows User" w:date="2016-04-13T16:57:00Z">
                <w:r w:rsidRPr="006E1E2A" w:rsidDel="00DE72A5">
                  <w:rPr>
                    <w:rFonts w:ascii="Calibri" w:eastAsia="Times New Roman" w:hAnsi="Calibri" w:cs="Times New Roman"/>
                    <w:bCs/>
                    <w:color w:val="000000"/>
                    <w:lang w:eastAsia="en-IE"/>
                    <w:rPrChange w:id="2795" w:author="Coilin" w:date="2016-03-24T10:28:00Z">
                      <w:rPr>
                        <w:rFonts w:ascii="Calibri" w:eastAsia="Times New Roman" w:hAnsi="Calibri" w:cs="Times New Roman"/>
                        <w:b/>
                        <w:bCs/>
                        <w:color w:val="000000"/>
                        <w:lang w:eastAsia="en-IE"/>
                      </w:rPr>
                    </w:rPrChange>
                  </w:rPr>
                  <w:delText>(δ</w:delText>
                </w:r>
                <w:r w:rsidRPr="006E1E2A" w:rsidDel="00DE72A5">
                  <w:rPr>
                    <w:rFonts w:ascii="Calibri" w:eastAsia="Times New Roman" w:hAnsi="Calibri" w:cs="Times New Roman"/>
                    <w:bCs/>
                    <w:color w:val="000000"/>
                    <w:vertAlign w:val="subscript"/>
                    <w:lang w:eastAsia="en-IE"/>
                    <w:rPrChange w:id="2796" w:author="Coilin" w:date="2016-03-24T10:28:00Z">
                      <w:rPr>
                        <w:rFonts w:ascii="Calibri" w:eastAsia="Times New Roman" w:hAnsi="Calibri" w:cs="Times New Roman"/>
                        <w:b/>
                        <w:bCs/>
                        <w:color w:val="000000"/>
                        <w:vertAlign w:val="subscript"/>
                        <w:lang w:eastAsia="en-IE"/>
                      </w:rPr>
                    </w:rPrChange>
                  </w:rPr>
                  <w:delText>1,j</w:delText>
                </w:r>
                <w:r w:rsidRPr="006E1E2A" w:rsidDel="00DE72A5">
                  <w:rPr>
                    <w:rFonts w:ascii="Calibri" w:eastAsia="Times New Roman" w:hAnsi="Calibri" w:cs="Times New Roman"/>
                    <w:bCs/>
                    <w:color w:val="000000"/>
                    <w:lang w:eastAsia="en-IE"/>
                    <w:rPrChange w:id="2797"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3DB328B4" w14:textId="14288C0F" w:rsidR="006E1E2A" w:rsidDel="00DE72A5" w:rsidRDefault="006E1E2A" w:rsidP="005C7273">
            <w:pPr>
              <w:spacing w:after="0" w:line="240" w:lineRule="auto"/>
              <w:jc w:val="center"/>
              <w:rPr>
                <w:ins w:id="2798" w:author="Coilin" w:date="2016-03-24T10:25:00Z"/>
                <w:del w:id="2799" w:author="Windows User" w:date="2016-04-13T16:57:00Z"/>
                <w:rFonts w:ascii="Calibri" w:eastAsia="Times New Roman" w:hAnsi="Calibri" w:cs="Times New Roman"/>
                <w:color w:val="000000"/>
                <w:lang w:eastAsia="en-IE"/>
              </w:rPr>
            </w:pPr>
            <w:ins w:id="2800" w:author="Coilin" w:date="2016-03-24T10:25:00Z">
              <w:del w:id="2801" w:author="Windows User" w:date="2016-04-13T16:57:00Z">
                <w:r w:rsidRPr="00674074" w:rsidDel="00DE72A5">
                  <w:rPr>
                    <w:rFonts w:ascii="Calibri" w:eastAsia="Times New Roman" w:hAnsi="Calibri" w:cs="Times New Roman"/>
                    <w:color w:val="000000"/>
                    <w:lang w:eastAsia="en-IE"/>
                  </w:rPr>
                  <w:delText>-0.379</w:delText>
                </w:r>
              </w:del>
            </w:ins>
          </w:p>
          <w:p w14:paraId="1D2D540A" w14:textId="7291DFA2" w:rsidR="006E1E2A" w:rsidRPr="00674074" w:rsidDel="00DE72A5" w:rsidRDefault="006E1E2A" w:rsidP="005C7273">
            <w:pPr>
              <w:spacing w:after="0" w:line="240" w:lineRule="auto"/>
              <w:jc w:val="center"/>
              <w:rPr>
                <w:ins w:id="2802" w:author="Coilin" w:date="2016-03-24T10:25:00Z"/>
                <w:del w:id="2803" w:author="Windows User" w:date="2016-04-13T16:57:00Z"/>
                <w:rFonts w:ascii="Calibri" w:eastAsia="Times New Roman" w:hAnsi="Calibri" w:cs="Times New Roman"/>
                <w:color w:val="000000"/>
                <w:lang w:eastAsia="en-IE"/>
              </w:rPr>
            </w:pPr>
            <w:ins w:id="2804" w:author="Coilin" w:date="2016-03-24T10:25:00Z">
              <w:del w:id="2805" w:author="Windows User" w:date="2016-04-13T16:57:00Z">
                <w:r w:rsidRPr="00674074" w:rsidDel="00DE72A5">
                  <w:rPr>
                    <w:rFonts w:ascii="Calibri" w:eastAsia="Times New Roman" w:hAnsi="Calibri" w:cs="Times New Roman"/>
                    <w:color w:val="000000"/>
                    <w:lang w:eastAsia="en-IE"/>
                  </w:rPr>
                  <w:delText>(0.077)</w:delText>
                </w:r>
              </w:del>
            </w:ins>
          </w:p>
        </w:tc>
      </w:tr>
      <w:tr w:rsidR="006E1E2A" w:rsidRPr="00674074" w:rsidDel="00DE72A5" w14:paraId="248C2262" w14:textId="23BE44B4" w:rsidTr="005C7273">
        <w:trPr>
          <w:trHeight w:val="300"/>
          <w:ins w:id="2806" w:author="Coilin" w:date="2016-03-24T10:25:00Z"/>
          <w:del w:id="2807" w:author="Windows User" w:date="2016-04-13T16:57:00Z"/>
        </w:trPr>
        <w:tc>
          <w:tcPr>
            <w:tcW w:w="2425" w:type="dxa"/>
            <w:noWrap/>
            <w:hideMark/>
          </w:tcPr>
          <w:p w14:paraId="186907B2" w14:textId="033E3BA7" w:rsidR="006E1E2A" w:rsidRPr="006E1E2A" w:rsidDel="00DE72A5" w:rsidRDefault="006E1E2A">
            <w:pPr>
              <w:spacing w:after="0" w:line="240" w:lineRule="auto"/>
              <w:rPr>
                <w:ins w:id="2808" w:author="Coilin" w:date="2016-03-24T10:25:00Z"/>
                <w:del w:id="2809" w:author="Windows User" w:date="2016-04-13T16:57:00Z"/>
                <w:rFonts w:ascii="Calibri" w:eastAsia="Times New Roman" w:hAnsi="Calibri" w:cs="Times New Roman"/>
                <w:bCs/>
                <w:color w:val="000000"/>
                <w:lang w:eastAsia="en-IE"/>
                <w:rPrChange w:id="2810" w:author="Coilin" w:date="2016-03-24T10:28:00Z">
                  <w:rPr>
                    <w:ins w:id="2811" w:author="Coilin" w:date="2016-03-24T10:25:00Z"/>
                    <w:del w:id="2812" w:author="Windows User" w:date="2016-04-13T16:57:00Z"/>
                    <w:rFonts w:ascii="Calibri" w:eastAsia="Times New Roman" w:hAnsi="Calibri" w:cs="Times New Roman"/>
                    <w:b/>
                    <w:bCs/>
                    <w:color w:val="000000"/>
                    <w:lang w:eastAsia="en-IE"/>
                  </w:rPr>
                </w:rPrChange>
              </w:rPr>
              <w:pPrChange w:id="2813" w:author="Coilin" w:date="2016-03-24T10:27:00Z">
                <w:pPr>
                  <w:spacing w:after="0" w:line="240" w:lineRule="auto"/>
                  <w:jc w:val="center"/>
                </w:pPr>
              </w:pPrChange>
            </w:pPr>
            <w:ins w:id="2814" w:author="Coilin" w:date="2016-03-24T10:25:00Z">
              <w:del w:id="2815" w:author="Windows User" w:date="2016-04-13T16:57:00Z">
                <w:r w:rsidRPr="006E1E2A" w:rsidDel="00DE72A5">
                  <w:rPr>
                    <w:rFonts w:ascii="Calibri" w:eastAsia="Times New Roman" w:hAnsi="Calibri" w:cs="Times New Roman"/>
                    <w:bCs/>
                    <w:color w:val="000000"/>
                    <w:lang w:eastAsia="en-IE"/>
                    <w:rPrChange w:id="2816" w:author="Coilin" w:date="2016-03-24T10:28:00Z">
                      <w:rPr>
                        <w:rFonts w:ascii="Calibri" w:eastAsia="Times New Roman" w:hAnsi="Calibri" w:cs="Times New Roman"/>
                        <w:b/>
                        <w:bCs/>
                        <w:color w:val="000000"/>
                        <w:lang w:eastAsia="en-IE"/>
                      </w:rPr>
                    </w:rPrChange>
                  </w:rPr>
                  <w:delText>Starboard inside (SI)</w:delText>
                </w:r>
              </w:del>
            </w:ins>
          </w:p>
          <w:p w14:paraId="1059085D" w14:textId="68C541C0" w:rsidR="006E1E2A" w:rsidRPr="006E1E2A" w:rsidDel="00DE72A5" w:rsidRDefault="006E1E2A" w:rsidP="006E1E2A">
            <w:pPr>
              <w:spacing w:after="0" w:line="240" w:lineRule="auto"/>
              <w:jc w:val="center"/>
              <w:rPr>
                <w:ins w:id="2817" w:author="Coilin" w:date="2016-03-24T10:25:00Z"/>
                <w:del w:id="2818" w:author="Windows User" w:date="2016-04-13T16:57:00Z"/>
                <w:rFonts w:ascii="Calibri" w:eastAsia="Times New Roman" w:hAnsi="Calibri" w:cs="Times New Roman"/>
                <w:bCs/>
                <w:color w:val="000000"/>
                <w:lang w:eastAsia="en-IE"/>
                <w:rPrChange w:id="2819" w:author="Coilin" w:date="2016-03-24T10:28:00Z">
                  <w:rPr>
                    <w:ins w:id="2820" w:author="Coilin" w:date="2016-03-24T10:25:00Z"/>
                    <w:del w:id="2821" w:author="Windows User" w:date="2016-04-13T16:57:00Z"/>
                    <w:rFonts w:ascii="Calibri" w:eastAsia="Times New Roman" w:hAnsi="Calibri" w:cs="Times New Roman"/>
                    <w:b/>
                    <w:bCs/>
                    <w:color w:val="000000"/>
                    <w:lang w:eastAsia="en-IE"/>
                  </w:rPr>
                </w:rPrChange>
              </w:rPr>
            </w:pPr>
            <w:ins w:id="2822" w:author="Coilin" w:date="2016-03-24T10:25:00Z">
              <w:del w:id="2823" w:author="Windows User" w:date="2016-04-13T16:57:00Z">
                <w:r w:rsidRPr="006E1E2A" w:rsidDel="00DE72A5">
                  <w:rPr>
                    <w:rFonts w:ascii="Calibri" w:eastAsia="Times New Roman" w:hAnsi="Calibri" w:cs="Times New Roman"/>
                    <w:bCs/>
                    <w:color w:val="000000"/>
                    <w:lang w:eastAsia="en-IE"/>
                    <w:rPrChange w:id="2824" w:author="Coilin" w:date="2016-03-24T10:28:00Z">
                      <w:rPr>
                        <w:rFonts w:ascii="Calibri" w:eastAsia="Times New Roman" w:hAnsi="Calibri" w:cs="Times New Roman"/>
                        <w:b/>
                        <w:bCs/>
                        <w:color w:val="000000"/>
                        <w:lang w:eastAsia="en-IE"/>
                      </w:rPr>
                    </w:rPrChange>
                  </w:rPr>
                  <w:delText>(δ</w:delText>
                </w:r>
                <w:r w:rsidRPr="006E1E2A" w:rsidDel="00DE72A5">
                  <w:rPr>
                    <w:rFonts w:ascii="Calibri" w:eastAsia="Times New Roman" w:hAnsi="Calibri" w:cs="Times New Roman"/>
                    <w:bCs/>
                    <w:color w:val="000000"/>
                    <w:vertAlign w:val="subscript"/>
                    <w:lang w:eastAsia="en-IE"/>
                    <w:rPrChange w:id="2825" w:author="Coilin" w:date="2016-03-24T10:28:00Z">
                      <w:rPr>
                        <w:rFonts w:ascii="Calibri" w:eastAsia="Times New Roman" w:hAnsi="Calibri" w:cs="Times New Roman"/>
                        <w:b/>
                        <w:bCs/>
                        <w:color w:val="000000"/>
                        <w:vertAlign w:val="subscript"/>
                        <w:lang w:eastAsia="en-IE"/>
                      </w:rPr>
                    </w:rPrChange>
                  </w:rPr>
                  <w:delText>2,j</w:delText>
                </w:r>
                <w:r w:rsidRPr="006E1E2A" w:rsidDel="00DE72A5">
                  <w:rPr>
                    <w:rFonts w:ascii="Calibri" w:eastAsia="Times New Roman" w:hAnsi="Calibri" w:cs="Times New Roman"/>
                    <w:bCs/>
                    <w:color w:val="000000"/>
                    <w:lang w:eastAsia="en-IE"/>
                    <w:rPrChange w:id="2826"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42A2A350" w14:textId="0CDBF266" w:rsidR="006E1E2A" w:rsidDel="00DE72A5" w:rsidRDefault="006E1E2A" w:rsidP="005C7273">
            <w:pPr>
              <w:spacing w:after="0" w:line="240" w:lineRule="auto"/>
              <w:jc w:val="center"/>
              <w:rPr>
                <w:ins w:id="2827" w:author="Coilin" w:date="2016-03-24T10:25:00Z"/>
                <w:del w:id="2828" w:author="Windows User" w:date="2016-04-13T16:57:00Z"/>
                <w:rFonts w:ascii="Calibri" w:eastAsia="Times New Roman" w:hAnsi="Calibri" w:cs="Times New Roman"/>
                <w:color w:val="000000"/>
                <w:lang w:eastAsia="en-IE"/>
              </w:rPr>
            </w:pPr>
            <w:ins w:id="2829" w:author="Coilin" w:date="2016-03-24T10:25:00Z">
              <w:del w:id="2830" w:author="Windows User" w:date="2016-04-13T16:57:00Z">
                <w:r w:rsidRPr="00674074" w:rsidDel="00DE72A5">
                  <w:rPr>
                    <w:rFonts w:ascii="Calibri" w:eastAsia="Times New Roman" w:hAnsi="Calibri" w:cs="Times New Roman"/>
                    <w:color w:val="000000"/>
                    <w:lang w:eastAsia="en-IE"/>
                  </w:rPr>
                  <w:delText>-0.093</w:delText>
                </w:r>
              </w:del>
            </w:ins>
          </w:p>
          <w:p w14:paraId="7460117F" w14:textId="6CEEE46E" w:rsidR="006E1E2A" w:rsidRPr="00674074" w:rsidDel="00DE72A5" w:rsidRDefault="006E1E2A" w:rsidP="005C7273">
            <w:pPr>
              <w:spacing w:after="0" w:line="240" w:lineRule="auto"/>
              <w:jc w:val="center"/>
              <w:rPr>
                <w:ins w:id="2831" w:author="Coilin" w:date="2016-03-24T10:25:00Z"/>
                <w:del w:id="2832" w:author="Windows User" w:date="2016-04-13T16:57:00Z"/>
                <w:rFonts w:ascii="Calibri" w:eastAsia="Times New Roman" w:hAnsi="Calibri" w:cs="Times New Roman"/>
                <w:color w:val="000000"/>
                <w:lang w:eastAsia="en-IE"/>
              </w:rPr>
            </w:pPr>
            <w:ins w:id="2833" w:author="Coilin" w:date="2016-03-24T10:25:00Z">
              <w:del w:id="2834" w:author="Windows User" w:date="2016-04-13T16:57:00Z">
                <w:r w:rsidRPr="00674074" w:rsidDel="00DE72A5">
                  <w:rPr>
                    <w:rFonts w:ascii="Calibri" w:eastAsia="Times New Roman" w:hAnsi="Calibri" w:cs="Times New Roman"/>
                    <w:color w:val="000000"/>
                    <w:lang w:eastAsia="en-IE"/>
                  </w:rPr>
                  <w:delText>(0.071)</w:delText>
                </w:r>
              </w:del>
            </w:ins>
          </w:p>
        </w:tc>
      </w:tr>
      <w:tr w:rsidR="006E1E2A" w:rsidRPr="00674074" w:rsidDel="00DE72A5" w14:paraId="02A8C9F6" w14:textId="4FB9B1A9" w:rsidTr="005C7273">
        <w:trPr>
          <w:trHeight w:val="300"/>
          <w:ins w:id="2835" w:author="Coilin" w:date="2016-03-24T10:25:00Z"/>
          <w:del w:id="2836" w:author="Windows User" w:date="2016-04-13T16:57:00Z"/>
        </w:trPr>
        <w:tc>
          <w:tcPr>
            <w:tcW w:w="2425" w:type="dxa"/>
            <w:noWrap/>
            <w:hideMark/>
          </w:tcPr>
          <w:p w14:paraId="2F0FDD26" w14:textId="555E60B7" w:rsidR="006E1E2A" w:rsidRPr="006E1E2A" w:rsidDel="00DE72A5" w:rsidRDefault="006E1E2A">
            <w:pPr>
              <w:spacing w:after="0" w:line="240" w:lineRule="auto"/>
              <w:rPr>
                <w:ins w:id="2837" w:author="Coilin" w:date="2016-03-24T10:25:00Z"/>
                <w:del w:id="2838" w:author="Windows User" w:date="2016-04-13T16:57:00Z"/>
                <w:rFonts w:ascii="Calibri" w:eastAsia="Times New Roman" w:hAnsi="Calibri" w:cs="Times New Roman"/>
                <w:bCs/>
                <w:color w:val="000000"/>
                <w:lang w:eastAsia="en-IE"/>
                <w:rPrChange w:id="2839" w:author="Coilin" w:date="2016-03-24T10:28:00Z">
                  <w:rPr>
                    <w:ins w:id="2840" w:author="Coilin" w:date="2016-03-24T10:25:00Z"/>
                    <w:del w:id="2841" w:author="Windows User" w:date="2016-04-13T16:57:00Z"/>
                    <w:rFonts w:ascii="Calibri" w:eastAsia="Times New Roman" w:hAnsi="Calibri" w:cs="Times New Roman"/>
                    <w:b/>
                    <w:bCs/>
                    <w:color w:val="000000"/>
                    <w:lang w:eastAsia="en-IE"/>
                  </w:rPr>
                </w:rPrChange>
              </w:rPr>
              <w:pPrChange w:id="2842" w:author="Coilin" w:date="2016-03-24T10:27:00Z">
                <w:pPr>
                  <w:spacing w:after="0" w:line="240" w:lineRule="auto"/>
                  <w:jc w:val="center"/>
                </w:pPr>
              </w:pPrChange>
            </w:pPr>
            <w:ins w:id="2843" w:author="Coilin" w:date="2016-03-24T10:25:00Z">
              <w:del w:id="2844" w:author="Windows User" w:date="2016-04-13T16:57:00Z">
                <w:r w:rsidRPr="006E1E2A" w:rsidDel="00DE72A5">
                  <w:rPr>
                    <w:rFonts w:ascii="Calibri" w:eastAsia="Times New Roman" w:hAnsi="Calibri" w:cs="Times New Roman"/>
                    <w:bCs/>
                    <w:color w:val="000000"/>
                    <w:lang w:eastAsia="en-IE"/>
                    <w:rPrChange w:id="2845" w:author="Coilin" w:date="2016-03-24T10:28:00Z">
                      <w:rPr>
                        <w:rFonts w:ascii="Calibri" w:eastAsia="Times New Roman" w:hAnsi="Calibri" w:cs="Times New Roman"/>
                        <w:b/>
                        <w:bCs/>
                        <w:color w:val="000000"/>
                        <w:lang w:eastAsia="en-IE"/>
                      </w:rPr>
                    </w:rPrChange>
                  </w:rPr>
                  <w:delText>Starboard outside (SO)</w:delText>
                </w:r>
              </w:del>
            </w:ins>
          </w:p>
          <w:p w14:paraId="0EA3C297" w14:textId="7513EF87" w:rsidR="006E1E2A" w:rsidRPr="006E1E2A" w:rsidDel="00DE72A5" w:rsidRDefault="006E1E2A" w:rsidP="006E1E2A">
            <w:pPr>
              <w:spacing w:after="0" w:line="240" w:lineRule="auto"/>
              <w:jc w:val="center"/>
              <w:rPr>
                <w:ins w:id="2846" w:author="Coilin" w:date="2016-03-24T10:25:00Z"/>
                <w:del w:id="2847" w:author="Windows User" w:date="2016-04-13T16:57:00Z"/>
                <w:rFonts w:ascii="Calibri" w:eastAsia="Times New Roman" w:hAnsi="Calibri" w:cs="Times New Roman"/>
                <w:bCs/>
                <w:color w:val="000000"/>
                <w:lang w:eastAsia="en-IE"/>
                <w:rPrChange w:id="2848" w:author="Coilin" w:date="2016-03-24T10:28:00Z">
                  <w:rPr>
                    <w:ins w:id="2849" w:author="Coilin" w:date="2016-03-24T10:25:00Z"/>
                    <w:del w:id="2850" w:author="Windows User" w:date="2016-04-13T16:57:00Z"/>
                    <w:rFonts w:ascii="Calibri" w:eastAsia="Times New Roman" w:hAnsi="Calibri" w:cs="Times New Roman"/>
                    <w:b/>
                    <w:bCs/>
                    <w:color w:val="000000"/>
                    <w:lang w:eastAsia="en-IE"/>
                  </w:rPr>
                </w:rPrChange>
              </w:rPr>
            </w:pPr>
            <w:ins w:id="2851" w:author="Coilin" w:date="2016-03-24T10:25:00Z">
              <w:del w:id="2852" w:author="Windows User" w:date="2016-04-13T16:57:00Z">
                <w:r w:rsidRPr="006E1E2A" w:rsidDel="00DE72A5">
                  <w:rPr>
                    <w:rFonts w:ascii="Calibri" w:eastAsia="Times New Roman" w:hAnsi="Calibri" w:cs="Times New Roman"/>
                    <w:bCs/>
                    <w:color w:val="000000"/>
                    <w:lang w:eastAsia="en-IE"/>
                    <w:rPrChange w:id="2853" w:author="Coilin" w:date="2016-03-24T10:28:00Z">
                      <w:rPr>
                        <w:rFonts w:ascii="Calibri" w:eastAsia="Times New Roman" w:hAnsi="Calibri" w:cs="Times New Roman"/>
                        <w:b/>
                        <w:bCs/>
                        <w:color w:val="000000"/>
                        <w:lang w:eastAsia="en-IE"/>
                      </w:rPr>
                    </w:rPrChange>
                  </w:rPr>
                  <w:delText>(δ</w:delText>
                </w:r>
                <w:r w:rsidRPr="006E1E2A" w:rsidDel="00DE72A5">
                  <w:rPr>
                    <w:rFonts w:ascii="Calibri" w:eastAsia="Times New Roman" w:hAnsi="Calibri" w:cs="Times New Roman"/>
                    <w:bCs/>
                    <w:color w:val="000000"/>
                    <w:vertAlign w:val="subscript"/>
                    <w:lang w:eastAsia="en-IE"/>
                    <w:rPrChange w:id="2854" w:author="Coilin" w:date="2016-03-24T10:28:00Z">
                      <w:rPr>
                        <w:rFonts w:ascii="Calibri" w:eastAsia="Times New Roman" w:hAnsi="Calibri" w:cs="Times New Roman"/>
                        <w:b/>
                        <w:bCs/>
                        <w:color w:val="000000"/>
                        <w:vertAlign w:val="subscript"/>
                        <w:lang w:eastAsia="en-IE"/>
                      </w:rPr>
                    </w:rPrChange>
                  </w:rPr>
                  <w:delText>3,j</w:delText>
                </w:r>
                <w:r w:rsidRPr="006E1E2A" w:rsidDel="00DE72A5">
                  <w:rPr>
                    <w:rFonts w:ascii="Calibri" w:eastAsia="Times New Roman" w:hAnsi="Calibri" w:cs="Times New Roman"/>
                    <w:bCs/>
                    <w:color w:val="000000"/>
                    <w:lang w:eastAsia="en-IE"/>
                    <w:rPrChange w:id="2855"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3B6CCEC8" w14:textId="58F624CA" w:rsidR="006E1E2A" w:rsidDel="00DE72A5" w:rsidRDefault="006E1E2A" w:rsidP="005C7273">
            <w:pPr>
              <w:spacing w:after="0" w:line="240" w:lineRule="auto"/>
              <w:jc w:val="center"/>
              <w:rPr>
                <w:ins w:id="2856" w:author="Coilin" w:date="2016-03-24T10:25:00Z"/>
                <w:del w:id="2857" w:author="Windows User" w:date="2016-04-13T16:57:00Z"/>
                <w:rFonts w:ascii="Calibri" w:eastAsia="Times New Roman" w:hAnsi="Calibri" w:cs="Times New Roman"/>
                <w:color w:val="000000"/>
                <w:lang w:eastAsia="en-IE"/>
              </w:rPr>
            </w:pPr>
            <w:ins w:id="2858" w:author="Coilin" w:date="2016-03-24T10:25:00Z">
              <w:del w:id="2859" w:author="Windows User" w:date="2016-04-13T16:57:00Z">
                <w:r w:rsidRPr="00674074" w:rsidDel="00DE72A5">
                  <w:rPr>
                    <w:rFonts w:ascii="Calibri" w:eastAsia="Times New Roman" w:hAnsi="Calibri" w:cs="Times New Roman"/>
                    <w:color w:val="000000"/>
                    <w:lang w:eastAsia="en-IE"/>
                  </w:rPr>
                  <w:delText>0.177</w:delText>
                </w:r>
              </w:del>
            </w:ins>
          </w:p>
          <w:p w14:paraId="5845A3C6" w14:textId="75EE3D7C" w:rsidR="006E1E2A" w:rsidRPr="00674074" w:rsidDel="00DE72A5" w:rsidRDefault="006E1E2A" w:rsidP="005C7273">
            <w:pPr>
              <w:spacing w:after="0" w:line="240" w:lineRule="auto"/>
              <w:jc w:val="center"/>
              <w:rPr>
                <w:ins w:id="2860" w:author="Coilin" w:date="2016-03-24T10:25:00Z"/>
                <w:del w:id="2861" w:author="Windows User" w:date="2016-04-13T16:57:00Z"/>
                <w:rFonts w:ascii="Calibri" w:eastAsia="Times New Roman" w:hAnsi="Calibri" w:cs="Times New Roman"/>
                <w:color w:val="000000"/>
                <w:lang w:eastAsia="en-IE"/>
              </w:rPr>
            </w:pPr>
            <w:ins w:id="2862" w:author="Coilin" w:date="2016-03-24T10:25:00Z">
              <w:del w:id="2863" w:author="Windows User" w:date="2016-04-13T16:57:00Z">
                <w:r w:rsidRPr="00674074" w:rsidDel="00DE72A5">
                  <w:rPr>
                    <w:rFonts w:ascii="Calibri" w:eastAsia="Times New Roman" w:hAnsi="Calibri" w:cs="Times New Roman"/>
                    <w:color w:val="000000"/>
                    <w:lang w:eastAsia="en-IE"/>
                  </w:rPr>
                  <w:delText>(0.077)</w:delText>
                </w:r>
              </w:del>
            </w:ins>
          </w:p>
        </w:tc>
      </w:tr>
      <w:tr w:rsidR="00B30F13" w:rsidRPr="00674074" w:rsidDel="00DE72A5" w14:paraId="375F2927" w14:textId="5698BE27" w:rsidTr="006067FD">
        <w:trPr>
          <w:trHeight w:val="300"/>
          <w:ins w:id="2864" w:author="Coilin" w:date="2016-03-24T12:00:00Z"/>
          <w:del w:id="2865" w:author="Windows User" w:date="2016-04-13T16:57:00Z"/>
        </w:trPr>
        <w:tc>
          <w:tcPr>
            <w:tcW w:w="2425" w:type="dxa"/>
            <w:noWrap/>
          </w:tcPr>
          <w:p w14:paraId="581260E8" w14:textId="21E184BA" w:rsidR="00B30F13" w:rsidRPr="00A74E99" w:rsidDel="00DE72A5" w:rsidRDefault="00B30F13" w:rsidP="00B30F13">
            <w:pPr>
              <w:spacing w:after="0" w:line="240" w:lineRule="auto"/>
              <w:rPr>
                <w:ins w:id="2866" w:author="Coilin" w:date="2016-03-24T12:02:00Z"/>
                <w:del w:id="2867" w:author="Windows User" w:date="2016-04-13T16:57:00Z"/>
                <w:rFonts w:ascii="Calibri" w:eastAsia="Times New Roman" w:hAnsi="Calibri" w:cs="Times New Roman"/>
                <w:bCs/>
                <w:color w:val="000000"/>
                <w:lang w:eastAsia="en-IE"/>
              </w:rPr>
            </w:pPr>
            <w:ins w:id="2868" w:author="Coilin" w:date="2016-03-24T12:02:00Z">
              <w:del w:id="2869" w:author="Windows User" w:date="2016-04-13T16:57:00Z">
                <w:r w:rsidRPr="00A74E99" w:rsidDel="00DE72A5">
                  <w:rPr>
                    <w:rFonts w:ascii="Calibri" w:eastAsia="Times New Roman" w:hAnsi="Calibri" w:cs="Times New Roman"/>
                    <w:bCs/>
                    <w:color w:val="000000"/>
                    <w:lang w:eastAsia="en-IE"/>
                  </w:rPr>
                  <w:delText>Carapace length (CL)</w:delText>
                </w:r>
              </w:del>
            </w:ins>
          </w:p>
          <w:p w14:paraId="5A128EB2" w14:textId="270D0558" w:rsidR="00B30F13" w:rsidRPr="005763DC" w:rsidDel="00DE72A5" w:rsidRDefault="00B30F13">
            <w:pPr>
              <w:spacing w:after="0" w:line="240" w:lineRule="auto"/>
              <w:jc w:val="center"/>
              <w:rPr>
                <w:ins w:id="2870" w:author="Coilin" w:date="2016-03-24T12:00:00Z"/>
                <w:del w:id="2871" w:author="Windows User" w:date="2016-04-13T16:57:00Z"/>
                <w:rFonts w:ascii="Calibri" w:eastAsia="Times New Roman" w:hAnsi="Calibri" w:cs="Times New Roman"/>
                <w:bCs/>
                <w:color w:val="000000"/>
                <w:lang w:eastAsia="en-IE"/>
              </w:rPr>
              <w:pPrChange w:id="2872" w:author="Coilin" w:date="2016-03-24T12:03:00Z">
                <w:pPr>
                  <w:spacing w:after="0" w:line="240" w:lineRule="auto"/>
                </w:pPr>
              </w:pPrChange>
            </w:pPr>
            <w:ins w:id="2873" w:author="Coilin" w:date="2016-03-24T12:02:00Z">
              <w:del w:id="2874" w:author="Windows User" w:date="2016-04-13T16:57:00Z">
                <w:r w:rsidRPr="00A74E99" w:rsidDel="00DE72A5">
                  <w:rPr>
                    <w:rFonts w:ascii="Calibri" w:eastAsia="Times New Roman" w:hAnsi="Calibri" w:cs="Times New Roman"/>
                    <w:bCs/>
                    <w:color w:val="000000"/>
                    <w:lang w:eastAsia="en-IE"/>
                  </w:rPr>
                  <w:delText>(β</w:delText>
                </w:r>
                <w:r w:rsidRPr="00A74E99" w:rsidDel="00DE72A5">
                  <w:rPr>
                    <w:rFonts w:ascii="Calibri" w:eastAsia="Times New Roman" w:hAnsi="Calibri" w:cs="Times New Roman"/>
                    <w:bCs/>
                    <w:color w:val="000000"/>
                    <w:lang w:eastAsia="en-IE"/>
                  </w:rPr>
                  <w:softHyphen/>
                </w:r>
                <w:r w:rsidRPr="00A74E99" w:rsidDel="00DE72A5">
                  <w:rPr>
                    <w:rFonts w:ascii="Calibri" w:eastAsia="Times New Roman" w:hAnsi="Calibri" w:cs="Times New Roman"/>
                    <w:bCs/>
                    <w:color w:val="000000"/>
                    <w:vertAlign w:val="subscript"/>
                    <w:lang w:eastAsia="en-IE"/>
                  </w:rPr>
                  <w:delText>1,j</w:delText>
                </w:r>
                <w:r w:rsidRPr="00A74E99" w:rsidDel="00DE72A5">
                  <w:rPr>
                    <w:rFonts w:ascii="Calibri" w:eastAsia="Times New Roman" w:hAnsi="Calibri" w:cs="Times New Roman"/>
                    <w:bCs/>
                    <w:color w:val="000000"/>
                    <w:lang w:eastAsia="en-IE"/>
                  </w:rPr>
                  <w:delText>)</w:delText>
                </w:r>
              </w:del>
            </w:ins>
          </w:p>
        </w:tc>
        <w:tc>
          <w:tcPr>
            <w:tcW w:w="1311" w:type="dxa"/>
            <w:gridSpan w:val="2"/>
            <w:noWrap/>
          </w:tcPr>
          <w:p w14:paraId="1A0C8A7C" w14:textId="4EADCDBA" w:rsidR="00B30F13" w:rsidDel="00DE72A5" w:rsidRDefault="00B30F13" w:rsidP="00B30F13">
            <w:pPr>
              <w:spacing w:after="0" w:line="240" w:lineRule="auto"/>
              <w:jc w:val="center"/>
              <w:rPr>
                <w:ins w:id="2875" w:author="Coilin" w:date="2016-03-24T12:02:00Z"/>
                <w:del w:id="2876" w:author="Windows User" w:date="2016-04-13T16:57:00Z"/>
                <w:rFonts w:ascii="Calibri" w:eastAsia="Times New Roman" w:hAnsi="Calibri" w:cs="Times New Roman"/>
                <w:color w:val="000000"/>
                <w:lang w:eastAsia="en-IE"/>
              </w:rPr>
            </w:pPr>
            <w:ins w:id="2877" w:author="Coilin" w:date="2016-03-24T12:02:00Z">
              <w:del w:id="2878" w:author="Windows User" w:date="2016-04-13T16:57:00Z">
                <w:r w:rsidRPr="00674074" w:rsidDel="00DE72A5">
                  <w:rPr>
                    <w:rFonts w:ascii="Calibri" w:eastAsia="Times New Roman" w:hAnsi="Calibri" w:cs="Times New Roman"/>
                    <w:color w:val="000000"/>
                    <w:lang w:eastAsia="en-IE"/>
                  </w:rPr>
                  <w:delText>0</w:delText>
                </w:r>
              </w:del>
            </w:ins>
          </w:p>
          <w:p w14:paraId="7D6DA66E" w14:textId="7CBA498F" w:rsidR="00B30F13" w:rsidRPr="00674074" w:rsidDel="00DE72A5" w:rsidRDefault="00B30F13" w:rsidP="00B30F13">
            <w:pPr>
              <w:spacing w:after="0" w:line="240" w:lineRule="auto"/>
              <w:jc w:val="center"/>
              <w:rPr>
                <w:ins w:id="2879" w:author="Coilin" w:date="2016-03-24T12:00:00Z"/>
                <w:del w:id="2880" w:author="Windows User" w:date="2016-04-13T16:57:00Z"/>
                <w:rFonts w:ascii="Calibri" w:eastAsia="Times New Roman" w:hAnsi="Calibri" w:cs="Times New Roman"/>
                <w:color w:val="000000"/>
                <w:lang w:eastAsia="en-IE"/>
              </w:rPr>
            </w:pPr>
          </w:p>
        </w:tc>
        <w:tc>
          <w:tcPr>
            <w:tcW w:w="1312" w:type="dxa"/>
            <w:gridSpan w:val="2"/>
          </w:tcPr>
          <w:p w14:paraId="6E297DDA" w14:textId="30DCEE2D" w:rsidR="00B30F13" w:rsidDel="00DE72A5" w:rsidRDefault="00B30F13" w:rsidP="00B30F13">
            <w:pPr>
              <w:spacing w:after="0" w:line="240" w:lineRule="auto"/>
              <w:jc w:val="center"/>
              <w:rPr>
                <w:ins w:id="2881" w:author="Coilin" w:date="2016-03-24T12:02:00Z"/>
                <w:del w:id="2882" w:author="Windows User" w:date="2016-04-13T16:57:00Z"/>
                <w:rFonts w:ascii="Calibri" w:eastAsia="Times New Roman" w:hAnsi="Calibri" w:cs="Times New Roman"/>
                <w:color w:val="000000"/>
                <w:lang w:eastAsia="en-IE"/>
              </w:rPr>
            </w:pPr>
            <w:ins w:id="2883" w:author="Coilin" w:date="2016-03-24T12:02:00Z">
              <w:del w:id="2884" w:author="Windows User" w:date="2016-04-13T16:57:00Z">
                <w:r w:rsidDel="00DE72A5">
                  <w:rPr>
                    <w:rFonts w:ascii="Calibri" w:eastAsia="Times New Roman" w:hAnsi="Calibri" w:cs="Times New Roman"/>
                    <w:color w:val="000000"/>
                    <w:lang w:eastAsia="en-IE"/>
                  </w:rPr>
                  <w:delText>-</w:delText>
                </w:r>
                <w:r w:rsidRPr="00674074" w:rsidDel="00DE72A5">
                  <w:rPr>
                    <w:rFonts w:ascii="Calibri" w:eastAsia="Times New Roman" w:hAnsi="Calibri" w:cs="Times New Roman"/>
                    <w:color w:val="000000"/>
                    <w:lang w:eastAsia="en-IE"/>
                  </w:rPr>
                  <w:delText>0.671</w:delText>
                </w:r>
              </w:del>
            </w:ins>
          </w:p>
          <w:p w14:paraId="7296C178" w14:textId="65DACE81" w:rsidR="00B30F13" w:rsidRPr="00674074" w:rsidDel="00DE72A5" w:rsidRDefault="00B30F13" w:rsidP="00B30F13">
            <w:pPr>
              <w:spacing w:after="0" w:line="240" w:lineRule="auto"/>
              <w:jc w:val="center"/>
              <w:rPr>
                <w:ins w:id="2885" w:author="Coilin" w:date="2016-03-24T12:00:00Z"/>
                <w:del w:id="2886" w:author="Windows User" w:date="2016-04-13T16:57:00Z"/>
                <w:rFonts w:ascii="Calibri" w:eastAsia="Times New Roman" w:hAnsi="Calibri" w:cs="Times New Roman"/>
                <w:color w:val="000000"/>
                <w:lang w:eastAsia="en-IE"/>
              </w:rPr>
            </w:pPr>
            <w:ins w:id="2887" w:author="Coilin" w:date="2016-03-24T12:02:00Z">
              <w:del w:id="2888" w:author="Windows User" w:date="2016-04-13T16:57:00Z">
                <w:r w:rsidRPr="00674074" w:rsidDel="00DE72A5">
                  <w:rPr>
                    <w:rFonts w:ascii="Calibri" w:eastAsia="Times New Roman" w:hAnsi="Calibri" w:cs="Times New Roman"/>
                    <w:color w:val="000000"/>
                    <w:lang w:eastAsia="en-IE"/>
                  </w:rPr>
                  <w:delText>(0.235)</w:delText>
                </w:r>
              </w:del>
            </w:ins>
          </w:p>
        </w:tc>
        <w:tc>
          <w:tcPr>
            <w:tcW w:w="1312" w:type="dxa"/>
            <w:gridSpan w:val="2"/>
          </w:tcPr>
          <w:p w14:paraId="22EED5E1" w14:textId="1A643025" w:rsidR="00B30F13" w:rsidDel="00DE72A5" w:rsidRDefault="00B30F13" w:rsidP="00B30F13">
            <w:pPr>
              <w:spacing w:after="0" w:line="240" w:lineRule="auto"/>
              <w:jc w:val="center"/>
              <w:rPr>
                <w:ins w:id="2889" w:author="Coilin" w:date="2016-03-24T12:02:00Z"/>
                <w:del w:id="2890" w:author="Windows User" w:date="2016-04-13T16:57:00Z"/>
                <w:rFonts w:ascii="Calibri" w:eastAsia="Times New Roman" w:hAnsi="Calibri" w:cs="Times New Roman"/>
                <w:color w:val="000000"/>
                <w:lang w:eastAsia="en-IE"/>
              </w:rPr>
            </w:pPr>
            <w:ins w:id="2891" w:author="Coilin" w:date="2016-03-24T12:02:00Z">
              <w:del w:id="2892" w:author="Windows User" w:date="2016-04-13T16:57:00Z">
                <w:r w:rsidDel="00DE72A5">
                  <w:rPr>
                    <w:rFonts w:ascii="Calibri" w:eastAsia="Times New Roman" w:hAnsi="Calibri" w:cs="Times New Roman"/>
                    <w:color w:val="000000"/>
                    <w:lang w:eastAsia="en-IE"/>
                  </w:rPr>
                  <w:delText>-</w:delText>
                </w:r>
                <w:r w:rsidRPr="00674074" w:rsidDel="00DE72A5">
                  <w:rPr>
                    <w:rFonts w:ascii="Calibri" w:eastAsia="Times New Roman" w:hAnsi="Calibri" w:cs="Times New Roman"/>
                    <w:color w:val="000000"/>
                    <w:lang w:eastAsia="en-IE"/>
                  </w:rPr>
                  <w:delText>0.073</w:delText>
                </w:r>
              </w:del>
            </w:ins>
          </w:p>
          <w:p w14:paraId="1C890E02" w14:textId="298DD779" w:rsidR="00B30F13" w:rsidRPr="00674074" w:rsidDel="00DE72A5" w:rsidRDefault="00B30F13" w:rsidP="00B30F13">
            <w:pPr>
              <w:spacing w:after="0" w:line="240" w:lineRule="auto"/>
              <w:jc w:val="center"/>
              <w:rPr>
                <w:ins w:id="2893" w:author="Coilin" w:date="2016-03-24T12:00:00Z"/>
                <w:del w:id="2894" w:author="Windows User" w:date="2016-04-13T16:57:00Z"/>
                <w:rFonts w:ascii="Calibri" w:eastAsia="Times New Roman" w:hAnsi="Calibri" w:cs="Times New Roman"/>
                <w:color w:val="000000"/>
                <w:lang w:eastAsia="en-IE"/>
              </w:rPr>
            </w:pPr>
            <w:ins w:id="2895" w:author="Coilin" w:date="2016-03-24T12:02:00Z">
              <w:del w:id="2896" w:author="Windows User" w:date="2016-04-13T16:57:00Z">
                <w:r w:rsidRPr="00674074" w:rsidDel="00DE72A5">
                  <w:rPr>
                    <w:rFonts w:ascii="Calibri" w:eastAsia="Times New Roman" w:hAnsi="Calibri" w:cs="Times New Roman"/>
                    <w:color w:val="000000"/>
                    <w:lang w:eastAsia="en-IE"/>
                  </w:rPr>
                  <w:delText>(0.198)</w:delText>
                </w:r>
              </w:del>
            </w:ins>
          </w:p>
        </w:tc>
        <w:tc>
          <w:tcPr>
            <w:tcW w:w="1312" w:type="dxa"/>
          </w:tcPr>
          <w:p w14:paraId="0BD93D4D" w14:textId="7AAC1876" w:rsidR="00B30F13" w:rsidDel="00DE72A5" w:rsidRDefault="00B30F13" w:rsidP="00B30F13">
            <w:pPr>
              <w:spacing w:after="0" w:line="240" w:lineRule="auto"/>
              <w:jc w:val="center"/>
              <w:rPr>
                <w:ins w:id="2897" w:author="Coilin" w:date="2016-03-24T12:02:00Z"/>
                <w:del w:id="2898" w:author="Windows User" w:date="2016-04-13T16:57:00Z"/>
                <w:rFonts w:ascii="Calibri" w:eastAsia="Times New Roman" w:hAnsi="Calibri" w:cs="Times New Roman"/>
                <w:color w:val="000000"/>
                <w:lang w:eastAsia="en-IE"/>
              </w:rPr>
            </w:pPr>
            <w:ins w:id="2899" w:author="Coilin" w:date="2016-03-24T12:02:00Z">
              <w:del w:id="2900" w:author="Windows User" w:date="2016-04-13T16:57:00Z">
                <w:r w:rsidDel="00DE72A5">
                  <w:rPr>
                    <w:rFonts w:ascii="Calibri" w:eastAsia="Times New Roman" w:hAnsi="Calibri" w:cs="Times New Roman"/>
                    <w:color w:val="000000"/>
                    <w:lang w:eastAsia="en-IE"/>
                  </w:rPr>
                  <w:delText>-</w:delText>
                </w:r>
                <w:r w:rsidRPr="00674074" w:rsidDel="00DE72A5">
                  <w:rPr>
                    <w:rFonts w:ascii="Calibri" w:eastAsia="Times New Roman" w:hAnsi="Calibri" w:cs="Times New Roman"/>
                    <w:color w:val="000000"/>
                    <w:lang w:eastAsia="en-IE"/>
                  </w:rPr>
                  <w:delText>0.211</w:delText>
                </w:r>
              </w:del>
            </w:ins>
          </w:p>
          <w:p w14:paraId="14F9347C" w14:textId="4BA6BC75" w:rsidR="00B30F13" w:rsidRPr="00674074" w:rsidDel="00DE72A5" w:rsidRDefault="00B30F13" w:rsidP="00B30F13">
            <w:pPr>
              <w:spacing w:after="0" w:line="240" w:lineRule="auto"/>
              <w:jc w:val="center"/>
              <w:rPr>
                <w:ins w:id="2901" w:author="Coilin" w:date="2016-03-24T12:00:00Z"/>
                <w:del w:id="2902" w:author="Windows User" w:date="2016-04-13T16:57:00Z"/>
                <w:rFonts w:ascii="Calibri" w:eastAsia="Times New Roman" w:hAnsi="Calibri" w:cs="Times New Roman"/>
                <w:color w:val="000000"/>
                <w:lang w:eastAsia="en-IE"/>
              </w:rPr>
            </w:pPr>
            <w:ins w:id="2903" w:author="Coilin" w:date="2016-03-24T12:02:00Z">
              <w:del w:id="2904" w:author="Windows User" w:date="2016-04-13T16:57:00Z">
                <w:r w:rsidRPr="00674074" w:rsidDel="00DE72A5">
                  <w:rPr>
                    <w:rFonts w:ascii="Calibri" w:eastAsia="Times New Roman" w:hAnsi="Calibri" w:cs="Times New Roman"/>
                    <w:color w:val="000000"/>
                    <w:lang w:eastAsia="en-IE"/>
                  </w:rPr>
                  <w:delText>(0.218)</w:delText>
                </w:r>
              </w:del>
            </w:ins>
          </w:p>
        </w:tc>
      </w:tr>
      <w:tr w:rsidR="00B30F13" w:rsidRPr="00674074" w:rsidDel="00DE72A5" w14:paraId="15D86CFE" w14:textId="7E9A7AFF" w:rsidTr="005C7273">
        <w:trPr>
          <w:trHeight w:val="300"/>
          <w:ins w:id="2905" w:author="Coilin" w:date="2016-03-24T10:25:00Z"/>
          <w:del w:id="2906" w:author="Windows User" w:date="2016-04-13T16:57:00Z"/>
        </w:trPr>
        <w:tc>
          <w:tcPr>
            <w:tcW w:w="2425" w:type="dxa"/>
            <w:noWrap/>
            <w:hideMark/>
          </w:tcPr>
          <w:p w14:paraId="20588C7B" w14:textId="3CC3BC5A" w:rsidR="00B30F13" w:rsidRPr="006E1E2A" w:rsidDel="00DE72A5" w:rsidRDefault="00B30F13">
            <w:pPr>
              <w:spacing w:after="0" w:line="240" w:lineRule="auto"/>
              <w:rPr>
                <w:ins w:id="2907" w:author="Coilin" w:date="2016-03-24T10:25:00Z"/>
                <w:del w:id="2908" w:author="Windows User" w:date="2016-04-13T16:57:00Z"/>
                <w:rFonts w:ascii="Calibri" w:eastAsia="Times New Roman" w:hAnsi="Calibri" w:cs="Times New Roman"/>
                <w:bCs/>
                <w:color w:val="000000"/>
                <w:lang w:eastAsia="en-IE"/>
                <w:rPrChange w:id="2909" w:author="Coilin" w:date="2016-03-24T10:28:00Z">
                  <w:rPr>
                    <w:ins w:id="2910" w:author="Coilin" w:date="2016-03-24T10:25:00Z"/>
                    <w:del w:id="2911" w:author="Windows User" w:date="2016-04-13T16:57:00Z"/>
                    <w:rFonts w:ascii="Calibri" w:eastAsia="Times New Roman" w:hAnsi="Calibri" w:cs="Times New Roman"/>
                    <w:b/>
                    <w:bCs/>
                    <w:color w:val="000000"/>
                    <w:lang w:eastAsia="en-IE"/>
                  </w:rPr>
                </w:rPrChange>
              </w:rPr>
              <w:pPrChange w:id="2912" w:author="Coilin" w:date="2016-03-24T10:27:00Z">
                <w:pPr>
                  <w:spacing w:after="0" w:line="240" w:lineRule="auto"/>
                  <w:jc w:val="center"/>
                </w:pPr>
              </w:pPrChange>
            </w:pPr>
            <w:ins w:id="2913" w:author="Coilin" w:date="2016-03-24T10:25:00Z">
              <w:del w:id="2914" w:author="Windows User" w:date="2016-04-13T16:57:00Z">
                <w:r w:rsidRPr="006E1E2A" w:rsidDel="00DE72A5">
                  <w:rPr>
                    <w:rFonts w:ascii="Calibri" w:eastAsia="Times New Roman" w:hAnsi="Calibri" w:cs="Times New Roman"/>
                    <w:bCs/>
                    <w:color w:val="000000"/>
                    <w:lang w:eastAsia="en-IE"/>
                    <w:rPrChange w:id="2915" w:author="Coilin" w:date="2016-03-24T10:28:00Z">
                      <w:rPr>
                        <w:rFonts w:ascii="Calibri" w:eastAsia="Times New Roman" w:hAnsi="Calibri" w:cs="Times New Roman"/>
                        <w:b/>
                        <w:bCs/>
                        <w:color w:val="000000"/>
                        <w:lang w:eastAsia="en-IE"/>
                      </w:rPr>
                    </w:rPrChange>
                  </w:rPr>
                  <w:delText>PI x CL</w:delText>
                </w:r>
              </w:del>
            </w:ins>
          </w:p>
          <w:p w14:paraId="00120150" w14:textId="6EB18F66" w:rsidR="00B30F13" w:rsidRPr="006E1E2A" w:rsidDel="00DE72A5" w:rsidRDefault="00B30F13" w:rsidP="00B30F13">
            <w:pPr>
              <w:spacing w:after="0" w:line="240" w:lineRule="auto"/>
              <w:jc w:val="center"/>
              <w:rPr>
                <w:ins w:id="2916" w:author="Coilin" w:date="2016-03-24T10:25:00Z"/>
                <w:del w:id="2917" w:author="Windows User" w:date="2016-04-13T16:57:00Z"/>
                <w:rFonts w:ascii="Calibri" w:eastAsia="Times New Roman" w:hAnsi="Calibri" w:cs="Times New Roman"/>
                <w:bCs/>
                <w:color w:val="000000"/>
                <w:lang w:eastAsia="en-IE"/>
                <w:rPrChange w:id="2918" w:author="Coilin" w:date="2016-03-24T10:28:00Z">
                  <w:rPr>
                    <w:ins w:id="2919" w:author="Coilin" w:date="2016-03-24T10:25:00Z"/>
                    <w:del w:id="2920" w:author="Windows User" w:date="2016-04-13T16:57:00Z"/>
                    <w:rFonts w:ascii="Calibri" w:eastAsia="Times New Roman" w:hAnsi="Calibri" w:cs="Times New Roman"/>
                    <w:b/>
                    <w:bCs/>
                    <w:color w:val="000000"/>
                    <w:lang w:eastAsia="en-IE"/>
                  </w:rPr>
                </w:rPrChange>
              </w:rPr>
            </w:pPr>
            <w:ins w:id="2921" w:author="Coilin" w:date="2016-03-24T10:25:00Z">
              <w:del w:id="2922" w:author="Windows User" w:date="2016-04-13T16:57:00Z">
                <w:r w:rsidRPr="006E1E2A" w:rsidDel="00DE72A5">
                  <w:rPr>
                    <w:rFonts w:ascii="Calibri" w:eastAsia="Times New Roman" w:hAnsi="Calibri" w:cs="Times New Roman"/>
                    <w:bCs/>
                    <w:color w:val="000000"/>
                    <w:lang w:eastAsia="en-IE"/>
                    <w:rPrChange w:id="2923" w:author="Coilin" w:date="2016-03-24T10:28:00Z">
                      <w:rPr>
                        <w:rFonts w:ascii="Calibri" w:eastAsia="Times New Roman" w:hAnsi="Calibri" w:cs="Times New Roman"/>
                        <w:b/>
                        <w:bCs/>
                        <w:color w:val="000000"/>
                        <w:lang w:eastAsia="en-IE"/>
                      </w:rPr>
                    </w:rPrChange>
                  </w:rPr>
                  <w:delText>(ρ</w:delText>
                </w:r>
                <w:r w:rsidRPr="006E1E2A" w:rsidDel="00DE72A5">
                  <w:rPr>
                    <w:rFonts w:ascii="Calibri" w:eastAsia="Times New Roman" w:hAnsi="Calibri" w:cs="Times New Roman"/>
                    <w:bCs/>
                    <w:color w:val="000000"/>
                    <w:vertAlign w:val="subscript"/>
                    <w:lang w:eastAsia="en-IE"/>
                    <w:rPrChange w:id="2924" w:author="Coilin" w:date="2016-03-24T10:28:00Z">
                      <w:rPr>
                        <w:rFonts w:ascii="Calibri" w:eastAsia="Times New Roman" w:hAnsi="Calibri" w:cs="Times New Roman"/>
                        <w:b/>
                        <w:bCs/>
                        <w:color w:val="000000"/>
                        <w:vertAlign w:val="subscript"/>
                        <w:lang w:eastAsia="en-IE"/>
                      </w:rPr>
                    </w:rPrChange>
                  </w:rPr>
                  <w:delText>1</w:delText>
                </w:r>
                <w:r w:rsidRPr="006E1E2A" w:rsidDel="00DE72A5">
                  <w:rPr>
                    <w:rFonts w:ascii="Calibri" w:eastAsia="Times New Roman" w:hAnsi="Calibri" w:cs="Times New Roman"/>
                    <w:bCs/>
                    <w:color w:val="000000"/>
                    <w:lang w:eastAsia="en-IE"/>
                    <w:rPrChange w:id="2925"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4DC90E23" w14:textId="5435EF81" w:rsidR="00B30F13" w:rsidDel="00DE72A5" w:rsidRDefault="00B30F13" w:rsidP="00B30F13">
            <w:pPr>
              <w:spacing w:after="0" w:line="240" w:lineRule="auto"/>
              <w:jc w:val="center"/>
              <w:rPr>
                <w:ins w:id="2926" w:author="Coilin" w:date="2016-03-24T10:25:00Z"/>
                <w:del w:id="2927" w:author="Windows User" w:date="2016-04-13T16:57:00Z"/>
                <w:rFonts w:ascii="Calibri" w:eastAsia="Times New Roman" w:hAnsi="Calibri" w:cs="Times New Roman"/>
                <w:color w:val="000000"/>
                <w:lang w:eastAsia="en-IE"/>
              </w:rPr>
            </w:pPr>
            <w:ins w:id="2928" w:author="Coilin" w:date="2016-03-24T10:25:00Z">
              <w:del w:id="2929" w:author="Windows User" w:date="2016-04-13T16:57:00Z">
                <w:r w:rsidRPr="00674074" w:rsidDel="00DE72A5">
                  <w:rPr>
                    <w:rFonts w:ascii="Calibri" w:eastAsia="Times New Roman" w:hAnsi="Calibri" w:cs="Times New Roman"/>
                    <w:color w:val="000000"/>
                    <w:lang w:eastAsia="en-IE"/>
                  </w:rPr>
                  <w:delText>0.299</w:delText>
                </w:r>
              </w:del>
            </w:ins>
          </w:p>
          <w:p w14:paraId="353037C6" w14:textId="34320945" w:rsidR="00B30F13" w:rsidRPr="00674074" w:rsidDel="00DE72A5" w:rsidRDefault="00B30F13" w:rsidP="00B30F13">
            <w:pPr>
              <w:spacing w:after="0" w:line="240" w:lineRule="auto"/>
              <w:jc w:val="center"/>
              <w:rPr>
                <w:ins w:id="2930" w:author="Coilin" w:date="2016-03-24T10:25:00Z"/>
                <w:del w:id="2931" w:author="Windows User" w:date="2016-04-13T16:57:00Z"/>
                <w:rFonts w:ascii="Calibri" w:eastAsia="Times New Roman" w:hAnsi="Calibri" w:cs="Times New Roman"/>
                <w:color w:val="000000"/>
                <w:lang w:eastAsia="en-IE"/>
              </w:rPr>
            </w:pPr>
            <w:ins w:id="2932" w:author="Coilin" w:date="2016-03-24T10:25:00Z">
              <w:del w:id="2933" w:author="Windows User" w:date="2016-04-13T16:57:00Z">
                <w:r w:rsidRPr="00674074" w:rsidDel="00DE72A5">
                  <w:rPr>
                    <w:rFonts w:ascii="Calibri" w:eastAsia="Times New Roman" w:hAnsi="Calibri" w:cs="Times New Roman"/>
                    <w:color w:val="000000"/>
                    <w:lang w:eastAsia="en-IE"/>
                  </w:rPr>
                  <w:delText>(0.073)</w:delText>
                </w:r>
              </w:del>
            </w:ins>
          </w:p>
        </w:tc>
      </w:tr>
      <w:tr w:rsidR="00B30F13" w:rsidRPr="00674074" w:rsidDel="00DE72A5" w14:paraId="76CCD815" w14:textId="6EFFB595" w:rsidTr="005C7273">
        <w:trPr>
          <w:trHeight w:val="300"/>
          <w:ins w:id="2934" w:author="Coilin" w:date="2016-03-24T10:25:00Z"/>
          <w:del w:id="2935" w:author="Windows User" w:date="2016-04-13T16:57:00Z"/>
        </w:trPr>
        <w:tc>
          <w:tcPr>
            <w:tcW w:w="2425" w:type="dxa"/>
            <w:noWrap/>
            <w:hideMark/>
          </w:tcPr>
          <w:p w14:paraId="2AD9F962" w14:textId="076D8E2A" w:rsidR="00B30F13" w:rsidRPr="006E1E2A" w:rsidDel="00DE72A5" w:rsidRDefault="00B30F13">
            <w:pPr>
              <w:spacing w:after="0" w:line="240" w:lineRule="auto"/>
              <w:rPr>
                <w:ins w:id="2936" w:author="Coilin" w:date="2016-03-24T10:25:00Z"/>
                <w:del w:id="2937" w:author="Windows User" w:date="2016-04-13T16:57:00Z"/>
                <w:rFonts w:ascii="Calibri" w:eastAsia="Times New Roman" w:hAnsi="Calibri" w:cs="Times New Roman"/>
                <w:bCs/>
                <w:color w:val="000000"/>
                <w:lang w:eastAsia="en-IE"/>
                <w:rPrChange w:id="2938" w:author="Coilin" w:date="2016-03-24T10:28:00Z">
                  <w:rPr>
                    <w:ins w:id="2939" w:author="Coilin" w:date="2016-03-24T10:25:00Z"/>
                    <w:del w:id="2940" w:author="Windows User" w:date="2016-04-13T16:57:00Z"/>
                    <w:rFonts w:ascii="Calibri" w:eastAsia="Times New Roman" w:hAnsi="Calibri" w:cs="Times New Roman"/>
                    <w:b/>
                    <w:bCs/>
                    <w:color w:val="000000"/>
                    <w:lang w:eastAsia="en-IE"/>
                  </w:rPr>
                </w:rPrChange>
              </w:rPr>
              <w:pPrChange w:id="2941" w:author="Coilin" w:date="2016-03-24T10:27:00Z">
                <w:pPr>
                  <w:spacing w:after="0" w:line="240" w:lineRule="auto"/>
                  <w:jc w:val="center"/>
                </w:pPr>
              </w:pPrChange>
            </w:pPr>
            <w:ins w:id="2942" w:author="Coilin" w:date="2016-03-24T10:25:00Z">
              <w:del w:id="2943" w:author="Windows User" w:date="2016-04-13T16:57:00Z">
                <w:r w:rsidRPr="006E1E2A" w:rsidDel="00DE72A5">
                  <w:rPr>
                    <w:rFonts w:ascii="Calibri" w:eastAsia="Times New Roman" w:hAnsi="Calibri" w:cs="Times New Roman"/>
                    <w:bCs/>
                    <w:color w:val="000000"/>
                    <w:lang w:eastAsia="en-IE"/>
                    <w:rPrChange w:id="2944" w:author="Coilin" w:date="2016-03-24T10:28:00Z">
                      <w:rPr>
                        <w:rFonts w:ascii="Calibri" w:eastAsia="Times New Roman" w:hAnsi="Calibri" w:cs="Times New Roman"/>
                        <w:b/>
                        <w:bCs/>
                        <w:color w:val="000000"/>
                        <w:lang w:eastAsia="en-IE"/>
                      </w:rPr>
                    </w:rPrChange>
                  </w:rPr>
                  <w:delText>SI x CL</w:delText>
                </w:r>
              </w:del>
            </w:ins>
          </w:p>
          <w:p w14:paraId="0740E56B" w14:textId="55981E32" w:rsidR="00B30F13" w:rsidRPr="006E1E2A" w:rsidDel="00DE72A5" w:rsidRDefault="00B30F13" w:rsidP="00B30F13">
            <w:pPr>
              <w:spacing w:after="0" w:line="240" w:lineRule="auto"/>
              <w:jc w:val="center"/>
              <w:rPr>
                <w:ins w:id="2945" w:author="Coilin" w:date="2016-03-24T10:25:00Z"/>
                <w:del w:id="2946" w:author="Windows User" w:date="2016-04-13T16:57:00Z"/>
                <w:rFonts w:ascii="Calibri" w:eastAsia="Times New Roman" w:hAnsi="Calibri" w:cs="Times New Roman"/>
                <w:bCs/>
                <w:color w:val="000000"/>
                <w:lang w:eastAsia="en-IE"/>
                <w:rPrChange w:id="2947" w:author="Coilin" w:date="2016-03-24T10:28:00Z">
                  <w:rPr>
                    <w:ins w:id="2948" w:author="Coilin" w:date="2016-03-24T10:25:00Z"/>
                    <w:del w:id="2949" w:author="Windows User" w:date="2016-04-13T16:57:00Z"/>
                    <w:rFonts w:ascii="Calibri" w:eastAsia="Times New Roman" w:hAnsi="Calibri" w:cs="Times New Roman"/>
                    <w:b/>
                    <w:bCs/>
                    <w:color w:val="000000"/>
                    <w:lang w:eastAsia="en-IE"/>
                  </w:rPr>
                </w:rPrChange>
              </w:rPr>
            </w:pPr>
            <w:ins w:id="2950" w:author="Coilin" w:date="2016-03-24T10:25:00Z">
              <w:del w:id="2951" w:author="Windows User" w:date="2016-04-13T16:57:00Z">
                <w:r w:rsidRPr="006E1E2A" w:rsidDel="00DE72A5">
                  <w:rPr>
                    <w:rFonts w:ascii="Calibri" w:eastAsia="Times New Roman" w:hAnsi="Calibri" w:cs="Times New Roman"/>
                    <w:bCs/>
                    <w:color w:val="000000"/>
                    <w:lang w:eastAsia="en-IE"/>
                    <w:rPrChange w:id="2952" w:author="Coilin" w:date="2016-03-24T10:28:00Z">
                      <w:rPr>
                        <w:rFonts w:ascii="Calibri" w:eastAsia="Times New Roman" w:hAnsi="Calibri" w:cs="Times New Roman"/>
                        <w:b/>
                        <w:bCs/>
                        <w:color w:val="000000"/>
                        <w:lang w:eastAsia="en-IE"/>
                      </w:rPr>
                    </w:rPrChange>
                  </w:rPr>
                  <w:delText>(ρ</w:delText>
                </w:r>
                <w:r w:rsidRPr="006E1E2A" w:rsidDel="00DE72A5">
                  <w:rPr>
                    <w:rFonts w:ascii="Calibri" w:eastAsia="Times New Roman" w:hAnsi="Calibri" w:cs="Times New Roman"/>
                    <w:bCs/>
                    <w:color w:val="000000"/>
                    <w:vertAlign w:val="subscript"/>
                    <w:lang w:eastAsia="en-IE"/>
                    <w:rPrChange w:id="2953" w:author="Coilin" w:date="2016-03-24T10:28:00Z">
                      <w:rPr>
                        <w:rFonts w:ascii="Calibri" w:eastAsia="Times New Roman" w:hAnsi="Calibri" w:cs="Times New Roman"/>
                        <w:b/>
                        <w:bCs/>
                        <w:color w:val="000000"/>
                        <w:vertAlign w:val="subscript"/>
                        <w:lang w:eastAsia="en-IE"/>
                      </w:rPr>
                    </w:rPrChange>
                  </w:rPr>
                  <w:delText>2</w:delText>
                </w:r>
                <w:r w:rsidRPr="006E1E2A" w:rsidDel="00DE72A5">
                  <w:rPr>
                    <w:rFonts w:ascii="Calibri" w:eastAsia="Times New Roman" w:hAnsi="Calibri" w:cs="Times New Roman"/>
                    <w:bCs/>
                    <w:color w:val="000000"/>
                    <w:lang w:eastAsia="en-IE"/>
                    <w:rPrChange w:id="2954"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5FADF1EA" w14:textId="5BC01667" w:rsidR="00B30F13" w:rsidDel="00DE72A5" w:rsidRDefault="00B30F13" w:rsidP="00B30F13">
            <w:pPr>
              <w:spacing w:after="0" w:line="240" w:lineRule="auto"/>
              <w:jc w:val="center"/>
              <w:rPr>
                <w:ins w:id="2955" w:author="Coilin" w:date="2016-03-24T10:25:00Z"/>
                <w:del w:id="2956" w:author="Windows User" w:date="2016-04-13T16:57:00Z"/>
                <w:rFonts w:ascii="Calibri" w:eastAsia="Times New Roman" w:hAnsi="Calibri" w:cs="Times New Roman"/>
                <w:color w:val="000000"/>
                <w:lang w:eastAsia="en-IE"/>
              </w:rPr>
            </w:pPr>
            <w:ins w:id="2957" w:author="Coilin" w:date="2016-03-24T10:25:00Z">
              <w:del w:id="2958" w:author="Windows User" w:date="2016-04-13T16:57:00Z">
                <w:r w:rsidRPr="00674074" w:rsidDel="00DE72A5">
                  <w:rPr>
                    <w:rFonts w:ascii="Calibri" w:eastAsia="Times New Roman" w:hAnsi="Calibri" w:cs="Times New Roman"/>
                    <w:color w:val="000000"/>
                    <w:lang w:eastAsia="en-IE"/>
                  </w:rPr>
                  <w:delText>0.036</w:delText>
                </w:r>
              </w:del>
            </w:ins>
          </w:p>
          <w:p w14:paraId="2F26991E" w14:textId="73286035" w:rsidR="00B30F13" w:rsidRPr="00674074" w:rsidDel="00DE72A5" w:rsidRDefault="00B30F13" w:rsidP="00B30F13">
            <w:pPr>
              <w:spacing w:after="0" w:line="240" w:lineRule="auto"/>
              <w:jc w:val="center"/>
              <w:rPr>
                <w:ins w:id="2959" w:author="Coilin" w:date="2016-03-24T10:25:00Z"/>
                <w:del w:id="2960" w:author="Windows User" w:date="2016-04-13T16:57:00Z"/>
                <w:rFonts w:ascii="Calibri" w:eastAsia="Times New Roman" w:hAnsi="Calibri" w:cs="Times New Roman"/>
                <w:color w:val="000000"/>
                <w:lang w:eastAsia="en-IE"/>
              </w:rPr>
            </w:pPr>
            <w:ins w:id="2961" w:author="Coilin" w:date="2016-03-24T10:25:00Z">
              <w:del w:id="2962" w:author="Windows User" w:date="2016-04-13T16:57:00Z">
                <w:r w:rsidRPr="00674074" w:rsidDel="00DE72A5">
                  <w:rPr>
                    <w:rFonts w:ascii="Calibri" w:eastAsia="Times New Roman" w:hAnsi="Calibri" w:cs="Times New Roman"/>
                    <w:color w:val="000000"/>
                    <w:lang w:eastAsia="en-IE"/>
                  </w:rPr>
                  <w:delText>(0.058)</w:delText>
                </w:r>
              </w:del>
            </w:ins>
          </w:p>
        </w:tc>
      </w:tr>
      <w:tr w:rsidR="00B30F13" w:rsidRPr="00674074" w:rsidDel="00DE72A5" w14:paraId="32FBA138" w14:textId="717BB74A" w:rsidTr="005C7273">
        <w:trPr>
          <w:trHeight w:val="300"/>
          <w:ins w:id="2963" w:author="Coilin" w:date="2016-03-24T10:25:00Z"/>
          <w:del w:id="2964" w:author="Windows User" w:date="2016-04-13T16:57:00Z"/>
        </w:trPr>
        <w:tc>
          <w:tcPr>
            <w:tcW w:w="2425" w:type="dxa"/>
            <w:noWrap/>
            <w:hideMark/>
          </w:tcPr>
          <w:p w14:paraId="2B8A82B5" w14:textId="62E5F75C" w:rsidR="00B30F13" w:rsidRPr="006E1E2A" w:rsidDel="00DE72A5" w:rsidRDefault="00B30F13">
            <w:pPr>
              <w:spacing w:after="0" w:line="240" w:lineRule="auto"/>
              <w:rPr>
                <w:ins w:id="2965" w:author="Coilin" w:date="2016-03-24T10:25:00Z"/>
                <w:del w:id="2966" w:author="Windows User" w:date="2016-04-13T16:57:00Z"/>
                <w:rFonts w:ascii="Calibri" w:eastAsia="Times New Roman" w:hAnsi="Calibri" w:cs="Times New Roman"/>
                <w:bCs/>
                <w:color w:val="000000"/>
                <w:lang w:eastAsia="en-IE"/>
                <w:rPrChange w:id="2967" w:author="Coilin" w:date="2016-03-24T10:28:00Z">
                  <w:rPr>
                    <w:ins w:id="2968" w:author="Coilin" w:date="2016-03-24T10:25:00Z"/>
                    <w:del w:id="2969" w:author="Windows User" w:date="2016-04-13T16:57:00Z"/>
                    <w:rFonts w:ascii="Calibri" w:eastAsia="Times New Roman" w:hAnsi="Calibri" w:cs="Times New Roman"/>
                    <w:b/>
                    <w:bCs/>
                    <w:color w:val="000000"/>
                    <w:lang w:eastAsia="en-IE"/>
                  </w:rPr>
                </w:rPrChange>
              </w:rPr>
              <w:pPrChange w:id="2970" w:author="Coilin" w:date="2016-03-24T10:27:00Z">
                <w:pPr>
                  <w:spacing w:after="0" w:line="240" w:lineRule="auto"/>
                  <w:jc w:val="center"/>
                </w:pPr>
              </w:pPrChange>
            </w:pPr>
            <w:ins w:id="2971" w:author="Coilin" w:date="2016-03-24T10:25:00Z">
              <w:del w:id="2972" w:author="Windows User" w:date="2016-04-13T16:57:00Z">
                <w:r w:rsidRPr="006E1E2A" w:rsidDel="00DE72A5">
                  <w:rPr>
                    <w:rFonts w:ascii="Calibri" w:eastAsia="Times New Roman" w:hAnsi="Calibri" w:cs="Times New Roman"/>
                    <w:bCs/>
                    <w:color w:val="000000"/>
                    <w:lang w:eastAsia="en-IE"/>
                    <w:rPrChange w:id="2973" w:author="Coilin" w:date="2016-03-24T10:28:00Z">
                      <w:rPr>
                        <w:rFonts w:ascii="Calibri" w:eastAsia="Times New Roman" w:hAnsi="Calibri" w:cs="Times New Roman"/>
                        <w:b/>
                        <w:bCs/>
                        <w:color w:val="000000"/>
                        <w:lang w:eastAsia="en-IE"/>
                      </w:rPr>
                    </w:rPrChange>
                  </w:rPr>
                  <w:delText>SO x CL</w:delText>
                </w:r>
              </w:del>
            </w:ins>
          </w:p>
          <w:p w14:paraId="7BC534F0" w14:textId="5D6E270B" w:rsidR="00B30F13" w:rsidRPr="006E1E2A" w:rsidDel="00DE72A5" w:rsidRDefault="00B30F13" w:rsidP="00B30F13">
            <w:pPr>
              <w:spacing w:after="0" w:line="240" w:lineRule="auto"/>
              <w:jc w:val="center"/>
              <w:rPr>
                <w:ins w:id="2974" w:author="Coilin" w:date="2016-03-24T10:25:00Z"/>
                <w:del w:id="2975" w:author="Windows User" w:date="2016-04-13T16:57:00Z"/>
                <w:rFonts w:ascii="Calibri" w:eastAsia="Times New Roman" w:hAnsi="Calibri" w:cs="Times New Roman"/>
                <w:bCs/>
                <w:color w:val="000000"/>
                <w:lang w:eastAsia="en-IE"/>
                <w:rPrChange w:id="2976" w:author="Coilin" w:date="2016-03-24T10:28:00Z">
                  <w:rPr>
                    <w:ins w:id="2977" w:author="Coilin" w:date="2016-03-24T10:25:00Z"/>
                    <w:del w:id="2978" w:author="Windows User" w:date="2016-04-13T16:57:00Z"/>
                    <w:rFonts w:ascii="Calibri" w:eastAsia="Times New Roman" w:hAnsi="Calibri" w:cs="Times New Roman"/>
                    <w:b/>
                    <w:bCs/>
                    <w:color w:val="000000"/>
                    <w:lang w:eastAsia="en-IE"/>
                  </w:rPr>
                </w:rPrChange>
              </w:rPr>
            </w:pPr>
            <w:ins w:id="2979" w:author="Coilin" w:date="2016-03-24T10:25:00Z">
              <w:del w:id="2980" w:author="Windows User" w:date="2016-04-13T16:57:00Z">
                <w:r w:rsidRPr="006E1E2A" w:rsidDel="00DE72A5">
                  <w:rPr>
                    <w:rFonts w:ascii="Calibri" w:eastAsia="Times New Roman" w:hAnsi="Calibri" w:cs="Times New Roman"/>
                    <w:bCs/>
                    <w:color w:val="000000"/>
                    <w:lang w:eastAsia="en-IE"/>
                    <w:rPrChange w:id="2981" w:author="Coilin" w:date="2016-03-24T10:28:00Z">
                      <w:rPr>
                        <w:rFonts w:ascii="Calibri" w:eastAsia="Times New Roman" w:hAnsi="Calibri" w:cs="Times New Roman"/>
                        <w:b/>
                        <w:bCs/>
                        <w:color w:val="000000"/>
                        <w:lang w:eastAsia="en-IE"/>
                      </w:rPr>
                    </w:rPrChange>
                  </w:rPr>
                  <w:delText>(ρ</w:delText>
                </w:r>
                <w:r w:rsidRPr="006E1E2A" w:rsidDel="00DE72A5">
                  <w:rPr>
                    <w:rFonts w:ascii="Calibri" w:eastAsia="Times New Roman" w:hAnsi="Calibri" w:cs="Times New Roman"/>
                    <w:bCs/>
                    <w:color w:val="000000"/>
                    <w:vertAlign w:val="subscript"/>
                    <w:lang w:eastAsia="en-IE"/>
                    <w:rPrChange w:id="2982" w:author="Coilin" w:date="2016-03-24T10:28:00Z">
                      <w:rPr>
                        <w:rFonts w:ascii="Calibri" w:eastAsia="Times New Roman" w:hAnsi="Calibri" w:cs="Times New Roman"/>
                        <w:b/>
                        <w:bCs/>
                        <w:color w:val="000000"/>
                        <w:vertAlign w:val="subscript"/>
                        <w:lang w:eastAsia="en-IE"/>
                      </w:rPr>
                    </w:rPrChange>
                  </w:rPr>
                  <w:delText>3</w:delText>
                </w:r>
                <w:r w:rsidRPr="006E1E2A" w:rsidDel="00DE72A5">
                  <w:rPr>
                    <w:rFonts w:ascii="Calibri" w:eastAsia="Times New Roman" w:hAnsi="Calibri" w:cs="Times New Roman"/>
                    <w:bCs/>
                    <w:color w:val="000000"/>
                    <w:lang w:eastAsia="en-IE"/>
                    <w:rPrChange w:id="2983" w:author="Coilin" w:date="2016-03-24T10:28:00Z">
                      <w:rPr>
                        <w:rFonts w:ascii="Calibri" w:eastAsia="Times New Roman" w:hAnsi="Calibri" w:cs="Times New Roman"/>
                        <w:b/>
                        <w:bCs/>
                        <w:color w:val="000000"/>
                        <w:lang w:eastAsia="en-IE"/>
                      </w:rPr>
                    </w:rPrChange>
                  </w:rPr>
                  <w:delText>)</w:delText>
                </w:r>
              </w:del>
            </w:ins>
          </w:p>
        </w:tc>
        <w:tc>
          <w:tcPr>
            <w:tcW w:w="5247" w:type="dxa"/>
            <w:gridSpan w:val="7"/>
            <w:noWrap/>
            <w:hideMark/>
          </w:tcPr>
          <w:p w14:paraId="578CDD90" w14:textId="5FA66D7D" w:rsidR="00B30F13" w:rsidDel="00DE72A5" w:rsidRDefault="00B30F13" w:rsidP="00B30F13">
            <w:pPr>
              <w:spacing w:after="0" w:line="240" w:lineRule="auto"/>
              <w:jc w:val="center"/>
              <w:rPr>
                <w:ins w:id="2984" w:author="Coilin" w:date="2016-03-24T10:25:00Z"/>
                <w:del w:id="2985" w:author="Windows User" w:date="2016-04-13T16:57:00Z"/>
                <w:rFonts w:ascii="Calibri" w:eastAsia="Times New Roman" w:hAnsi="Calibri" w:cs="Times New Roman"/>
                <w:color w:val="000000"/>
                <w:lang w:eastAsia="en-IE"/>
              </w:rPr>
            </w:pPr>
            <w:ins w:id="2986" w:author="Coilin" w:date="2016-03-24T10:25:00Z">
              <w:del w:id="2987" w:author="Windows User" w:date="2016-04-13T16:57:00Z">
                <w:r w:rsidRPr="00674074" w:rsidDel="00DE72A5">
                  <w:rPr>
                    <w:rFonts w:ascii="Calibri" w:eastAsia="Times New Roman" w:hAnsi="Calibri" w:cs="Times New Roman"/>
                    <w:color w:val="000000"/>
                    <w:lang w:eastAsia="en-IE"/>
                  </w:rPr>
                  <w:delText>0.153</w:delText>
                </w:r>
              </w:del>
            </w:ins>
          </w:p>
          <w:p w14:paraId="521CB940" w14:textId="0EC332AC" w:rsidR="00B30F13" w:rsidRPr="00674074" w:rsidDel="00DE72A5" w:rsidRDefault="00B30F13" w:rsidP="00B30F13">
            <w:pPr>
              <w:spacing w:after="0" w:line="240" w:lineRule="auto"/>
              <w:jc w:val="center"/>
              <w:rPr>
                <w:ins w:id="2988" w:author="Coilin" w:date="2016-03-24T10:25:00Z"/>
                <w:del w:id="2989" w:author="Windows User" w:date="2016-04-13T16:57:00Z"/>
                <w:rFonts w:ascii="Calibri" w:eastAsia="Times New Roman" w:hAnsi="Calibri" w:cs="Times New Roman"/>
                <w:color w:val="000000"/>
                <w:lang w:eastAsia="en-IE"/>
              </w:rPr>
            </w:pPr>
            <w:ins w:id="2990" w:author="Coilin" w:date="2016-03-24T10:25:00Z">
              <w:del w:id="2991" w:author="Windows User" w:date="2016-04-13T16:57:00Z">
                <w:r w:rsidRPr="00674074" w:rsidDel="00DE72A5">
                  <w:rPr>
                    <w:rFonts w:ascii="Calibri" w:eastAsia="Times New Roman" w:hAnsi="Calibri" w:cs="Times New Roman"/>
                    <w:color w:val="000000"/>
                    <w:lang w:eastAsia="en-IE"/>
                  </w:rPr>
                  <w:delText>(0.05)</w:delText>
                </w:r>
              </w:del>
            </w:ins>
          </w:p>
        </w:tc>
      </w:tr>
      <w:tr w:rsidR="00B30F13" w:rsidRPr="00674074" w:rsidDel="00DE72A5" w14:paraId="65D48441" w14:textId="17BF4BC0" w:rsidTr="005C7273">
        <w:trPr>
          <w:trHeight w:val="300"/>
          <w:ins w:id="2992" w:author="Coilin" w:date="2016-03-24T10:25:00Z"/>
          <w:del w:id="2993" w:author="Windows User" w:date="2016-04-13T16:57:00Z"/>
        </w:trPr>
        <w:tc>
          <w:tcPr>
            <w:tcW w:w="2425" w:type="dxa"/>
            <w:noWrap/>
            <w:hideMark/>
          </w:tcPr>
          <w:p w14:paraId="7A64BA6E" w14:textId="323384AD" w:rsidR="00B30F13" w:rsidRPr="006E1E2A" w:rsidDel="00DE72A5" w:rsidRDefault="00B30F13">
            <w:pPr>
              <w:spacing w:after="0" w:line="240" w:lineRule="auto"/>
              <w:rPr>
                <w:ins w:id="2994" w:author="Coilin" w:date="2016-03-24T10:25:00Z"/>
                <w:del w:id="2995" w:author="Windows User" w:date="2016-04-13T16:57:00Z"/>
                <w:rFonts w:ascii="Calibri" w:eastAsia="Times New Roman" w:hAnsi="Calibri" w:cs="Times New Roman"/>
                <w:bCs/>
                <w:color w:val="000000"/>
                <w:lang w:eastAsia="en-IE"/>
                <w:rPrChange w:id="2996" w:author="Coilin" w:date="2016-03-24T10:28:00Z">
                  <w:rPr>
                    <w:ins w:id="2997" w:author="Coilin" w:date="2016-03-24T10:25:00Z"/>
                    <w:del w:id="2998" w:author="Windows User" w:date="2016-04-13T16:57:00Z"/>
                    <w:rFonts w:ascii="Calibri" w:eastAsia="Times New Roman" w:hAnsi="Calibri" w:cs="Times New Roman"/>
                    <w:b/>
                    <w:bCs/>
                    <w:color w:val="000000"/>
                    <w:lang w:eastAsia="en-IE"/>
                  </w:rPr>
                </w:rPrChange>
              </w:rPr>
              <w:pPrChange w:id="2999" w:author="Coilin" w:date="2016-03-24T10:27:00Z">
                <w:pPr>
                  <w:spacing w:after="0" w:line="240" w:lineRule="auto"/>
                  <w:jc w:val="center"/>
                </w:pPr>
              </w:pPrChange>
            </w:pPr>
            <w:ins w:id="3000" w:author="Coilin" w:date="2016-03-24T10:25:00Z">
              <w:del w:id="3001" w:author="Windows User" w:date="2016-04-13T16:57:00Z">
                <w:r w:rsidRPr="006E1E2A" w:rsidDel="00DE72A5">
                  <w:rPr>
                    <w:rFonts w:ascii="Calibri" w:eastAsia="Times New Roman" w:hAnsi="Calibri" w:cs="Times New Roman"/>
                    <w:bCs/>
                    <w:color w:val="000000"/>
                    <w:lang w:eastAsia="en-IE"/>
                    <w:rPrChange w:id="3002" w:author="Coilin" w:date="2016-03-24T10:28:00Z">
                      <w:rPr>
                        <w:rFonts w:ascii="Calibri" w:eastAsia="Times New Roman" w:hAnsi="Calibri" w:cs="Times New Roman"/>
                        <w:b/>
                        <w:bCs/>
                        <w:color w:val="000000"/>
                        <w:lang w:eastAsia="en-IE"/>
                      </w:rPr>
                    </w:rPrChange>
                  </w:rPr>
                  <w:delText>Cod-end weight (W)*</w:delText>
                </w:r>
              </w:del>
            </w:ins>
          </w:p>
          <w:p w14:paraId="05510D0B" w14:textId="3D1631BC" w:rsidR="00B30F13" w:rsidRPr="006E1E2A" w:rsidDel="00DE72A5" w:rsidRDefault="00B30F13" w:rsidP="00B30F13">
            <w:pPr>
              <w:spacing w:after="0" w:line="240" w:lineRule="auto"/>
              <w:jc w:val="center"/>
              <w:rPr>
                <w:ins w:id="3003" w:author="Coilin" w:date="2016-03-24T10:25:00Z"/>
                <w:del w:id="3004" w:author="Windows User" w:date="2016-04-13T16:57:00Z"/>
                <w:rFonts w:ascii="Calibri" w:eastAsia="Times New Roman" w:hAnsi="Calibri" w:cs="Times New Roman"/>
                <w:bCs/>
                <w:color w:val="000000"/>
                <w:lang w:eastAsia="en-IE"/>
                <w:rPrChange w:id="3005" w:author="Coilin" w:date="2016-03-24T10:28:00Z">
                  <w:rPr>
                    <w:ins w:id="3006" w:author="Coilin" w:date="2016-03-24T10:25:00Z"/>
                    <w:del w:id="3007" w:author="Windows User" w:date="2016-04-13T16:57:00Z"/>
                    <w:rFonts w:ascii="Calibri" w:eastAsia="Times New Roman" w:hAnsi="Calibri" w:cs="Times New Roman"/>
                    <w:b/>
                    <w:bCs/>
                    <w:color w:val="000000"/>
                    <w:lang w:eastAsia="en-IE"/>
                  </w:rPr>
                </w:rPrChange>
              </w:rPr>
            </w:pPr>
            <w:ins w:id="3008" w:author="Coilin" w:date="2016-03-24T10:25:00Z">
              <w:del w:id="3009" w:author="Windows User" w:date="2016-04-13T16:57:00Z">
                <w:r w:rsidRPr="006E1E2A" w:rsidDel="00DE72A5">
                  <w:rPr>
                    <w:rFonts w:ascii="Calibri" w:eastAsia="Times New Roman" w:hAnsi="Calibri" w:cs="Times New Roman"/>
                    <w:bCs/>
                    <w:color w:val="000000"/>
                    <w:lang w:eastAsia="en-IE"/>
                    <w:rPrChange w:id="3010" w:author="Coilin" w:date="2016-03-24T10:28:00Z">
                      <w:rPr>
                        <w:rFonts w:ascii="Calibri" w:eastAsia="Times New Roman" w:hAnsi="Calibri" w:cs="Times New Roman"/>
                        <w:b/>
                        <w:bCs/>
                        <w:color w:val="000000"/>
                        <w:lang w:eastAsia="en-IE"/>
                      </w:rPr>
                    </w:rPrChange>
                  </w:rPr>
                  <w:delText>(γ</w:delText>
                </w:r>
                <w:r w:rsidRPr="006E1E2A" w:rsidDel="00DE72A5">
                  <w:rPr>
                    <w:rFonts w:ascii="Calibri" w:eastAsia="Times New Roman" w:hAnsi="Calibri" w:cs="Times New Roman"/>
                    <w:bCs/>
                    <w:color w:val="000000"/>
                    <w:vertAlign w:val="subscript"/>
                    <w:lang w:eastAsia="en-IE"/>
                    <w:rPrChange w:id="3011" w:author="Coilin" w:date="2016-03-24T10:28:00Z">
                      <w:rPr>
                        <w:rFonts w:ascii="Calibri" w:eastAsia="Times New Roman" w:hAnsi="Calibri" w:cs="Times New Roman"/>
                        <w:b/>
                        <w:bCs/>
                        <w:color w:val="000000"/>
                        <w:vertAlign w:val="subscript"/>
                        <w:lang w:eastAsia="en-IE"/>
                      </w:rPr>
                    </w:rPrChange>
                  </w:rPr>
                  <w:delText>1</w:delText>
                </w:r>
                <w:r w:rsidRPr="006E1E2A" w:rsidDel="00DE72A5">
                  <w:rPr>
                    <w:rFonts w:ascii="Calibri" w:eastAsia="Times New Roman" w:hAnsi="Calibri" w:cs="Times New Roman"/>
                    <w:bCs/>
                    <w:color w:val="000000"/>
                    <w:lang w:eastAsia="en-IE"/>
                    <w:rPrChange w:id="3012" w:author="Coilin" w:date="2016-03-24T10:28:00Z">
                      <w:rPr>
                        <w:rFonts w:ascii="Calibri" w:eastAsia="Times New Roman" w:hAnsi="Calibri" w:cs="Times New Roman"/>
                        <w:b/>
                        <w:bCs/>
                        <w:color w:val="000000"/>
                        <w:lang w:eastAsia="en-IE"/>
                      </w:rPr>
                    </w:rPrChange>
                  </w:rPr>
                  <w:delText>)</w:delText>
                </w:r>
              </w:del>
            </w:ins>
          </w:p>
        </w:tc>
        <w:tc>
          <w:tcPr>
            <w:tcW w:w="1188" w:type="dxa"/>
            <w:noWrap/>
            <w:hideMark/>
          </w:tcPr>
          <w:p w14:paraId="116E14DF" w14:textId="77D5931E" w:rsidR="00B30F13" w:rsidDel="00DE72A5" w:rsidRDefault="00B30F13" w:rsidP="00B30F13">
            <w:pPr>
              <w:spacing w:after="0" w:line="240" w:lineRule="auto"/>
              <w:jc w:val="center"/>
              <w:rPr>
                <w:ins w:id="3013" w:author="Coilin" w:date="2016-03-24T10:25:00Z"/>
                <w:del w:id="3014" w:author="Windows User" w:date="2016-04-13T16:57:00Z"/>
                <w:rFonts w:ascii="Calibri" w:eastAsia="Times New Roman" w:hAnsi="Calibri" w:cs="Times New Roman"/>
                <w:color w:val="000000"/>
                <w:lang w:eastAsia="en-IE"/>
              </w:rPr>
            </w:pPr>
            <w:ins w:id="3015" w:author="Coilin" w:date="2016-03-24T10:25:00Z">
              <w:del w:id="3016" w:author="Windows User" w:date="2016-04-13T16:57:00Z">
                <w:r w:rsidRPr="00674074" w:rsidDel="00DE72A5">
                  <w:rPr>
                    <w:rFonts w:ascii="Calibri" w:eastAsia="Times New Roman" w:hAnsi="Calibri" w:cs="Times New Roman"/>
                    <w:color w:val="000000"/>
                    <w:lang w:eastAsia="en-IE"/>
                  </w:rPr>
                  <w:delText>0.774</w:delText>
                </w:r>
              </w:del>
            </w:ins>
          </w:p>
          <w:p w14:paraId="4723797E" w14:textId="5779D0BF" w:rsidR="00B30F13" w:rsidRPr="00674074" w:rsidDel="00DE72A5" w:rsidRDefault="00B30F13" w:rsidP="00B30F13">
            <w:pPr>
              <w:spacing w:after="0" w:line="240" w:lineRule="auto"/>
              <w:jc w:val="center"/>
              <w:rPr>
                <w:ins w:id="3017" w:author="Coilin" w:date="2016-03-24T10:25:00Z"/>
                <w:del w:id="3018" w:author="Windows User" w:date="2016-04-13T16:57:00Z"/>
                <w:rFonts w:ascii="Calibri" w:eastAsia="Times New Roman" w:hAnsi="Calibri" w:cs="Times New Roman"/>
                <w:color w:val="000000"/>
                <w:lang w:eastAsia="en-IE"/>
              </w:rPr>
            </w:pPr>
            <w:ins w:id="3019" w:author="Coilin" w:date="2016-03-24T10:25:00Z">
              <w:del w:id="3020" w:author="Windows User" w:date="2016-04-13T16:57:00Z">
                <w:r w:rsidRPr="00674074" w:rsidDel="00DE72A5">
                  <w:rPr>
                    <w:rFonts w:ascii="Calibri" w:eastAsia="Times New Roman" w:hAnsi="Calibri" w:cs="Times New Roman"/>
                    <w:color w:val="000000"/>
                    <w:lang w:eastAsia="en-IE"/>
                  </w:rPr>
                  <w:delText>(0.169)</w:delText>
                </w:r>
              </w:del>
            </w:ins>
          </w:p>
        </w:tc>
        <w:tc>
          <w:tcPr>
            <w:tcW w:w="1353" w:type="dxa"/>
            <w:gridSpan w:val="2"/>
            <w:noWrap/>
            <w:hideMark/>
          </w:tcPr>
          <w:p w14:paraId="36F89F61" w14:textId="7ACBC051" w:rsidR="00B30F13" w:rsidDel="00DE72A5" w:rsidRDefault="00B30F13" w:rsidP="00B30F13">
            <w:pPr>
              <w:spacing w:after="0" w:line="240" w:lineRule="auto"/>
              <w:jc w:val="center"/>
              <w:rPr>
                <w:ins w:id="3021" w:author="Coilin" w:date="2016-03-24T10:25:00Z"/>
                <w:del w:id="3022" w:author="Windows User" w:date="2016-04-13T16:57:00Z"/>
                <w:rFonts w:ascii="Calibri" w:eastAsia="Times New Roman" w:hAnsi="Calibri" w:cs="Times New Roman"/>
                <w:color w:val="000000"/>
                <w:lang w:eastAsia="en-IE"/>
              </w:rPr>
            </w:pPr>
            <w:ins w:id="3023" w:author="Coilin" w:date="2016-03-24T11:20:00Z">
              <w:del w:id="3024" w:author="Windows User" w:date="2016-04-13T16:57:00Z">
                <w:r w:rsidDel="00DE72A5">
                  <w:rPr>
                    <w:rFonts w:ascii="Calibri" w:eastAsia="Times New Roman" w:hAnsi="Calibri" w:cs="Times New Roman"/>
                    <w:color w:val="000000"/>
                    <w:lang w:eastAsia="en-IE"/>
                  </w:rPr>
                  <w:delText>-</w:delText>
                </w:r>
              </w:del>
            </w:ins>
            <w:ins w:id="3025" w:author="Coilin" w:date="2016-03-24T10:25:00Z">
              <w:del w:id="3026" w:author="Windows User" w:date="2016-04-13T16:57:00Z">
                <w:r w:rsidRPr="00674074" w:rsidDel="00DE72A5">
                  <w:rPr>
                    <w:rFonts w:ascii="Calibri" w:eastAsia="Times New Roman" w:hAnsi="Calibri" w:cs="Times New Roman"/>
                    <w:color w:val="000000"/>
                    <w:lang w:eastAsia="en-IE"/>
                  </w:rPr>
                  <w:delText>0.253</w:delText>
                </w:r>
              </w:del>
            </w:ins>
          </w:p>
          <w:p w14:paraId="7B072673" w14:textId="759DDBD5" w:rsidR="00B30F13" w:rsidRPr="00674074" w:rsidDel="00DE72A5" w:rsidRDefault="00B30F13" w:rsidP="00B30F13">
            <w:pPr>
              <w:spacing w:after="0" w:line="240" w:lineRule="auto"/>
              <w:jc w:val="center"/>
              <w:rPr>
                <w:ins w:id="3027" w:author="Coilin" w:date="2016-03-24T10:25:00Z"/>
                <w:del w:id="3028" w:author="Windows User" w:date="2016-04-13T16:57:00Z"/>
                <w:rFonts w:ascii="Calibri" w:eastAsia="Times New Roman" w:hAnsi="Calibri" w:cs="Times New Roman"/>
                <w:color w:val="000000"/>
                <w:lang w:eastAsia="en-IE"/>
              </w:rPr>
            </w:pPr>
            <w:ins w:id="3029" w:author="Coilin" w:date="2016-03-24T10:25:00Z">
              <w:del w:id="3030" w:author="Windows User" w:date="2016-04-13T16:57:00Z">
                <w:r w:rsidRPr="00674074" w:rsidDel="00DE72A5">
                  <w:rPr>
                    <w:rFonts w:ascii="Calibri" w:eastAsia="Times New Roman" w:hAnsi="Calibri" w:cs="Times New Roman"/>
                    <w:color w:val="000000"/>
                    <w:lang w:eastAsia="en-IE"/>
                  </w:rPr>
                  <w:delText>(0.204)</w:delText>
                </w:r>
              </w:del>
            </w:ins>
          </w:p>
        </w:tc>
        <w:tc>
          <w:tcPr>
            <w:tcW w:w="1353" w:type="dxa"/>
            <w:gridSpan w:val="2"/>
            <w:noWrap/>
            <w:hideMark/>
          </w:tcPr>
          <w:p w14:paraId="5C5AFE4A" w14:textId="6D60FE99" w:rsidR="00B30F13" w:rsidDel="00DE72A5" w:rsidRDefault="00B30F13" w:rsidP="00B30F13">
            <w:pPr>
              <w:spacing w:after="0" w:line="240" w:lineRule="auto"/>
              <w:jc w:val="center"/>
              <w:rPr>
                <w:ins w:id="3031" w:author="Coilin" w:date="2016-03-24T10:25:00Z"/>
                <w:del w:id="3032" w:author="Windows User" w:date="2016-04-13T16:57:00Z"/>
                <w:rFonts w:ascii="Calibri" w:eastAsia="Times New Roman" w:hAnsi="Calibri" w:cs="Times New Roman"/>
                <w:color w:val="000000"/>
                <w:lang w:eastAsia="en-IE"/>
              </w:rPr>
            </w:pPr>
            <w:ins w:id="3033" w:author="Coilin" w:date="2016-03-24T10:25:00Z">
              <w:del w:id="3034" w:author="Windows User" w:date="2016-04-13T16:57:00Z">
                <w:r w:rsidRPr="00674074" w:rsidDel="00DE72A5">
                  <w:rPr>
                    <w:rFonts w:ascii="Calibri" w:eastAsia="Times New Roman" w:hAnsi="Calibri" w:cs="Times New Roman"/>
                    <w:color w:val="000000"/>
                    <w:lang w:eastAsia="en-IE"/>
                  </w:rPr>
                  <w:delText>0.626</w:delText>
                </w:r>
              </w:del>
            </w:ins>
          </w:p>
          <w:p w14:paraId="29DA481B" w14:textId="3D142A6B" w:rsidR="00B30F13" w:rsidRPr="00674074" w:rsidDel="00DE72A5" w:rsidRDefault="00B30F13" w:rsidP="00B30F13">
            <w:pPr>
              <w:spacing w:after="0" w:line="240" w:lineRule="auto"/>
              <w:jc w:val="center"/>
              <w:rPr>
                <w:ins w:id="3035" w:author="Coilin" w:date="2016-03-24T10:25:00Z"/>
                <w:del w:id="3036" w:author="Windows User" w:date="2016-04-13T16:57:00Z"/>
                <w:rFonts w:ascii="Calibri" w:eastAsia="Times New Roman" w:hAnsi="Calibri" w:cs="Times New Roman"/>
                <w:color w:val="000000"/>
                <w:lang w:eastAsia="en-IE"/>
              </w:rPr>
            </w:pPr>
            <w:ins w:id="3037" w:author="Coilin" w:date="2016-03-24T10:25:00Z">
              <w:del w:id="3038" w:author="Windows User" w:date="2016-04-13T16:57:00Z">
                <w:r w:rsidRPr="00674074" w:rsidDel="00DE72A5">
                  <w:rPr>
                    <w:rFonts w:ascii="Calibri" w:eastAsia="Times New Roman" w:hAnsi="Calibri" w:cs="Times New Roman"/>
                    <w:color w:val="000000"/>
                    <w:lang w:eastAsia="en-IE"/>
                  </w:rPr>
                  <w:delText>(0.182)</w:delText>
                </w:r>
              </w:del>
            </w:ins>
          </w:p>
        </w:tc>
        <w:tc>
          <w:tcPr>
            <w:tcW w:w="1353" w:type="dxa"/>
            <w:gridSpan w:val="2"/>
            <w:noWrap/>
            <w:hideMark/>
          </w:tcPr>
          <w:p w14:paraId="360D0AE0" w14:textId="6C81E65B" w:rsidR="00B30F13" w:rsidDel="00DE72A5" w:rsidRDefault="00B30F13" w:rsidP="00B30F13">
            <w:pPr>
              <w:spacing w:after="0" w:line="240" w:lineRule="auto"/>
              <w:jc w:val="center"/>
              <w:rPr>
                <w:ins w:id="3039" w:author="Coilin" w:date="2016-03-24T10:25:00Z"/>
                <w:del w:id="3040" w:author="Windows User" w:date="2016-04-13T16:57:00Z"/>
                <w:rFonts w:ascii="Calibri" w:eastAsia="Times New Roman" w:hAnsi="Calibri" w:cs="Times New Roman"/>
                <w:color w:val="000000"/>
                <w:lang w:eastAsia="en-IE"/>
              </w:rPr>
            </w:pPr>
            <w:ins w:id="3041" w:author="Coilin" w:date="2016-03-24T10:25:00Z">
              <w:del w:id="3042" w:author="Windows User" w:date="2016-04-13T16:57:00Z">
                <w:r w:rsidRPr="00674074" w:rsidDel="00DE72A5">
                  <w:rPr>
                    <w:rFonts w:ascii="Calibri" w:eastAsia="Times New Roman" w:hAnsi="Calibri" w:cs="Times New Roman"/>
                    <w:color w:val="000000"/>
                    <w:lang w:eastAsia="en-IE"/>
                  </w:rPr>
                  <w:delText>0.393</w:delText>
                </w:r>
              </w:del>
            </w:ins>
          </w:p>
          <w:p w14:paraId="2D670FC3" w14:textId="4E6F1D2E" w:rsidR="00B30F13" w:rsidRPr="00674074" w:rsidDel="00DE72A5" w:rsidRDefault="00B30F13" w:rsidP="00B30F13">
            <w:pPr>
              <w:spacing w:after="0" w:line="240" w:lineRule="auto"/>
              <w:jc w:val="center"/>
              <w:rPr>
                <w:ins w:id="3043" w:author="Coilin" w:date="2016-03-24T10:25:00Z"/>
                <w:del w:id="3044" w:author="Windows User" w:date="2016-04-13T16:57:00Z"/>
                <w:rFonts w:ascii="Calibri" w:eastAsia="Times New Roman" w:hAnsi="Calibri" w:cs="Times New Roman"/>
                <w:color w:val="000000"/>
                <w:lang w:eastAsia="en-IE"/>
              </w:rPr>
            </w:pPr>
            <w:ins w:id="3045" w:author="Coilin" w:date="2016-03-24T10:25:00Z">
              <w:del w:id="3046" w:author="Windows User" w:date="2016-04-13T16:57:00Z">
                <w:r w:rsidRPr="00674074" w:rsidDel="00DE72A5">
                  <w:rPr>
                    <w:rFonts w:ascii="Calibri" w:eastAsia="Times New Roman" w:hAnsi="Calibri" w:cs="Times New Roman"/>
                    <w:color w:val="000000"/>
                    <w:lang w:eastAsia="en-IE"/>
                  </w:rPr>
                  <w:delText>(0.249)</w:delText>
                </w:r>
              </w:del>
            </w:ins>
          </w:p>
        </w:tc>
      </w:tr>
      <w:tr w:rsidR="00B30F13" w:rsidRPr="00674074" w:rsidDel="00DE72A5" w14:paraId="174D6679" w14:textId="38858910" w:rsidTr="005C7273">
        <w:trPr>
          <w:trHeight w:val="300"/>
          <w:ins w:id="3047" w:author="Coilin" w:date="2016-03-24T10:25:00Z"/>
          <w:del w:id="3048" w:author="Windows User" w:date="2016-04-13T16:57:00Z"/>
        </w:trPr>
        <w:tc>
          <w:tcPr>
            <w:tcW w:w="2425" w:type="dxa"/>
            <w:tcBorders>
              <w:bottom w:val="single" w:sz="4" w:space="0" w:color="auto"/>
            </w:tcBorders>
            <w:noWrap/>
            <w:hideMark/>
          </w:tcPr>
          <w:p w14:paraId="24E29858" w14:textId="20C9B6A8" w:rsidR="00B30F13" w:rsidRPr="006E1E2A" w:rsidDel="00DE72A5" w:rsidRDefault="00B30F13">
            <w:pPr>
              <w:spacing w:after="0" w:line="240" w:lineRule="auto"/>
              <w:rPr>
                <w:ins w:id="3049" w:author="Coilin" w:date="2016-03-24T10:25:00Z"/>
                <w:del w:id="3050" w:author="Windows User" w:date="2016-04-13T16:57:00Z"/>
                <w:rFonts w:ascii="Calibri" w:eastAsia="Times New Roman" w:hAnsi="Calibri" w:cs="Times New Roman"/>
                <w:bCs/>
                <w:color w:val="000000"/>
                <w:lang w:eastAsia="en-IE"/>
                <w:rPrChange w:id="3051" w:author="Coilin" w:date="2016-03-24T10:28:00Z">
                  <w:rPr>
                    <w:ins w:id="3052" w:author="Coilin" w:date="2016-03-24T10:25:00Z"/>
                    <w:del w:id="3053" w:author="Windows User" w:date="2016-04-13T16:57:00Z"/>
                    <w:rFonts w:ascii="Calibri" w:eastAsia="Times New Roman" w:hAnsi="Calibri" w:cs="Times New Roman"/>
                    <w:b/>
                    <w:bCs/>
                    <w:color w:val="000000"/>
                    <w:lang w:eastAsia="en-IE"/>
                  </w:rPr>
                </w:rPrChange>
              </w:rPr>
              <w:pPrChange w:id="3054" w:author="Coilin" w:date="2016-03-24T10:27:00Z">
                <w:pPr>
                  <w:spacing w:after="0" w:line="240" w:lineRule="auto"/>
                  <w:jc w:val="center"/>
                </w:pPr>
              </w:pPrChange>
            </w:pPr>
            <w:ins w:id="3055" w:author="Coilin" w:date="2016-03-24T10:25:00Z">
              <w:del w:id="3056" w:author="Windows User" w:date="2016-04-13T16:57:00Z">
                <w:r w:rsidRPr="006E1E2A" w:rsidDel="00DE72A5">
                  <w:rPr>
                    <w:rFonts w:ascii="Calibri" w:eastAsia="Times New Roman" w:hAnsi="Calibri" w:cs="Times New Roman"/>
                    <w:bCs/>
                    <w:color w:val="000000"/>
                    <w:lang w:eastAsia="en-IE"/>
                    <w:rPrChange w:id="3057" w:author="Coilin" w:date="2016-03-24T10:28:00Z">
                      <w:rPr>
                        <w:rFonts w:ascii="Calibri" w:eastAsia="Times New Roman" w:hAnsi="Calibri" w:cs="Times New Roman"/>
                        <w:b/>
                        <w:bCs/>
                        <w:color w:val="000000"/>
                        <w:lang w:eastAsia="en-IE"/>
                      </w:rPr>
                    </w:rPrChange>
                  </w:rPr>
                  <w:delText>W x CL*</w:delText>
                </w:r>
              </w:del>
            </w:ins>
          </w:p>
          <w:p w14:paraId="23FB1C92" w14:textId="5C969079" w:rsidR="00B30F13" w:rsidRPr="006E1E2A" w:rsidDel="00DE72A5" w:rsidRDefault="00B30F13" w:rsidP="00B30F13">
            <w:pPr>
              <w:spacing w:after="0" w:line="240" w:lineRule="auto"/>
              <w:jc w:val="center"/>
              <w:rPr>
                <w:ins w:id="3058" w:author="Coilin" w:date="2016-03-24T10:25:00Z"/>
                <w:del w:id="3059" w:author="Windows User" w:date="2016-04-13T16:57:00Z"/>
                <w:rFonts w:ascii="Calibri" w:eastAsia="Times New Roman" w:hAnsi="Calibri" w:cs="Times New Roman"/>
                <w:bCs/>
                <w:color w:val="000000"/>
                <w:lang w:eastAsia="en-IE"/>
                <w:rPrChange w:id="3060" w:author="Coilin" w:date="2016-03-24T10:28:00Z">
                  <w:rPr>
                    <w:ins w:id="3061" w:author="Coilin" w:date="2016-03-24T10:25:00Z"/>
                    <w:del w:id="3062" w:author="Windows User" w:date="2016-04-13T16:57:00Z"/>
                    <w:rFonts w:ascii="Calibri" w:eastAsia="Times New Roman" w:hAnsi="Calibri" w:cs="Times New Roman"/>
                    <w:b/>
                    <w:bCs/>
                    <w:color w:val="000000"/>
                    <w:lang w:eastAsia="en-IE"/>
                  </w:rPr>
                </w:rPrChange>
              </w:rPr>
            </w:pPr>
            <w:ins w:id="3063" w:author="Coilin" w:date="2016-03-24T10:25:00Z">
              <w:del w:id="3064" w:author="Windows User" w:date="2016-04-13T16:57:00Z">
                <w:r w:rsidRPr="006E1E2A" w:rsidDel="00DE72A5">
                  <w:rPr>
                    <w:rFonts w:ascii="Calibri" w:eastAsia="Times New Roman" w:hAnsi="Calibri" w:cs="Times New Roman"/>
                    <w:bCs/>
                    <w:color w:val="000000"/>
                    <w:lang w:eastAsia="en-IE"/>
                    <w:rPrChange w:id="3065" w:author="Coilin" w:date="2016-03-24T10:28:00Z">
                      <w:rPr>
                        <w:rFonts w:ascii="Calibri" w:eastAsia="Times New Roman" w:hAnsi="Calibri" w:cs="Times New Roman"/>
                        <w:b/>
                        <w:bCs/>
                        <w:color w:val="000000"/>
                        <w:lang w:eastAsia="en-IE"/>
                      </w:rPr>
                    </w:rPrChange>
                  </w:rPr>
                  <w:delText>(ρ</w:delText>
                </w:r>
                <w:r w:rsidRPr="006E1E2A" w:rsidDel="00DE72A5">
                  <w:rPr>
                    <w:rFonts w:ascii="Calibri" w:eastAsia="Times New Roman" w:hAnsi="Calibri" w:cs="Times New Roman"/>
                    <w:bCs/>
                    <w:color w:val="000000"/>
                    <w:vertAlign w:val="subscript"/>
                    <w:lang w:eastAsia="en-IE"/>
                    <w:rPrChange w:id="3066" w:author="Coilin" w:date="2016-03-24T10:28:00Z">
                      <w:rPr>
                        <w:rFonts w:ascii="Calibri" w:eastAsia="Times New Roman" w:hAnsi="Calibri" w:cs="Times New Roman"/>
                        <w:b/>
                        <w:bCs/>
                        <w:color w:val="000000"/>
                        <w:vertAlign w:val="subscript"/>
                        <w:lang w:eastAsia="en-IE"/>
                      </w:rPr>
                    </w:rPrChange>
                  </w:rPr>
                  <w:delText>4,j</w:delText>
                </w:r>
                <w:r w:rsidRPr="006E1E2A" w:rsidDel="00DE72A5">
                  <w:rPr>
                    <w:rFonts w:ascii="Calibri" w:eastAsia="Times New Roman" w:hAnsi="Calibri" w:cs="Times New Roman"/>
                    <w:bCs/>
                    <w:color w:val="000000"/>
                    <w:lang w:eastAsia="en-IE"/>
                    <w:rPrChange w:id="3067" w:author="Coilin" w:date="2016-03-24T10:28:00Z">
                      <w:rPr>
                        <w:rFonts w:ascii="Calibri" w:eastAsia="Times New Roman" w:hAnsi="Calibri" w:cs="Times New Roman"/>
                        <w:b/>
                        <w:bCs/>
                        <w:color w:val="000000"/>
                        <w:lang w:eastAsia="en-IE"/>
                      </w:rPr>
                    </w:rPrChange>
                  </w:rPr>
                  <w:delText>)</w:delText>
                </w:r>
              </w:del>
            </w:ins>
          </w:p>
        </w:tc>
        <w:tc>
          <w:tcPr>
            <w:tcW w:w="1188" w:type="dxa"/>
            <w:tcBorders>
              <w:bottom w:val="single" w:sz="4" w:space="0" w:color="auto"/>
            </w:tcBorders>
            <w:noWrap/>
            <w:hideMark/>
          </w:tcPr>
          <w:p w14:paraId="7383D425" w14:textId="1AA362AB" w:rsidR="00B30F13" w:rsidDel="00DE72A5" w:rsidRDefault="00B30F13" w:rsidP="00B30F13">
            <w:pPr>
              <w:spacing w:after="0" w:line="240" w:lineRule="auto"/>
              <w:jc w:val="center"/>
              <w:rPr>
                <w:ins w:id="3068" w:author="Coilin" w:date="2016-03-24T10:25:00Z"/>
                <w:del w:id="3069" w:author="Windows User" w:date="2016-04-13T16:57:00Z"/>
                <w:rFonts w:ascii="Calibri" w:eastAsia="Times New Roman" w:hAnsi="Calibri" w:cs="Times New Roman"/>
                <w:color w:val="000000"/>
                <w:lang w:eastAsia="en-IE"/>
              </w:rPr>
            </w:pPr>
            <w:ins w:id="3070" w:author="Coilin" w:date="2016-03-24T11:20:00Z">
              <w:del w:id="3071" w:author="Windows User" w:date="2016-04-13T16:57:00Z">
                <w:r w:rsidDel="00DE72A5">
                  <w:rPr>
                    <w:rFonts w:ascii="Calibri" w:eastAsia="Times New Roman" w:hAnsi="Calibri" w:cs="Times New Roman"/>
                    <w:color w:val="000000"/>
                    <w:lang w:eastAsia="en-IE"/>
                  </w:rPr>
                  <w:delText>-</w:delText>
                </w:r>
              </w:del>
            </w:ins>
            <w:ins w:id="3072" w:author="Coilin" w:date="2016-03-24T10:25:00Z">
              <w:del w:id="3073" w:author="Windows User" w:date="2016-04-13T16:57:00Z">
                <w:r w:rsidRPr="00674074" w:rsidDel="00DE72A5">
                  <w:rPr>
                    <w:rFonts w:ascii="Calibri" w:eastAsia="Times New Roman" w:hAnsi="Calibri" w:cs="Times New Roman"/>
                    <w:color w:val="000000"/>
                    <w:lang w:eastAsia="en-IE"/>
                  </w:rPr>
                  <w:delText>0.727</w:delText>
                </w:r>
              </w:del>
            </w:ins>
          </w:p>
          <w:p w14:paraId="236E77BE" w14:textId="090D00C8" w:rsidR="00B30F13" w:rsidRPr="00674074" w:rsidDel="00DE72A5" w:rsidRDefault="00B30F13" w:rsidP="00B30F13">
            <w:pPr>
              <w:spacing w:after="0" w:line="240" w:lineRule="auto"/>
              <w:jc w:val="center"/>
              <w:rPr>
                <w:ins w:id="3074" w:author="Coilin" w:date="2016-03-24T10:25:00Z"/>
                <w:del w:id="3075" w:author="Windows User" w:date="2016-04-13T16:57:00Z"/>
                <w:rFonts w:ascii="Calibri" w:eastAsia="Times New Roman" w:hAnsi="Calibri" w:cs="Times New Roman"/>
                <w:color w:val="000000"/>
                <w:lang w:eastAsia="en-IE"/>
              </w:rPr>
            </w:pPr>
            <w:ins w:id="3076" w:author="Coilin" w:date="2016-03-24T10:25:00Z">
              <w:del w:id="3077" w:author="Windows User" w:date="2016-04-13T16:57:00Z">
                <w:r w:rsidRPr="00674074" w:rsidDel="00DE72A5">
                  <w:rPr>
                    <w:rFonts w:ascii="Calibri" w:eastAsia="Times New Roman" w:hAnsi="Calibri" w:cs="Times New Roman"/>
                    <w:color w:val="000000"/>
                    <w:lang w:eastAsia="en-IE"/>
                  </w:rPr>
                  <w:delText>(0.216)</w:delText>
                </w:r>
              </w:del>
            </w:ins>
          </w:p>
        </w:tc>
        <w:tc>
          <w:tcPr>
            <w:tcW w:w="1353" w:type="dxa"/>
            <w:gridSpan w:val="2"/>
            <w:tcBorders>
              <w:bottom w:val="single" w:sz="4" w:space="0" w:color="auto"/>
            </w:tcBorders>
            <w:noWrap/>
            <w:hideMark/>
          </w:tcPr>
          <w:p w14:paraId="5FF487DE" w14:textId="04F5F304" w:rsidR="00B30F13" w:rsidDel="00DE72A5" w:rsidRDefault="00B30F13" w:rsidP="00B30F13">
            <w:pPr>
              <w:spacing w:after="0" w:line="240" w:lineRule="auto"/>
              <w:jc w:val="center"/>
              <w:rPr>
                <w:ins w:id="3078" w:author="Coilin" w:date="2016-03-24T10:25:00Z"/>
                <w:del w:id="3079" w:author="Windows User" w:date="2016-04-13T16:57:00Z"/>
                <w:rFonts w:ascii="Calibri" w:eastAsia="Times New Roman" w:hAnsi="Calibri" w:cs="Times New Roman"/>
                <w:color w:val="000000"/>
                <w:lang w:eastAsia="en-IE"/>
              </w:rPr>
            </w:pPr>
            <w:ins w:id="3080" w:author="Coilin" w:date="2016-03-24T10:25:00Z">
              <w:del w:id="3081" w:author="Windows User" w:date="2016-04-13T16:57:00Z">
                <w:r w:rsidRPr="00674074" w:rsidDel="00DE72A5">
                  <w:rPr>
                    <w:rFonts w:ascii="Calibri" w:eastAsia="Times New Roman" w:hAnsi="Calibri" w:cs="Times New Roman"/>
                    <w:color w:val="000000"/>
                    <w:lang w:eastAsia="en-IE"/>
                  </w:rPr>
                  <w:delText>0.495</w:delText>
                </w:r>
              </w:del>
            </w:ins>
          </w:p>
          <w:p w14:paraId="430D334E" w14:textId="6A789B7F" w:rsidR="00B30F13" w:rsidRPr="00674074" w:rsidDel="00DE72A5" w:rsidRDefault="00B30F13" w:rsidP="00B30F13">
            <w:pPr>
              <w:spacing w:after="0" w:line="240" w:lineRule="auto"/>
              <w:jc w:val="center"/>
              <w:rPr>
                <w:ins w:id="3082" w:author="Coilin" w:date="2016-03-24T10:25:00Z"/>
                <w:del w:id="3083" w:author="Windows User" w:date="2016-04-13T16:57:00Z"/>
                <w:rFonts w:ascii="Calibri" w:eastAsia="Times New Roman" w:hAnsi="Calibri" w:cs="Times New Roman"/>
                <w:color w:val="000000"/>
                <w:lang w:eastAsia="en-IE"/>
              </w:rPr>
            </w:pPr>
            <w:ins w:id="3084" w:author="Coilin" w:date="2016-03-24T10:25:00Z">
              <w:del w:id="3085" w:author="Windows User" w:date="2016-04-13T16:57:00Z">
                <w:r w:rsidRPr="00674074" w:rsidDel="00DE72A5">
                  <w:rPr>
                    <w:rFonts w:ascii="Calibri" w:eastAsia="Times New Roman" w:hAnsi="Calibri" w:cs="Times New Roman"/>
                    <w:color w:val="000000"/>
                    <w:lang w:eastAsia="en-IE"/>
                  </w:rPr>
                  <w:delText>(0.269)</w:delText>
                </w:r>
              </w:del>
            </w:ins>
          </w:p>
        </w:tc>
        <w:tc>
          <w:tcPr>
            <w:tcW w:w="1353" w:type="dxa"/>
            <w:gridSpan w:val="2"/>
            <w:tcBorders>
              <w:bottom w:val="single" w:sz="4" w:space="0" w:color="auto"/>
            </w:tcBorders>
            <w:noWrap/>
            <w:hideMark/>
          </w:tcPr>
          <w:p w14:paraId="6C760123" w14:textId="005FB3BB" w:rsidR="00B30F13" w:rsidDel="00DE72A5" w:rsidRDefault="00B30F13" w:rsidP="00B30F13">
            <w:pPr>
              <w:spacing w:after="0" w:line="240" w:lineRule="auto"/>
              <w:jc w:val="center"/>
              <w:rPr>
                <w:ins w:id="3086" w:author="Coilin" w:date="2016-03-24T10:25:00Z"/>
                <w:del w:id="3087" w:author="Windows User" w:date="2016-04-13T16:57:00Z"/>
                <w:rFonts w:ascii="Calibri" w:eastAsia="Times New Roman" w:hAnsi="Calibri" w:cs="Times New Roman"/>
                <w:color w:val="000000"/>
                <w:lang w:eastAsia="en-IE"/>
              </w:rPr>
            </w:pPr>
            <w:ins w:id="3088" w:author="Coilin" w:date="2016-03-24T11:20:00Z">
              <w:del w:id="3089" w:author="Windows User" w:date="2016-04-13T16:57:00Z">
                <w:r w:rsidDel="00DE72A5">
                  <w:rPr>
                    <w:rFonts w:ascii="Calibri" w:eastAsia="Times New Roman" w:hAnsi="Calibri" w:cs="Times New Roman"/>
                    <w:color w:val="000000"/>
                    <w:lang w:eastAsia="en-IE"/>
                  </w:rPr>
                  <w:delText>-</w:delText>
                </w:r>
              </w:del>
            </w:ins>
            <w:ins w:id="3090" w:author="Coilin" w:date="2016-03-24T10:25:00Z">
              <w:del w:id="3091" w:author="Windows User" w:date="2016-04-13T16:57:00Z">
                <w:r w:rsidRPr="00674074" w:rsidDel="00DE72A5">
                  <w:rPr>
                    <w:rFonts w:ascii="Calibri" w:eastAsia="Times New Roman" w:hAnsi="Calibri" w:cs="Times New Roman"/>
                    <w:color w:val="000000"/>
                    <w:lang w:eastAsia="en-IE"/>
                  </w:rPr>
                  <w:delText>0.286</w:delText>
                </w:r>
              </w:del>
            </w:ins>
          </w:p>
          <w:p w14:paraId="061698B3" w14:textId="727ECE58" w:rsidR="00B30F13" w:rsidRPr="00674074" w:rsidDel="00DE72A5" w:rsidRDefault="00B30F13" w:rsidP="00B30F13">
            <w:pPr>
              <w:spacing w:after="0" w:line="240" w:lineRule="auto"/>
              <w:jc w:val="center"/>
              <w:rPr>
                <w:ins w:id="3092" w:author="Coilin" w:date="2016-03-24T10:25:00Z"/>
                <w:del w:id="3093" w:author="Windows User" w:date="2016-04-13T16:57:00Z"/>
                <w:rFonts w:ascii="Calibri" w:eastAsia="Times New Roman" w:hAnsi="Calibri" w:cs="Times New Roman"/>
                <w:color w:val="000000"/>
                <w:lang w:eastAsia="en-IE"/>
              </w:rPr>
            </w:pPr>
            <w:ins w:id="3094" w:author="Coilin" w:date="2016-03-24T10:25:00Z">
              <w:del w:id="3095" w:author="Windows User" w:date="2016-04-13T16:57:00Z">
                <w:r w:rsidRPr="00674074" w:rsidDel="00DE72A5">
                  <w:rPr>
                    <w:rFonts w:ascii="Calibri" w:eastAsia="Times New Roman" w:hAnsi="Calibri" w:cs="Times New Roman"/>
                    <w:color w:val="000000"/>
                    <w:lang w:eastAsia="en-IE"/>
                  </w:rPr>
                  <w:delText>(0.235)</w:delText>
                </w:r>
              </w:del>
            </w:ins>
          </w:p>
        </w:tc>
        <w:tc>
          <w:tcPr>
            <w:tcW w:w="1353" w:type="dxa"/>
            <w:gridSpan w:val="2"/>
            <w:tcBorders>
              <w:bottom w:val="single" w:sz="4" w:space="0" w:color="auto"/>
            </w:tcBorders>
            <w:noWrap/>
            <w:hideMark/>
          </w:tcPr>
          <w:p w14:paraId="2BECBD9B" w14:textId="09E7225E" w:rsidR="00B30F13" w:rsidDel="00DE72A5" w:rsidRDefault="00B30F13" w:rsidP="00B30F13">
            <w:pPr>
              <w:spacing w:after="0" w:line="240" w:lineRule="auto"/>
              <w:jc w:val="center"/>
              <w:rPr>
                <w:ins w:id="3096" w:author="Coilin" w:date="2016-03-24T10:25:00Z"/>
                <w:del w:id="3097" w:author="Windows User" w:date="2016-04-13T16:57:00Z"/>
                <w:rFonts w:ascii="Calibri" w:eastAsia="Times New Roman" w:hAnsi="Calibri" w:cs="Times New Roman"/>
                <w:color w:val="000000"/>
                <w:lang w:eastAsia="en-IE"/>
              </w:rPr>
            </w:pPr>
            <w:ins w:id="3098" w:author="Coilin" w:date="2016-03-24T10:25:00Z">
              <w:del w:id="3099" w:author="Windows User" w:date="2016-04-13T16:57:00Z">
                <w:r w:rsidRPr="00674074" w:rsidDel="00DE72A5">
                  <w:rPr>
                    <w:rFonts w:ascii="Calibri" w:eastAsia="Times New Roman" w:hAnsi="Calibri" w:cs="Times New Roman"/>
                    <w:color w:val="000000"/>
                    <w:lang w:eastAsia="en-IE"/>
                  </w:rPr>
                  <w:delText>0</w:delText>
                </w:r>
              </w:del>
            </w:ins>
          </w:p>
          <w:p w14:paraId="3432AE17" w14:textId="031E328A" w:rsidR="00B30F13" w:rsidRPr="00674074" w:rsidDel="00DE72A5" w:rsidRDefault="00B30F13" w:rsidP="00B30F13">
            <w:pPr>
              <w:spacing w:after="0" w:line="240" w:lineRule="auto"/>
              <w:jc w:val="center"/>
              <w:rPr>
                <w:ins w:id="3100" w:author="Coilin" w:date="2016-03-24T10:25:00Z"/>
                <w:del w:id="3101" w:author="Windows User" w:date="2016-04-13T16:57:00Z"/>
                <w:rFonts w:ascii="Calibri" w:eastAsia="Times New Roman" w:hAnsi="Calibri" w:cs="Times New Roman"/>
                <w:color w:val="000000"/>
                <w:lang w:eastAsia="en-IE"/>
              </w:rPr>
            </w:pPr>
            <w:ins w:id="3102" w:author="Coilin" w:date="2016-03-24T10:25:00Z">
              <w:del w:id="3103" w:author="Windows User" w:date="2016-04-13T16:57:00Z">
                <w:r w:rsidRPr="00674074" w:rsidDel="00DE72A5">
                  <w:rPr>
                    <w:rFonts w:ascii="Calibri" w:eastAsia="Times New Roman" w:hAnsi="Calibri" w:cs="Times New Roman"/>
                    <w:color w:val="000000"/>
                    <w:lang w:eastAsia="en-IE"/>
                  </w:rPr>
                  <w:delText>(0.331)</w:delText>
                </w:r>
              </w:del>
            </w:ins>
          </w:p>
        </w:tc>
      </w:tr>
    </w:tbl>
    <w:tbl>
      <w:tblPr>
        <w:tblStyle w:val="TableGrid"/>
        <w:tblW w:w="0" w:type="auto"/>
        <w:tblLook w:val="04A0" w:firstRow="1" w:lastRow="0" w:firstColumn="1" w:lastColumn="0" w:noHBand="0" w:noVBand="1"/>
      </w:tblPr>
      <w:tblGrid>
        <w:gridCol w:w="2376"/>
        <w:gridCol w:w="1320"/>
        <w:gridCol w:w="1848"/>
        <w:gridCol w:w="1849"/>
        <w:gridCol w:w="1849"/>
      </w:tblGrid>
      <w:tr w:rsidR="00DE72A5" w14:paraId="7424FE05" w14:textId="77777777" w:rsidTr="00807A25">
        <w:trPr>
          <w:ins w:id="3104" w:author="Windows User" w:date="2016-04-13T16:57:00Z"/>
        </w:trPr>
        <w:tc>
          <w:tcPr>
            <w:tcW w:w="2376" w:type="dxa"/>
            <w:tcBorders>
              <w:left w:val="nil"/>
              <w:bottom w:val="single" w:sz="4" w:space="0" w:color="auto"/>
              <w:right w:val="nil"/>
            </w:tcBorders>
          </w:tcPr>
          <w:p w14:paraId="12D17F9B" w14:textId="77777777" w:rsidR="00DE72A5" w:rsidRPr="003C054C" w:rsidRDefault="00DE72A5" w:rsidP="00807A25">
            <w:pPr>
              <w:rPr>
                <w:ins w:id="3105" w:author="Windows User" w:date="2016-04-13T16:57:00Z"/>
                <w:b/>
              </w:rPr>
            </w:pPr>
            <w:ins w:id="3106" w:author="Windows User" w:date="2016-04-13T16:57:00Z">
              <w:r w:rsidRPr="003C054C">
                <w:rPr>
                  <w:b/>
                </w:rPr>
                <w:t>Parameter</w:t>
              </w:r>
            </w:ins>
          </w:p>
        </w:tc>
        <w:tc>
          <w:tcPr>
            <w:tcW w:w="1320" w:type="dxa"/>
            <w:tcBorders>
              <w:left w:val="nil"/>
              <w:bottom w:val="single" w:sz="4" w:space="0" w:color="auto"/>
              <w:right w:val="nil"/>
            </w:tcBorders>
          </w:tcPr>
          <w:p w14:paraId="0A1926F7" w14:textId="77777777" w:rsidR="00DE72A5" w:rsidRPr="003C054C" w:rsidRDefault="00DE72A5" w:rsidP="00807A25">
            <w:pPr>
              <w:jc w:val="center"/>
              <w:rPr>
                <w:ins w:id="3107" w:author="Windows User" w:date="2016-04-13T16:57:00Z"/>
                <w:b/>
              </w:rPr>
            </w:pPr>
            <w:ins w:id="3108" w:author="Windows User" w:date="2016-04-13T16:57:00Z">
              <w:r w:rsidRPr="003C054C">
                <w:rPr>
                  <w:b/>
                </w:rPr>
                <w:t>70/70</w:t>
              </w:r>
            </w:ins>
          </w:p>
        </w:tc>
        <w:tc>
          <w:tcPr>
            <w:tcW w:w="1848" w:type="dxa"/>
            <w:tcBorders>
              <w:left w:val="nil"/>
              <w:bottom w:val="single" w:sz="4" w:space="0" w:color="auto"/>
              <w:right w:val="nil"/>
            </w:tcBorders>
          </w:tcPr>
          <w:p w14:paraId="01F89A6A" w14:textId="77777777" w:rsidR="00DE72A5" w:rsidRPr="003C054C" w:rsidRDefault="00DE72A5" w:rsidP="00807A25">
            <w:pPr>
              <w:jc w:val="center"/>
              <w:rPr>
                <w:ins w:id="3109" w:author="Windows User" w:date="2016-04-13T16:57:00Z"/>
                <w:b/>
              </w:rPr>
            </w:pPr>
            <w:ins w:id="3110" w:author="Windows User" w:date="2016-04-13T16:57:00Z">
              <w:r w:rsidRPr="003C054C">
                <w:rPr>
                  <w:b/>
                </w:rPr>
                <w:t>80/70</w:t>
              </w:r>
            </w:ins>
          </w:p>
        </w:tc>
        <w:tc>
          <w:tcPr>
            <w:tcW w:w="1849" w:type="dxa"/>
            <w:tcBorders>
              <w:left w:val="nil"/>
              <w:bottom w:val="single" w:sz="4" w:space="0" w:color="auto"/>
              <w:right w:val="nil"/>
            </w:tcBorders>
          </w:tcPr>
          <w:p w14:paraId="39488F54" w14:textId="77777777" w:rsidR="00DE72A5" w:rsidRPr="003C054C" w:rsidRDefault="00DE72A5" w:rsidP="00807A25">
            <w:pPr>
              <w:jc w:val="center"/>
              <w:rPr>
                <w:ins w:id="3111" w:author="Windows User" w:date="2016-04-13T16:57:00Z"/>
                <w:b/>
              </w:rPr>
            </w:pPr>
            <w:ins w:id="3112" w:author="Windows User" w:date="2016-04-13T16:57:00Z">
              <w:r w:rsidRPr="003C054C">
                <w:rPr>
                  <w:b/>
                </w:rPr>
                <w:t>90/70</w:t>
              </w:r>
            </w:ins>
          </w:p>
        </w:tc>
        <w:tc>
          <w:tcPr>
            <w:tcW w:w="1849" w:type="dxa"/>
            <w:tcBorders>
              <w:left w:val="nil"/>
              <w:bottom w:val="single" w:sz="4" w:space="0" w:color="auto"/>
              <w:right w:val="nil"/>
            </w:tcBorders>
          </w:tcPr>
          <w:p w14:paraId="2FAF538C" w14:textId="77777777" w:rsidR="00DE72A5" w:rsidRPr="003C054C" w:rsidRDefault="00DE72A5" w:rsidP="00807A25">
            <w:pPr>
              <w:jc w:val="center"/>
              <w:rPr>
                <w:ins w:id="3113" w:author="Windows User" w:date="2016-04-13T16:57:00Z"/>
                <w:b/>
              </w:rPr>
            </w:pPr>
            <w:ins w:id="3114" w:author="Windows User" w:date="2016-04-13T16:57:00Z">
              <w:r w:rsidRPr="003C054C">
                <w:rPr>
                  <w:b/>
                </w:rPr>
                <w:t>100/70</w:t>
              </w:r>
            </w:ins>
          </w:p>
        </w:tc>
      </w:tr>
      <w:tr w:rsidR="00DE72A5" w14:paraId="59961D3E" w14:textId="77777777" w:rsidTr="00807A25">
        <w:trPr>
          <w:ins w:id="3115" w:author="Windows User" w:date="2016-04-13T16:57:00Z"/>
        </w:trPr>
        <w:tc>
          <w:tcPr>
            <w:tcW w:w="2376" w:type="dxa"/>
            <w:tcBorders>
              <w:top w:val="single" w:sz="4" w:space="0" w:color="auto"/>
              <w:left w:val="nil"/>
              <w:bottom w:val="nil"/>
              <w:right w:val="nil"/>
            </w:tcBorders>
          </w:tcPr>
          <w:p w14:paraId="4A31EFB1" w14:textId="77777777" w:rsidR="00DE72A5" w:rsidRPr="003C054C" w:rsidRDefault="00DE72A5" w:rsidP="00807A25">
            <w:pPr>
              <w:rPr>
                <w:ins w:id="3116" w:author="Windows User" w:date="2016-04-13T16:57:00Z"/>
              </w:rPr>
            </w:pPr>
            <w:ins w:id="3117" w:author="Windows User" w:date="2016-04-13T16:57:00Z">
              <w:r w:rsidRPr="003C054C">
                <w:t>Intercept</w:t>
              </w:r>
            </w:ins>
          </w:p>
          <w:p w14:paraId="78C52619" w14:textId="77777777" w:rsidR="00DE72A5" w:rsidRPr="003C054C" w:rsidRDefault="00DE72A5" w:rsidP="00807A25">
            <w:pPr>
              <w:jc w:val="center"/>
              <w:rPr>
                <w:ins w:id="3118" w:author="Windows User" w:date="2016-04-13T16:57:00Z"/>
              </w:rPr>
            </w:pPr>
            <w:ins w:id="3119" w:author="Windows User" w:date="2016-04-13T16:57:00Z">
              <w:r w:rsidRPr="003C054C">
                <w:rPr>
                  <w:rFonts w:eastAsia="Times New Roman" w:cs="Times New Roman"/>
                  <w:bCs/>
                  <w:color w:val="000000"/>
                  <w:lang w:eastAsia="en-IE"/>
                </w:rPr>
                <w:t>(β</w:t>
              </w:r>
              <w:r w:rsidRPr="003C054C">
                <w:rPr>
                  <w:rFonts w:eastAsia="Times New Roman" w:cs="Times New Roman"/>
                  <w:bCs/>
                  <w:color w:val="000000"/>
                  <w:vertAlign w:val="subscript"/>
                  <w:lang w:eastAsia="en-IE"/>
                </w:rPr>
                <w:t>0</w:t>
              </w:r>
              <w:r w:rsidRPr="003C054C">
                <w:rPr>
                  <w:rFonts w:eastAsia="Times New Roman" w:cs="Times New Roman"/>
                  <w:bCs/>
                  <w:color w:val="000000"/>
                  <w:lang w:eastAsia="en-IE"/>
                </w:rPr>
                <w:t>)</w:t>
              </w:r>
            </w:ins>
          </w:p>
        </w:tc>
        <w:tc>
          <w:tcPr>
            <w:tcW w:w="1320" w:type="dxa"/>
            <w:tcBorders>
              <w:top w:val="single" w:sz="4" w:space="0" w:color="auto"/>
              <w:left w:val="nil"/>
              <w:bottom w:val="nil"/>
              <w:right w:val="nil"/>
            </w:tcBorders>
          </w:tcPr>
          <w:p w14:paraId="3E539441" w14:textId="77777777" w:rsidR="00DE72A5" w:rsidRPr="003C054C" w:rsidRDefault="00DE72A5" w:rsidP="00807A25">
            <w:pPr>
              <w:jc w:val="center"/>
              <w:rPr>
                <w:ins w:id="3120" w:author="Windows User" w:date="2016-04-13T16:57:00Z"/>
              </w:rPr>
            </w:pPr>
            <w:ins w:id="3121" w:author="Windows User" w:date="2016-04-13T16:57:00Z">
              <w:r w:rsidRPr="003C054C">
                <w:t>0</w:t>
              </w:r>
            </w:ins>
          </w:p>
        </w:tc>
        <w:tc>
          <w:tcPr>
            <w:tcW w:w="1848" w:type="dxa"/>
            <w:tcBorders>
              <w:top w:val="single" w:sz="4" w:space="0" w:color="auto"/>
              <w:left w:val="nil"/>
              <w:bottom w:val="nil"/>
              <w:right w:val="nil"/>
            </w:tcBorders>
          </w:tcPr>
          <w:p w14:paraId="276B4F2A" w14:textId="77777777" w:rsidR="00DE72A5" w:rsidRPr="003C054C" w:rsidRDefault="00DE72A5" w:rsidP="00807A25">
            <w:pPr>
              <w:jc w:val="center"/>
              <w:rPr>
                <w:ins w:id="3122" w:author="Windows User" w:date="2016-04-13T16:57:00Z"/>
              </w:rPr>
            </w:pPr>
            <w:ins w:id="3123" w:author="Windows User" w:date="2016-04-13T16:57:00Z">
              <w:r w:rsidRPr="003C054C">
                <w:t>0.019</w:t>
              </w:r>
            </w:ins>
          </w:p>
          <w:p w14:paraId="5AC8D805" w14:textId="77777777" w:rsidR="00DE72A5" w:rsidRPr="003C054C" w:rsidRDefault="00DE72A5" w:rsidP="00807A25">
            <w:pPr>
              <w:jc w:val="center"/>
              <w:rPr>
                <w:ins w:id="3124" w:author="Windows User" w:date="2016-04-13T16:57:00Z"/>
              </w:rPr>
            </w:pPr>
            <w:ins w:id="3125" w:author="Windows User" w:date="2016-04-13T16:57:00Z">
              <w:r w:rsidRPr="003C054C">
                <w:t>(0.086)</w:t>
              </w:r>
            </w:ins>
          </w:p>
        </w:tc>
        <w:tc>
          <w:tcPr>
            <w:tcW w:w="1849" w:type="dxa"/>
            <w:tcBorders>
              <w:top w:val="single" w:sz="4" w:space="0" w:color="auto"/>
              <w:left w:val="nil"/>
              <w:bottom w:val="nil"/>
              <w:right w:val="nil"/>
            </w:tcBorders>
          </w:tcPr>
          <w:p w14:paraId="661428E2" w14:textId="77777777" w:rsidR="00DE72A5" w:rsidRPr="003C054C" w:rsidRDefault="00DE72A5" w:rsidP="00807A25">
            <w:pPr>
              <w:jc w:val="center"/>
              <w:rPr>
                <w:ins w:id="3126" w:author="Windows User" w:date="2016-04-13T16:57:00Z"/>
              </w:rPr>
            </w:pPr>
            <w:ins w:id="3127" w:author="Windows User" w:date="2016-04-13T16:57:00Z">
              <w:r w:rsidRPr="003C054C">
                <w:t>0.018</w:t>
              </w:r>
            </w:ins>
          </w:p>
          <w:p w14:paraId="2E71439D" w14:textId="77777777" w:rsidR="00DE72A5" w:rsidRPr="003C054C" w:rsidRDefault="00DE72A5" w:rsidP="00807A25">
            <w:pPr>
              <w:jc w:val="center"/>
              <w:rPr>
                <w:ins w:id="3128" w:author="Windows User" w:date="2016-04-13T16:57:00Z"/>
              </w:rPr>
            </w:pPr>
            <w:ins w:id="3129" w:author="Windows User" w:date="2016-04-13T16:57:00Z">
              <w:r w:rsidRPr="003C054C">
                <w:t>(0.061)</w:t>
              </w:r>
            </w:ins>
          </w:p>
        </w:tc>
        <w:tc>
          <w:tcPr>
            <w:tcW w:w="1849" w:type="dxa"/>
            <w:tcBorders>
              <w:top w:val="single" w:sz="4" w:space="0" w:color="auto"/>
              <w:left w:val="nil"/>
              <w:bottom w:val="nil"/>
              <w:right w:val="nil"/>
            </w:tcBorders>
          </w:tcPr>
          <w:p w14:paraId="4A3BABE3" w14:textId="77777777" w:rsidR="00DE72A5" w:rsidRPr="003C054C" w:rsidRDefault="00DE72A5" w:rsidP="00807A25">
            <w:pPr>
              <w:jc w:val="center"/>
              <w:rPr>
                <w:ins w:id="3130" w:author="Windows User" w:date="2016-04-13T16:57:00Z"/>
              </w:rPr>
            </w:pPr>
            <w:ins w:id="3131" w:author="Windows User" w:date="2016-04-13T16:57:00Z">
              <w:r w:rsidRPr="003C054C">
                <w:t>-0.014</w:t>
              </w:r>
            </w:ins>
          </w:p>
          <w:p w14:paraId="6E3DF2BD" w14:textId="77777777" w:rsidR="00DE72A5" w:rsidRPr="003C054C" w:rsidRDefault="00DE72A5" w:rsidP="00807A25">
            <w:pPr>
              <w:jc w:val="center"/>
              <w:rPr>
                <w:ins w:id="3132" w:author="Windows User" w:date="2016-04-13T16:57:00Z"/>
              </w:rPr>
            </w:pPr>
            <w:ins w:id="3133" w:author="Windows User" w:date="2016-04-13T16:57:00Z">
              <w:r w:rsidRPr="003C054C">
                <w:t>(0.088)</w:t>
              </w:r>
            </w:ins>
          </w:p>
        </w:tc>
      </w:tr>
      <w:tr w:rsidR="00DE72A5" w14:paraId="16A361A8" w14:textId="77777777" w:rsidTr="00807A25">
        <w:trPr>
          <w:ins w:id="3134" w:author="Windows User" w:date="2016-04-13T16:57:00Z"/>
        </w:trPr>
        <w:tc>
          <w:tcPr>
            <w:tcW w:w="2376" w:type="dxa"/>
            <w:tcBorders>
              <w:top w:val="nil"/>
              <w:left w:val="nil"/>
              <w:bottom w:val="nil"/>
              <w:right w:val="nil"/>
            </w:tcBorders>
          </w:tcPr>
          <w:p w14:paraId="6EECB29B" w14:textId="77777777" w:rsidR="00DE72A5" w:rsidRPr="003C054C" w:rsidRDefault="00DE72A5" w:rsidP="00807A25">
            <w:pPr>
              <w:rPr>
                <w:ins w:id="3135" w:author="Windows User" w:date="2016-04-13T16:57:00Z"/>
              </w:rPr>
            </w:pPr>
            <w:ins w:id="3136" w:author="Windows User" w:date="2016-04-13T16:57:00Z">
              <w:r w:rsidRPr="003C054C">
                <w:t>Carapace Length (CL)</w:t>
              </w:r>
            </w:ins>
          </w:p>
          <w:p w14:paraId="098CD168" w14:textId="77777777" w:rsidR="00DE72A5" w:rsidRPr="003C054C" w:rsidRDefault="00DE72A5" w:rsidP="00807A25">
            <w:pPr>
              <w:jc w:val="center"/>
              <w:rPr>
                <w:ins w:id="3137" w:author="Windows User" w:date="2016-04-13T16:57:00Z"/>
              </w:rPr>
            </w:pPr>
            <w:ins w:id="3138" w:author="Windows User" w:date="2016-04-13T16:57:00Z">
              <w:r w:rsidRPr="003C054C">
                <w:rPr>
                  <w:rFonts w:eastAsia="Times New Roman" w:cs="Times New Roman"/>
                  <w:bCs/>
                  <w:color w:val="000000"/>
                  <w:lang w:eastAsia="en-IE"/>
                </w:rPr>
                <w:t>(β</w:t>
              </w:r>
              <w:r w:rsidRPr="003C054C">
                <w:rPr>
                  <w:rFonts w:eastAsia="Times New Roman" w:cs="Times New Roman"/>
                  <w:bCs/>
                  <w:color w:val="000000"/>
                  <w:lang w:eastAsia="en-IE"/>
                </w:rPr>
                <w:softHyphen/>
              </w:r>
              <w:r w:rsidRPr="003C054C">
                <w:rPr>
                  <w:rFonts w:eastAsia="Times New Roman" w:cs="Times New Roman"/>
                  <w:bCs/>
                  <w:color w:val="000000"/>
                  <w:vertAlign w:val="subscript"/>
                  <w:lang w:eastAsia="en-IE"/>
                </w:rPr>
                <w:t>1,j</w:t>
              </w:r>
              <w:r w:rsidRPr="003C054C">
                <w:rPr>
                  <w:rFonts w:eastAsia="Times New Roman" w:cs="Times New Roman"/>
                  <w:bCs/>
                  <w:color w:val="000000"/>
                  <w:lang w:eastAsia="en-IE"/>
                </w:rPr>
                <w:t>)</w:t>
              </w:r>
            </w:ins>
          </w:p>
        </w:tc>
        <w:tc>
          <w:tcPr>
            <w:tcW w:w="1320" w:type="dxa"/>
            <w:tcBorders>
              <w:top w:val="nil"/>
              <w:left w:val="nil"/>
              <w:bottom w:val="nil"/>
              <w:right w:val="nil"/>
            </w:tcBorders>
          </w:tcPr>
          <w:p w14:paraId="7A4A483D" w14:textId="77777777" w:rsidR="00DE72A5" w:rsidRPr="003C054C" w:rsidRDefault="00DE72A5" w:rsidP="00807A25">
            <w:pPr>
              <w:jc w:val="center"/>
              <w:rPr>
                <w:ins w:id="3139" w:author="Windows User" w:date="2016-04-13T16:57:00Z"/>
              </w:rPr>
            </w:pPr>
            <w:ins w:id="3140" w:author="Windows User" w:date="2016-04-13T16:57:00Z">
              <w:r w:rsidRPr="003C054C">
                <w:t>0</w:t>
              </w:r>
            </w:ins>
          </w:p>
        </w:tc>
        <w:tc>
          <w:tcPr>
            <w:tcW w:w="1848" w:type="dxa"/>
            <w:tcBorders>
              <w:top w:val="nil"/>
              <w:left w:val="nil"/>
              <w:bottom w:val="nil"/>
              <w:right w:val="nil"/>
            </w:tcBorders>
          </w:tcPr>
          <w:p w14:paraId="0EC2349D" w14:textId="77777777" w:rsidR="00DE72A5" w:rsidRPr="003C054C" w:rsidRDefault="00DE72A5" w:rsidP="00807A25">
            <w:pPr>
              <w:jc w:val="center"/>
              <w:rPr>
                <w:ins w:id="3141" w:author="Windows User" w:date="2016-04-13T16:57:00Z"/>
              </w:rPr>
            </w:pPr>
            <w:ins w:id="3142" w:author="Windows User" w:date="2016-04-13T16:57:00Z">
              <w:r w:rsidRPr="003C054C">
                <w:t>-0.501</w:t>
              </w:r>
            </w:ins>
          </w:p>
          <w:p w14:paraId="4B692674" w14:textId="77777777" w:rsidR="00DE72A5" w:rsidRPr="003C054C" w:rsidRDefault="00DE72A5" w:rsidP="00807A25">
            <w:pPr>
              <w:jc w:val="center"/>
              <w:rPr>
                <w:ins w:id="3143" w:author="Windows User" w:date="2016-04-13T16:57:00Z"/>
              </w:rPr>
            </w:pPr>
            <w:ins w:id="3144" w:author="Windows User" w:date="2016-04-13T16:57:00Z">
              <w:r w:rsidRPr="003C054C">
                <w:t>(0.143)</w:t>
              </w:r>
            </w:ins>
          </w:p>
        </w:tc>
        <w:tc>
          <w:tcPr>
            <w:tcW w:w="1849" w:type="dxa"/>
            <w:tcBorders>
              <w:top w:val="nil"/>
              <w:left w:val="nil"/>
              <w:bottom w:val="nil"/>
              <w:right w:val="nil"/>
            </w:tcBorders>
          </w:tcPr>
          <w:p w14:paraId="1BF50B8E" w14:textId="77777777" w:rsidR="00DE72A5" w:rsidRPr="003C054C" w:rsidRDefault="00DE72A5" w:rsidP="00807A25">
            <w:pPr>
              <w:jc w:val="center"/>
              <w:rPr>
                <w:ins w:id="3145" w:author="Windows User" w:date="2016-04-13T16:57:00Z"/>
              </w:rPr>
            </w:pPr>
            <w:ins w:id="3146" w:author="Windows User" w:date="2016-04-13T16:57:00Z">
              <w:r w:rsidRPr="003C054C">
                <w:t>0</w:t>
              </w:r>
            </w:ins>
          </w:p>
        </w:tc>
        <w:tc>
          <w:tcPr>
            <w:tcW w:w="1849" w:type="dxa"/>
            <w:tcBorders>
              <w:top w:val="nil"/>
              <w:left w:val="nil"/>
              <w:bottom w:val="nil"/>
              <w:right w:val="nil"/>
            </w:tcBorders>
          </w:tcPr>
          <w:p w14:paraId="22C91124" w14:textId="77777777" w:rsidR="00DE72A5" w:rsidRPr="003C054C" w:rsidRDefault="00DE72A5" w:rsidP="00807A25">
            <w:pPr>
              <w:jc w:val="center"/>
              <w:rPr>
                <w:ins w:id="3147" w:author="Windows User" w:date="2016-04-13T16:57:00Z"/>
              </w:rPr>
            </w:pPr>
            <w:ins w:id="3148" w:author="Windows User" w:date="2016-04-13T16:57:00Z">
              <w:r w:rsidRPr="003C054C">
                <w:t>0</w:t>
              </w:r>
            </w:ins>
          </w:p>
        </w:tc>
      </w:tr>
      <w:tr w:rsidR="00DE72A5" w14:paraId="1BE7A362" w14:textId="77777777" w:rsidTr="00807A25">
        <w:trPr>
          <w:ins w:id="3149" w:author="Windows User" w:date="2016-04-13T16:57:00Z"/>
        </w:trPr>
        <w:tc>
          <w:tcPr>
            <w:tcW w:w="2376" w:type="dxa"/>
            <w:tcBorders>
              <w:top w:val="nil"/>
              <w:left w:val="nil"/>
              <w:bottom w:val="nil"/>
              <w:right w:val="nil"/>
            </w:tcBorders>
          </w:tcPr>
          <w:p w14:paraId="14E619C3" w14:textId="77777777" w:rsidR="00DE72A5" w:rsidRPr="003C054C" w:rsidRDefault="00DE72A5" w:rsidP="00807A25">
            <w:pPr>
              <w:rPr>
                <w:ins w:id="3150" w:author="Windows User" w:date="2016-04-13T16:57:00Z"/>
              </w:rPr>
            </w:pPr>
            <w:ins w:id="3151" w:author="Windows User" w:date="2016-04-13T16:57:00Z">
              <w:r w:rsidRPr="003C054C">
                <w:t>Port Inside (PI)</w:t>
              </w:r>
            </w:ins>
          </w:p>
          <w:p w14:paraId="5A771C5D" w14:textId="77777777" w:rsidR="00DE72A5" w:rsidRPr="003C054C" w:rsidRDefault="00DE72A5" w:rsidP="00807A25">
            <w:pPr>
              <w:jc w:val="center"/>
              <w:rPr>
                <w:ins w:id="3152" w:author="Windows User" w:date="2016-04-13T16:57:00Z"/>
              </w:rPr>
            </w:pPr>
            <w:ins w:id="3153" w:author="Windows User" w:date="2016-04-13T16:57:00Z">
              <w:r w:rsidRPr="003C054C">
                <w:rPr>
                  <w:rFonts w:eastAsia="Times New Roman" w:cs="Times New Roman"/>
                  <w:bCs/>
                  <w:color w:val="000000"/>
                  <w:lang w:eastAsia="en-IE"/>
                </w:rPr>
                <w:t>(δ</w:t>
              </w:r>
              <w:r w:rsidRPr="003C054C">
                <w:rPr>
                  <w:rFonts w:eastAsia="Times New Roman" w:cs="Times New Roman"/>
                  <w:bCs/>
                  <w:color w:val="000000"/>
                  <w:vertAlign w:val="subscript"/>
                  <w:lang w:eastAsia="en-IE"/>
                </w:rPr>
                <w:t>1,j</w:t>
              </w:r>
              <w:r w:rsidRPr="003C054C">
                <w:rPr>
                  <w:rFonts w:eastAsia="Times New Roman" w:cs="Times New Roman"/>
                  <w:bCs/>
                  <w:color w:val="000000"/>
                  <w:lang w:eastAsia="en-IE"/>
                </w:rPr>
                <w:t>)</w:t>
              </w:r>
            </w:ins>
          </w:p>
        </w:tc>
        <w:tc>
          <w:tcPr>
            <w:tcW w:w="6866" w:type="dxa"/>
            <w:gridSpan w:val="4"/>
            <w:tcBorders>
              <w:top w:val="nil"/>
              <w:left w:val="nil"/>
              <w:bottom w:val="nil"/>
              <w:right w:val="nil"/>
            </w:tcBorders>
          </w:tcPr>
          <w:p w14:paraId="2688036A" w14:textId="77777777" w:rsidR="00DE72A5" w:rsidRPr="003C054C" w:rsidRDefault="00DE72A5" w:rsidP="00807A25">
            <w:pPr>
              <w:jc w:val="center"/>
              <w:rPr>
                <w:ins w:id="3154" w:author="Windows User" w:date="2016-04-13T16:57:00Z"/>
              </w:rPr>
            </w:pPr>
            <w:ins w:id="3155" w:author="Windows User" w:date="2016-04-13T16:57:00Z">
              <w:r w:rsidRPr="003C054C">
                <w:t>-0.313</w:t>
              </w:r>
            </w:ins>
          </w:p>
          <w:p w14:paraId="4AF7B500" w14:textId="77777777" w:rsidR="00DE72A5" w:rsidRPr="003C054C" w:rsidRDefault="00DE72A5" w:rsidP="00807A25">
            <w:pPr>
              <w:jc w:val="center"/>
              <w:rPr>
                <w:ins w:id="3156" w:author="Windows User" w:date="2016-04-13T16:57:00Z"/>
              </w:rPr>
            </w:pPr>
            <w:ins w:id="3157" w:author="Windows User" w:date="2016-04-13T16:57:00Z">
              <w:r w:rsidRPr="003C054C">
                <w:t>(0.058)</w:t>
              </w:r>
            </w:ins>
          </w:p>
        </w:tc>
      </w:tr>
      <w:tr w:rsidR="00DE72A5" w14:paraId="5B27FD75" w14:textId="77777777" w:rsidTr="00807A25">
        <w:trPr>
          <w:ins w:id="3158" w:author="Windows User" w:date="2016-04-13T16:57:00Z"/>
        </w:trPr>
        <w:tc>
          <w:tcPr>
            <w:tcW w:w="2376" w:type="dxa"/>
            <w:tcBorders>
              <w:top w:val="nil"/>
              <w:left w:val="nil"/>
              <w:bottom w:val="nil"/>
              <w:right w:val="nil"/>
            </w:tcBorders>
          </w:tcPr>
          <w:p w14:paraId="2073AD09" w14:textId="77777777" w:rsidR="00DE72A5" w:rsidRPr="003C054C" w:rsidRDefault="00DE72A5" w:rsidP="00807A25">
            <w:pPr>
              <w:rPr>
                <w:ins w:id="3159" w:author="Windows User" w:date="2016-04-13T16:57:00Z"/>
              </w:rPr>
            </w:pPr>
            <w:ins w:id="3160" w:author="Windows User" w:date="2016-04-13T16:57:00Z">
              <w:r w:rsidRPr="003C054C">
                <w:t>Starboard Outside (SO)</w:t>
              </w:r>
            </w:ins>
          </w:p>
          <w:p w14:paraId="10C20239" w14:textId="77777777" w:rsidR="00DE72A5" w:rsidRPr="003C054C" w:rsidRDefault="00DE72A5" w:rsidP="00807A25">
            <w:pPr>
              <w:jc w:val="center"/>
              <w:rPr>
                <w:ins w:id="3161" w:author="Windows User" w:date="2016-04-13T16:57:00Z"/>
              </w:rPr>
            </w:pPr>
            <w:ins w:id="3162" w:author="Windows User" w:date="2016-04-13T16:57:00Z">
              <w:r w:rsidRPr="003C054C">
                <w:rPr>
                  <w:rFonts w:eastAsia="Times New Roman" w:cs="Times New Roman"/>
                  <w:bCs/>
                  <w:color w:val="000000"/>
                  <w:lang w:eastAsia="en-IE"/>
                </w:rPr>
                <w:t>(δ</w:t>
              </w:r>
              <w:r w:rsidRPr="003C054C">
                <w:rPr>
                  <w:rFonts w:eastAsia="Times New Roman" w:cs="Times New Roman"/>
                  <w:bCs/>
                  <w:color w:val="000000"/>
                  <w:vertAlign w:val="subscript"/>
                  <w:lang w:eastAsia="en-IE"/>
                </w:rPr>
                <w:t>2,j</w:t>
              </w:r>
              <w:r w:rsidRPr="003C054C">
                <w:rPr>
                  <w:rFonts w:eastAsia="Times New Roman" w:cs="Times New Roman"/>
                  <w:bCs/>
                  <w:color w:val="000000"/>
                  <w:lang w:eastAsia="en-IE"/>
                </w:rPr>
                <w:t>)</w:t>
              </w:r>
            </w:ins>
          </w:p>
        </w:tc>
        <w:tc>
          <w:tcPr>
            <w:tcW w:w="6866" w:type="dxa"/>
            <w:gridSpan w:val="4"/>
            <w:tcBorders>
              <w:top w:val="nil"/>
              <w:left w:val="nil"/>
              <w:bottom w:val="nil"/>
              <w:right w:val="nil"/>
            </w:tcBorders>
          </w:tcPr>
          <w:p w14:paraId="7DDBF0E9" w14:textId="77777777" w:rsidR="00DE72A5" w:rsidRPr="003C054C" w:rsidRDefault="00DE72A5" w:rsidP="00807A25">
            <w:pPr>
              <w:jc w:val="center"/>
              <w:rPr>
                <w:ins w:id="3163" w:author="Windows User" w:date="2016-04-13T16:57:00Z"/>
              </w:rPr>
            </w:pPr>
            <w:ins w:id="3164" w:author="Windows User" w:date="2016-04-13T16:57:00Z">
              <w:r w:rsidRPr="003C054C">
                <w:t>0.254</w:t>
              </w:r>
            </w:ins>
          </w:p>
          <w:p w14:paraId="79B6214A" w14:textId="77777777" w:rsidR="00DE72A5" w:rsidRPr="003C054C" w:rsidRDefault="00DE72A5" w:rsidP="00807A25">
            <w:pPr>
              <w:jc w:val="center"/>
              <w:rPr>
                <w:ins w:id="3165" w:author="Windows User" w:date="2016-04-13T16:57:00Z"/>
              </w:rPr>
            </w:pPr>
            <w:ins w:id="3166" w:author="Windows User" w:date="2016-04-13T16:57:00Z">
              <w:r w:rsidRPr="003C054C">
                <w:t>(0.058)</w:t>
              </w:r>
            </w:ins>
          </w:p>
        </w:tc>
      </w:tr>
      <w:tr w:rsidR="00DE72A5" w14:paraId="0B289F00" w14:textId="77777777" w:rsidTr="00807A25">
        <w:trPr>
          <w:ins w:id="3167" w:author="Windows User" w:date="2016-04-13T16:57:00Z"/>
        </w:trPr>
        <w:tc>
          <w:tcPr>
            <w:tcW w:w="2376" w:type="dxa"/>
            <w:tcBorders>
              <w:top w:val="nil"/>
              <w:left w:val="nil"/>
              <w:bottom w:val="nil"/>
              <w:right w:val="nil"/>
            </w:tcBorders>
          </w:tcPr>
          <w:p w14:paraId="283348CC" w14:textId="77777777" w:rsidR="00DE72A5" w:rsidRPr="003C054C" w:rsidRDefault="00DE72A5" w:rsidP="00807A25">
            <w:pPr>
              <w:rPr>
                <w:ins w:id="3168" w:author="Windows User" w:date="2016-04-13T16:57:00Z"/>
              </w:rPr>
            </w:pPr>
            <w:ins w:id="3169" w:author="Windows User" w:date="2016-04-13T16:57:00Z">
              <w:r w:rsidRPr="003C054C">
                <w:t>PI*CL</w:t>
              </w:r>
            </w:ins>
          </w:p>
          <w:p w14:paraId="527C8509" w14:textId="77777777" w:rsidR="00DE72A5" w:rsidRPr="003C054C" w:rsidRDefault="00DE72A5" w:rsidP="00807A25">
            <w:pPr>
              <w:jc w:val="center"/>
              <w:rPr>
                <w:ins w:id="3170" w:author="Windows User" w:date="2016-04-13T16:57:00Z"/>
              </w:rPr>
            </w:pPr>
            <w:ins w:id="3171" w:author="Windows User" w:date="2016-04-13T16:57:00Z">
              <w:r w:rsidRPr="003C054C">
                <w:rPr>
                  <w:rFonts w:eastAsia="Times New Roman" w:cs="Times New Roman"/>
                  <w:bCs/>
                  <w:color w:val="000000"/>
                  <w:lang w:eastAsia="en-IE"/>
                </w:rPr>
                <w:t>(ρ</w:t>
              </w:r>
              <w:r w:rsidRPr="003C054C">
                <w:rPr>
                  <w:rFonts w:eastAsia="Times New Roman" w:cs="Times New Roman"/>
                  <w:bCs/>
                  <w:color w:val="000000"/>
                  <w:vertAlign w:val="subscript"/>
                  <w:lang w:eastAsia="en-IE"/>
                </w:rPr>
                <w:t>1</w:t>
              </w:r>
              <w:r w:rsidRPr="003C054C">
                <w:rPr>
                  <w:rFonts w:eastAsia="Times New Roman" w:cs="Times New Roman"/>
                  <w:bCs/>
                  <w:color w:val="000000"/>
                  <w:lang w:eastAsia="en-IE"/>
                </w:rPr>
                <w:t>)</w:t>
              </w:r>
            </w:ins>
          </w:p>
        </w:tc>
        <w:tc>
          <w:tcPr>
            <w:tcW w:w="6866" w:type="dxa"/>
            <w:gridSpan w:val="4"/>
            <w:tcBorders>
              <w:top w:val="nil"/>
              <w:left w:val="nil"/>
              <w:bottom w:val="nil"/>
              <w:right w:val="nil"/>
            </w:tcBorders>
          </w:tcPr>
          <w:p w14:paraId="0E089CB0" w14:textId="77777777" w:rsidR="00DE72A5" w:rsidRPr="003C054C" w:rsidRDefault="00DE72A5" w:rsidP="00807A25">
            <w:pPr>
              <w:jc w:val="center"/>
              <w:rPr>
                <w:ins w:id="3172" w:author="Windows User" w:date="2016-04-13T16:57:00Z"/>
              </w:rPr>
            </w:pPr>
            <w:ins w:id="3173" w:author="Windows User" w:date="2016-04-13T16:57:00Z">
              <w:r w:rsidRPr="003C054C">
                <w:t>0.317</w:t>
              </w:r>
            </w:ins>
          </w:p>
          <w:p w14:paraId="7B6FCD6C" w14:textId="77777777" w:rsidR="00DE72A5" w:rsidRPr="003C054C" w:rsidRDefault="00DE72A5" w:rsidP="00807A25">
            <w:pPr>
              <w:jc w:val="center"/>
              <w:rPr>
                <w:ins w:id="3174" w:author="Windows User" w:date="2016-04-13T16:57:00Z"/>
              </w:rPr>
            </w:pPr>
            <w:ins w:id="3175" w:author="Windows User" w:date="2016-04-13T16:57:00Z">
              <w:r w:rsidRPr="003C054C">
                <w:t>(0.041)</w:t>
              </w:r>
            </w:ins>
          </w:p>
        </w:tc>
      </w:tr>
      <w:tr w:rsidR="00DE72A5" w14:paraId="5E1E0DD9" w14:textId="77777777" w:rsidTr="00807A25">
        <w:trPr>
          <w:ins w:id="3176" w:author="Windows User" w:date="2016-04-13T16:57:00Z"/>
        </w:trPr>
        <w:tc>
          <w:tcPr>
            <w:tcW w:w="2376" w:type="dxa"/>
            <w:tcBorders>
              <w:top w:val="nil"/>
              <w:left w:val="nil"/>
              <w:bottom w:val="nil"/>
              <w:right w:val="nil"/>
            </w:tcBorders>
          </w:tcPr>
          <w:p w14:paraId="306872BB" w14:textId="77777777" w:rsidR="00DE72A5" w:rsidRPr="003C054C" w:rsidRDefault="00DE72A5" w:rsidP="00807A25">
            <w:pPr>
              <w:rPr>
                <w:ins w:id="3177" w:author="Windows User" w:date="2016-04-13T16:57:00Z"/>
              </w:rPr>
            </w:pPr>
            <w:ins w:id="3178" w:author="Windows User" w:date="2016-04-13T16:57:00Z">
              <w:r w:rsidRPr="003C054C">
                <w:t>SO*CL</w:t>
              </w:r>
            </w:ins>
          </w:p>
          <w:p w14:paraId="32063E76" w14:textId="77777777" w:rsidR="00DE72A5" w:rsidRPr="003C054C" w:rsidRDefault="00DE72A5" w:rsidP="00807A25">
            <w:pPr>
              <w:jc w:val="center"/>
              <w:rPr>
                <w:ins w:id="3179" w:author="Windows User" w:date="2016-04-13T16:57:00Z"/>
              </w:rPr>
            </w:pPr>
            <w:ins w:id="3180" w:author="Windows User" w:date="2016-04-13T16:57:00Z">
              <w:r w:rsidRPr="003C054C">
                <w:rPr>
                  <w:rFonts w:eastAsia="Times New Roman" w:cs="Times New Roman"/>
                  <w:bCs/>
                  <w:color w:val="000000"/>
                  <w:lang w:eastAsia="en-IE"/>
                </w:rPr>
                <w:t>(ρ</w:t>
              </w:r>
              <w:r w:rsidRPr="003C054C">
                <w:rPr>
                  <w:rFonts w:eastAsia="Times New Roman" w:cs="Times New Roman"/>
                  <w:bCs/>
                  <w:color w:val="000000"/>
                  <w:vertAlign w:val="subscript"/>
                  <w:lang w:eastAsia="en-IE"/>
                </w:rPr>
                <w:t>2</w:t>
              </w:r>
              <w:r w:rsidRPr="003C054C">
                <w:rPr>
                  <w:rFonts w:eastAsia="Times New Roman" w:cs="Times New Roman"/>
                  <w:bCs/>
                  <w:color w:val="000000"/>
                  <w:lang w:eastAsia="en-IE"/>
                </w:rPr>
                <w:t>)</w:t>
              </w:r>
            </w:ins>
          </w:p>
        </w:tc>
        <w:tc>
          <w:tcPr>
            <w:tcW w:w="6866" w:type="dxa"/>
            <w:gridSpan w:val="4"/>
            <w:tcBorders>
              <w:top w:val="nil"/>
              <w:left w:val="nil"/>
              <w:bottom w:val="nil"/>
              <w:right w:val="nil"/>
            </w:tcBorders>
          </w:tcPr>
          <w:p w14:paraId="3496F621" w14:textId="77777777" w:rsidR="00DE72A5" w:rsidRPr="003C054C" w:rsidRDefault="00DE72A5" w:rsidP="00807A25">
            <w:pPr>
              <w:jc w:val="center"/>
              <w:rPr>
                <w:ins w:id="3181" w:author="Windows User" w:date="2016-04-13T16:57:00Z"/>
              </w:rPr>
            </w:pPr>
            <w:ins w:id="3182" w:author="Windows User" w:date="2016-04-13T16:57:00Z">
              <w:r w:rsidRPr="003C054C">
                <w:t>0.134</w:t>
              </w:r>
            </w:ins>
          </w:p>
          <w:p w14:paraId="1E6D31D9" w14:textId="77777777" w:rsidR="00DE72A5" w:rsidRPr="003C054C" w:rsidRDefault="00DE72A5" w:rsidP="00807A25">
            <w:pPr>
              <w:jc w:val="center"/>
              <w:rPr>
                <w:ins w:id="3183" w:author="Windows User" w:date="2016-04-13T16:57:00Z"/>
              </w:rPr>
            </w:pPr>
            <w:ins w:id="3184" w:author="Windows User" w:date="2016-04-13T16:57:00Z">
              <w:r w:rsidRPr="003C054C">
                <w:t>(0.042)</w:t>
              </w:r>
            </w:ins>
          </w:p>
        </w:tc>
      </w:tr>
      <w:tr w:rsidR="00DE72A5" w14:paraId="713F6B77" w14:textId="77777777" w:rsidTr="00807A25">
        <w:trPr>
          <w:ins w:id="3185" w:author="Windows User" w:date="2016-04-13T16:57:00Z"/>
        </w:trPr>
        <w:tc>
          <w:tcPr>
            <w:tcW w:w="2376" w:type="dxa"/>
            <w:tcBorders>
              <w:top w:val="nil"/>
              <w:left w:val="nil"/>
              <w:bottom w:val="nil"/>
              <w:right w:val="nil"/>
            </w:tcBorders>
          </w:tcPr>
          <w:p w14:paraId="42062AA1" w14:textId="77777777" w:rsidR="00DE72A5" w:rsidRPr="003C054C" w:rsidRDefault="00DE72A5" w:rsidP="00807A25">
            <w:pPr>
              <w:rPr>
                <w:ins w:id="3186" w:author="Windows User" w:date="2016-04-13T16:57:00Z"/>
              </w:rPr>
            </w:pPr>
            <w:ins w:id="3187" w:author="Windows User" w:date="2016-04-13T16:57:00Z">
              <w:r w:rsidRPr="003C054C">
                <w:t>Cod-end weight (W)</w:t>
              </w:r>
            </w:ins>
          </w:p>
          <w:p w14:paraId="019E3271" w14:textId="77777777" w:rsidR="00DE72A5" w:rsidRPr="003C054C" w:rsidRDefault="00DE72A5" w:rsidP="00807A25">
            <w:pPr>
              <w:jc w:val="center"/>
              <w:rPr>
                <w:ins w:id="3188" w:author="Windows User" w:date="2016-04-13T16:57:00Z"/>
              </w:rPr>
            </w:pPr>
            <w:ins w:id="3189" w:author="Windows User" w:date="2016-04-13T16:57:00Z">
              <w:r w:rsidRPr="003C054C">
                <w:rPr>
                  <w:rFonts w:eastAsia="Times New Roman" w:cs="Times New Roman"/>
                  <w:bCs/>
                  <w:color w:val="000000"/>
                  <w:lang w:eastAsia="en-IE"/>
                </w:rPr>
                <w:t>(γ</w:t>
              </w:r>
              <w:r w:rsidRPr="003C054C">
                <w:rPr>
                  <w:rFonts w:eastAsia="Times New Roman" w:cs="Times New Roman"/>
                  <w:bCs/>
                  <w:color w:val="000000"/>
                  <w:vertAlign w:val="subscript"/>
                  <w:lang w:eastAsia="en-IE"/>
                </w:rPr>
                <w:t>1</w:t>
              </w:r>
              <w:r w:rsidRPr="003C054C">
                <w:rPr>
                  <w:rFonts w:eastAsia="Times New Roman" w:cs="Times New Roman"/>
                  <w:bCs/>
                  <w:color w:val="000000"/>
                  <w:lang w:eastAsia="en-IE"/>
                </w:rPr>
                <w:t>)</w:t>
              </w:r>
            </w:ins>
          </w:p>
        </w:tc>
        <w:tc>
          <w:tcPr>
            <w:tcW w:w="1320" w:type="dxa"/>
            <w:tcBorders>
              <w:top w:val="nil"/>
              <w:left w:val="nil"/>
              <w:bottom w:val="nil"/>
              <w:right w:val="nil"/>
            </w:tcBorders>
          </w:tcPr>
          <w:p w14:paraId="2D01C543" w14:textId="77777777" w:rsidR="00DE72A5" w:rsidRPr="003C054C" w:rsidRDefault="00DE72A5" w:rsidP="00807A25">
            <w:pPr>
              <w:jc w:val="center"/>
              <w:rPr>
                <w:ins w:id="3190" w:author="Windows User" w:date="2016-04-13T16:57:00Z"/>
              </w:rPr>
            </w:pPr>
            <w:ins w:id="3191" w:author="Windows User" w:date="2016-04-13T16:57:00Z">
              <w:r w:rsidRPr="003C054C">
                <w:t>0.543</w:t>
              </w:r>
            </w:ins>
          </w:p>
          <w:p w14:paraId="37F95543" w14:textId="77777777" w:rsidR="00DE72A5" w:rsidRPr="003C054C" w:rsidRDefault="00DE72A5" w:rsidP="00807A25">
            <w:pPr>
              <w:jc w:val="center"/>
              <w:rPr>
                <w:ins w:id="3192" w:author="Windows User" w:date="2016-04-13T16:57:00Z"/>
              </w:rPr>
            </w:pPr>
            <w:ins w:id="3193" w:author="Windows User" w:date="2016-04-13T16:57:00Z">
              <w:r w:rsidRPr="003C054C">
                <w:t>(0.066)</w:t>
              </w:r>
            </w:ins>
          </w:p>
        </w:tc>
        <w:tc>
          <w:tcPr>
            <w:tcW w:w="1848" w:type="dxa"/>
            <w:tcBorders>
              <w:top w:val="nil"/>
              <w:left w:val="nil"/>
              <w:bottom w:val="nil"/>
              <w:right w:val="nil"/>
            </w:tcBorders>
          </w:tcPr>
          <w:p w14:paraId="7348B9F9" w14:textId="77777777" w:rsidR="00DE72A5" w:rsidRPr="003C054C" w:rsidRDefault="00DE72A5" w:rsidP="00807A25">
            <w:pPr>
              <w:jc w:val="center"/>
              <w:rPr>
                <w:ins w:id="3194" w:author="Windows User" w:date="2016-04-13T16:57:00Z"/>
              </w:rPr>
            </w:pPr>
            <w:ins w:id="3195" w:author="Windows User" w:date="2016-04-13T16:57:00Z">
              <w:r w:rsidRPr="003C054C">
                <w:t>-0.280</w:t>
              </w:r>
            </w:ins>
          </w:p>
          <w:p w14:paraId="48138AC1" w14:textId="77777777" w:rsidR="00DE72A5" w:rsidRPr="003C054C" w:rsidRDefault="00DE72A5" w:rsidP="00807A25">
            <w:pPr>
              <w:jc w:val="center"/>
              <w:rPr>
                <w:ins w:id="3196" w:author="Windows User" w:date="2016-04-13T16:57:00Z"/>
              </w:rPr>
            </w:pPr>
            <w:ins w:id="3197" w:author="Windows User" w:date="2016-04-13T16:57:00Z">
              <w:r w:rsidRPr="003C054C">
                <w:t>(0.170)</w:t>
              </w:r>
            </w:ins>
          </w:p>
        </w:tc>
        <w:tc>
          <w:tcPr>
            <w:tcW w:w="1849" w:type="dxa"/>
            <w:tcBorders>
              <w:top w:val="nil"/>
              <w:left w:val="nil"/>
              <w:bottom w:val="nil"/>
              <w:right w:val="nil"/>
            </w:tcBorders>
          </w:tcPr>
          <w:p w14:paraId="30BEED59" w14:textId="77777777" w:rsidR="00DE72A5" w:rsidRPr="003C054C" w:rsidRDefault="00DE72A5" w:rsidP="00807A25">
            <w:pPr>
              <w:jc w:val="center"/>
              <w:rPr>
                <w:ins w:id="3198" w:author="Windows User" w:date="2016-04-13T16:57:00Z"/>
              </w:rPr>
            </w:pPr>
            <w:ins w:id="3199" w:author="Windows User" w:date="2016-04-13T16:57:00Z">
              <w:r w:rsidRPr="003C054C">
                <w:t>0.466</w:t>
              </w:r>
            </w:ins>
          </w:p>
          <w:p w14:paraId="27A44401" w14:textId="77777777" w:rsidR="00DE72A5" w:rsidRPr="003C054C" w:rsidRDefault="00DE72A5" w:rsidP="00807A25">
            <w:pPr>
              <w:jc w:val="center"/>
              <w:rPr>
                <w:ins w:id="3200" w:author="Windows User" w:date="2016-04-13T16:57:00Z"/>
              </w:rPr>
            </w:pPr>
            <w:ins w:id="3201" w:author="Windows User" w:date="2016-04-13T16:57:00Z">
              <w:r w:rsidRPr="003C054C">
                <w:t>(0.055)</w:t>
              </w:r>
            </w:ins>
          </w:p>
        </w:tc>
        <w:tc>
          <w:tcPr>
            <w:tcW w:w="1849" w:type="dxa"/>
            <w:tcBorders>
              <w:top w:val="nil"/>
              <w:left w:val="nil"/>
              <w:bottom w:val="nil"/>
              <w:right w:val="nil"/>
            </w:tcBorders>
          </w:tcPr>
          <w:p w14:paraId="63D19794" w14:textId="77777777" w:rsidR="00DE72A5" w:rsidRPr="003C054C" w:rsidRDefault="00DE72A5" w:rsidP="00807A25">
            <w:pPr>
              <w:jc w:val="center"/>
              <w:rPr>
                <w:ins w:id="3202" w:author="Windows User" w:date="2016-04-13T16:57:00Z"/>
              </w:rPr>
            </w:pPr>
            <w:ins w:id="3203" w:author="Windows User" w:date="2016-04-13T16:57:00Z">
              <w:r w:rsidRPr="003C054C">
                <w:t>0.437</w:t>
              </w:r>
            </w:ins>
          </w:p>
          <w:p w14:paraId="7AB0F1F6" w14:textId="77777777" w:rsidR="00DE72A5" w:rsidRPr="003C054C" w:rsidRDefault="00DE72A5" w:rsidP="00807A25">
            <w:pPr>
              <w:jc w:val="center"/>
              <w:rPr>
                <w:ins w:id="3204" w:author="Windows User" w:date="2016-04-13T16:57:00Z"/>
              </w:rPr>
            </w:pPr>
            <w:ins w:id="3205" w:author="Windows User" w:date="2016-04-13T16:57:00Z">
              <w:r w:rsidRPr="003C054C">
                <w:t>(0.051)</w:t>
              </w:r>
            </w:ins>
          </w:p>
        </w:tc>
      </w:tr>
      <w:tr w:rsidR="00DE72A5" w14:paraId="36DC3664" w14:textId="77777777" w:rsidTr="00807A25">
        <w:trPr>
          <w:ins w:id="3206" w:author="Windows User" w:date="2016-04-13T16:57:00Z"/>
        </w:trPr>
        <w:tc>
          <w:tcPr>
            <w:tcW w:w="2376" w:type="dxa"/>
            <w:tcBorders>
              <w:top w:val="nil"/>
              <w:left w:val="nil"/>
              <w:bottom w:val="single" w:sz="4" w:space="0" w:color="auto"/>
              <w:right w:val="nil"/>
            </w:tcBorders>
          </w:tcPr>
          <w:p w14:paraId="290AB33C" w14:textId="77777777" w:rsidR="00DE72A5" w:rsidRPr="003C054C" w:rsidRDefault="00DE72A5" w:rsidP="00807A25">
            <w:pPr>
              <w:rPr>
                <w:ins w:id="3207" w:author="Windows User" w:date="2016-04-13T16:57:00Z"/>
              </w:rPr>
            </w:pPr>
            <w:ins w:id="3208" w:author="Windows User" w:date="2016-04-13T16:57:00Z">
              <w:r w:rsidRPr="003C054C">
                <w:t>W*CL</w:t>
              </w:r>
            </w:ins>
          </w:p>
          <w:p w14:paraId="1A8ADA25" w14:textId="77777777" w:rsidR="00DE72A5" w:rsidRPr="003C054C" w:rsidRDefault="00DE72A5" w:rsidP="00807A25">
            <w:pPr>
              <w:jc w:val="center"/>
              <w:rPr>
                <w:ins w:id="3209" w:author="Windows User" w:date="2016-04-13T16:57:00Z"/>
              </w:rPr>
            </w:pPr>
            <w:ins w:id="3210" w:author="Windows User" w:date="2016-04-13T16:57:00Z">
              <w:r w:rsidRPr="003C054C">
                <w:rPr>
                  <w:rFonts w:eastAsia="Times New Roman" w:cs="Times New Roman"/>
                  <w:bCs/>
                  <w:color w:val="000000"/>
                  <w:lang w:eastAsia="en-IE"/>
                </w:rPr>
                <w:t>(ρ</w:t>
              </w:r>
              <w:r w:rsidRPr="003C054C">
                <w:rPr>
                  <w:rFonts w:eastAsia="Times New Roman" w:cs="Times New Roman"/>
                  <w:bCs/>
                  <w:color w:val="000000"/>
                  <w:vertAlign w:val="subscript"/>
                  <w:lang w:eastAsia="en-IE"/>
                </w:rPr>
                <w:t>3,j</w:t>
              </w:r>
              <w:r w:rsidRPr="003C054C">
                <w:rPr>
                  <w:rFonts w:eastAsia="Times New Roman" w:cs="Times New Roman"/>
                  <w:bCs/>
                  <w:color w:val="000000"/>
                  <w:lang w:eastAsia="en-IE"/>
                </w:rPr>
                <w:t>)</w:t>
              </w:r>
            </w:ins>
          </w:p>
        </w:tc>
        <w:tc>
          <w:tcPr>
            <w:tcW w:w="1320" w:type="dxa"/>
            <w:tcBorders>
              <w:top w:val="nil"/>
              <w:left w:val="nil"/>
              <w:bottom w:val="single" w:sz="4" w:space="0" w:color="auto"/>
              <w:right w:val="nil"/>
            </w:tcBorders>
          </w:tcPr>
          <w:p w14:paraId="5BDF6CA5" w14:textId="77777777" w:rsidR="00DE72A5" w:rsidRPr="003C054C" w:rsidRDefault="00DE72A5" w:rsidP="00807A25">
            <w:pPr>
              <w:jc w:val="center"/>
              <w:rPr>
                <w:ins w:id="3211" w:author="Windows User" w:date="2016-04-13T16:57:00Z"/>
              </w:rPr>
            </w:pPr>
            <w:ins w:id="3212" w:author="Windows User" w:date="2016-04-13T16:57:00Z">
              <w:r w:rsidRPr="003C054C">
                <w:t>-0.416</w:t>
              </w:r>
            </w:ins>
          </w:p>
          <w:p w14:paraId="2557E06B" w14:textId="77777777" w:rsidR="00DE72A5" w:rsidRPr="003C054C" w:rsidRDefault="00DE72A5" w:rsidP="00807A25">
            <w:pPr>
              <w:jc w:val="center"/>
              <w:rPr>
                <w:ins w:id="3213" w:author="Windows User" w:date="2016-04-13T16:57:00Z"/>
              </w:rPr>
            </w:pPr>
            <w:ins w:id="3214" w:author="Windows User" w:date="2016-04-13T16:57:00Z">
              <w:r w:rsidRPr="003C054C">
                <w:t>(0.057)</w:t>
              </w:r>
            </w:ins>
          </w:p>
        </w:tc>
        <w:tc>
          <w:tcPr>
            <w:tcW w:w="1848" w:type="dxa"/>
            <w:tcBorders>
              <w:top w:val="nil"/>
              <w:left w:val="nil"/>
              <w:bottom w:val="single" w:sz="4" w:space="0" w:color="auto"/>
              <w:right w:val="nil"/>
            </w:tcBorders>
          </w:tcPr>
          <w:p w14:paraId="3749209E" w14:textId="77777777" w:rsidR="00DE72A5" w:rsidRPr="003C054C" w:rsidRDefault="00DE72A5" w:rsidP="00807A25">
            <w:pPr>
              <w:jc w:val="center"/>
              <w:rPr>
                <w:ins w:id="3215" w:author="Windows User" w:date="2016-04-13T16:57:00Z"/>
              </w:rPr>
            </w:pPr>
            <w:ins w:id="3216" w:author="Windows User" w:date="2016-04-13T16:57:00Z">
              <w:r w:rsidRPr="003C054C">
                <w:t>0.557</w:t>
              </w:r>
            </w:ins>
          </w:p>
          <w:p w14:paraId="0B752CA3" w14:textId="77777777" w:rsidR="00DE72A5" w:rsidRPr="003C054C" w:rsidRDefault="00DE72A5" w:rsidP="00807A25">
            <w:pPr>
              <w:jc w:val="center"/>
              <w:rPr>
                <w:ins w:id="3217" w:author="Windows User" w:date="2016-04-13T16:57:00Z"/>
              </w:rPr>
            </w:pPr>
            <w:ins w:id="3218" w:author="Windows User" w:date="2016-04-13T16:57:00Z">
              <w:r w:rsidRPr="003C054C">
                <w:t>(0.222)</w:t>
              </w:r>
            </w:ins>
          </w:p>
        </w:tc>
        <w:tc>
          <w:tcPr>
            <w:tcW w:w="1849" w:type="dxa"/>
            <w:tcBorders>
              <w:top w:val="nil"/>
              <w:left w:val="nil"/>
              <w:bottom w:val="single" w:sz="4" w:space="0" w:color="auto"/>
              <w:right w:val="nil"/>
            </w:tcBorders>
          </w:tcPr>
          <w:p w14:paraId="293E1786" w14:textId="77777777" w:rsidR="00DE72A5" w:rsidRPr="003C054C" w:rsidRDefault="00DE72A5" w:rsidP="00807A25">
            <w:pPr>
              <w:jc w:val="center"/>
              <w:rPr>
                <w:ins w:id="3219" w:author="Windows User" w:date="2016-04-13T16:57:00Z"/>
              </w:rPr>
            </w:pPr>
            <w:ins w:id="3220" w:author="Windows User" w:date="2016-04-13T16:57:00Z">
              <w:r w:rsidRPr="003C054C">
                <w:t>0</w:t>
              </w:r>
            </w:ins>
          </w:p>
        </w:tc>
        <w:tc>
          <w:tcPr>
            <w:tcW w:w="1849" w:type="dxa"/>
            <w:tcBorders>
              <w:top w:val="nil"/>
              <w:left w:val="nil"/>
              <w:bottom w:val="single" w:sz="4" w:space="0" w:color="auto"/>
              <w:right w:val="nil"/>
            </w:tcBorders>
          </w:tcPr>
          <w:p w14:paraId="4E192CE5" w14:textId="77777777" w:rsidR="00DE72A5" w:rsidRPr="003C054C" w:rsidRDefault="00DE72A5" w:rsidP="00807A25">
            <w:pPr>
              <w:jc w:val="center"/>
              <w:rPr>
                <w:ins w:id="3221" w:author="Windows User" w:date="2016-04-13T16:57:00Z"/>
              </w:rPr>
            </w:pPr>
            <w:ins w:id="3222" w:author="Windows User" w:date="2016-04-13T16:57:00Z">
              <w:r w:rsidRPr="003C054C">
                <w:t>0</w:t>
              </w:r>
            </w:ins>
          </w:p>
        </w:tc>
      </w:tr>
    </w:tbl>
    <w:p w14:paraId="15F88E37" w14:textId="000DF8E6" w:rsidR="0032718B" w:rsidDel="006E1E2A" w:rsidRDefault="0032718B">
      <w:pPr>
        <w:rPr>
          <w:del w:id="3223" w:author="Coilin" w:date="2016-03-24T10:25:00Z"/>
        </w:rPr>
      </w:pPr>
      <w:del w:id="3224" w:author="Coilin" w:date="2016-03-24T10:24:00Z">
        <w:r w:rsidDel="006E1E2A">
          <w:br w:type="page"/>
        </w:r>
      </w:del>
    </w:p>
    <w:p w14:paraId="71E91299" w14:textId="77777777" w:rsidR="006E1E2A" w:rsidRDefault="006E1E2A">
      <w:pPr>
        <w:rPr>
          <w:ins w:id="3225" w:author="Coilin" w:date="2016-03-24T10:25:00Z"/>
        </w:rPr>
      </w:pPr>
    </w:p>
    <w:p w14:paraId="63DE39C1" w14:textId="77777777" w:rsidR="006E1E2A" w:rsidRDefault="006E1E2A">
      <w:pPr>
        <w:rPr>
          <w:ins w:id="3226" w:author="Coilin" w:date="2016-03-24T10:25:00Z"/>
          <w:rFonts w:ascii="Calibri" w:eastAsia="Droid Sans" w:hAnsi="Calibri"/>
        </w:rPr>
      </w:pPr>
    </w:p>
    <w:p w14:paraId="0B861E60" w14:textId="7A029CC8" w:rsidR="00F356FF" w:rsidRDefault="00F356FF" w:rsidP="000320C0">
      <w:pPr>
        <w:pStyle w:val="Textbody"/>
        <w:spacing w:after="40" w:line="480" w:lineRule="auto"/>
        <w:jc w:val="both"/>
      </w:pPr>
    </w:p>
    <w:p w14:paraId="35E2F5F0" w14:textId="0BDFD17E" w:rsidR="00DE72A5" w:rsidRDefault="00DE72A5" w:rsidP="000320C0">
      <w:pPr>
        <w:pStyle w:val="Textbody"/>
        <w:spacing w:after="40" w:line="480" w:lineRule="auto"/>
        <w:jc w:val="both"/>
        <w:rPr>
          <w:ins w:id="3227" w:author="Windows User" w:date="2016-04-13T16:57:00Z"/>
        </w:rPr>
      </w:pPr>
    </w:p>
    <w:p w14:paraId="2474974E" w14:textId="77777777" w:rsidR="00DE72A5" w:rsidRDefault="00DE72A5">
      <w:pPr>
        <w:rPr>
          <w:ins w:id="3228" w:author="Windows User" w:date="2016-04-13T16:57:00Z"/>
          <w:rFonts w:ascii="Calibri" w:eastAsia="Droid Sans" w:hAnsi="Calibri"/>
        </w:rPr>
      </w:pPr>
      <w:ins w:id="3229" w:author="Windows User" w:date="2016-04-13T16:57:00Z">
        <w:r>
          <w:br w:type="page"/>
        </w:r>
      </w:ins>
    </w:p>
    <w:p w14:paraId="72824C66" w14:textId="751F10C5" w:rsidR="00B75205" w:rsidDel="00DE72A5" w:rsidRDefault="00B75205" w:rsidP="000320C0">
      <w:pPr>
        <w:pStyle w:val="Textbody"/>
        <w:spacing w:after="40" w:line="480" w:lineRule="auto"/>
        <w:jc w:val="both"/>
        <w:rPr>
          <w:del w:id="3230" w:author="Windows User" w:date="2016-04-13T16:57:00Z"/>
        </w:rPr>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w:t>
      </w:r>
      <w:proofErr w:type="spellStart"/>
      <w:r w:rsidR="003312FB">
        <w:t>Seafish</w:t>
      </w:r>
      <w:proofErr w:type="spellEnd"/>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4A407363" w:rsidR="00B75205" w:rsidRDefault="003E3D1E" w:rsidP="000320C0">
      <w:pPr>
        <w:keepNext/>
        <w:spacing w:after="40" w:line="480" w:lineRule="auto"/>
        <w:jc w:val="both"/>
      </w:pPr>
      <w:r>
        <w:rPr>
          <w:noProof/>
          <w:lang w:eastAsia="en-IE"/>
        </w:rPr>
        <w:drawing>
          <wp:inline distT="0" distB="0" distL="0" distR="0" wp14:anchorId="259778E7" wp14:editId="5716434D">
            <wp:extent cx="5756275" cy="507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5B4676FA" w:rsidR="00D35A1A" w:rsidRDefault="002B3EAE">
      <w:pPr>
        <w:rPr>
          <w:ins w:id="3231" w:author="Coilin" w:date="2016-03-24T14:17:00Z"/>
          <w:sz w:val="24"/>
          <w:szCs w:val="24"/>
        </w:rPr>
      </w:pPr>
      <w:r>
        <w:rPr>
          <w:i/>
          <w:sz w:val="24"/>
          <w:szCs w:val="24"/>
        </w:rPr>
        <w:br w:type="page"/>
      </w:r>
    </w:p>
    <w:p w14:paraId="73A427EB" w14:textId="1E4CD62F" w:rsidR="00D35A1A" w:rsidRDefault="00D35A1A">
      <w:pPr>
        <w:rPr>
          <w:ins w:id="3232" w:author="Coilin" w:date="2016-03-24T14:18:00Z"/>
          <w:rFonts w:ascii="Calibri" w:eastAsia="Droid Sans" w:hAnsi="Calibri"/>
          <w:iCs/>
          <w:color w:val="44546A"/>
          <w:sz w:val="24"/>
          <w:szCs w:val="24"/>
        </w:rPr>
      </w:pPr>
      <w:ins w:id="3233" w:author="Coilin" w:date="2016-03-24T14:18:00Z">
        <w:del w:id="3234" w:author="Windows User" w:date="2016-04-13T16:58:00Z">
          <w:r w:rsidDel="00DE72A5">
            <w:rPr>
              <w:rFonts w:ascii="Calibri" w:eastAsia="Droid Sans" w:hAnsi="Calibri"/>
              <w:iCs/>
              <w:noProof/>
              <w:color w:val="44546A"/>
              <w:sz w:val="24"/>
              <w:szCs w:val="24"/>
              <w:lang w:eastAsia="en-IE"/>
              <w:rPrChange w:id="3235" w:author="Unknown">
                <w:rPr>
                  <w:noProof/>
                  <w:lang w:eastAsia="en-IE"/>
                </w:rPr>
              </w:rPrChange>
            </w:rPr>
            <w:lastRenderedPageBreak/>
            <w:drawing>
              <wp:inline distT="0" distB="0" distL="0" distR="0" wp14:anchorId="1E33819D" wp14:editId="71DC9DCB">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del>
      </w:ins>
      <w:ins w:id="3236" w:author="Windows User" w:date="2016-04-13T16:58:00Z">
        <w:r w:rsidR="00DE72A5">
          <w:rPr>
            <w:rFonts w:ascii="Calibri" w:eastAsia="Droid Sans" w:hAnsi="Calibri"/>
            <w:iCs/>
            <w:noProof/>
            <w:color w:val="44546A"/>
            <w:sz w:val="24"/>
            <w:szCs w:val="24"/>
            <w:lang w:eastAsia="en-IE"/>
            <w:rPrChange w:id="3237" w:author="Unknown">
              <w:rPr>
                <w:noProof/>
                <w:lang w:eastAsia="en-IE"/>
              </w:rPr>
            </w:rPrChange>
          </w:rPr>
          <w:drawing>
            <wp:inline distT="0" distB="0" distL="0" distR="0" wp14:anchorId="04C194FB" wp14:editId="0EA7F476">
              <wp:extent cx="5756275" cy="5078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5CAE76E8" w14:textId="47BF3D4B" w:rsidR="00D35A1A" w:rsidRDefault="00D35A1A" w:rsidP="00D35A1A">
      <w:pPr>
        <w:pStyle w:val="Caption"/>
        <w:spacing w:after="40" w:line="480" w:lineRule="auto"/>
        <w:jc w:val="both"/>
        <w:rPr>
          <w:ins w:id="3238" w:author="Coilin" w:date="2016-03-24T14:18:00Z"/>
          <w:i w:val="0"/>
          <w:sz w:val="24"/>
          <w:szCs w:val="24"/>
        </w:rPr>
      </w:pPr>
      <w:ins w:id="3239" w:author="Coilin" w:date="2016-03-24T14:18:00Z">
        <w:r w:rsidRPr="00475E71">
          <w:rPr>
            <w:i w:val="0"/>
            <w:sz w:val="24"/>
            <w:szCs w:val="24"/>
          </w:rPr>
          <w:t xml:space="preserve">Figure </w:t>
        </w:r>
        <w:r>
          <w:rPr>
            <w:i w:val="0"/>
            <w:sz w:val="24"/>
            <w:szCs w:val="24"/>
          </w:rPr>
          <w:t xml:space="preserve">3. Multi-rig catch comparison. Predicted </w:t>
        </w:r>
      </w:ins>
      <w:ins w:id="3240" w:author="Coilin" w:date="2016-03-24T14:19:00Z">
        <w:r>
          <w:rPr>
            <w:i w:val="0"/>
            <w:sz w:val="24"/>
            <w:szCs w:val="24"/>
          </w:rPr>
          <w:t>proportions based on fixed effects by cod-end mesh size (column) and net configurations implemented in the trial</w:t>
        </w:r>
      </w:ins>
      <w:ins w:id="3241" w:author="Coilin" w:date="2016-03-24T14:18:00Z">
        <w:r>
          <w:rPr>
            <w:i w:val="0"/>
            <w:sz w:val="24"/>
            <w:szCs w:val="24"/>
          </w:rPr>
          <w:t xml:space="preserve"> (</w:t>
        </w:r>
      </w:ins>
      <w:ins w:id="3242" w:author="Coilin" w:date="2016-03-24T14:20:00Z">
        <w:r>
          <w:rPr>
            <w:i w:val="0"/>
            <w:sz w:val="24"/>
            <w:szCs w:val="24"/>
          </w:rPr>
          <w:t>e.g., 70,90,80,100 cod-ends were in positions</w:t>
        </w:r>
      </w:ins>
      <w:ins w:id="3243" w:author="Coilin" w:date="2016-03-24T14:21:00Z">
        <w:r w:rsidR="00B44EFB">
          <w:rPr>
            <w:i w:val="0"/>
            <w:sz w:val="24"/>
            <w:szCs w:val="24"/>
          </w:rPr>
          <w:t>:</w:t>
        </w:r>
      </w:ins>
      <w:ins w:id="3244" w:author="Coilin" w:date="2016-03-24T14:20:00Z">
        <w:r>
          <w:rPr>
            <w:i w:val="0"/>
            <w:sz w:val="24"/>
            <w:szCs w:val="24"/>
          </w:rPr>
          <w:t xml:space="preserve"> </w:t>
        </w:r>
        <w:r w:rsidR="00B44EFB">
          <w:rPr>
            <w:i w:val="0"/>
            <w:sz w:val="24"/>
            <w:szCs w:val="24"/>
          </w:rPr>
          <w:t>port outside</w:t>
        </w:r>
        <w:r>
          <w:rPr>
            <w:i w:val="0"/>
            <w:sz w:val="24"/>
            <w:szCs w:val="24"/>
          </w:rPr>
          <w:t>,</w:t>
        </w:r>
      </w:ins>
      <w:ins w:id="3245" w:author="Coilin" w:date="2016-03-24T14:21:00Z">
        <w:r>
          <w:rPr>
            <w:i w:val="0"/>
            <w:sz w:val="24"/>
            <w:szCs w:val="24"/>
          </w:rPr>
          <w:t xml:space="preserve"> </w:t>
        </w:r>
      </w:ins>
      <w:ins w:id="3246" w:author="Coilin" w:date="2016-03-24T14:20:00Z">
        <w:r w:rsidR="00B44EFB">
          <w:rPr>
            <w:i w:val="0"/>
            <w:sz w:val="24"/>
            <w:szCs w:val="24"/>
          </w:rPr>
          <w:t>port inside</w:t>
        </w:r>
        <w:r>
          <w:rPr>
            <w:i w:val="0"/>
            <w:sz w:val="24"/>
            <w:szCs w:val="24"/>
          </w:rPr>
          <w:t>,</w:t>
        </w:r>
      </w:ins>
      <w:ins w:id="3247" w:author="Coilin" w:date="2016-03-24T14:21:00Z">
        <w:r>
          <w:rPr>
            <w:i w:val="0"/>
            <w:sz w:val="24"/>
            <w:szCs w:val="24"/>
          </w:rPr>
          <w:t xml:space="preserve"> </w:t>
        </w:r>
      </w:ins>
      <w:ins w:id="3248" w:author="Coilin" w:date="2016-03-24T14:20:00Z">
        <w:r w:rsidR="00B44EFB">
          <w:rPr>
            <w:i w:val="0"/>
            <w:sz w:val="24"/>
            <w:szCs w:val="24"/>
          </w:rPr>
          <w:t>starboard inside</w:t>
        </w:r>
        <w:r>
          <w:rPr>
            <w:i w:val="0"/>
            <w:sz w:val="24"/>
            <w:szCs w:val="24"/>
          </w:rPr>
          <w:t>,</w:t>
        </w:r>
      </w:ins>
      <w:ins w:id="3249" w:author="Coilin" w:date="2016-03-24T14:21:00Z">
        <w:r>
          <w:rPr>
            <w:i w:val="0"/>
            <w:sz w:val="24"/>
            <w:szCs w:val="24"/>
          </w:rPr>
          <w:t xml:space="preserve"> </w:t>
        </w:r>
        <w:r w:rsidR="00B44EFB">
          <w:rPr>
            <w:i w:val="0"/>
            <w:sz w:val="24"/>
            <w:szCs w:val="24"/>
          </w:rPr>
          <w:t xml:space="preserve">and </w:t>
        </w:r>
      </w:ins>
      <w:ins w:id="3250" w:author="Coilin" w:date="2016-03-24T14:20:00Z">
        <w:r w:rsidR="00B44EFB">
          <w:rPr>
            <w:i w:val="0"/>
            <w:sz w:val="24"/>
            <w:szCs w:val="24"/>
          </w:rPr>
          <w:t>starboard outside</w:t>
        </w:r>
      </w:ins>
      <w:ins w:id="3251" w:author="Coilin" w:date="2016-03-24T14:21:00Z">
        <w:r>
          <w:rPr>
            <w:i w:val="0"/>
            <w:sz w:val="24"/>
            <w:szCs w:val="24"/>
          </w:rPr>
          <w:t>,</w:t>
        </w:r>
      </w:ins>
      <w:ins w:id="3252" w:author="Coilin" w:date="2016-03-24T14:20:00Z">
        <w:r>
          <w:rPr>
            <w:i w:val="0"/>
            <w:sz w:val="24"/>
            <w:szCs w:val="24"/>
          </w:rPr>
          <w:t xml:space="preserve"> respectively</w:t>
        </w:r>
      </w:ins>
      <w:ins w:id="3253" w:author="Coilin" w:date="2016-03-24T14:18:00Z">
        <w:r>
          <w:rPr>
            <w:i w:val="0"/>
            <w:sz w:val="24"/>
            <w:szCs w:val="24"/>
          </w:rPr>
          <w:t xml:space="preserve">). </w:t>
        </w:r>
      </w:ins>
    </w:p>
    <w:p w14:paraId="5BCFD872" w14:textId="4D355952" w:rsidR="00D35A1A" w:rsidRDefault="00D35A1A">
      <w:pPr>
        <w:rPr>
          <w:ins w:id="3254" w:author="Coilin" w:date="2016-03-24T14:17:00Z"/>
          <w:rFonts w:ascii="Calibri" w:eastAsia="Droid Sans" w:hAnsi="Calibri"/>
          <w:iCs/>
          <w:color w:val="44546A"/>
          <w:sz w:val="24"/>
          <w:szCs w:val="24"/>
        </w:rPr>
      </w:pPr>
      <w:ins w:id="3255" w:author="Coilin" w:date="2016-03-24T14:17:00Z">
        <w:r>
          <w:rPr>
            <w:rFonts w:ascii="Calibri" w:eastAsia="Droid Sans" w:hAnsi="Calibri"/>
            <w:iCs/>
            <w:color w:val="44546A"/>
            <w:sz w:val="24"/>
            <w:szCs w:val="24"/>
          </w:rPr>
          <w:br w:type="page"/>
        </w:r>
      </w:ins>
    </w:p>
    <w:p w14:paraId="12B073B0" w14:textId="77777777" w:rsidR="00B75205" w:rsidRPr="00D44F88" w:rsidRDefault="00B75205" w:rsidP="002B3EAE">
      <w:pPr>
        <w:rPr>
          <w:rFonts w:ascii="Calibri" w:eastAsia="Droid Sans" w:hAnsi="Calibri"/>
          <w:iCs/>
          <w:color w:val="44546A"/>
          <w:sz w:val="24"/>
          <w:szCs w:val="24"/>
        </w:rPr>
      </w:pPr>
    </w:p>
    <w:p w14:paraId="4EF6AA68" w14:textId="6DE29508" w:rsidR="00B75205" w:rsidRDefault="003E3D1E" w:rsidP="000320C0">
      <w:pPr>
        <w:pStyle w:val="Caption"/>
        <w:keepNext/>
        <w:spacing w:after="40" w:line="480" w:lineRule="auto"/>
      </w:pPr>
      <w:del w:id="3256" w:author="Windows User" w:date="2016-04-13T16:58:00Z">
        <w:r w:rsidDel="00DE72A5">
          <w:rPr>
            <w:noProof/>
            <w:lang w:eastAsia="en-IE"/>
          </w:rPr>
          <w:drawing>
            <wp:inline distT="0" distB="0" distL="0" distR="0" wp14:anchorId="6851CCB9" wp14:editId="3F33132F">
              <wp:extent cx="5756275" cy="5078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del>
      <w:ins w:id="3257" w:author="Windows User" w:date="2016-04-13T16:58:00Z">
        <w:r w:rsidR="00DE72A5">
          <w:rPr>
            <w:noProof/>
            <w:lang w:eastAsia="en-IE"/>
          </w:rPr>
          <w:drawing>
            <wp:inline distT="0" distB="0" distL="0" distR="0" wp14:anchorId="287C3AEF" wp14:editId="7F81E5E8">
              <wp:extent cx="5756275" cy="5078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67F44985" w14:textId="24C7179E" w:rsidR="00B75205" w:rsidRDefault="00B75205" w:rsidP="000320C0">
      <w:pPr>
        <w:pStyle w:val="Caption"/>
        <w:spacing w:after="40" w:line="480" w:lineRule="auto"/>
        <w:jc w:val="both"/>
        <w:rPr>
          <w:i w:val="0"/>
          <w:sz w:val="24"/>
          <w:szCs w:val="24"/>
        </w:rPr>
      </w:pPr>
      <w:r w:rsidRPr="00475E71">
        <w:rPr>
          <w:i w:val="0"/>
          <w:sz w:val="24"/>
          <w:szCs w:val="24"/>
        </w:rPr>
        <w:t xml:space="preserve">Figure </w:t>
      </w:r>
      <w:ins w:id="3258" w:author="Coilin" w:date="2016-03-24T18:30:00Z">
        <w:r w:rsidR="00A476B8">
          <w:rPr>
            <w:i w:val="0"/>
            <w:sz w:val="24"/>
            <w:szCs w:val="24"/>
          </w:rPr>
          <w:t>4</w:t>
        </w:r>
      </w:ins>
      <w:del w:id="3259" w:author="Coilin" w:date="2016-03-24T18:30:00Z">
        <w:r w:rsidR="00036647" w:rsidDel="00A476B8">
          <w:rPr>
            <w:i w:val="0"/>
            <w:sz w:val="24"/>
            <w:szCs w:val="24"/>
          </w:rPr>
          <w:delText>3</w:delText>
        </w:r>
      </w:del>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296594C1" w:rsidR="00B75205" w:rsidRDefault="00F35B9C" w:rsidP="000320C0">
      <w:pPr>
        <w:pStyle w:val="Caption"/>
        <w:keepNext/>
        <w:spacing w:after="40" w:line="480" w:lineRule="auto"/>
      </w:pPr>
      <w:del w:id="3260" w:author="Windows User" w:date="2016-04-13T16:59:00Z">
        <w:r w:rsidDel="00DE72A5">
          <w:rPr>
            <w:noProof/>
            <w:lang w:eastAsia="en-IE"/>
          </w:rPr>
          <w:lastRenderedPageBreak/>
          <w:drawing>
            <wp:inline distT="0" distB="0" distL="0" distR="0" wp14:anchorId="15D1E4CD" wp14:editId="3EBEB2BF">
              <wp:extent cx="5756275" cy="846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del>
      <w:ins w:id="3261" w:author="Windows User" w:date="2016-04-13T16:59:00Z">
        <w:r w:rsidR="00DE72A5">
          <w:rPr>
            <w:noProof/>
            <w:lang w:eastAsia="en-IE"/>
          </w:rPr>
          <w:drawing>
            <wp:inline distT="0" distB="0" distL="0" distR="0" wp14:anchorId="390883CF" wp14:editId="49E0166B">
              <wp:extent cx="5756275" cy="8465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ins>
    </w:p>
    <w:p w14:paraId="4790D8D6" w14:textId="3AB758A6" w:rsidR="002B3EAE" w:rsidRDefault="00B75205" w:rsidP="000320C0">
      <w:pPr>
        <w:pStyle w:val="Caption"/>
        <w:spacing w:after="40" w:line="480" w:lineRule="auto"/>
        <w:jc w:val="both"/>
        <w:rPr>
          <w:i w:val="0"/>
          <w:sz w:val="24"/>
          <w:szCs w:val="24"/>
        </w:rPr>
      </w:pPr>
      <w:r w:rsidRPr="00813A7E">
        <w:rPr>
          <w:i w:val="0"/>
          <w:sz w:val="24"/>
          <w:szCs w:val="24"/>
        </w:rPr>
        <w:lastRenderedPageBreak/>
        <w:t xml:space="preserve">Figure </w:t>
      </w:r>
      <w:ins w:id="3262" w:author="Coilin" w:date="2016-03-24T18:30:00Z">
        <w:r w:rsidR="00A476B8">
          <w:rPr>
            <w:i w:val="0"/>
            <w:sz w:val="24"/>
            <w:szCs w:val="24"/>
          </w:rPr>
          <w:t>5</w:t>
        </w:r>
      </w:ins>
      <w:del w:id="3263" w:author="Coilin" w:date="2016-03-24T18:30:00Z">
        <w:r w:rsidR="00036647" w:rsidDel="00A476B8">
          <w:rPr>
            <w:i w:val="0"/>
            <w:sz w:val="24"/>
            <w:szCs w:val="24"/>
          </w:rPr>
          <w:delText>4</w:delText>
        </w:r>
      </w:del>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4DAF6644" w:rsidR="00B75205" w:rsidRDefault="00F35B9C" w:rsidP="000320C0">
      <w:pPr>
        <w:pStyle w:val="Caption"/>
        <w:keepNext/>
        <w:spacing w:after="40" w:line="480" w:lineRule="auto"/>
        <w:jc w:val="both"/>
      </w:pPr>
      <w:del w:id="3264" w:author="Windows User" w:date="2016-04-13T16:59:00Z">
        <w:r w:rsidDel="00DE72A5">
          <w:rPr>
            <w:noProof/>
            <w:lang w:eastAsia="en-IE"/>
          </w:rPr>
          <w:lastRenderedPageBreak/>
          <w:drawing>
            <wp:inline distT="0" distB="0" distL="0" distR="0" wp14:anchorId="787E9873" wp14:editId="2A734515">
              <wp:extent cx="5756275" cy="507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del>
      <w:ins w:id="3265" w:author="Windows User" w:date="2016-04-13T16:59:00Z">
        <w:r w:rsidR="00DE72A5">
          <w:rPr>
            <w:noProof/>
            <w:lang w:eastAsia="en-IE"/>
          </w:rPr>
          <w:drawing>
            <wp:inline distT="0" distB="0" distL="0" distR="0" wp14:anchorId="5CF314A5" wp14:editId="252A03D9">
              <wp:extent cx="5756275" cy="5078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6C742937" w14:textId="5ABD5D61"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ins w:id="3266" w:author="Coilin" w:date="2016-03-24T18:30:00Z">
        <w:r w:rsidR="00A476B8">
          <w:rPr>
            <w:i w:val="0"/>
            <w:sz w:val="24"/>
            <w:szCs w:val="24"/>
          </w:rPr>
          <w:t>6</w:t>
        </w:r>
      </w:ins>
      <w:del w:id="3267" w:author="Coilin" w:date="2016-03-24T18:30:00Z">
        <w:r w:rsidR="00036647" w:rsidDel="00A476B8">
          <w:rPr>
            <w:i w:val="0"/>
            <w:sz w:val="24"/>
            <w:szCs w:val="24"/>
          </w:rPr>
          <w:delText>5</w:delText>
        </w:r>
      </w:del>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2C487C7E" w:rsidR="00F35B9C" w:rsidRDefault="00F35B9C" w:rsidP="000320C0">
      <w:pPr>
        <w:spacing w:after="40" w:line="480" w:lineRule="auto"/>
        <w:jc w:val="both"/>
      </w:pPr>
    </w:p>
    <w:p w14:paraId="73DCAFB5" w14:textId="77777777" w:rsidR="00F35B9C" w:rsidRDefault="00F35B9C">
      <w:r>
        <w:br w:type="page"/>
      </w:r>
    </w:p>
    <w:p w14:paraId="3ADC30CA" w14:textId="472E5093" w:rsidR="00035936" w:rsidRDefault="00F35B9C" w:rsidP="000320C0">
      <w:pPr>
        <w:spacing w:after="40" w:line="480" w:lineRule="auto"/>
        <w:jc w:val="both"/>
        <w:rPr>
          <w:ins w:id="3268" w:author="Coilin" w:date="2016-03-24T18:26:00Z"/>
        </w:rPr>
      </w:pPr>
      <w:del w:id="3269" w:author="Windows User" w:date="2016-04-13T16:59:00Z">
        <w:r w:rsidDel="00DE72A5">
          <w:rPr>
            <w:noProof/>
            <w:lang w:eastAsia="en-IE"/>
          </w:rPr>
          <w:lastRenderedPageBreak/>
          <w:drawing>
            <wp:inline distT="0" distB="0" distL="0" distR="0" wp14:anchorId="2D30A5C2" wp14:editId="6A168A6B">
              <wp:extent cx="5756275" cy="406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del>
      <w:ins w:id="3270" w:author="Windows User" w:date="2016-04-13T16:59:00Z">
        <w:r w:rsidR="00DE72A5">
          <w:rPr>
            <w:noProof/>
            <w:lang w:eastAsia="en-IE"/>
          </w:rPr>
          <w:drawing>
            <wp:inline distT="0" distB="0" distL="0" distR="0" wp14:anchorId="56D5E973" wp14:editId="5D90B7EC">
              <wp:extent cx="5756275"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ins>
    </w:p>
    <w:p w14:paraId="30E62D46" w14:textId="1BB7A9BB" w:rsidR="000260E3" w:rsidRPr="000B37CC" w:rsidRDefault="00035936">
      <w:pPr>
        <w:pStyle w:val="Caption"/>
        <w:spacing w:after="40" w:line="480" w:lineRule="auto"/>
        <w:jc w:val="both"/>
        <w:rPr>
          <w:sz w:val="24"/>
          <w:szCs w:val="24"/>
          <w:rPrChange w:id="3271" w:author="Coilin" w:date="2016-03-24T18:48:00Z">
            <w:rPr/>
          </w:rPrChange>
        </w:rPr>
        <w:pPrChange w:id="3272" w:author="Coilin" w:date="2016-03-24T18:48:00Z">
          <w:pPr>
            <w:spacing w:after="40" w:line="480" w:lineRule="auto"/>
            <w:jc w:val="both"/>
          </w:pPr>
        </w:pPrChange>
      </w:pPr>
      <w:ins w:id="3273" w:author="Coilin" w:date="2016-03-24T18:26:00Z">
        <w:r w:rsidRPr="00813A7E">
          <w:rPr>
            <w:i w:val="0"/>
            <w:sz w:val="24"/>
            <w:szCs w:val="24"/>
          </w:rPr>
          <w:t xml:space="preserve">Figure </w:t>
        </w:r>
        <w:r>
          <w:rPr>
            <w:i w:val="0"/>
            <w:sz w:val="24"/>
            <w:szCs w:val="24"/>
          </w:rPr>
          <w:t xml:space="preserve">7. Multi-rig catch comparison. Pairwise odds ratios obtained by setting cod-end </w:t>
        </w:r>
      </w:ins>
      <w:ins w:id="3274" w:author="Coilin" w:date="2016-03-24T18:28:00Z">
        <w:r>
          <w:rPr>
            <w:i w:val="0"/>
            <w:sz w:val="24"/>
            <w:szCs w:val="24"/>
          </w:rPr>
          <w:t xml:space="preserve">mean </w:t>
        </w:r>
      </w:ins>
      <w:ins w:id="3275" w:author="Coilin" w:date="2016-03-24T18:26:00Z">
        <w:r>
          <w:rPr>
            <w:i w:val="0"/>
            <w:sz w:val="24"/>
            <w:szCs w:val="24"/>
          </w:rPr>
          <w:t>weight</w:t>
        </w:r>
      </w:ins>
      <w:ins w:id="3276" w:author="Coilin" w:date="2016-03-24T18:28:00Z">
        <w:r>
          <w:rPr>
            <w:i w:val="0"/>
            <w:sz w:val="24"/>
            <w:szCs w:val="24"/>
          </w:rPr>
          <w:t>s</w:t>
        </w:r>
      </w:ins>
      <w:ins w:id="3277" w:author="Coilin" w:date="2016-03-24T18:26:00Z">
        <w:r>
          <w:rPr>
            <w:i w:val="0"/>
            <w:sz w:val="24"/>
            <w:szCs w:val="24"/>
          </w:rPr>
          <w:t xml:space="preserve"> </w:t>
        </w:r>
      </w:ins>
      <w:ins w:id="3278" w:author="Coilin" w:date="2016-03-24T18:28:00Z">
        <w:r>
          <w:rPr>
            <w:i w:val="0"/>
            <w:sz w:val="24"/>
            <w:szCs w:val="24"/>
          </w:rPr>
          <w:t xml:space="preserve">and </w:t>
        </w:r>
      </w:ins>
      <w:ins w:id="3279" w:author="Coilin" w:date="2016-03-24T18:27:00Z">
        <w:r>
          <w:rPr>
            <w:i w:val="0"/>
            <w:sz w:val="24"/>
            <w:szCs w:val="24"/>
          </w:rPr>
          <w:t>equal position effects</w:t>
        </w:r>
      </w:ins>
      <w:ins w:id="3280" w:author="Coilin" w:date="2016-03-24T18:28:00Z">
        <w:r>
          <w:rPr>
            <w:i w:val="0"/>
            <w:sz w:val="24"/>
            <w:szCs w:val="24"/>
          </w:rPr>
          <w:t>.</w:t>
        </w:r>
      </w:ins>
      <w:ins w:id="3281" w:author="Coilin" w:date="2016-03-24T18:27:00Z">
        <w:r>
          <w:rPr>
            <w:i w:val="0"/>
            <w:sz w:val="24"/>
            <w:szCs w:val="24"/>
          </w:rPr>
          <w:t xml:space="preserve"> </w:t>
        </w:r>
      </w:ins>
      <w:ins w:id="3282" w:author="Coilin" w:date="2016-03-24T18:26:00Z">
        <w:r>
          <w:rPr>
            <w:i w:val="0"/>
            <w:sz w:val="24"/>
            <w:szCs w:val="24"/>
          </w:rPr>
          <w:t xml:space="preserve">95% confidence intervals </w:t>
        </w:r>
      </w:ins>
      <w:ins w:id="3283" w:author="Coilin" w:date="2016-03-24T18:28:00Z">
        <w:r>
          <w:rPr>
            <w:i w:val="0"/>
            <w:sz w:val="24"/>
            <w:szCs w:val="24"/>
          </w:rPr>
          <w:t xml:space="preserve">are </w:t>
        </w:r>
        <w:r w:rsidR="005432F3">
          <w:rPr>
            <w:i w:val="0"/>
            <w:sz w:val="24"/>
            <w:szCs w:val="24"/>
          </w:rPr>
          <w:t xml:space="preserve">pointwise </w:t>
        </w:r>
      </w:ins>
      <w:ins w:id="3284" w:author="Coilin" w:date="2016-03-24T18:29:00Z">
        <w:r w:rsidR="005432F3">
          <w:rPr>
            <w:i w:val="0"/>
            <w:sz w:val="24"/>
            <w:szCs w:val="24"/>
          </w:rPr>
          <w:t xml:space="preserve">Bonferroni corrected </w:t>
        </w:r>
      </w:ins>
      <w:ins w:id="3285" w:author="Coilin" w:date="2016-03-24T18:28:00Z">
        <w:r>
          <w:rPr>
            <w:i w:val="0"/>
            <w:sz w:val="24"/>
            <w:szCs w:val="24"/>
          </w:rPr>
          <w:t xml:space="preserve">for </w:t>
        </w:r>
      </w:ins>
      <w:ins w:id="3286" w:author="Coilin" w:date="2016-03-24T18:29:00Z">
        <w:r w:rsidR="005432F3">
          <w:rPr>
            <w:i w:val="0"/>
            <w:sz w:val="24"/>
            <w:szCs w:val="24"/>
          </w:rPr>
          <w:t xml:space="preserve">the </w:t>
        </w:r>
      </w:ins>
      <w:ins w:id="3287" w:author="Coilin" w:date="2016-03-24T18:28:00Z">
        <w:r>
          <w:rPr>
            <w:i w:val="0"/>
            <w:sz w:val="24"/>
            <w:szCs w:val="24"/>
          </w:rPr>
          <w:t>six comparisons</w:t>
        </w:r>
      </w:ins>
      <w:ins w:id="3288" w:author="Coilin" w:date="2016-03-24T18:29:00Z">
        <w:r w:rsidR="005432F3">
          <w:rPr>
            <w:i w:val="0"/>
            <w:sz w:val="24"/>
            <w:szCs w:val="24"/>
          </w:rPr>
          <w:t xml:space="preserve"> made</w:t>
        </w:r>
      </w:ins>
      <w:ins w:id="3289" w:author="Coilin" w:date="2016-03-24T18:26:00Z">
        <w:r>
          <w:rPr>
            <w:i w:val="0"/>
            <w:sz w:val="24"/>
            <w:szCs w:val="24"/>
          </w:rPr>
          <w:t>.</w:t>
        </w:r>
      </w:ins>
    </w:p>
    <w:sectPr w:rsidR="000260E3" w:rsidRPr="000B37CC" w:rsidSect="00236F85">
      <w:headerReference w:type="default" r:id="rId25"/>
      <w:pgSz w:w="11906" w:h="16838"/>
      <w:pgMar w:top="1440" w:right="1134" w:bottom="1440" w:left="1707"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3" w:author="Coilin" w:date="2016-03-03T10:51:00Z" w:initials="C">
    <w:p w14:paraId="1AAF24F5" w14:textId="4F883A58" w:rsidR="00807A25" w:rsidRDefault="00807A25">
      <w:pPr>
        <w:pStyle w:val="CommentText"/>
      </w:pPr>
      <w:r>
        <w:rPr>
          <w:rStyle w:val="CommentReference"/>
        </w:rPr>
        <w:annotationRef/>
      </w:r>
      <w:r>
        <w:t xml:space="preserve">Include reference to: </w:t>
      </w:r>
    </w:p>
    <w:p w14:paraId="595EB266" w14:textId="77777777" w:rsidR="00807A25" w:rsidRPr="001F0AA6" w:rsidRDefault="00807A25" w:rsidP="001F0AA6">
      <w:pPr>
        <w:pStyle w:val="Standard"/>
        <w:rPr>
          <w:rFonts w:asciiTheme="minorHAnsi" w:hAnsiTheme="minorHAnsi"/>
          <w:iCs/>
        </w:rPr>
      </w:pPr>
      <w:proofErr w:type="spellStart"/>
      <w:r w:rsidRPr="001F0AA6">
        <w:rPr>
          <w:rFonts w:asciiTheme="minorHAnsi" w:hAnsiTheme="minorHAnsi"/>
          <w:iCs/>
        </w:rPr>
        <w:t>Mosimann</w:t>
      </w:r>
      <w:proofErr w:type="spellEnd"/>
      <w:r w:rsidRPr="001F0AA6">
        <w:rPr>
          <w:rFonts w:asciiTheme="minorHAnsi" w:hAnsiTheme="minorHAnsi"/>
          <w:iCs/>
        </w:rPr>
        <w:t xml:space="preserve">, J. E. (1962). On the compound multinomial distribution, the multivariate β-distribution, and correlations among proportions. </w:t>
      </w:r>
      <w:proofErr w:type="spellStart"/>
      <w:r w:rsidRPr="001F0AA6">
        <w:rPr>
          <w:rFonts w:asciiTheme="minorHAnsi" w:hAnsiTheme="minorHAnsi"/>
          <w:iCs/>
        </w:rPr>
        <w:t>Biometrika</w:t>
      </w:r>
      <w:proofErr w:type="spellEnd"/>
      <w:r w:rsidRPr="001F0AA6">
        <w:rPr>
          <w:rFonts w:asciiTheme="minorHAnsi" w:hAnsiTheme="minorHAnsi"/>
          <w:iCs/>
        </w:rPr>
        <w:t xml:space="preserve"> 49 (1-2), 65–82.</w:t>
      </w:r>
      <w:r w:rsidRPr="001F0AA6">
        <w:rPr>
          <w:rStyle w:val="CommentReference"/>
          <w:rFonts w:cs="Mangal"/>
        </w:rPr>
        <w:annotationRef/>
      </w:r>
    </w:p>
    <w:p w14:paraId="38332BEB" w14:textId="77777777" w:rsidR="00807A25" w:rsidRDefault="00807A25">
      <w:pPr>
        <w:pStyle w:val="CommentText"/>
      </w:pPr>
    </w:p>
  </w:comment>
  <w:comment w:id="196" w:author="Coilin" w:date="2016-03-24T14:33:00Z" w:initials="C">
    <w:p w14:paraId="2258B055" w14:textId="77777777" w:rsidR="00807A25" w:rsidRDefault="00807A25">
      <w:pPr>
        <w:pStyle w:val="CommentText"/>
      </w:pPr>
      <w:r>
        <w:rPr>
          <w:rStyle w:val="CommentReference"/>
        </w:rPr>
        <w:annotationRef/>
      </w:r>
      <w:r>
        <w:t>As we switched to TMB, can you replace this reference with:</w:t>
      </w:r>
    </w:p>
    <w:p w14:paraId="5CF3D211" w14:textId="3B29C0F4" w:rsidR="00807A25" w:rsidRDefault="00807A25">
      <w:pPr>
        <w:pStyle w:val="CommentText"/>
      </w:pPr>
      <w:r>
        <w:t xml:space="preserve">Kristensen K, Nielsen A, Berg CW, Skaug HJ and Bell B (2015). “TMB: Automatic Differentiation and Laplace Approximation.” </w:t>
      </w:r>
      <w:proofErr w:type="spellStart"/>
      <w:r>
        <w:t>ArXiv</w:t>
      </w:r>
      <w:proofErr w:type="spellEnd"/>
      <w:r>
        <w:t xml:space="preserve"> e-print; in press, </w:t>
      </w:r>
      <w:r>
        <w:rPr>
          <w:rStyle w:val="Emphasis"/>
        </w:rPr>
        <w:t>Journal of Statistical Software</w:t>
      </w:r>
      <w:r>
        <w:t xml:space="preserve">, </w:t>
      </w:r>
      <w:hyperlink r:id="rId1" w:history="1">
        <w:r>
          <w:rPr>
            <w:rStyle w:val="Hyperlink"/>
          </w:rPr>
          <w:t>http://arxiv.org/abs/1509.00660</w:t>
        </w:r>
      </w:hyperlink>
      <w:r>
        <w:t xml:space="preserve">. </w:t>
      </w:r>
    </w:p>
  </w:comment>
  <w:comment w:id="409" w:author="Coilin" w:date="2016-03-03T10:52:00Z" w:initials="C">
    <w:p w14:paraId="47B8AB1B" w14:textId="3E5A6CAE" w:rsidR="00807A25" w:rsidRDefault="00807A25">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434" w:author="Coilin" w:date="2016-03-24T16:41:00Z" w:initials="C">
    <w:p w14:paraId="364C8BB8" w14:textId="5B10EB20" w:rsidR="00807A25" w:rsidRDefault="00807A25">
      <w:pPr>
        <w:pStyle w:val="CommentText"/>
      </w:pPr>
      <w:r>
        <w:rPr>
          <w:rStyle w:val="CommentReference"/>
        </w:rPr>
        <w:annotationRef/>
      </w:r>
      <w:r w:rsidRPr="00873210">
        <w:t xml:space="preserve">Fryer, R.J., </w:t>
      </w:r>
      <w:proofErr w:type="spellStart"/>
      <w:r w:rsidRPr="00873210">
        <w:t>Zuur</w:t>
      </w:r>
      <w:proofErr w:type="spellEnd"/>
      <w:r w:rsidRPr="00873210">
        <w:t>, A.F. and Graham, N. (2003). Using mixed models to combine smooth size-selection and catch-comparison curves over hauls. Canadian Journal of Fisheries and Aquatic Sciences, 60, 448–459.</w:t>
      </w:r>
    </w:p>
  </w:comment>
  <w:comment w:id="443" w:author="Coilin" w:date="2016-03-03T10:52:00Z" w:initials="C">
    <w:p w14:paraId="69B91E18" w14:textId="77777777" w:rsidR="00807A25" w:rsidRDefault="00807A25" w:rsidP="002D1AA5">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489" w:author="Coilin" w:date="2016-03-03T10:49:00Z" w:initials="C">
    <w:p w14:paraId="27EA2BB7" w14:textId="512E321A" w:rsidR="00807A25" w:rsidRDefault="00807A25">
      <w:pPr>
        <w:pStyle w:val="CommentText"/>
        <w:rPr>
          <w:rFonts w:ascii="LMSans10" w:hAnsi="LMSans10"/>
          <w:iCs/>
        </w:rPr>
      </w:pPr>
      <w:r>
        <w:rPr>
          <w:rStyle w:val="CommentReference"/>
        </w:rPr>
        <w:annotationRef/>
      </w:r>
      <w:r>
        <w:rPr>
          <w:rFonts w:ascii="LMSans10" w:hAnsi="LMSans10"/>
          <w:iCs/>
        </w:rPr>
        <w:t>INCLUDE</w:t>
      </w:r>
    </w:p>
    <w:p w14:paraId="7C68860B" w14:textId="77777777" w:rsidR="00807A25" w:rsidRDefault="00807A25">
      <w:pPr>
        <w:pStyle w:val="CommentText"/>
        <w:rPr>
          <w:rFonts w:ascii="LMSans10" w:hAnsi="LMSans10"/>
          <w:iCs/>
        </w:rPr>
      </w:pPr>
    </w:p>
    <w:p w14:paraId="1CF03B35" w14:textId="5D9BD3EF" w:rsidR="00807A25" w:rsidRPr="00954A7C" w:rsidRDefault="00807A25">
      <w:pPr>
        <w:pStyle w:val="CommentText"/>
      </w:pPr>
      <w:proofErr w:type="spellStart"/>
      <w:r w:rsidRPr="00954A7C">
        <w:rPr>
          <w:rFonts w:ascii="LMSans10" w:hAnsi="LMSans10"/>
          <w:iCs/>
        </w:rPr>
        <w:t>Mosimann</w:t>
      </w:r>
      <w:proofErr w:type="spellEnd"/>
      <w:r w:rsidRPr="00954A7C">
        <w:rPr>
          <w:rFonts w:ascii="LMSans10" w:hAnsi="LMSans10"/>
          <w:iCs/>
        </w:rPr>
        <w:t xml:space="preserve">, J. E. (1962). On the compound multinomial distribution, the multivariate b-distribution, and correlations among proportions. </w:t>
      </w:r>
      <w:proofErr w:type="spellStart"/>
      <w:r w:rsidRPr="00954A7C">
        <w:rPr>
          <w:rFonts w:ascii="LMSans10" w:hAnsi="LMSans10"/>
          <w:iCs/>
        </w:rPr>
        <w:t>Biometrika</w:t>
      </w:r>
      <w:proofErr w:type="spellEnd"/>
      <w:r w:rsidRPr="00954A7C">
        <w:rPr>
          <w:rFonts w:ascii="LMSans10" w:hAnsi="LMSans10"/>
          <w:iCs/>
        </w:rPr>
        <w:t xml:space="preserve"> 49 (1-2), 65–82.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332BEB" w15:done="0"/>
  <w15:commentEx w15:paraId="5CF3D211" w15:done="0"/>
  <w15:commentEx w15:paraId="47B8AB1B" w15:done="0"/>
  <w15:commentEx w15:paraId="364C8BB8" w15:done="0"/>
  <w15:commentEx w15:paraId="69B91E18" w15:done="0"/>
  <w15:commentEx w15:paraId="1CF03B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AA0E6" w14:textId="77777777" w:rsidR="00024ED1" w:rsidRDefault="00024ED1" w:rsidP="00DA7263">
      <w:pPr>
        <w:spacing w:after="0" w:line="240" w:lineRule="auto"/>
      </w:pPr>
      <w:r>
        <w:separator/>
      </w:r>
    </w:p>
  </w:endnote>
  <w:endnote w:type="continuationSeparator" w:id="0">
    <w:p w14:paraId="543C609A" w14:textId="77777777" w:rsidR="00024ED1" w:rsidRDefault="00024ED1"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LMSans10">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6E68D" w14:textId="77777777" w:rsidR="00024ED1" w:rsidRDefault="00024ED1" w:rsidP="00DA7263">
      <w:pPr>
        <w:spacing w:after="0" w:line="240" w:lineRule="auto"/>
      </w:pPr>
      <w:r>
        <w:separator/>
      </w:r>
    </w:p>
  </w:footnote>
  <w:footnote w:type="continuationSeparator" w:id="0">
    <w:p w14:paraId="33AE6E93" w14:textId="77777777" w:rsidR="00024ED1" w:rsidRDefault="00024ED1"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09085"/>
      <w:docPartObj>
        <w:docPartGallery w:val="Page Numbers (Top of Page)"/>
        <w:docPartUnique/>
      </w:docPartObj>
    </w:sdtPr>
    <w:sdtContent>
      <w:p w14:paraId="5A10155F" w14:textId="77777777" w:rsidR="00807A25" w:rsidRDefault="00807A25">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3403CC">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403CC">
          <w:rPr>
            <w:b/>
            <w:bCs/>
            <w:noProof/>
          </w:rPr>
          <w:t>32</w:t>
        </w:r>
        <w:r>
          <w:rPr>
            <w:b/>
            <w:bCs/>
            <w:sz w:val="24"/>
            <w:szCs w:val="24"/>
          </w:rPr>
          <w:fldChar w:fldCharType="end"/>
        </w:r>
      </w:p>
    </w:sdtContent>
  </w:sdt>
  <w:p w14:paraId="35A713B6" w14:textId="77777777" w:rsidR="00807A25" w:rsidRDefault="00807A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227&lt;/item&gt;&lt;item&gt;253&lt;/item&gt;&lt;item&gt;257&lt;/item&gt;&lt;item&gt;268&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record-ids&gt;&lt;/item&gt;&lt;/Libraries&gt;"/>
  </w:docVars>
  <w:rsids>
    <w:rsidRoot w:val="00A17811"/>
    <w:rsid w:val="00001278"/>
    <w:rsid w:val="00003676"/>
    <w:rsid w:val="00004590"/>
    <w:rsid w:val="000149F1"/>
    <w:rsid w:val="0002097A"/>
    <w:rsid w:val="00021415"/>
    <w:rsid w:val="00024ED1"/>
    <w:rsid w:val="00025128"/>
    <w:rsid w:val="000260E3"/>
    <w:rsid w:val="00031BD0"/>
    <w:rsid w:val="000320C0"/>
    <w:rsid w:val="00035936"/>
    <w:rsid w:val="00036647"/>
    <w:rsid w:val="000462F5"/>
    <w:rsid w:val="000610A6"/>
    <w:rsid w:val="00067490"/>
    <w:rsid w:val="0007625E"/>
    <w:rsid w:val="00080D25"/>
    <w:rsid w:val="000862DC"/>
    <w:rsid w:val="000906F5"/>
    <w:rsid w:val="000914C9"/>
    <w:rsid w:val="00091E54"/>
    <w:rsid w:val="000955F6"/>
    <w:rsid w:val="00096B53"/>
    <w:rsid w:val="000A7565"/>
    <w:rsid w:val="000A7B83"/>
    <w:rsid w:val="000B1643"/>
    <w:rsid w:val="000B37CC"/>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0F52BD"/>
    <w:rsid w:val="00102370"/>
    <w:rsid w:val="00102C2F"/>
    <w:rsid w:val="00104381"/>
    <w:rsid w:val="001056B2"/>
    <w:rsid w:val="00110392"/>
    <w:rsid w:val="00115B76"/>
    <w:rsid w:val="0012468B"/>
    <w:rsid w:val="001314DF"/>
    <w:rsid w:val="0013610D"/>
    <w:rsid w:val="00137416"/>
    <w:rsid w:val="00142E67"/>
    <w:rsid w:val="00144B4A"/>
    <w:rsid w:val="00145D33"/>
    <w:rsid w:val="00147942"/>
    <w:rsid w:val="00150ED8"/>
    <w:rsid w:val="001514AC"/>
    <w:rsid w:val="001521E7"/>
    <w:rsid w:val="0015275C"/>
    <w:rsid w:val="00152A87"/>
    <w:rsid w:val="001549A7"/>
    <w:rsid w:val="001550E1"/>
    <w:rsid w:val="00165F83"/>
    <w:rsid w:val="00167415"/>
    <w:rsid w:val="001738BE"/>
    <w:rsid w:val="0017449E"/>
    <w:rsid w:val="0018347F"/>
    <w:rsid w:val="00190D44"/>
    <w:rsid w:val="0019352C"/>
    <w:rsid w:val="001A0254"/>
    <w:rsid w:val="001A0A76"/>
    <w:rsid w:val="001A2262"/>
    <w:rsid w:val="001A232C"/>
    <w:rsid w:val="001A3F94"/>
    <w:rsid w:val="001B15AB"/>
    <w:rsid w:val="001C1A82"/>
    <w:rsid w:val="001C34F8"/>
    <w:rsid w:val="001C5EB6"/>
    <w:rsid w:val="001D00D8"/>
    <w:rsid w:val="001D1C3C"/>
    <w:rsid w:val="001E6418"/>
    <w:rsid w:val="001E79AB"/>
    <w:rsid w:val="001F0AA6"/>
    <w:rsid w:val="001F355E"/>
    <w:rsid w:val="001F704C"/>
    <w:rsid w:val="001F7AFB"/>
    <w:rsid w:val="00212169"/>
    <w:rsid w:val="0021282F"/>
    <w:rsid w:val="002142EC"/>
    <w:rsid w:val="00214984"/>
    <w:rsid w:val="0022121B"/>
    <w:rsid w:val="00224112"/>
    <w:rsid w:val="00224FF9"/>
    <w:rsid w:val="002334B8"/>
    <w:rsid w:val="00235163"/>
    <w:rsid w:val="00235A0C"/>
    <w:rsid w:val="00236F85"/>
    <w:rsid w:val="002379EA"/>
    <w:rsid w:val="00246543"/>
    <w:rsid w:val="00246826"/>
    <w:rsid w:val="00251F88"/>
    <w:rsid w:val="002632BA"/>
    <w:rsid w:val="002674EE"/>
    <w:rsid w:val="002701D3"/>
    <w:rsid w:val="002708A0"/>
    <w:rsid w:val="00280FCD"/>
    <w:rsid w:val="00283A26"/>
    <w:rsid w:val="00283BBA"/>
    <w:rsid w:val="00284F60"/>
    <w:rsid w:val="00285710"/>
    <w:rsid w:val="002865F9"/>
    <w:rsid w:val="002925E5"/>
    <w:rsid w:val="00292BAC"/>
    <w:rsid w:val="002970B8"/>
    <w:rsid w:val="002A2524"/>
    <w:rsid w:val="002A5FEE"/>
    <w:rsid w:val="002B0E5F"/>
    <w:rsid w:val="002B3EAE"/>
    <w:rsid w:val="002B7B8F"/>
    <w:rsid w:val="002C0791"/>
    <w:rsid w:val="002C22A8"/>
    <w:rsid w:val="002C49DD"/>
    <w:rsid w:val="002C4DEF"/>
    <w:rsid w:val="002D1AA5"/>
    <w:rsid w:val="002D20D9"/>
    <w:rsid w:val="002D3DE5"/>
    <w:rsid w:val="002E223B"/>
    <w:rsid w:val="002E428E"/>
    <w:rsid w:val="002E7418"/>
    <w:rsid w:val="003111C4"/>
    <w:rsid w:val="00311691"/>
    <w:rsid w:val="00312DEF"/>
    <w:rsid w:val="003215FE"/>
    <w:rsid w:val="003219AD"/>
    <w:rsid w:val="00324DD1"/>
    <w:rsid w:val="0032718B"/>
    <w:rsid w:val="003312FB"/>
    <w:rsid w:val="003403CC"/>
    <w:rsid w:val="003411E7"/>
    <w:rsid w:val="00344C54"/>
    <w:rsid w:val="00350D7F"/>
    <w:rsid w:val="00356A89"/>
    <w:rsid w:val="00362188"/>
    <w:rsid w:val="00363B7D"/>
    <w:rsid w:val="003654AA"/>
    <w:rsid w:val="00365F5D"/>
    <w:rsid w:val="00366723"/>
    <w:rsid w:val="00370DE5"/>
    <w:rsid w:val="003716A1"/>
    <w:rsid w:val="00372D8B"/>
    <w:rsid w:val="003739B6"/>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1762"/>
    <w:rsid w:val="003B207A"/>
    <w:rsid w:val="003B548B"/>
    <w:rsid w:val="003C5C46"/>
    <w:rsid w:val="003C6063"/>
    <w:rsid w:val="003C7A41"/>
    <w:rsid w:val="003D5A7F"/>
    <w:rsid w:val="003E3D1E"/>
    <w:rsid w:val="003E3F5A"/>
    <w:rsid w:val="003E53D1"/>
    <w:rsid w:val="003E631A"/>
    <w:rsid w:val="003E7877"/>
    <w:rsid w:val="003F079E"/>
    <w:rsid w:val="003F29C4"/>
    <w:rsid w:val="003F2E1C"/>
    <w:rsid w:val="003F7F5A"/>
    <w:rsid w:val="004010F0"/>
    <w:rsid w:val="00402386"/>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0015"/>
    <w:rsid w:val="00511BDF"/>
    <w:rsid w:val="005125F0"/>
    <w:rsid w:val="00512C03"/>
    <w:rsid w:val="005155C7"/>
    <w:rsid w:val="00521548"/>
    <w:rsid w:val="005216D7"/>
    <w:rsid w:val="00526474"/>
    <w:rsid w:val="00535EAC"/>
    <w:rsid w:val="005367E6"/>
    <w:rsid w:val="0053746D"/>
    <w:rsid w:val="005376BA"/>
    <w:rsid w:val="005414D4"/>
    <w:rsid w:val="005432F3"/>
    <w:rsid w:val="00547C34"/>
    <w:rsid w:val="00547CDB"/>
    <w:rsid w:val="00551208"/>
    <w:rsid w:val="00551802"/>
    <w:rsid w:val="00552208"/>
    <w:rsid w:val="0055221A"/>
    <w:rsid w:val="00553EDD"/>
    <w:rsid w:val="00555EE9"/>
    <w:rsid w:val="00557255"/>
    <w:rsid w:val="00563871"/>
    <w:rsid w:val="00565FF9"/>
    <w:rsid w:val="00566790"/>
    <w:rsid w:val="00566B26"/>
    <w:rsid w:val="00572C86"/>
    <w:rsid w:val="0057357A"/>
    <w:rsid w:val="005744A2"/>
    <w:rsid w:val="005763DC"/>
    <w:rsid w:val="005822D4"/>
    <w:rsid w:val="00584515"/>
    <w:rsid w:val="005875A5"/>
    <w:rsid w:val="00597D7A"/>
    <w:rsid w:val="00597EA4"/>
    <w:rsid w:val="005B14C3"/>
    <w:rsid w:val="005B189E"/>
    <w:rsid w:val="005B58C3"/>
    <w:rsid w:val="005C4DD4"/>
    <w:rsid w:val="005C7273"/>
    <w:rsid w:val="005D06FD"/>
    <w:rsid w:val="005D0D92"/>
    <w:rsid w:val="005D2AD1"/>
    <w:rsid w:val="005E155C"/>
    <w:rsid w:val="005E37E2"/>
    <w:rsid w:val="005F65E1"/>
    <w:rsid w:val="005F7C78"/>
    <w:rsid w:val="006037AB"/>
    <w:rsid w:val="006067FD"/>
    <w:rsid w:val="006127F0"/>
    <w:rsid w:val="006223F3"/>
    <w:rsid w:val="0064131D"/>
    <w:rsid w:val="006421F8"/>
    <w:rsid w:val="00642A02"/>
    <w:rsid w:val="00654CC8"/>
    <w:rsid w:val="00664063"/>
    <w:rsid w:val="00664FB0"/>
    <w:rsid w:val="00671214"/>
    <w:rsid w:val="00672BED"/>
    <w:rsid w:val="00684D9A"/>
    <w:rsid w:val="006864F9"/>
    <w:rsid w:val="0068675B"/>
    <w:rsid w:val="00686F3E"/>
    <w:rsid w:val="00691F52"/>
    <w:rsid w:val="00692FAA"/>
    <w:rsid w:val="00695FC0"/>
    <w:rsid w:val="00696649"/>
    <w:rsid w:val="00697C57"/>
    <w:rsid w:val="006A3F17"/>
    <w:rsid w:val="006B1997"/>
    <w:rsid w:val="006B6490"/>
    <w:rsid w:val="006C05E2"/>
    <w:rsid w:val="006C541B"/>
    <w:rsid w:val="006C744F"/>
    <w:rsid w:val="006D3F0E"/>
    <w:rsid w:val="006D6D1B"/>
    <w:rsid w:val="006E1BBB"/>
    <w:rsid w:val="006E1E2A"/>
    <w:rsid w:val="006E7686"/>
    <w:rsid w:val="006E7C39"/>
    <w:rsid w:val="006F464A"/>
    <w:rsid w:val="006F5E92"/>
    <w:rsid w:val="006F78F3"/>
    <w:rsid w:val="00701A94"/>
    <w:rsid w:val="00701F8E"/>
    <w:rsid w:val="00705D33"/>
    <w:rsid w:val="00705EC9"/>
    <w:rsid w:val="007061D7"/>
    <w:rsid w:val="00716B04"/>
    <w:rsid w:val="007210E6"/>
    <w:rsid w:val="0072230E"/>
    <w:rsid w:val="00722AF4"/>
    <w:rsid w:val="00724F13"/>
    <w:rsid w:val="00726DF5"/>
    <w:rsid w:val="007304E1"/>
    <w:rsid w:val="00731430"/>
    <w:rsid w:val="00731E80"/>
    <w:rsid w:val="00740975"/>
    <w:rsid w:val="00750212"/>
    <w:rsid w:val="0075311F"/>
    <w:rsid w:val="00753379"/>
    <w:rsid w:val="00756F34"/>
    <w:rsid w:val="0075761B"/>
    <w:rsid w:val="00763FE5"/>
    <w:rsid w:val="00765877"/>
    <w:rsid w:val="0077000B"/>
    <w:rsid w:val="007725E9"/>
    <w:rsid w:val="007734BD"/>
    <w:rsid w:val="00773C40"/>
    <w:rsid w:val="00776105"/>
    <w:rsid w:val="0077754F"/>
    <w:rsid w:val="0078443E"/>
    <w:rsid w:val="00796E82"/>
    <w:rsid w:val="00797333"/>
    <w:rsid w:val="007A005B"/>
    <w:rsid w:val="007A377E"/>
    <w:rsid w:val="007A406F"/>
    <w:rsid w:val="007B09ED"/>
    <w:rsid w:val="007B2A11"/>
    <w:rsid w:val="007B6519"/>
    <w:rsid w:val="007C055D"/>
    <w:rsid w:val="007C5D02"/>
    <w:rsid w:val="007C7657"/>
    <w:rsid w:val="007D5048"/>
    <w:rsid w:val="007D67DE"/>
    <w:rsid w:val="007D7D80"/>
    <w:rsid w:val="007E3AAB"/>
    <w:rsid w:val="007E4DA3"/>
    <w:rsid w:val="007E67F4"/>
    <w:rsid w:val="007E7728"/>
    <w:rsid w:val="007F132D"/>
    <w:rsid w:val="007F58CD"/>
    <w:rsid w:val="008005E4"/>
    <w:rsid w:val="00801D68"/>
    <w:rsid w:val="00805096"/>
    <w:rsid w:val="00807A25"/>
    <w:rsid w:val="00810729"/>
    <w:rsid w:val="008155BD"/>
    <w:rsid w:val="00822C98"/>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3210"/>
    <w:rsid w:val="00875C0B"/>
    <w:rsid w:val="008846D3"/>
    <w:rsid w:val="00892F1C"/>
    <w:rsid w:val="008932CD"/>
    <w:rsid w:val="008A5D3A"/>
    <w:rsid w:val="008B6E60"/>
    <w:rsid w:val="008C638E"/>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5851"/>
    <w:rsid w:val="00946513"/>
    <w:rsid w:val="00952C74"/>
    <w:rsid w:val="00952E56"/>
    <w:rsid w:val="00954A7C"/>
    <w:rsid w:val="009573AD"/>
    <w:rsid w:val="00961962"/>
    <w:rsid w:val="00961B0D"/>
    <w:rsid w:val="0096336E"/>
    <w:rsid w:val="00970A8C"/>
    <w:rsid w:val="00971E55"/>
    <w:rsid w:val="0097297C"/>
    <w:rsid w:val="00973150"/>
    <w:rsid w:val="00973CBF"/>
    <w:rsid w:val="009750E6"/>
    <w:rsid w:val="00975B90"/>
    <w:rsid w:val="00985E45"/>
    <w:rsid w:val="00986BFE"/>
    <w:rsid w:val="00986DC7"/>
    <w:rsid w:val="00990914"/>
    <w:rsid w:val="00990A21"/>
    <w:rsid w:val="00990DAD"/>
    <w:rsid w:val="0099196D"/>
    <w:rsid w:val="009953E9"/>
    <w:rsid w:val="009A13D0"/>
    <w:rsid w:val="009A156F"/>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425"/>
    <w:rsid w:val="00A25C25"/>
    <w:rsid w:val="00A266BF"/>
    <w:rsid w:val="00A316F7"/>
    <w:rsid w:val="00A34184"/>
    <w:rsid w:val="00A347E7"/>
    <w:rsid w:val="00A3539E"/>
    <w:rsid w:val="00A36CF1"/>
    <w:rsid w:val="00A3763A"/>
    <w:rsid w:val="00A41EBF"/>
    <w:rsid w:val="00A4241A"/>
    <w:rsid w:val="00A42BA1"/>
    <w:rsid w:val="00A42BDD"/>
    <w:rsid w:val="00A45CFD"/>
    <w:rsid w:val="00A476B8"/>
    <w:rsid w:val="00A47B19"/>
    <w:rsid w:val="00A47C35"/>
    <w:rsid w:val="00A549CD"/>
    <w:rsid w:val="00A7631D"/>
    <w:rsid w:val="00A773E0"/>
    <w:rsid w:val="00A82628"/>
    <w:rsid w:val="00A8502C"/>
    <w:rsid w:val="00A902E9"/>
    <w:rsid w:val="00A90700"/>
    <w:rsid w:val="00A97962"/>
    <w:rsid w:val="00AA2556"/>
    <w:rsid w:val="00AA2D87"/>
    <w:rsid w:val="00AB182D"/>
    <w:rsid w:val="00AB1DCB"/>
    <w:rsid w:val="00AB3164"/>
    <w:rsid w:val="00AB48A6"/>
    <w:rsid w:val="00AC1BBC"/>
    <w:rsid w:val="00AC655A"/>
    <w:rsid w:val="00AD1E47"/>
    <w:rsid w:val="00AD5435"/>
    <w:rsid w:val="00AD55CC"/>
    <w:rsid w:val="00AD5847"/>
    <w:rsid w:val="00AD5DC7"/>
    <w:rsid w:val="00AE0589"/>
    <w:rsid w:val="00AE74F6"/>
    <w:rsid w:val="00AF0EF2"/>
    <w:rsid w:val="00AF2DB3"/>
    <w:rsid w:val="00AF6B21"/>
    <w:rsid w:val="00AF6EBD"/>
    <w:rsid w:val="00AF7DAD"/>
    <w:rsid w:val="00B0589B"/>
    <w:rsid w:val="00B10B42"/>
    <w:rsid w:val="00B12F13"/>
    <w:rsid w:val="00B217C3"/>
    <w:rsid w:val="00B22827"/>
    <w:rsid w:val="00B24BE3"/>
    <w:rsid w:val="00B2682A"/>
    <w:rsid w:val="00B26BB3"/>
    <w:rsid w:val="00B30AEA"/>
    <w:rsid w:val="00B30F13"/>
    <w:rsid w:val="00B357AB"/>
    <w:rsid w:val="00B40ED0"/>
    <w:rsid w:val="00B44EFB"/>
    <w:rsid w:val="00B45012"/>
    <w:rsid w:val="00B46852"/>
    <w:rsid w:val="00B46A48"/>
    <w:rsid w:val="00B46F82"/>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7F2"/>
    <w:rsid w:val="00BA785F"/>
    <w:rsid w:val="00BB177A"/>
    <w:rsid w:val="00BB3290"/>
    <w:rsid w:val="00BB55CA"/>
    <w:rsid w:val="00BB7912"/>
    <w:rsid w:val="00BC335A"/>
    <w:rsid w:val="00BC7D02"/>
    <w:rsid w:val="00BD7987"/>
    <w:rsid w:val="00BE064A"/>
    <w:rsid w:val="00BF37E0"/>
    <w:rsid w:val="00BF77D2"/>
    <w:rsid w:val="00C00725"/>
    <w:rsid w:val="00C02AE3"/>
    <w:rsid w:val="00C0318B"/>
    <w:rsid w:val="00C15CB5"/>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5A1A"/>
    <w:rsid w:val="00D36D0A"/>
    <w:rsid w:val="00D429BA"/>
    <w:rsid w:val="00D433CA"/>
    <w:rsid w:val="00D44925"/>
    <w:rsid w:val="00D44F88"/>
    <w:rsid w:val="00D54036"/>
    <w:rsid w:val="00D54DB7"/>
    <w:rsid w:val="00D55293"/>
    <w:rsid w:val="00D605C7"/>
    <w:rsid w:val="00D60CE9"/>
    <w:rsid w:val="00D62A79"/>
    <w:rsid w:val="00D701AC"/>
    <w:rsid w:val="00D702F7"/>
    <w:rsid w:val="00D72036"/>
    <w:rsid w:val="00D72081"/>
    <w:rsid w:val="00D73696"/>
    <w:rsid w:val="00D816BD"/>
    <w:rsid w:val="00D8663A"/>
    <w:rsid w:val="00D96AD9"/>
    <w:rsid w:val="00D97EBA"/>
    <w:rsid w:val="00DA14FC"/>
    <w:rsid w:val="00DA3936"/>
    <w:rsid w:val="00DA5BD4"/>
    <w:rsid w:val="00DA6A7B"/>
    <w:rsid w:val="00DA7263"/>
    <w:rsid w:val="00DA7561"/>
    <w:rsid w:val="00DB0B08"/>
    <w:rsid w:val="00DB3EFF"/>
    <w:rsid w:val="00DB4040"/>
    <w:rsid w:val="00DB4A9E"/>
    <w:rsid w:val="00DC2B5E"/>
    <w:rsid w:val="00DD7A4E"/>
    <w:rsid w:val="00DE33AB"/>
    <w:rsid w:val="00DE51FE"/>
    <w:rsid w:val="00DE72A5"/>
    <w:rsid w:val="00DE75D1"/>
    <w:rsid w:val="00DF0BF2"/>
    <w:rsid w:val="00DF7876"/>
    <w:rsid w:val="00E00FCE"/>
    <w:rsid w:val="00E04175"/>
    <w:rsid w:val="00E04822"/>
    <w:rsid w:val="00E16279"/>
    <w:rsid w:val="00E24840"/>
    <w:rsid w:val="00E253AA"/>
    <w:rsid w:val="00E267F5"/>
    <w:rsid w:val="00E31E81"/>
    <w:rsid w:val="00E3241D"/>
    <w:rsid w:val="00E33F43"/>
    <w:rsid w:val="00E34A8F"/>
    <w:rsid w:val="00E42B56"/>
    <w:rsid w:val="00E43246"/>
    <w:rsid w:val="00E451A6"/>
    <w:rsid w:val="00E45B0C"/>
    <w:rsid w:val="00E46813"/>
    <w:rsid w:val="00E54E6C"/>
    <w:rsid w:val="00E559F0"/>
    <w:rsid w:val="00E73857"/>
    <w:rsid w:val="00E76375"/>
    <w:rsid w:val="00E807D4"/>
    <w:rsid w:val="00E80ED0"/>
    <w:rsid w:val="00E81EB2"/>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F9F"/>
    <w:rsid w:val="00EC5C94"/>
    <w:rsid w:val="00EC5F88"/>
    <w:rsid w:val="00ED2772"/>
    <w:rsid w:val="00ED3A80"/>
    <w:rsid w:val="00ED4876"/>
    <w:rsid w:val="00ED4B0D"/>
    <w:rsid w:val="00EE38F1"/>
    <w:rsid w:val="00EE53FF"/>
    <w:rsid w:val="00EF30A7"/>
    <w:rsid w:val="00EF35A8"/>
    <w:rsid w:val="00F02106"/>
    <w:rsid w:val="00F06FE5"/>
    <w:rsid w:val="00F105AF"/>
    <w:rsid w:val="00F10A92"/>
    <w:rsid w:val="00F10AA7"/>
    <w:rsid w:val="00F1127E"/>
    <w:rsid w:val="00F144AB"/>
    <w:rsid w:val="00F1551F"/>
    <w:rsid w:val="00F17124"/>
    <w:rsid w:val="00F17992"/>
    <w:rsid w:val="00F24288"/>
    <w:rsid w:val="00F245C4"/>
    <w:rsid w:val="00F24DAD"/>
    <w:rsid w:val="00F26E95"/>
    <w:rsid w:val="00F356FF"/>
    <w:rsid w:val="00F35B9C"/>
    <w:rsid w:val="00F35F6F"/>
    <w:rsid w:val="00F377A1"/>
    <w:rsid w:val="00F41696"/>
    <w:rsid w:val="00F45772"/>
    <w:rsid w:val="00F466A5"/>
    <w:rsid w:val="00F46725"/>
    <w:rsid w:val="00F46D44"/>
    <w:rsid w:val="00F479A2"/>
    <w:rsid w:val="00F54154"/>
    <w:rsid w:val="00F55F06"/>
    <w:rsid w:val="00F562D1"/>
    <w:rsid w:val="00F6014C"/>
    <w:rsid w:val="00F6317D"/>
    <w:rsid w:val="00F67707"/>
    <w:rsid w:val="00F719BE"/>
    <w:rsid w:val="00F71D56"/>
    <w:rsid w:val="00F72347"/>
    <w:rsid w:val="00F72B9E"/>
    <w:rsid w:val="00F72C22"/>
    <w:rsid w:val="00F74BDF"/>
    <w:rsid w:val="00F7738E"/>
    <w:rsid w:val="00F85018"/>
    <w:rsid w:val="00F914A8"/>
    <w:rsid w:val="00F91BAE"/>
    <w:rsid w:val="00F91BE8"/>
    <w:rsid w:val="00F949E3"/>
    <w:rsid w:val="00FA3083"/>
    <w:rsid w:val="00FB0AE4"/>
    <w:rsid w:val="00FB6449"/>
    <w:rsid w:val="00FC06D1"/>
    <w:rsid w:val="00FC3644"/>
    <w:rsid w:val="00FC5C52"/>
    <w:rsid w:val="00FD09A7"/>
    <w:rsid w:val="00FD5F42"/>
    <w:rsid w:val="00FD680E"/>
    <w:rsid w:val="00FD6D8A"/>
    <w:rsid w:val="00FE2F56"/>
    <w:rsid w:val="00FE2FEE"/>
    <w:rsid w:val="00FE533D"/>
    <w:rsid w:val="00FE6D21"/>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8065E306-5036-4DEE-B857-13A0E7613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xiv.org/abs/1509.0066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browned@bim.ie" TargetMode="External"/><Relationship Id="rId13" Type="http://schemas.openxmlformats.org/officeDocument/2006/relationships/image" Target="media/image1.tif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o.org/fishery/statistics/software/fishstatj/e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05D67-21C0-49AC-83C7-8FB0B1057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32</Pages>
  <Words>14126</Words>
  <Characters>80524</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18</cp:revision>
  <cp:lastPrinted>2016-04-13T09:00:00Z</cp:lastPrinted>
  <dcterms:created xsi:type="dcterms:W3CDTF">2016-04-13T16:00:00Z</dcterms:created>
  <dcterms:modified xsi:type="dcterms:W3CDTF">2016-04-14T16:56:00Z</dcterms:modified>
</cp:coreProperties>
</file>