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00C733" w14:textId="403E43E1" w:rsidR="00973150" w:rsidRDefault="0097297C" w:rsidP="000320C0">
      <w:pPr>
        <w:pStyle w:val="Heading1"/>
        <w:spacing w:after="40" w:line="480" w:lineRule="auto"/>
        <w:jc w:val="both"/>
        <w:rPr>
          <w:i/>
        </w:rPr>
      </w:pPr>
      <w:r>
        <w:tab/>
      </w:r>
      <w:r w:rsidR="00973150">
        <w:t>A general catch comparison method for multi-gear trials</w:t>
      </w:r>
      <w:r w:rsidR="001F355E">
        <w:t>:</w:t>
      </w:r>
      <w:r w:rsidR="00973150">
        <w:t xml:space="preserve"> application to </w:t>
      </w:r>
      <w:r w:rsidR="00142E67">
        <w:t xml:space="preserve">a </w:t>
      </w:r>
      <w:r w:rsidR="00973150">
        <w:t>quad-rig trawl</w:t>
      </w:r>
      <w:r w:rsidR="00F74BDF">
        <w:t>ing</w:t>
      </w:r>
      <w:r w:rsidR="00973150">
        <w:t xml:space="preserve"> </w:t>
      </w:r>
      <w:r w:rsidR="00142E67">
        <w:t xml:space="preserve">fishery for </w:t>
      </w:r>
      <w:r w:rsidR="00FD5F42" w:rsidRPr="00FD5F42">
        <w:rPr>
          <w:i/>
        </w:rPr>
        <w:t>Nephrops</w:t>
      </w:r>
    </w:p>
    <w:p w14:paraId="6BE0129D" w14:textId="77777777" w:rsidR="0075311F" w:rsidRPr="0075311F" w:rsidRDefault="0075311F" w:rsidP="000320C0">
      <w:pPr>
        <w:spacing w:after="40" w:line="480" w:lineRule="auto"/>
        <w:jc w:val="both"/>
      </w:pPr>
    </w:p>
    <w:p w14:paraId="3C56D1FC" w14:textId="3B5ACD13" w:rsidR="0075311F" w:rsidRDefault="0075311F" w:rsidP="000320C0">
      <w:pPr>
        <w:spacing w:after="40" w:line="480" w:lineRule="auto"/>
        <w:jc w:val="both"/>
      </w:pPr>
      <w:r>
        <w:t>Browne, D</w:t>
      </w:r>
      <w:r w:rsidRPr="0021282F">
        <w:rPr>
          <w:vertAlign w:val="superscript"/>
        </w:rPr>
        <w:t>1</w:t>
      </w:r>
      <w:r w:rsidR="003910F2" w:rsidRPr="003910F2">
        <w:t>*</w:t>
      </w:r>
      <w:r>
        <w:t>., Minto, C.</w:t>
      </w:r>
      <w:r w:rsidRPr="0021282F">
        <w:rPr>
          <w:vertAlign w:val="superscript"/>
        </w:rPr>
        <w:t xml:space="preserve"> </w:t>
      </w:r>
      <w:r>
        <w:rPr>
          <w:vertAlign w:val="superscript"/>
        </w:rPr>
        <w:t>2</w:t>
      </w:r>
      <w:r>
        <w:t>, Cosgrove, R.</w:t>
      </w:r>
      <w:r w:rsidRPr="0021282F">
        <w:rPr>
          <w:vertAlign w:val="superscript"/>
        </w:rPr>
        <w:t xml:space="preserve"> 1</w:t>
      </w:r>
      <w:r>
        <w:t>, Burke, B.</w:t>
      </w:r>
      <w:r w:rsidRPr="0021282F">
        <w:rPr>
          <w:vertAlign w:val="superscript"/>
        </w:rPr>
        <w:t xml:space="preserve"> </w:t>
      </w:r>
      <w:r>
        <w:rPr>
          <w:vertAlign w:val="superscript"/>
        </w:rPr>
        <w:t>2</w:t>
      </w:r>
      <w:r>
        <w:t>, McDonald, D.</w:t>
      </w:r>
      <w:r w:rsidRPr="0021282F">
        <w:rPr>
          <w:vertAlign w:val="superscript"/>
        </w:rPr>
        <w:t xml:space="preserve"> 1</w:t>
      </w:r>
      <w:r>
        <w:t>, Officer, R.</w:t>
      </w:r>
      <w:r w:rsidRPr="0021282F">
        <w:rPr>
          <w:vertAlign w:val="superscript"/>
        </w:rPr>
        <w:t xml:space="preserve"> </w:t>
      </w:r>
      <w:r>
        <w:rPr>
          <w:vertAlign w:val="superscript"/>
        </w:rPr>
        <w:t>2</w:t>
      </w:r>
      <w:r>
        <w:t>, and Keatinge, M</w:t>
      </w:r>
      <w:r w:rsidRPr="0021282F">
        <w:rPr>
          <w:vertAlign w:val="superscript"/>
        </w:rPr>
        <w:t>1</w:t>
      </w:r>
      <w:r>
        <w:t>.</w:t>
      </w:r>
    </w:p>
    <w:p w14:paraId="69C28178" w14:textId="0F312BFF" w:rsidR="0075311F" w:rsidRDefault="0075311F" w:rsidP="000320C0">
      <w:pPr>
        <w:spacing w:after="40" w:line="480" w:lineRule="auto"/>
        <w:jc w:val="both"/>
      </w:pPr>
      <w:r w:rsidRPr="0021282F">
        <w:rPr>
          <w:vertAlign w:val="superscript"/>
        </w:rPr>
        <w:t>1</w:t>
      </w:r>
      <w:r>
        <w:rPr>
          <w:vertAlign w:val="superscript"/>
        </w:rPr>
        <w:t xml:space="preserve"> </w:t>
      </w:r>
      <w:r>
        <w:t>Irish Sea Fisheries Board (BIM), N</w:t>
      </w:r>
      <w:r w:rsidR="003910F2">
        <w:t>ew Docks</w:t>
      </w:r>
      <w:r>
        <w:t>, Galway, Ireland.</w:t>
      </w:r>
    </w:p>
    <w:p w14:paraId="65EDB906" w14:textId="77777777" w:rsidR="0075311F" w:rsidRDefault="0075311F" w:rsidP="000320C0">
      <w:pPr>
        <w:spacing w:after="40" w:line="480" w:lineRule="auto"/>
        <w:jc w:val="both"/>
      </w:pPr>
      <w:r>
        <w:rPr>
          <w:vertAlign w:val="superscript"/>
        </w:rPr>
        <w:t xml:space="preserve">2 </w:t>
      </w:r>
      <w:r>
        <w:t>Marine and Freshwater Research Centre, Galway Mayo Institute of Technology (GMIT), Dublin Road, Galway, Ireland.</w:t>
      </w:r>
    </w:p>
    <w:p w14:paraId="3EFAD96D" w14:textId="12865214" w:rsidR="003910F2" w:rsidRPr="005B14C3" w:rsidRDefault="003910F2" w:rsidP="000320C0">
      <w:pPr>
        <w:spacing w:after="40" w:line="480" w:lineRule="auto"/>
        <w:jc w:val="both"/>
      </w:pPr>
      <w:r>
        <w:t xml:space="preserve">*Corresponding author: tel: +353 91539360; fax: +353 91568569; e-mail: </w:t>
      </w:r>
      <w:hyperlink r:id="rId9" w:history="1">
        <w:r w:rsidRPr="00842761">
          <w:rPr>
            <w:rStyle w:val="Hyperlink"/>
          </w:rPr>
          <w:t>browned@bim.ie</w:t>
        </w:r>
      </w:hyperlink>
      <w:r>
        <w:t xml:space="preserve"> </w:t>
      </w:r>
    </w:p>
    <w:p w14:paraId="3DC69298" w14:textId="77777777" w:rsidR="00E267F5" w:rsidRPr="00365F5D" w:rsidRDefault="00E267F5" w:rsidP="000320C0">
      <w:pPr>
        <w:spacing w:after="40" w:line="480" w:lineRule="auto"/>
        <w:jc w:val="both"/>
      </w:pPr>
    </w:p>
    <w:p w14:paraId="3A64D336" w14:textId="5CE7C5DE" w:rsidR="008348C2" w:rsidRDefault="008348C2" w:rsidP="000320C0">
      <w:pPr>
        <w:pStyle w:val="Heading2"/>
        <w:spacing w:after="40" w:line="480" w:lineRule="auto"/>
        <w:ind w:left="0" w:firstLine="0"/>
        <w:jc w:val="both"/>
        <w:rPr>
          <w:i/>
        </w:rPr>
      </w:pPr>
      <w:r>
        <w:t>Abstract</w:t>
      </w:r>
    </w:p>
    <w:p w14:paraId="5A3AFB09" w14:textId="4C26002E" w:rsidR="00235A0C" w:rsidRDefault="00990DAD" w:rsidP="000320C0">
      <w:pPr>
        <w:spacing w:after="40" w:line="480" w:lineRule="auto"/>
        <w:jc w:val="both"/>
        <w:rPr>
          <w:ins w:id="0" w:author="Browne, Daragh" w:date="2016-04-27T15:30:00Z"/>
        </w:rPr>
      </w:pPr>
      <w:r>
        <w:t xml:space="preserve">Expeditious uptake of quad-rig </w:t>
      </w:r>
      <w:r w:rsidR="00F74BDF">
        <w:t xml:space="preserve">trawling </w:t>
      </w:r>
      <w:r>
        <w:t xml:space="preserve">in the economically important Irish </w:t>
      </w:r>
      <w:r w:rsidR="0021282F">
        <w:t>fishery for</w:t>
      </w:r>
      <w:r w:rsidR="0021282F" w:rsidRPr="00FD5F42">
        <w:rPr>
          <w:i/>
        </w:rPr>
        <w:t xml:space="preserve"> </w:t>
      </w:r>
      <w:r w:rsidR="00FD5F42" w:rsidRPr="00FD5F42">
        <w:rPr>
          <w:i/>
        </w:rPr>
        <w:t>Nephrops</w:t>
      </w:r>
      <w:r>
        <w:rPr>
          <w:i/>
        </w:rPr>
        <w:t xml:space="preserve"> </w:t>
      </w:r>
      <w:r w:rsidR="0021282F">
        <w:rPr>
          <w:i/>
        </w:rPr>
        <w:t xml:space="preserve">Norvegicus </w:t>
      </w:r>
      <w:r w:rsidR="00697C57">
        <w:t xml:space="preserve">outpaced </w:t>
      </w:r>
      <w:r w:rsidR="00566B26">
        <w:t xml:space="preserve">technical understanding of </w:t>
      </w:r>
      <w:r w:rsidR="006A3F17">
        <w:t xml:space="preserve">catch </w:t>
      </w:r>
      <w:del w:id="1" w:author="Browne, Daragh" w:date="2016-04-27T15:29:00Z">
        <w:r w:rsidR="006A3F17" w:rsidDel="009A1D4A">
          <w:delText xml:space="preserve">composition </w:delText>
        </w:r>
      </w:del>
      <w:ins w:id="2" w:author="Browne, Daragh" w:date="2016-04-27T15:29:00Z">
        <w:r w:rsidR="009A1D4A">
          <w:t xml:space="preserve"> performance </w:t>
        </w:r>
      </w:ins>
      <w:r w:rsidR="006A3F17">
        <w:t>in</w:t>
      </w:r>
      <w:r w:rsidR="00566B26">
        <w:t xml:space="preserve"> </w:t>
      </w:r>
      <w:r w:rsidR="00697C57">
        <w:t>this new gear</w:t>
      </w:r>
      <w:r>
        <w:t xml:space="preserve">. </w:t>
      </w:r>
      <w:r w:rsidR="0021282F">
        <w:t xml:space="preserve">The main driver for increased use of </w:t>
      </w:r>
      <w:r w:rsidR="00F74BDF">
        <w:t>this gear</w:t>
      </w:r>
      <w:r w:rsidR="0021282F">
        <w:t xml:space="preserve"> is increased catch rates of </w:t>
      </w:r>
      <w:r w:rsidR="0021282F" w:rsidRPr="0021282F">
        <w:rPr>
          <w:i/>
        </w:rPr>
        <w:t>Nephrops</w:t>
      </w:r>
      <w:r w:rsidR="0021282F">
        <w:t xml:space="preserve">. </w:t>
      </w:r>
      <w:r w:rsidR="00395CA7">
        <w:t>However, discarding of demersal spec</w:t>
      </w:r>
      <w:r w:rsidR="0021282F">
        <w:t>i</w:t>
      </w:r>
      <w:r w:rsidR="00395CA7">
        <w:t>e</w:t>
      </w:r>
      <w:r w:rsidR="0021282F">
        <w:t xml:space="preserve">s </w:t>
      </w:r>
      <w:r w:rsidR="00395CA7">
        <w:t xml:space="preserve">is likely to have negative impacts on the economics of quad-rig </w:t>
      </w:r>
      <w:r w:rsidR="005822D4">
        <w:t>trawl</w:t>
      </w:r>
      <w:r w:rsidR="00F74BDF">
        <w:t>ing for</w:t>
      </w:r>
      <w:r w:rsidR="005822D4">
        <w:t xml:space="preserve"> </w:t>
      </w:r>
      <w:r w:rsidR="00395CA7" w:rsidRPr="00FD5F42">
        <w:rPr>
          <w:i/>
        </w:rPr>
        <w:t>Nephrops</w:t>
      </w:r>
      <w:r w:rsidR="00395CA7">
        <w:t xml:space="preserve"> unless species and size-selectivity can be improved. </w:t>
      </w:r>
      <w:r w:rsidR="0075311F">
        <w:t>C</w:t>
      </w:r>
      <w:r w:rsidR="00395CA7">
        <w:t>atch comparison method</w:t>
      </w:r>
      <w:r w:rsidR="0075311F">
        <w:t>s</w:t>
      </w:r>
      <w:r w:rsidR="00395CA7">
        <w:t xml:space="preserve"> </w:t>
      </w:r>
      <w:r w:rsidR="00990A21">
        <w:t>are suitable for assess</w:t>
      </w:r>
      <w:r w:rsidR="0075311F">
        <w:t>ing the performance</w:t>
      </w:r>
      <w:r w:rsidR="00395CA7">
        <w:t xml:space="preserve"> of fishing gear modifications to reduce fisherie</w:t>
      </w:r>
      <w:r w:rsidR="00AD5DC7">
        <w:t>s bycatch. Utilising a quad-rig</w:t>
      </w:r>
      <w:r w:rsidR="00395CA7">
        <w:t xml:space="preserve"> potentially increases the number of gears that can be included in a catch comparison study to four</w:t>
      </w:r>
      <w:r w:rsidR="005822D4">
        <w:t xml:space="preserve"> but</w:t>
      </w:r>
      <w:r w:rsidR="00395CA7">
        <w:t xml:space="preserve"> </w:t>
      </w:r>
      <w:r w:rsidR="005822D4">
        <w:t>current mode</w:t>
      </w:r>
      <w:r w:rsidR="00597D7A">
        <w:t>l</w:t>
      </w:r>
      <w:r w:rsidR="005822D4">
        <w:t xml:space="preserve">ling methods which include error measurements are limited to two gears. </w:t>
      </w:r>
      <w:r>
        <w:t>Our study provides a statistical framework tha</w:t>
      </w:r>
      <w:r w:rsidR="00664FB0">
        <w:t>t</w:t>
      </w:r>
      <w:r>
        <w:t xml:space="preserve"> </w:t>
      </w:r>
      <w:r w:rsidR="00664FB0">
        <w:t xml:space="preserve">can be applied </w:t>
      </w:r>
      <w:r w:rsidR="00597D7A">
        <w:t>when</w:t>
      </w:r>
      <w:r w:rsidR="00664FB0">
        <w:t xml:space="preserve"> two or more gears</w:t>
      </w:r>
      <w:r w:rsidR="00597D7A">
        <w:t xml:space="preserve"> are used</w:t>
      </w:r>
      <w:r>
        <w:t xml:space="preserve">, elucidates how </w:t>
      </w:r>
      <w:r w:rsidR="00597D7A">
        <w:t xml:space="preserve">case-specific and choice-specific </w:t>
      </w:r>
      <w:r>
        <w:t xml:space="preserve">covariates may influence </w:t>
      </w:r>
      <w:r w:rsidR="00664FB0">
        <w:t>catch</w:t>
      </w:r>
      <w:ins w:id="3" w:author="Browne, Daragh" w:date="2016-04-27T15:29:00Z">
        <w:r w:rsidR="009A1D4A">
          <w:t>es</w:t>
        </w:r>
      </w:ins>
      <w:del w:id="4" w:author="Browne, Daragh" w:date="2016-04-27T15:29:00Z">
        <w:r w:rsidR="00664FB0" w:rsidDel="009A1D4A">
          <w:delText xml:space="preserve"> composition</w:delText>
        </w:r>
      </w:del>
      <w:r>
        <w:t xml:space="preserve">, and facilitates discussion on </w:t>
      </w:r>
      <w:r w:rsidR="006F464A">
        <w:t xml:space="preserve">appropriate </w:t>
      </w:r>
      <w:r>
        <w:t xml:space="preserve">gear </w:t>
      </w:r>
      <w:r w:rsidR="006F464A">
        <w:t>based</w:t>
      </w:r>
      <w:r>
        <w:t xml:space="preserve"> management measures</w:t>
      </w:r>
      <w:r w:rsidR="0021282F">
        <w:t>.</w:t>
      </w:r>
      <w:r w:rsidR="005822D4">
        <w:t xml:space="preserve"> We provide a new general multinomial model</w:t>
      </w:r>
      <w:r w:rsidR="00597D7A">
        <w:t>l</w:t>
      </w:r>
      <w:r w:rsidR="005822D4">
        <w:t xml:space="preserve">ing framework </w:t>
      </w:r>
      <w:r w:rsidR="00597D7A">
        <w:t xml:space="preserve">that includes </w:t>
      </w:r>
      <w:r w:rsidR="005822D4">
        <w:t>multivariate normal random effects</w:t>
      </w:r>
      <w:r w:rsidR="00597D7A">
        <w:t xml:space="preserve"> to account for clustering of observations at the haul level. Application of the method to catches from </w:t>
      </w:r>
      <w:r w:rsidR="00235A0C">
        <w:t>four quad-rig cod-ends with different mesh sizes revealed significant effects of n</w:t>
      </w:r>
      <w:r w:rsidR="005822D4">
        <w:t xml:space="preserve">et position, </w:t>
      </w:r>
      <w:del w:id="5" w:author="Browne, Daragh" w:date="2016-04-27T16:12:00Z">
        <w:r w:rsidR="005822D4" w:rsidDel="00594655">
          <w:delText xml:space="preserve">total </w:delText>
        </w:r>
      </w:del>
      <w:ins w:id="6" w:author="Browne, Daragh" w:date="2016-04-27T15:30:00Z">
        <w:r w:rsidR="009A1D4A">
          <w:t xml:space="preserve">catch </w:t>
        </w:r>
        <w:r w:rsidR="009A1D4A">
          <w:lastRenderedPageBreak/>
          <w:t xml:space="preserve">weight per </w:t>
        </w:r>
      </w:ins>
      <w:r w:rsidR="005822D4">
        <w:t xml:space="preserve">cod-end </w:t>
      </w:r>
      <w:del w:id="7" w:author="Browne, Daragh" w:date="2016-04-27T15:30:00Z">
        <w:r w:rsidR="005822D4" w:rsidDel="009A1D4A">
          <w:delText xml:space="preserve">weight </w:delText>
        </w:r>
      </w:del>
      <w:r w:rsidR="005822D4">
        <w:t xml:space="preserve">and carapace length </w:t>
      </w:r>
      <w:r w:rsidR="00235A0C">
        <w:t xml:space="preserve">on the numbers of </w:t>
      </w:r>
      <w:r w:rsidR="00235A0C" w:rsidRPr="00990A21">
        <w:rPr>
          <w:i/>
        </w:rPr>
        <w:t>Nephrops</w:t>
      </w:r>
      <w:r w:rsidR="00235A0C">
        <w:t xml:space="preserve"> retained in each cod-end. Results suggest that management measu</w:t>
      </w:r>
      <w:r w:rsidR="00036647">
        <w:t>res which specifically address different catch profiles associated with</w:t>
      </w:r>
      <w:r w:rsidR="00235A0C">
        <w:t xml:space="preserve"> different numbers of trawl</w:t>
      </w:r>
      <w:r w:rsidR="00F74BDF">
        <w:t xml:space="preserve">ing </w:t>
      </w:r>
      <w:r w:rsidR="00235A0C">
        <w:t>rigs are required to optimise bycatch reduction in</w:t>
      </w:r>
      <w:r w:rsidR="00C235B0">
        <w:t xml:space="preserve"> </w:t>
      </w:r>
      <w:r w:rsidR="00C235B0" w:rsidRPr="00DE75D1">
        <w:rPr>
          <w:i/>
        </w:rPr>
        <w:t>Nephrops</w:t>
      </w:r>
      <w:r w:rsidR="00C235B0">
        <w:t xml:space="preserve"> fisheries</w:t>
      </w:r>
      <w:r w:rsidR="00664FB0">
        <w:t>.</w:t>
      </w:r>
    </w:p>
    <w:p w14:paraId="5F0AE944" w14:textId="77777777" w:rsidR="009A1D4A" w:rsidRDefault="009A1D4A" w:rsidP="000320C0">
      <w:pPr>
        <w:spacing w:after="40" w:line="480" w:lineRule="auto"/>
        <w:jc w:val="both"/>
      </w:pPr>
    </w:p>
    <w:p w14:paraId="2775445C" w14:textId="5325A6EC" w:rsidR="00C235B0" w:rsidRDefault="001F355E" w:rsidP="000320C0">
      <w:pPr>
        <w:spacing w:after="40" w:line="480" w:lineRule="auto"/>
        <w:jc w:val="both"/>
      </w:pPr>
      <w:r w:rsidRPr="00CE69D8">
        <w:rPr>
          <w:b/>
        </w:rPr>
        <w:t>Keywords</w:t>
      </w:r>
      <w:r w:rsidR="00CE69D8">
        <w:rPr>
          <w:b/>
        </w:rPr>
        <w:t xml:space="preserve">: </w:t>
      </w:r>
      <w:r w:rsidR="00AE74F6">
        <w:t xml:space="preserve">Landing obligation, </w:t>
      </w:r>
      <w:r w:rsidR="00AE74F6" w:rsidRPr="0078443E">
        <w:rPr>
          <w:i/>
        </w:rPr>
        <w:t>Nephrops</w:t>
      </w:r>
      <w:r w:rsidR="00AE74F6">
        <w:rPr>
          <w:i/>
        </w:rPr>
        <w:t xml:space="preserve"> norvegicus</w:t>
      </w:r>
      <w:r w:rsidR="00AE74F6">
        <w:t xml:space="preserve">, </w:t>
      </w:r>
      <w:r w:rsidR="00E54E6C">
        <w:t>multi-rig, cod-end mesh size,</w:t>
      </w:r>
      <w:r w:rsidR="007F132D">
        <w:t xml:space="preserve"> </w:t>
      </w:r>
      <w:r w:rsidR="00E54E6C">
        <w:t>c</w:t>
      </w:r>
      <w:r w:rsidR="00E54E6C" w:rsidRPr="00CE69D8">
        <w:t>atch comparison</w:t>
      </w:r>
      <w:r w:rsidR="00E54E6C">
        <w:t xml:space="preserve">, multinomial </w:t>
      </w:r>
      <w:r w:rsidR="00597D7A">
        <w:t>mixed effects, mixed logit</w:t>
      </w:r>
      <w:r w:rsidR="00E54E6C">
        <w:t>.</w:t>
      </w:r>
      <w:r w:rsidR="00C235B0">
        <w:br w:type="page"/>
      </w:r>
    </w:p>
    <w:p w14:paraId="060E9A47" w14:textId="4FE1E0AE" w:rsidR="00AF7DAD" w:rsidRPr="00365F5D" w:rsidRDefault="00AF7DAD" w:rsidP="000320C0">
      <w:pPr>
        <w:pStyle w:val="Heading2"/>
        <w:spacing w:after="40" w:line="480" w:lineRule="auto"/>
        <w:ind w:left="0" w:firstLine="0"/>
        <w:jc w:val="both"/>
      </w:pPr>
      <w:r>
        <w:t>Introduction</w:t>
      </w:r>
    </w:p>
    <w:p w14:paraId="60F9EA4E" w14:textId="1B1DB706" w:rsidR="007304E1" w:rsidRDefault="00FD5F42" w:rsidP="000320C0">
      <w:pPr>
        <w:spacing w:after="40" w:line="480" w:lineRule="auto"/>
        <w:jc w:val="both"/>
      </w:pPr>
      <w:r w:rsidRPr="00FD5F42">
        <w:rPr>
          <w:i/>
        </w:rPr>
        <w:t>Nephrops</w:t>
      </w:r>
      <w:r w:rsidR="007304E1">
        <w:rPr>
          <w:i/>
        </w:rPr>
        <w:t xml:space="preserve"> </w:t>
      </w:r>
      <w:r w:rsidR="005B58C3">
        <w:rPr>
          <w:i/>
        </w:rPr>
        <w:t>n</w:t>
      </w:r>
      <w:r w:rsidR="007304E1">
        <w:rPr>
          <w:i/>
        </w:rPr>
        <w:t>orvegicus</w:t>
      </w:r>
      <w:r w:rsidR="007304E1">
        <w:t xml:space="preserve"> is a commercially important species distributed throughout the North East Atlantic and Mediterranean Sea. Total landings of 66,500 tonnes in 2010 were predominantly attributed to the United Kingdom (58.1%) followed by Ireland (11.7%) and various other European Union (EU) countries operating in Atlantic and Mediterranean waters </w:t>
      </w:r>
      <w:r w:rsidR="007304E1">
        <w:fldChar w:fldCharType="begin"/>
      </w:r>
      <w:r w:rsidR="00494E87">
        <w:instrText xml:space="preserve"> ADDIN EN.CITE &lt;EndNote&gt;&lt;Cite&gt;&lt;Author&gt;FAO&lt;/Author&gt;&lt;Year&gt;2010&lt;/Year&gt;&lt;RecNum&gt;257&lt;/RecNum&gt;&lt;DisplayText&gt;(FAO, 2010)&lt;/DisplayText&gt;&lt;record&gt;&lt;rec-number&gt;257&lt;/rec-number&gt;&lt;foreign-keys&gt;&lt;key app="EN" db-id="90asf5p9gw502we25phpsps2swdz9rv5twea" timestamp="1448970867"&gt;257&lt;/key&gt;&lt;/foreign-keys&gt;&lt;ref-type name="Journal Article"&gt;17&lt;/ref-type&gt;&lt;contributors&gt;&lt;authors&gt;&lt;author&gt;FAO&lt;/author&gt;&lt;/authors&gt;&lt;/contributors&gt;&lt;titles&gt;&lt;title&gt;&lt;style face="normal" font="default" size="100%"&gt;Landing data for &lt;/style&gt;&lt;style face="italic" font="default" size="100%"&gt;Nephrops norvegicus&lt;/style&gt;&lt;style face="normal" font="default" size="100%"&gt; in 1955–2010 using FAO programme and database FishStatJ. http://www.fao.org/fishery/statistics/software/fishstatj/en (last accessed 01/12/2015).&lt;/style&gt;&lt;/title&gt;&lt;/titles&gt;&lt;dates&gt;&lt;year&gt;2010&lt;/year&gt;&lt;/dates&gt;&lt;urls&gt;&lt;/urls&gt;&lt;/record&gt;&lt;/Cite&gt;&lt;/EndNote&gt;</w:instrText>
      </w:r>
      <w:r w:rsidR="007304E1">
        <w:fldChar w:fldCharType="separate"/>
      </w:r>
      <w:r w:rsidR="007304E1">
        <w:rPr>
          <w:noProof/>
        </w:rPr>
        <w:t>(FAO, 2010)</w:t>
      </w:r>
      <w:r w:rsidR="007304E1">
        <w:fldChar w:fldCharType="end"/>
      </w:r>
      <w:r w:rsidR="007304E1">
        <w:t xml:space="preserve">. More than 95% of EU </w:t>
      </w:r>
      <w:r w:rsidRPr="00FD5F42">
        <w:rPr>
          <w:i/>
        </w:rPr>
        <w:t>Nephrops</w:t>
      </w:r>
      <w:r w:rsidR="007304E1">
        <w:t xml:space="preserve"> landings are taken using single or multi-rig trawlers which target </w:t>
      </w:r>
      <w:r w:rsidRPr="00FD5F42">
        <w:rPr>
          <w:i/>
        </w:rPr>
        <w:t>Nephrops</w:t>
      </w:r>
      <w:r w:rsidR="007304E1">
        <w:t xml:space="preserve"> in mixed species fisheries </w:t>
      </w:r>
      <w:r w:rsidR="007304E1">
        <w:fldChar w:fldCharType="begin"/>
      </w:r>
      <w:r w:rsidR="00FC5C52">
        <w:instrText xml:space="preserve"> ADDIN EN.CITE &lt;EndNote&gt;&lt;Cite&gt;&lt;Author&gt;Ungfors&lt;/Author&gt;&lt;Year&gt;2013&lt;/Year&gt;&lt;RecNum&gt;545&lt;/RecNum&gt;&lt;DisplayText&gt;(Ungfors et al., 2013)&lt;/DisplayText&gt;&lt;record&gt;&lt;rec-number&gt;545&lt;/rec-number&gt;&lt;foreign-keys&gt;&lt;key app="EN" db-id="90asf5p9gw502we25phpsps2swdz9rv5twea" timestamp="1448970867"&gt;545&lt;/key&gt;&lt;/foreign-keys&gt;&lt;ref-type name="Book Section"&gt;5&lt;/ref-type&gt;&lt;contributors&gt;&lt;authors&gt;&lt;author&gt;Ungfors, Anette&lt;/author&gt;&lt;author&gt;Bell, Ewen&lt;/author&gt;&lt;author&gt;Johnson, Magnus L.&lt;/author&gt;&lt;author&gt;Cowing, Daniel&lt;/author&gt;&lt;author&gt;Dobson, Nicola C.&lt;/author&gt;&lt;author&gt;Bublitz, Ralf&lt;/author&gt;&lt;author&gt;Sandell, Jane&lt;/author&gt;&lt;/authors&gt;&lt;secondary-authors&gt;&lt;author&gt;Magnus, L. Johnson&lt;/author&gt;&lt;author&gt;Mark, P. Johnson&lt;/author&gt;&lt;/secondary-authors&gt;&lt;/contributors&gt;&lt;titles&gt;&lt;title&gt;&lt;style face="normal" font="default" size="100%"&gt;Chapter Seven - &lt;/style&gt;&lt;style face="italic" font="default" size="100%"&gt;Nephrops&lt;/style&gt;&lt;style face="normal" font="default" size="100%"&gt; Fisheries in European Waters&lt;/style&gt;&lt;/title&gt;&lt;secondary-title&gt;Advances in Marine Biology&lt;/secondary-title&gt;&lt;/titles&gt;&lt;pages&gt;247-314&lt;/pages&gt;&lt;volume&gt;Volume 64&lt;/volume&gt;&lt;keywords&gt;&lt;keyword&gt;Norway lobster&lt;/keyword&gt;&lt;keyword&gt;Trawl evolution&lt;/keyword&gt;&lt;keyword&gt;Creel fisheries&lt;/keyword&gt;&lt;keyword&gt;Fisheries management&lt;/keyword&gt;&lt;keyword&gt;TAC&lt;/keyword&gt;&lt;keyword&gt;Functional units&lt;/keyword&gt;&lt;keyword&gt;Stock assessment&lt;/keyword&gt;&lt;keyword&gt;UWTV&lt;/keyword&gt;&lt;/keywords&gt;&lt;dates&gt;&lt;year&gt;2013&lt;/year&gt;&lt;/dates&gt;&lt;publisher&gt;Academic Press&lt;/publisher&gt;&lt;isbn&gt;0065-2881&lt;/isbn&gt;&lt;urls&gt;&lt;related-urls&gt;&lt;url&gt;http://www.sciencedirect.com/science/article/pii/B9780124104662000078&lt;/url&gt;&lt;/related-urls&gt;&lt;/urls&gt;&lt;electronic-resource-num&gt;http://dx.doi.org/10.1016/B978-0-12-410466-2.00007-8&lt;/electronic-resource-num&gt;&lt;/record&gt;&lt;/Cite&gt;&lt;/EndNote&gt;</w:instrText>
      </w:r>
      <w:r w:rsidR="007304E1">
        <w:fldChar w:fldCharType="separate"/>
      </w:r>
      <w:r w:rsidR="00FC5C52">
        <w:rPr>
          <w:noProof/>
        </w:rPr>
        <w:t>(Ungfors et al., 2013)</w:t>
      </w:r>
      <w:r w:rsidR="007304E1">
        <w:fldChar w:fldCharType="end"/>
      </w:r>
      <w:r w:rsidR="007304E1">
        <w:t xml:space="preserve">. </w:t>
      </w:r>
      <w:r w:rsidR="00C419CE">
        <w:t xml:space="preserve">The high value of Irish </w:t>
      </w:r>
      <w:r w:rsidR="00C419CE" w:rsidRPr="00FD5F42">
        <w:rPr>
          <w:i/>
        </w:rPr>
        <w:t>Nephrops</w:t>
      </w:r>
      <w:r w:rsidR="00C419CE">
        <w:t xml:space="preserve"> landings at the first point of sale (estimated at €44.5M in 2014) make it the most commercially important </w:t>
      </w:r>
      <w:r w:rsidR="00C419CE" w:rsidRPr="00AD5DC7">
        <w:t xml:space="preserve">demersal species in Ireland </w:t>
      </w:r>
      <w:r w:rsidR="00C419CE" w:rsidRPr="00AD5DC7">
        <w:fldChar w:fldCharType="begin"/>
      </w:r>
      <w:r w:rsidR="00594655">
        <w:instrText xml:space="preserve"> ADDIN EN.CITE &lt;EndNote&gt;&lt;Cite&gt;&lt;Author&gt;Cosgrove&lt;/Author&gt;&lt;Year&gt;2015&lt;/Year&gt;&lt;RecNum&gt;227&lt;/RecNum&gt;&lt;DisplayText&gt;(Cosgrove et al., 2015a)&lt;/DisplayText&gt;&lt;record&gt;&lt;rec-number&gt;227&lt;/rec-number&gt;&lt;foreign-keys&gt;&lt;key app="EN" db-id="90asf5p9gw502we25phpsps2swdz9rv5twea" timestamp="1448970867"&gt;227&lt;/key&gt;&lt;/foreign-keys&gt;&lt;ref-type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C419CE" w:rsidRPr="00AD5DC7">
        <w:fldChar w:fldCharType="separate"/>
      </w:r>
      <w:r w:rsidR="00594655">
        <w:rPr>
          <w:noProof/>
        </w:rPr>
        <w:t>(Cosgrove et al., 2015a)</w:t>
      </w:r>
      <w:r w:rsidR="00C419CE" w:rsidRPr="00AD5DC7">
        <w:fldChar w:fldCharType="end"/>
      </w:r>
      <w:r w:rsidR="002D20D9" w:rsidRPr="00AD5DC7">
        <w:t xml:space="preserve">. </w:t>
      </w:r>
      <w:r w:rsidR="00036647" w:rsidRPr="00AD5DC7">
        <w:t xml:space="preserve">The </w:t>
      </w:r>
      <w:r w:rsidR="00C02AE3">
        <w:t xml:space="preserve">simultaneous </w:t>
      </w:r>
      <w:r w:rsidR="00036647" w:rsidRPr="00AD5DC7">
        <w:t xml:space="preserve">use of four </w:t>
      </w:r>
      <w:r w:rsidR="006D3F0E">
        <w:t xml:space="preserve"> trawls</w:t>
      </w:r>
      <w:r w:rsidR="00833013">
        <w:t xml:space="preserve">, </w:t>
      </w:r>
      <w:r w:rsidR="007304E1" w:rsidRPr="00AD5DC7">
        <w:t>known as quad-rig</w:t>
      </w:r>
      <w:r w:rsidR="00833013">
        <w:t xml:space="preserve"> trawling </w:t>
      </w:r>
      <w:r w:rsidR="00833013" w:rsidRPr="00AD5DC7">
        <w:t>(Figure 1)</w:t>
      </w:r>
      <w:r w:rsidR="00833013">
        <w:t xml:space="preserve">, is </w:t>
      </w:r>
      <w:r w:rsidR="004E414C">
        <w:t xml:space="preserve">practiced </w:t>
      </w:r>
      <w:r w:rsidR="00C02AE3">
        <w:t xml:space="preserve">in </w:t>
      </w:r>
      <w:r w:rsidR="004E414C">
        <w:t>shrimp</w:t>
      </w:r>
      <w:r w:rsidR="00C02AE3">
        <w:t xml:space="preserve"> trawl fisheries </w:t>
      </w:r>
      <w:r w:rsidR="002334B8">
        <w:t xml:space="preserve">in the United States of America and </w:t>
      </w:r>
      <w:r w:rsidR="004E414C">
        <w:t>Australia</w:t>
      </w:r>
      <w:r w:rsidR="002334B8">
        <w:t xml:space="preserve"> </w:t>
      </w:r>
      <w:r w:rsidR="00796E82">
        <w:fldChar w:fldCharType="begin"/>
      </w:r>
      <w:r w:rsidR="007A005B">
        <w:instrText xml:space="preserve"> ADDIN EN.CITE &lt;EndNote&gt;&lt;Cite&gt;&lt;Author&gt;Eayrs&lt;/Author&gt;&lt;Year&gt;2012.&lt;/Year&gt;&lt;RecNum&gt;573&lt;/RecNum&gt;&lt;Prefix&gt;e.g. &lt;/Prefix&gt;&lt;DisplayText&gt;(e.g. Eayrs, 2012; Broadhurst et al., 2013)&lt;/DisplayText&gt;&lt;record&gt;&lt;rec-number&gt;573&lt;/rec-number&gt;&lt;foreign-keys&gt;&lt;key app="EN" db-id="90asf5p9gw502we25phpsps2swdz9rv5twea" timestamp="1449247066"&gt;573&lt;/key&gt;&lt;/foreign-keys&gt;&lt;ref-type name="Journal Article"&gt;17&lt;/ref-type&gt;&lt;contributors&gt;&lt;authors&gt;&lt;author&gt;Eayrs, S.&lt;/author&gt;&lt;/authors&gt;&lt;/contributors&gt;&lt;titles&gt;&lt;title&gt;Comparative Testing of Bycatch Reduction Devices in Tropical Shrimp-trawl Fisheries — A Practical Guide.&lt;/title&gt;&lt;secondary-title&gt;FAO, Rome.&lt;/secondary-title&gt;&lt;/titles&gt;&lt;periodical&gt;&lt;full-title&gt;FAO, Rome.&lt;/full-title&gt;&lt;/periodical&gt;&lt;pages&gt;pp. 122&lt;/pages&gt;&lt;dates&gt;&lt;year&gt;2012&lt;/year&gt;&lt;/dates&gt;&lt;urls&gt;&lt;/urls&gt;&lt;/record&gt;&lt;/Cite&gt;&lt;Cite&gt;&lt;Author&gt;Broadhurst&lt;/Author&gt;&lt;Year&gt;2013&lt;/Year&gt;&lt;RecNum&gt;574&lt;/RecNum&gt;&lt;record&gt;&lt;rec-number&gt;574&lt;/rec-number&gt;&lt;foreign-keys&gt;&lt;key app="EN" db-id="90asf5p9gw502we25phpsps2swdz9rv5twea" timestamp="1449248629"&gt;574&lt;/key&gt;&lt;/foreign-keys&gt;&lt;ref-type name="Journal Article"&gt;17&lt;/ref-type&gt;&lt;contributors&gt;&lt;authors&gt;&lt;author&gt;Broadhurst, Matt K.&lt;/author&gt;&lt;author&gt;Sterling, David J.&lt;/author&gt;&lt;author&gt;Millar, Russell B.&lt;/author&gt;&lt;/authors&gt;&lt;/contributors&gt;&lt;titles&gt;&lt;title&gt;Progressing more environmentally benign penaeid-trawling systems by comparing Australian single- and multi-net configurations&lt;/title&gt;&lt;secondary-title&gt;Fisheries Research&lt;/secondary-title&gt;&lt;/titles&gt;&lt;periodical&gt;&lt;full-title&gt;Fisheries Research&lt;/full-title&gt;&lt;/periodical&gt;&lt;pages&gt;7-17&lt;/pages&gt;&lt;volume&gt;146&lt;/volume&gt;&lt;keywords&gt;&lt;keyword&gt;Bycatch reduction&lt;/keyword&gt;&lt;keyword&gt;Drag&lt;/keyword&gt;&lt;keyword&gt;Fuel reduction&lt;/keyword&gt;&lt;keyword&gt;Otter trawling&lt;/keyword&gt;&lt;keyword&gt;Penaeids&lt;/keyword&gt;&lt;/keywords&gt;&lt;dates&gt;&lt;year&gt;2013&lt;/year&gt;&lt;pub-dates&gt;&lt;date&gt;9//&lt;/date&gt;&lt;/pub-dates&gt;&lt;/dates&gt;&lt;isbn&gt;0165-7836&lt;/isbn&gt;&lt;urls&gt;&lt;related-urls&gt;&lt;url&gt;http://www.sciencedirect.com/science/article/pii/S016578361300088X&lt;/url&gt;&lt;/related-urls&gt;&lt;/urls&gt;&lt;electronic-resource-num&gt;http://dx.doi.org/10.1016/j.fishres.2013.04.001&lt;/electronic-resource-num&gt;&lt;/record&gt;&lt;/Cite&gt;&lt;/EndNote&gt;</w:instrText>
      </w:r>
      <w:r w:rsidR="00796E82">
        <w:fldChar w:fldCharType="separate"/>
      </w:r>
      <w:r w:rsidR="007A005B">
        <w:rPr>
          <w:noProof/>
        </w:rPr>
        <w:t>(e.g. Eayrs, 2012; Broadhurst et al., 2013)</w:t>
      </w:r>
      <w:r w:rsidR="00796E82">
        <w:fldChar w:fldCharType="end"/>
      </w:r>
      <w:r w:rsidR="00833013">
        <w:t xml:space="preserve"> and</w:t>
      </w:r>
      <w:r w:rsidR="003E631A" w:rsidRPr="00AD5DC7">
        <w:t xml:space="preserve"> </w:t>
      </w:r>
      <w:r w:rsidR="007304E1" w:rsidRPr="00AD5DC7">
        <w:t xml:space="preserve">commenced in </w:t>
      </w:r>
      <w:r w:rsidR="00C02AE3">
        <w:t xml:space="preserve">the Irish </w:t>
      </w:r>
      <w:r w:rsidR="00C02AE3" w:rsidRPr="002334B8">
        <w:rPr>
          <w:i/>
        </w:rPr>
        <w:t>Nephrops</w:t>
      </w:r>
      <w:r w:rsidR="00C02AE3">
        <w:t xml:space="preserve"> fishery in </w:t>
      </w:r>
      <w:r w:rsidR="007304E1" w:rsidRPr="00AD5DC7">
        <w:t>October 2012</w:t>
      </w:r>
      <w:r w:rsidR="00521548" w:rsidRPr="00AD5DC7">
        <w:t>. B</w:t>
      </w:r>
      <w:r w:rsidR="007304E1" w:rsidRPr="00AD5DC7">
        <w:t>y the end of 2014</w:t>
      </w:r>
      <w:r w:rsidR="00FF7272" w:rsidRPr="00AD5DC7">
        <w:t xml:space="preserve"> quad-rigs</w:t>
      </w:r>
      <w:r w:rsidR="007304E1" w:rsidRPr="00AD5DC7">
        <w:t xml:space="preserve"> accounted for ~ 80% of </w:t>
      </w:r>
      <w:r w:rsidRPr="00AD5DC7">
        <w:rPr>
          <w:i/>
        </w:rPr>
        <w:t>Nephrops</w:t>
      </w:r>
      <w:r w:rsidR="007304E1">
        <w:t xml:space="preserve"> landings by the Irish fleet</w:t>
      </w:r>
      <w:r w:rsidR="00344C54">
        <w:t xml:space="preserve"> </w:t>
      </w:r>
      <w:r w:rsidR="00365F5D">
        <w:t>(unpublished data, Marine Institute</w:t>
      </w:r>
      <w:r w:rsidR="005B58C3">
        <w:t>, Ireland</w:t>
      </w:r>
      <w:r w:rsidR="002D20D9">
        <w:t>).</w:t>
      </w:r>
      <w:r w:rsidR="00365F5D">
        <w:t xml:space="preserve"> </w:t>
      </w:r>
    </w:p>
    <w:p w14:paraId="6E9EAABE" w14:textId="6751221B" w:rsidR="00292BAC" w:rsidRDefault="007304E1" w:rsidP="000320C0">
      <w:pPr>
        <w:spacing w:after="40" w:line="480" w:lineRule="auto"/>
        <w:jc w:val="both"/>
      </w:pPr>
      <w:r>
        <w:t xml:space="preserve">The main driver for </w:t>
      </w:r>
      <w:r w:rsidR="00FC3644">
        <w:t>increased uptake of</w:t>
      </w:r>
      <w:r>
        <w:t xml:space="preserve"> </w:t>
      </w:r>
      <w:r w:rsidR="00FC3644">
        <w:t xml:space="preserve">the </w:t>
      </w:r>
      <w:r>
        <w:t xml:space="preserve">quad-rig </w:t>
      </w:r>
      <w:r w:rsidR="000610A6">
        <w:t xml:space="preserve">trawling </w:t>
      </w:r>
      <w:r>
        <w:t>is increased catch</w:t>
      </w:r>
      <w:r w:rsidR="002D20D9">
        <w:t xml:space="preserve"> rates of </w:t>
      </w:r>
      <w:r w:rsidR="00FD5F42" w:rsidRPr="00FD5F42">
        <w:rPr>
          <w:i/>
        </w:rPr>
        <w:t>Nephrops</w:t>
      </w:r>
      <w:r w:rsidR="002D20D9">
        <w:t xml:space="preserve"> </w:t>
      </w:r>
      <w:r w:rsidR="00F74BDF">
        <w:t xml:space="preserve">which are likely to result from a </w:t>
      </w:r>
      <w:r w:rsidR="00F74BDF" w:rsidRPr="000D26E8">
        <w:t xml:space="preserve">wider </w:t>
      </w:r>
      <w:r w:rsidR="00F74BDF">
        <w:t xml:space="preserve">swept </w:t>
      </w:r>
      <w:r w:rsidR="00F74BDF" w:rsidRPr="000D26E8">
        <w:t>area of seabed</w:t>
      </w:r>
      <w:r w:rsidR="00F74BDF">
        <w:t xml:space="preserve"> </w:t>
      </w:r>
      <w:r w:rsidR="00F74BDF" w:rsidRPr="000D26E8">
        <w:t>without increasing the drag of the gear</w:t>
      </w:r>
      <w:r w:rsidR="00F74BDF">
        <w:t xml:space="preserve"> </w:t>
      </w:r>
      <w:r w:rsidR="002D20D9">
        <w:t xml:space="preserve">compared with </w:t>
      </w:r>
      <w:del w:id="8" w:author="Browne, Daragh" w:date="2016-04-27T15:31:00Z">
        <w:r w:rsidR="002D20D9" w:rsidDel="009A1D4A">
          <w:delText xml:space="preserve">the </w:delText>
        </w:r>
      </w:del>
      <w:r w:rsidR="002D20D9">
        <w:t>more traditional single or twin-rig</w:t>
      </w:r>
      <w:r w:rsidR="000610A6">
        <w:t xml:space="preserve"> trawling</w:t>
      </w:r>
      <w:r w:rsidR="00F74BDF">
        <w:t>,</w:t>
      </w:r>
      <w:r w:rsidR="003E631A">
        <w:t xml:space="preserve"> </w:t>
      </w:r>
      <w:r w:rsidR="003E631A">
        <w:fldChar w:fldCharType="begin"/>
      </w:r>
      <w:r w:rsidR="00FC5C52">
        <w:instrText xml:space="preserve"> ADDIN EN.CITE &lt;EndNote&gt;&lt;Cite&gt;&lt;Author&gt;Montgomerie&lt;/Author&gt;&lt;Year&gt;2015&lt;/Year&gt;&lt;RecNum&gt;440&lt;/RecNum&gt;&lt;DisplayText&gt;(Montgomerie, 2015)&lt;/DisplayText&gt;&lt;record&gt;&lt;rec-number&gt;440&lt;/rec-number&gt;&lt;foreign-keys&gt;&lt;key app="EN" db-id="90asf5p9gw502we25phpsps2swdz9rv5twea" timestamp="1448970867"&gt;440&lt;/key&gt;&lt;/foreign-keys&gt;&lt;ref-type name="Journal Article"&gt;17&lt;/ref-type&gt;&lt;contributors&gt;&lt;authors&gt;&lt;author&gt;Montgomerie, M&lt;/author&gt;&lt;/authors&gt;&lt;/contributors&gt;&lt;titles&gt;&lt;title&gt;Basic fishing methods, a comprehensive guide to commercial fishing methods&lt;/title&gt;&lt;/titles&gt;&lt;pages&gt;106&lt;/pages&gt;&lt;dates&gt;&lt;year&gt;2015&lt;/year&gt;&lt;/dates&gt;&lt;urls&gt;&lt;/urls&gt;&lt;/record&gt;&lt;/Cite&gt;&lt;/EndNote&gt;</w:instrText>
      </w:r>
      <w:r w:rsidR="003E631A">
        <w:fldChar w:fldCharType="separate"/>
      </w:r>
      <w:r w:rsidR="003E631A">
        <w:rPr>
          <w:noProof/>
        </w:rPr>
        <w:t>(Montgomerie, 2015)</w:t>
      </w:r>
      <w:r w:rsidR="003E631A">
        <w:fldChar w:fldCharType="end"/>
      </w:r>
      <w:r w:rsidR="000D26E8" w:rsidRPr="000D26E8">
        <w:t>.</w:t>
      </w:r>
      <w:r>
        <w:t xml:space="preserve"> </w:t>
      </w:r>
      <w:r w:rsidR="00FD5F42" w:rsidRPr="00FD5F42">
        <w:rPr>
          <w:i/>
        </w:rPr>
        <w:t>Nephrops</w:t>
      </w:r>
      <w:r>
        <w:t xml:space="preserve"> catch weights were observed to increase by </w:t>
      </w:r>
      <w:r w:rsidR="00E00FCE">
        <w:t xml:space="preserve">at least 50% </w:t>
      </w:r>
      <w:r>
        <w:t>in the North Sea and Celtic Sea in studies comparing quad with twin-rig trawl</w:t>
      </w:r>
      <w:r w:rsidR="000610A6">
        <w:t>ing</w:t>
      </w:r>
      <w:r>
        <w:t xml:space="preserve"> </w:t>
      </w:r>
      <w:r>
        <w:fldChar w:fldCharType="begin"/>
      </w:r>
      <w:r w:rsidR="00FC5C52">
        <w:instrText xml:space="preserve"> ADDIN EN.CITE &lt;EndNote&gt;&lt;Cite&gt;&lt;Author&gt;BIM&lt;/Author&gt;&lt;Year&gt;2014&lt;/Year&gt;&lt;RecNum&gt;163&lt;/RecNum&gt;&lt;DisplayText&gt;(Revill et al., 2009; BIM, 2014)&lt;/DisplayText&gt;&lt;record&gt;&lt;rec-number&gt;163&lt;/rec-number&gt;&lt;foreign-keys&gt;&lt;key app="EN" db-id="90asf5p9gw502we25phpsps2swdz9rv5twea" timestamp="1448970867"&gt;163&lt;/key&gt;&lt;/foreign-keys&gt;&lt;ref-type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487&lt;/RecNum&gt;&lt;record&gt;&lt;rec-number&gt;487&lt;/rec-number&gt;&lt;foreign-keys&gt;&lt;key app="EN" db-id="90asf5p9gw502we25phpsps2swdz9rv5twea" timestamp="1448970867"&gt;487&lt;/key&gt;&lt;/foreign-keys&gt;&lt;ref-type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fldChar w:fldCharType="separate"/>
      </w:r>
      <w:r w:rsidR="00FC5C52">
        <w:rPr>
          <w:noProof/>
        </w:rPr>
        <w:t>(Revill et al., 2009; BIM, 2014)</w:t>
      </w:r>
      <w:r>
        <w:fldChar w:fldCharType="end"/>
      </w:r>
      <w:r>
        <w:t xml:space="preserve">. Such increases in </w:t>
      </w:r>
      <w:r w:rsidR="00844AE8">
        <w:t>catch</w:t>
      </w:r>
      <w:del w:id="9" w:author="Browne, Daragh" w:date="2016-04-27T15:31:00Z">
        <w:r w:rsidR="00844AE8" w:rsidDel="009A1D4A">
          <w:delText>ing</w:delText>
        </w:r>
      </w:del>
      <w:r w:rsidR="00844AE8">
        <w:t xml:space="preserve"> efficiency </w:t>
      </w:r>
      <w:r>
        <w:t xml:space="preserve">may be beneficial in terms of improving operational </w:t>
      </w:r>
      <w:r w:rsidR="007A377E">
        <w:t>performance</w:t>
      </w:r>
      <w:r w:rsidR="00834150">
        <w:t xml:space="preserve"> but could lead to increases in</w:t>
      </w:r>
      <w:r w:rsidR="00DC2B5E">
        <w:t xml:space="preserve"> the 15% discard rate of</w:t>
      </w:r>
      <w:r w:rsidR="002A2524">
        <w:t xml:space="preserve"> </w:t>
      </w:r>
      <w:r w:rsidR="00FD5F42" w:rsidRPr="00FD5F42">
        <w:rPr>
          <w:i/>
        </w:rPr>
        <w:t>Nephrops</w:t>
      </w:r>
      <w:r w:rsidR="002A2524">
        <w:t xml:space="preserve"> below minimum landing or market size in Irish waters </w:t>
      </w:r>
      <w:r w:rsidR="002A2524">
        <w:fldChar w:fldCharType="begin"/>
      </w:r>
      <w:r w:rsidR="00FC5C52">
        <w:instrText xml:space="preserve"> ADDIN EN.CITE &lt;EndNote&gt;&lt;Cite&gt;&lt;Author&gt;MI&lt;/Author&gt;&lt;Year&gt;2014&lt;/Year&gt;&lt;RecNum&gt;429&lt;/RecNum&gt;&lt;DisplayText&gt;(MI, 2014)&lt;/DisplayText&gt;&lt;record&gt;&lt;rec-number&gt;429&lt;/rec-number&gt;&lt;foreign-keys&gt;&lt;key app="EN" db-id="90asf5p9gw502we25phpsps2swdz9rv5twea" timestamp="1448970867"&gt;429&lt;/key&gt;&lt;/foreign-keys&gt;&lt;ref-type name="Report"&gt;27&lt;/ref-type&gt;&lt;contributors&gt;&lt;authors&gt;&lt;author&gt;MI&lt;/author&gt;&lt;/authors&gt;&lt;/contributors&gt;&lt;titles&gt;&lt;title&gt;The Stock Book 2014 : Annual Review of Fish Stocks in 2014 with Management Advice for 2015&lt;/title&gt;&lt;/titles&gt;&lt;pages&gt;624&lt;/pages&gt;&lt;dates&gt;&lt;year&gt;2014&lt;/year&gt;&lt;/dates&gt;&lt;pub-location&gt;Galway, Ireland&lt;/pub-location&gt;&lt;urls&gt;&lt;/urls&gt;&lt;/record&gt;&lt;/Cite&gt;&lt;/EndNote&gt;</w:instrText>
      </w:r>
      <w:r w:rsidR="002A2524">
        <w:fldChar w:fldCharType="separate"/>
      </w:r>
      <w:r w:rsidR="002A2524">
        <w:rPr>
          <w:noProof/>
        </w:rPr>
        <w:t>(MI, 2014)</w:t>
      </w:r>
      <w:r w:rsidR="002A2524">
        <w:fldChar w:fldCharType="end"/>
      </w:r>
      <w:r w:rsidR="00834150">
        <w:t xml:space="preserve">. </w:t>
      </w:r>
      <w:r>
        <w:t xml:space="preserve"> </w:t>
      </w:r>
      <w:r w:rsidR="002A2524">
        <w:t xml:space="preserve">Bycatch </w:t>
      </w:r>
      <w:r w:rsidR="00292BAC">
        <w:t xml:space="preserve">of undersized and non-targeted fish species is also a major issue in </w:t>
      </w:r>
      <w:r w:rsidR="00FD5F42" w:rsidRPr="00FD5F42">
        <w:rPr>
          <w:i/>
        </w:rPr>
        <w:t>Nephrops</w:t>
      </w:r>
      <w:r w:rsidR="00292BAC">
        <w:t xml:space="preserve"> trawl fisheries </w:t>
      </w:r>
      <w:r w:rsidR="00292BAC">
        <w:fldChar w:fldCharType="begin">
          <w:fldData xml:space="preserve">PEVuZE5vdGU+PENpdGU+PEF1dGhvcj5Vbmdmb3JzPC9BdXRob3I+PFllYXI+MjAxMzwvWWVhcj48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</w:fldData>
        </w:fldChar>
      </w:r>
      <w:r w:rsidR="00CE69D8">
        <w:instrText xml:space="preserve"> ADDIN EN.CITE </w:instrText>
      </w:r>
      <w:r w:rsidR="00CE69D8">
        <w:fldChar w:fldCharType="begin">
          <w:fldData xml:space="preserve">PEVuZE5vdGU+PENpdGU+PEF1dGhvcj5Vbmdmb3JzPC9BdXRob3I+PFllYXI+MjAxMzwvWWVhcj48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</w:fldData>
        </w:fldChar>
      </w:r>
      <w:r w:rsidR="00CE69D8">
        <w:instrText xml:space="preserve"> ADDIN EN.CITE.DATA </w:instrText>
      </w:r>
      <w:r w:rsidR="00CE69D8">
        <w:fldChar w:fldCharType="end"/>
      </w:r>
      <w:r w:rsidR="00292BAC">
        <w:fldChar w:fldCharType="separate"/>
      </w:r>
      <w:r w:rsidR="00FC5C52">
        <w:rPr>
          <w:noProof/>
        </w:rPr>
        <w:t>(e.g. Catchpole et al., 2005; Catchpole and Revill, 2008; Ungfors et al., 2013; Nikolic et al., 2015)</w:t>
      </w:r>
      <w:r w:rsidR="00292BAC">
        <w:fldChar w:fldCharType="end"/>
      </w:r>
      <w:r w:rsidR="00292BAC">
        <w:t xml:space="preserve">. New requirements to restrict discarding of demersal species under </w:t>
      </w:r>
      <w:r w:rsidR="00834150">
        <w:t xml:space="preserve">Article 15 of </w:t>
      </w:r>
      <w:r w:rsidR="00292BAC">
        <w:t xml:space="preserve">EU regulation 1380/2013, the </w:t>
      </w:r>
      <w:r w:rsidR="00834150">
        <w:t>l</w:t>
      </w:r>
      <w:r w:rsidR="00292BAC">
        <w:t xml:space="preserve">anding </w:t>
      </w:r>
      <w:r w:rsidR="00834150">
        <w:t>o</w:t>
      </w:r>
      <w:r w:rsidR="00292BAC">
        <w:t>bligation</w:t>
      </w:r>
      <w:r w:rsidR="00834150">
        <w:t xml:space="preserve">, </w:t>
      </w:r>
      <w:r w:rsidR="00292BAC">
        <w:t xml:space="preserve">are likely to have negative impacts on the economics of </w:t>
      </w:r>
      <w:r w:rsidR="00FD5F42" w:rsidRPr="00FD5F42">
        <w:rPr>
          <w:i/>
        </w:rPr>
        <w:t>Nephrops</w:t>
      </w:r>
      <w:r w:rsidR="004200B6">
        <w:t xml:space="preserve"> fisheries</w:t>
      </w:r>
      <w:r w:rsidR="00292BAC">
        <w:t xml:space="preserve"> </w:t>
      </w:r>
      <w:r w:rsidR="00765877">
        <w:t>unless species and size-selectivity can be improved.</w:t>
      </w:r>
    </w:p>
    <w:p w14:paraId="6316583D" w14:textId="292D1EB2" w:rsidR="00214984" w:rsidRDefault="004200B6" w:rsidP="000320C0">
      <w:pPr>
        <w:spacing w:after="40" w:line="480" w:lineRule="auto"/>
        <w:jc w:val="both"/>
      </w:pPr>
      <w:r>
        <w:t>Gear modifications to reduce bycatch</w:t>
      </w:r>
      <w:r w:rsidR="00D36D0A">
        <w:t xml:space="preserve"> are generally assessed using either selectivity </w:t>
      </w:r>
      <w:commentRangeStart w:id="10"/>
      <w:r w:rsidR="00551802">
        <w:fldChar w:fldCharType="begin">
          <w:fldData xml:space="preserve">PEVuZE5vdGU+PENpdGU+PEF1dGhvcj5NY0NsYW5haGFuPC9BdXRob3I+PFllYXI+MjAwNDwvWWVh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</w:fldData>
        </w:fldChar>
      </w:r>
      <w:r w:rsidR="00FB6A70">
        <w:instrText xml:space="preserve"> ADDIN EN.CITE </w:instrText>
      </w:r>
      <w:r w:rsidR="00FB6A70">
        <w:fldChar w:fldCharType="begin">
          <w:fldData xml:space="preserve">PEVuZE5vdGU+PENpdGU+PEF1dGhvcj5NY0NsYW5haGFuPC9BdXRob3I+PFllYXI+MjAwNDwvWWVh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</w:fldData>
        </w:fldChar>
      </w:r>
      <w:r w:rsidR="00FB6A70">
        <w:instrText xml:space="preserve"> ADDIN EN.CITE.DATA </w:instrText>
      </w:r>
      <w:r w:rsidR="00FB6A70">
        <w:fldChar w:fldCharType="end"/>
      </w:r>
      <w:r w:rsidR="00551802">
        <w:fldChar w:fldCharType="separate"/>
      </w:r>
      <w:r w:rsidR="00FB6A70">
        <w:rPr>
          <w:noProof/>
        </w:rPr>
        <w:t>(e.g. Millar, 1992; Millar and Walsh, 1992; Millar and Fryer, 1999; McClanahan and Mangi, 2004)</w:t>
      </w:r>
      <w:r w:rsidR="00551802">
        <w:fldChar w:fldCharType="end"/>
      </w:r>
      <w:commentRangeEnd w:id="10"/>
      <w:r w:rsidR="00FB6A70">
        <w:rPr>
          <w:rStyle w:val="CommentReference"/>
        </w:rPr>
        <w:commentReference w:id="10"/>
      </w:r>
      <w:r w:rsidR="00551802">
        <w:t xml:space="preserve"> or catch comparison</w:t>
      </w:r>
      <w:ins w:id="11" w:author="Browne, Daragh" w:date="2016-04-27T15:40:00Z">
        <w:r w:rsidR="0099612B">
          <w:t xml:space="preserve"> studies</w:t>
        </w:r>
      </w:ins>
      <w:r w:rsidR="00551802">
        <w:t xml:space="preserve"> </w:t>
      </w:r>
      <w:commentRangeStart w:id="12"/>
      <w:r w:rsidR="00551802">
        <w:fldChar w:fldCharType="begin">
          <w:fldData xml:space="preserve">PEVuZE5vdGU+PENpdGU+PEF1dGhvcj5Ib2xzdDwvQXV0aG9yPjxZZWFyPjIwMDk8L1llYXI+PFJl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</w:fldData>
        </w:fldChar>
      </w:r>
      <w:r w:rsidR="00CE69D8">
        <w:instrText xml:space="preserve"> ADDIN EN.CITE </w:instrText>
      </w:r>
      <w:r w:rsidR="00CE69D8">
        <w:fldChar w:fldCharType="begin">
          <w:fldData xml:space="preserve">PEVuZE5vdGU+PENpdGU+PEF1dGhvcj5Ib2xzdDwvQXV0aG9yPjxZZWFyPjIwMDk8L1llYXI+PFJl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</w:fldData>
        </w:fldChar>
      </w:r>
      <w:r w:rsidR="00CE69D8">
        <w:instrText xml:space="preserve"> ADDIN EN.CITE.DATA </w:instrText>
      </w:r>
      <w:r w:rsidR="00CE69D8">
        <w:fldChar w:fldCharType="end"/>
      </w:r>
      <w:r w:rsidR="00551802">
        <w:fldChar w:fldCharType="separate"/>
      </w:r>
      <w:r w:rsidR="00FC5C52">
        <w:rPr>
          <w:noProof/>
        </w:rPr>
        <w:t>(e.g. Sangster and Breen, 1998; Holst and Revill, 2009; Krag et al., 2014; van Marlen et al., 2014)</w:t>
      </w:r>
      <w:r w:rsidR="00551802">
        <w:fldChar w:fldCharType="end"/>
      </w:r>
      <w:commentRangeEnd w:id="12"/>
      <w:r w:rsidR="00FB6A70">
        <w:rPr>
          <w:rStyle w:val="CommentReference"/>
        </w:rPr>
        <w:commentReference w:id="12"/>
      </w:r>
      <w:r w:rsidR="00551802">
        <w:t xml:space="preserve">. </w:t>
      </w:r>
      <w:r w:rsidR="000862DC">
        <w:t>P</w:t>
      </w:r>
      <w:r w:rsidR="00D36D0A">
        <w:t xml:space="preserve">ractical advantages of </w:t>
      </w:r>
      <w:r w:rsidR="00EA453A">
        <w:t xml:space="preserve">the </w:t>
      </w:r>
      <w:r w:rsidR="00D36D0A">
        <w:t xml:space="preserve">catch comparison </w:t>
      </w:r>
      <w:r w:rsidR="00EA453A">
        <w:t xml:space="preserve">method </w:t>
      </w:r>
      <w:r w:rsidR="00D36D0A">
        <w:t xml:space="preserve">include commercial-like performance and handling of the gear. In addition, the ease with which results of catch comparison experiments can be reported and interpreted </w:t>
      </w:r>
      <w:r w:rsidR="00D36D0A">
        <w:fldChar w:fldCharType="begin"/>
      </w:r>
      <w:r w:rsidR="00FC5C52">
        <w:instrText xml:space="preserve"> ADDIN EN.CITE &lt;EndNote&gt;&lt;Cite&gt;&lt;Author&gt;Holst&lt;/Author&gt;&lt;Year&gt;2009&lt;/Year&gt;&lt;RecNum&gt;351&lt;/RecNum&gt;&lt;DisplayText&gt;(Holst and Revill, 2009)&lt;/DisplayText&gt;&lt;record&gt;&lt;rec-number&gt;351&lt;/rec-number&gt;&lt;foreign-keys&gt;&lt;key app="EN" db-id="90asf5p9gw502we25phpsps2swdz9rv5twea" timestamp="1448970867"&gt;351&lt;/key&gt;&lt;/foreign-keys&gt;&lt;ref-type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D36D0A">
        <w:fldChar w:fldCharType="separate"/>
      </w:r>
      <w:r w:rsidR="000E75A5">
        <w:rPr>
          <w:noProof/>
        </w:rPr>
        <w:t>(Holst and Revill, 2009)</w:t>
      </w:r>
      <w:r w:rsidR="00D36D0A">
        <w:fldChar w:fldCharType="end"/>
      </w:r>
      <w:r w:rsidR="008C66EB">
        <w:t xml:space="preserve"> </w:t>
      </w:r>
      <w:r w:rsidR="00376EE6">
        <w:t xml:space="preserve">is likely to </w:t>
      </w:r>
      <w:r w:rsidR="00834150">
        <w:t xml:space="preserve">be of particular assistance to the </w:t>
      </w:r>
      <w:r w:rsidR="00376EE6">
        <w:t xml:space="preserve">fishing industry </w:t>
      </w:r>
      <w:r w:rsidR="00834150">
        <w:t xml:space="preserve">in </w:t>
      </w:r>
      <w:r w:rsidR="00376EE6">
        <w:t>address</w:t>
      </w:r>
      <w:r w:rsidR="00834150">
        <w:t>ing</w:t>
      </w:r>
      <w:r w:rsidR="00376EE6">
        <w:t xml:space="preserve"> challenges posed by regulation of their catch composition, for example </w:t>
      </w:r>
      <w:r w:rsidR="008C66EB">
        <w:t xml:space="preserve">the </w:t>
      </w:r>
      <w:r w:rsidR="0091329A">
        <w:t xml:space="preserve">EU </w:t>
      </w:r>
      <w:r w:rsidR="008C66EB">
        <w:t>landing obligation</w:t>
      </w:r>
      <w:r w:rsidR="00D36D0A">
        <w:t>.</w:t>
      </w:r>
      <w:r w:rsidR="0091329A">
        <w:t xml:space="preserve"> Whilst catch comparisons can only compare the gears included in particular experiments</w:t>
      </w:r>
      <w:r w:rsidR="00D36D0A">
        <w:t xml:space="preserve"> </w:t>
      </w:r>
      <w:r w:rsidR="00D36D0A">
        <w:fldChar w:fldCharType="begin"/>
      </w:r>
      <w:r w:rsidR="00FC5C52">
        <w:instrText xml:space="preserve"> ADDIN EN.CITE &lt;EndNote&gt;&lt;Cite&gt;&lt;Author&gt;Frandsen&lt;/Author&gt;&lt;Year&gt;2010&lt;/Year&gt;&lt;RecNum&gt;270&lt;/RecNum&gt;&lt;DisplayText&gt;(Frandsen, 2010)&lt;/DisplayText&gt;&lt;record&gt;&lt;rec-number&gt;270&lt;/rec-number&gt;&lt;foreign-keys&gt;&lt;key app="EN" db-id="90asf5p9gw502we25phpsps2swdz9rv5twea" timestamp="1448970867"&gt;270&lt;/key&gt;&lt;/foreign-keys&gt;&lt;ref-type name="Thesis"&gt;32&lt;/ref-type&gt;&lt;contributors&gt;&lt;authors&gt;&lt;author&gt;Frandsen, Rikke Petri&lt;/author&gt;&lt;/authors&gt;&lt;/contributors&gt;&lt;titles&gt;&lt;title&gt;&lt;style face="normal" font="default" size="100%"&gt;Reduction of discards in the Danish Nephrops (&lt;/style&gt;&lt;style face="italic" font="default" size="100%"&gt;Nephrops norvegicus&lt;/style&gt;&lt;style face="normal" font="default" size="100%"&gt;) directed trawl fisheries in Kattegat and Skagerrak&lt;/style&gt;&lt;/title&gt;&lt;/titles&gt;&lt;pages&gt;135&lt;/pages&gt;&lt;volume&gt;Ph.D.&lt;/volume&gt;&lt;dates&gt;&lt;year&gt;2010&lt;/year&gt;&lt;/dates&gt;&lt;publisher&gt;Aalborg University, The Faculty of Engineering and Science, Department of Biotechnology, Chemistry and Environmental Engineering&lt;/publisher&gt;&lt;isbn&gt;8790033841&lt;/isbn&gt;&lt;urls&gt;&lt;/urls&gt;&lt;/record&gt;&lt;/Cite&gt;&lt;/EndNote&gt;</w:instrText>
      </w:r>
      <w:r w:rsidR="00D36D0A">
        <w:fldChar w:fldCharType="separate"/>
      </w:r>
      <w:r w:rsidR="00D36D0A">
        <w:rPr>
          <w:noProof/>
        </w:rPr>
        <w:t>(Frandsen, 2010)</w:t>
      </w:r>
      <w:r w:rsidR="00D36D0A">
        <w:fldChar w:fldCharType="end"/>
      </w:r>
      <w:r w:rsidR="0091329A">
        <w:t>, u</w:t>
      </w:r>
      <w:r w:rsidR="00D36D0A">
        <w:t xml:space="preserve">tilising a quad-rig increases </w:t>
      </w:r>
      <w:r w:rsidR="00E33F43">
        <w:t xml:space="preserve">the number of gears that can be </w:t>
      </w:r>
      <w:r w:rsidR="00C419CE">
        <w:t xml:space="preserve">evaluated in the experiment to four. This potentially allows assessment of more concurrent experimental settings and provides substantially more information than twin or single-rig catch </w:t>
      </w:r>
      <w:r w:rsidR="00990A21">
        <w:t>comparisons. Development</w:t>
      </w:r>
      <w:r w:rsidR="008C66EB">
        <w:t xml:space="preserve"> of a Generalized Linear Mixed Model (GLMM) approach </w:t>
      </w:r>
      <w:r w:rsidR="00D816BD">
        <w:t xml:space="preserve">to catch comparison </w:t>
      </w:r>
      <w:r w:rsidR="008C66EB">
        <w:t>provide</w:t>
      </w:r>
      <w:r w:rsidR="005B58C3">
        <w:t>d</w:t>
      </w:r>
      <w:r w:rsidR="008C66EB">
        <w:t xml:space="preserve"> a statistical and graphical comparison of fish </w:t>
      </w:r>
      <w:r w:rsidR="004C0DF1">
        <w:t xml:space="preserve">catch at length </w:t>
      </w:r>
      <w:r w:rsidR="008C66EB">
        <w:t xml:space="preserve">by </w:t>
      </w:r>
      <w:r w:rsidR="00756F34">
        <w:t xml:space="preserve">two </w:t>
      </w:r>
      <w:r w:rsidR="008C66EB">
        <w:t xml:space="preserve">fishing gears with associated error </w:t>
      </w:r>
      <w:r w:rsidR="004C0DF1">
        <w:t xml:space="preserve">measurements,  </w:t>
      </w:r>
      <w:r w:rsidR="008C66EB">
        <w:t>improv</w:t>
      </w:r>
      <w:r w:rsidR="004C0DF1">
        <w:t>ing</w:t>
      </w:r>
      <w:r w:rsidR="008C66EB">
        <w:t xml:space="preserve"> the power of catch comparison analys</w:t>
      </w:r>
      <w:r w:rsidR="004C0DF1">
        <w:t>e</w:t>
      </w:r>
      <w:r w:rsidR="008C66EB">
        <w:t>s</w:t>
      </w:r>
      <w:r w:rsidR="004C0DF1">
        <w:t xml:space="preserve"> </w:t>
      </w:r>
      <w:r w:rsidR="004C0DF1">
        <w:fldChar w:fldCharType="begin"/>
      </w:r>
      <w:r w:rsidR="00FC5C52">
        <w:instrText xml:space="preserve"> ADDIN EN.CITE &lt;EndNote&gt;&lt;Cite&gt;&lt;Author&gt;Holst&lt;/Author&gt;&lt;Year&gt;2009&lt;/Year&gt;&lt;RecNum&gt;351&lt;/RecNum&gt;&lt;DisplayText&gt;(Holst and Revill, 2009)&lt;/DisplayText&gt;&lt;record&gt;&lt;rec-number&gt;351&lt;/rec-number&gt;&lt;foreign-keys&gt;&lt;key app="EN" db-id="90asf5p9gw502we25phpsps2swdz9rv5twea" timestamp="1448970867"&gt;351&lt;/key&gt;&lt;/foreign-keys&gt;&lt;ref-type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4C0DF1">
        <w:fldChar w:fldCharType="separate"/>
      </w:r>
      <w:r w:rsidR="000E75A5">
        <w:rPr>
          <w:noProof/>
        </w:rPr>
        <w:t>(Holst and Revill, 2009)</w:t>
      </w:r>
      <w:r w:rsidR="004C0DF1">
        <w:fldChar w:fldCharType="end"/>
      </w:r>
      <w:r w:rsidR="008C66EB">
        <w:t xml:space="preserve">. </w:t>
      </w:r>
      <w:r w:rsidR="00756F34">
        <w:t>Binomial GLMMs are, h</w:t>
      </w:r>
      <w:r w:rsidR="00D816BD">
        <w:t xml:space="preserve">owever, limited to experiments with two response categories. </w:t>
      </w:r>
      <w:r w:rsidR="008C66EB">
        <w:t>M</w:t>
      </w:r>
      <w:r w:rsidR="008C66EB" w:rsidRPr="007C7657">
        <w:t xml:space="preserve">ultinomial </w:t>
      </w:r>
      <w:r w:rsidR="008C66EB">
        <w:t>models can generali</w:t>
      </w:r>
      <w:r w:rsidR="00756F34">
        <w:t>s</w:t>
      </w:r>
      <w:r w:rsidR="008C66EB">
        <w:t>e</w:t>
      </w:r>
      <w:r w:rsidR="008C66EB" w:rsidRPr="007C7657">
        <w:t xml:space="preserve"> logistic regression to </w:t>
      </w:r>
      <w:r w:rsidR="00756F34" w:rsidRPr="007C7657">
        <w:t>multi</w:t>
      </w:r>
      <w:r w:rsidR="00756F34">
        <w:t>-category response</w:t>
      </w:r>
      <w:r w:rsidR="00756F34" w:rsidRPr="007C7657">
        <w:t xml:space="preserve"> </w:t>
      </w:r>
      <w:r w:rsidR="008C66EB" w:rsidRPr="007C7657">
        <w:t>problems</w:t>
      </w:r>
      <w:r w:rsidR="00756F34">
        <w:t xml:space="preserve"> </w:t>
      </w:r>
      <w:r w:rsidR="00756F34">
        <w:fldChar w:fldCharType="begin"/>
      </w:r>
      <w:r w:rsidR="00FC5C52">
        <w:instrText xml:space="preserve"> ADDIN EN.CITE &lt;EndNote&gt;&lt;Cite&gt;&lt;Author&gt;McCullagh&lt;/Author&gt;&lt;Year&gt;1989&lt;/Year&gt;&lt;RecNum&gt;418&lt;/RecNum&gt;&lt;DisplayText&gt;(McCullagh and Nelder, 1989)&lt;/DisplayText&gt;&lt;record&gt;&lt;rec-number&gt;418&lt;/rec-number&gt;&lt;foreign-keys&gt;&lt;key app="EN" db-id="90asf5p9gw502we25phpsps2swdz9rv5twea" timestamp="1448970867"&gt;418&lt;/key&gt;&lt;/foreign-keys&gt;&lt;ref-type name="Book"&gt;6&lt;/ref-type&gt;&lt;contributors&gt;&lt;authors&gt;&lt;author&gt;McCullagh, P.&lt;/author&gt;&lt;author&gt;Nelder, John A.&lt;/author&gt;&lt;/authors&gt;&lt;/contributors&gt;&lt;titles&gt;&lt;title&gt;Generalized Linear Models. 2nd edition&lt;/title&gt;&lt;/titles&gt;&lt;pages&gt;512&lt;/pages&gt;&lt;dates&gt;&lt;year&gt;1989&lt;/year&gt;&lt;/dates&gt;&lt;pub-location&gt;London, UK&lt;/pub-location&gt;&lt;publisher&gt;Chapman and Hall&lt;/publisher&gt;&lt;urls&gt;&lt;related-urls&gt;&lt;url&gt;http://books.google.com/books?id=_ku8QgAACAAJ&amp;amp;dq=Generalized+Linear+Models+2nd+edition+inpublisher:chapman&amp;amp;ie=ISO-8859-1&amp;amp;cd=8&amp;amp;source=gbs_gdata&lt;/url&gt;&lt;/related-urls&gt;&lt;/urls&gt;&lt;/record&gt;&lt;/Cite&gt;&lt;/EndNote&gt;</w:instrText>
      </w:r>
      <w:r w:rsidR="00756F34">
        <w:fldChar w:fldCharType="separate"/>
      </w:r>
      <w:r w:rsidR="00756F34">
        <w:rPr>
          <w:noProof/>
        </w:rPr>
        <w:t>(McCullagh and Nelder, 1989)</w:t>
      </w:r>
      <w:r w:rsidR="00756F34">
        <w:fldChar w:fldCharType="end"/>
      </w:r>
      <w:r w:rsidR="008C66EB" w:rsidRPr="007C7657">
        <w:t xml:space="preserve">, i.e. </w:t>
      </w:r>
      <w:r w:rsidR="00756F34">
        <w:t xml:space="preserve">those </w:t>
      </w:r>
      <w:r w:rsidR="008C66EB" w:rsidRPr="007C7657">
        <w:t xml:space="preserve">with </w:t>
      </w:r>
      <w:r w:rsidR="00756F34">
        <w:t xml:space="preserve">two or </w:t>
      </w:r>
      <w:r w:rsidR="008C66EB" w:rsidRPr="007C7657">
        <w:t xml:space="preserve">more </w:t>
      </w:r>
      <w:r w:rsidR="00756F34">
        <w:t>fishing gears.</w:t>
      </w:r>
      <w:r w:rsidR="008C66EB">
        <w:t xml:space="preserve"> </w:t>
      </w:r>
    </w:p>
    <w:p w14:paraId="5B057409" w14:textId="6244E0AB" w:rsidR="003716A1" w:rsidRDefault="008C66EB" w:rsidP="000320C0">
      <w:pPr>
        <w:spacing w:after="40" w:line="480" w:lineRule="auto"/>
        <w:jc w:val="both"/>
        <w:rPr>
          <w:noProof/>
        </w:rPr>
      </w:pPr>
      <w:r>
        <w:t xml:space="preserve">Here, we </w:t>
      </w:r>
      <w:r w:rsidR="005B58C3">
        <w:t xml:space="preserve">develop and </w:t>
      </w:r>
      <w:r>
        <w:t xml:space="preserve">test the potential benefits of applying a multinomial modelling approach to a comparison of </w:t>
      </w:r>
      <w:r w:rsidR="00FD5F42" w:rsidRPr="00FD5F42">
        <w:rPr>
          <w:i/>
        </w:rPr>
        <w:t>Nephrops</w:t>
      </w:r>
      <w:r>
        <w:t xml:space="preserve"> catches in a trawl </w:t>
      </w:r>
      <w:r w:rsidR="000610A6">
        <w:t xml:space="preserve">fishery </w:t>
      </w:r>
      <w:r>
        <w:t>with four simultaneously deployed test gears.</w:t>
      </w:r>
      <w:r w:rsidR="00671214">
        <w:t xml:space="preserve"> </w:t>
      </w:r>
      <w:r w:rsidR="003716A1">
        <w:rPr>
          <w:noProof/>
        </w:rPr>
        <w:t>Our goals</w:t>
      </w:r>
      <w:r w:rsidR="00671214">
        <w:rPr>
          <w:noProof/>
        </w:rPr>
        <w:t xml:space="preserve"> </w:t>
      </w:r>
      <w:r w:rsidR="003716A1">
        <w:rPr>
          <w:noProof/>
        </w:rPr>
        <w:t xml:space="preserve">are to </w:t>
      </w:r>
      <w:r w:rsidR="003716A1">
        <w:t xml:space="preserve">provide a </w:t>
      </w:r>
      <w:r w:rsidR="005B58C3">
        <w:t>general</w:t>
      </w:r>
      <w:r w:rsidR="003716A1">
        <w:t xml:space="preserve"> statistical framework that incorporates the multivariate response, elucidates how covariates may influence </w:t>
      </w:r>
      <w:r w:rsidR="00664FB0">
        <w:t>catch</w:t>
      </w:r>
      <w:ins w:id="13" w:author="Browne, Daragh" w:date="2016-04-27T15:49:00Z">
        <w:r w:rsidR="00FB6A70">
          <w:t>es</w:t>
        </w:r>
      </w:ins>
      <w:del w:id="14" w:author="Browne, Daragh" w:date="2016-04-27T15:49:00Z">
        <w:r w:rsidR="00664FB0" w:rsidDel="00FB6A70">
          <w:delText xml:space="preserve"> composition</w:delText>
        </w:r>
      </w:del>
      <w:r w:rsidR="003716A1">
        <w:t xml:space="preserve">, and facilitates discussion on </w:t>
      </w:r>
      <w:r w:rsidR="005D2AD1">
        <w:t xml:space="preserve">appropriate </w:t>
      </w:r>
      <w:r w:rsidR="003716A1">
        <w:t xml:space="preserve">gear </w:t>
      </w:r>
      <w:r w:rsidR="005D2AD1">
        <w:t>based</w:t>
      </w:r>
      <w:r w:rsidR="003716A1">
        <w:t xml:space="preserve"> management measures.</w:t>
      </w:r>
    </w:p>
    <w:p w14:paraId="5243C8A4" w14:textId="77777777" w:rsidR="007734BD" w:rsidRDefault="007734BD" w:rsidP="000320C0">
      <w:pPr>
        <w:spacing w:after="40" w:line="480" w:lineRule="auto"/>
        <w:jc w:val="both"/>
      </w:pPr>
    </w:p>
    <w:p w14:paraId="0D750A55" w14:textId="57B05904" w:rsidR="00844D2A" w:rsidRPr="00844D2A" w:rsidRDefault="006223F3" w:rsidP="000320C0">
      <w:pPr>
        <w:pStyle w:val="Heading2"/>
        <w:spacing w:after="40" w:line="480" w:lineRule="auto"/>
        <w:ind w:left="0" w:firstLine="0"/>
        <w:jc w:val="both"/>
        <w:rPr>
          <w:b/>
        </w:rPr>
      </w:pPr>
      <w:r>
        <w:rPr>
          <w:b/>
        </w:rPr>
        <w:t xml:space="preserve">Materials and </w:t>
      </w:r>
      <w:r w:rsidR="00844D2A" w:rsidRPr="00844D2A">
        <w:rPr>
          <w:b/>
        </w:rPr>
        <w:t>Method</w:t>
      </w:r>
      <w:r>
        <w:rPr>
          <w:b/>
        </w:rPr>
        <w:t>s</w:t>
      </w:r>
    </w:p>
    <w:p w14:paraId="22EEA032" w14:textId="03BC23D0" w:rsidR="00F24DAD" w:rsidRDefault="00F24DAD" w:rsidP="000320C0">
      <w:pPr>
        <w:spacing w:after="40" w:line="480" w:lineRule="auto"/>
        <w:jc w:val="both"/>
        <w:rPr>
          <w:noProof/>
        </w:rPr>
      </w:pPr>
    </w:p>
    <w:p w14:paraId="5E03C94C" w14:textId="37847289" w:rsidR="00F24DAD" w:rsidRDefault="00F24DAD" w:rsidP="000320C0">
      <w:pPr>
        <w:spacing w:after="40" w:line="480" w:lineRule="auto"/>
        <w:jc w:val="both"/>
        <w:rPr>
          <w:noProof/>
        </w:rPr>
      </w:pPr>
      <w:r>
        <w:rPr>
          <w:noProof/>
        </w:rPr>
        <w:t xml:space="preserve">Addressing the particular requirements of catch comparison in quad-rig trials required a modified trial design and modelling framework.  </w:t>
      </w:r>
    </w:p>
    <w:p w14:paraId="5E1A0EAF" w14:textId="6F2AB979" w:rsidR="00844D2A" w:rsidRPr="005B58C3" w:rsidRDefault="00AF7DAD" w:rsidP="000320C0">
      <w:pPr>
        <w:pStyle w:val="Heading3"/>
        <w:spacing w:after="40" w:line="480" w:lineRule="auto"/>
        <w:ind w:left="0" w:firstLine="0"/>
        <w:jc w:val="both"/>
        <w:rPr>
          <w:i/>
        </w:rPr>
      </w:pPr>
      <w:r w:rsidRPr="005B58C3">
        <w:rPr>
          <w:rStyle w:val="Heading4Char"/>
          <w:i w:val="0"/>
        </w:rPr>
        <w:t>Trial design</w:t>
      </w:r>
    </w:p>
    <w:p w14:paraId="26E06A0D" w14:textId="4B510240" w:rsidR="00EA453A" w:rsidRDefault="00F24DAD" w:rsidP="000320C0">
      <w:pPr>
        <w:spacing w:after="40" w:line="480" w:lineRule="auto"/>
        <w:jc w:val="both"/>
      </w:pPr>
      <w:r>
        <w:t>D</w:t>
      </w:r>
      <w:r w:rsidR="0022121B">
        <w:t xml:space="preserve">ata </w:t>
      </w:r>
      <w:r>
        <w:t xml:space="preserve">were </w:t>
      </w:r>
      <w:r w:rsidR="0022121B">
        <w:t xml:space="preserve">collected from a catch comparison </w:t>
      </w:r>
      <w:r w:rsidR="0053746D">
        <w:t>experiment</w:t>
      </w:r>
      <w:r w:rsidR="0022121B">
        <w:t xml:space="preserve"> </w:t>
      </w:r>
      <w:r w:rsidR="00C419CE">
        <w:t>conducted</w:t>
      </w:r>
      <w:r w:rsidR="0022121B">
        <w:t xml:space="preserve"> in the</w:t>
      </w:r>
      <w:r w:rsidR="00190D44">
        <w:t xml:space="preserve"> western Irish Sea, ICES sub-area VIIa, between 18</w:t>
      </w:r>
      <w:r w:rsidR="00A3539E">
        <w:t xml:space="preserve">/7/2015 and </w:t>
      </w:r>
      <w:r w:rsidR="00190D44">
        <w:t>2</w:t>
      </w:r>
      <w:r w:rsidR="00AC1BBC">
        <w:t>1</w:t>
      </w:r>
      <w:r w:rsidR="00A3539E">
        <w:t>/7/</w:t>
      </w:r>
      <w:r w:rsidR="0022121B">
        <w:t>20</w:t>
      </w:r>
      <w:r w:rsidR="00190D44">
        <w:t>15</w:t>
      </w:r>
      <w:r w:rsidR="0022121B">
        <w:t xml:space="preserve">. </w:t>
      </w:r>
      <w:r w:rsidR="00A11B8F">
        <w:t xml:space="preserve">The trial vessel </w:t>
      </w:r>
      <w:r w:rsidR="006037AB">
        <w:t>carried out</w:t>
      </w:r>
      <w:r w:rsidR="00773C40">
        <w:t xml:space="preserve"> </w:t>
      </w:r>
      <w:r w:rsidR="00190D44">
        <w:t xml:space="preserve">multi-rig </w:t>
      </w:r>
      <w:r w:rsidR="006037AB">
        <w:t xml:space="preserve">trawling using a triple warp and centre clump arrangement with </w:t>
      </w:r>
      <w:r w:rsidR="000610A6">
        <w:t xml:space="preserve"> </w:t>
      </w:r>
      <w:r w:rsidR="00190D44">
        <w:t xml:space="preserve">4 identical </w:t>
      </w:r>
      <w:r w:rsidR="00AC1BBC">
        <w:t>nets</w:t>
      </w:r>
      <w:r w:rsidR="00190D44">
        <w:t xml:space="preserve"> </w:t>
      </w:r>
      <w:r w:rsidR="001F704C">
        <w:t xml:space="preserve">each </w:t>
      </w:r>
      <w:r w:rsidR="0053746D">
        <w:t xml:space="preserve">fitted with a </w:t>
      </w:r>
      <w:r w:rsidR="00773C40">
        <w:t xml:space="preserve">diamond mesh </w:t>
      </w:r>
      <w:r w:rsidR="0053746D">
        <w:t>cod</w:t>
      </w:r>
      <w:r w:rsidR="00773C40">
        <w:t>-</w:t>
      </w:r>
      <w:r w:rsidR="0053746D">
        <w:t xml:space="preserve">end </w:t>
      </w:r>
      <w:r w:rsidR="00773C40">
        <w:t>with</w:t>
      </w:r>
      <w:r w:rsidR="0053746D">
        <w:t xml:space="preserve"> nominal mesh size</w:t>
      </w:r>
      <w:r w:rsidR="00A11B8F">
        <w:t>s</w:t>
      </w:r>
      <w:r w:rsidR="0053746D">
        <w:t xml:space="preserve"> </w:t>
      </w:r>
      <w:r w:rsidR="00773C40">
        <w:t xml:space="preserve">of </w:t>
      </w:r>
      <w:r w:rsidR="0053746D">
        <w:t xml:space="preserve">70, 80, 90 </w:t>
      </w:r>
      <w:r w:rsidR="0017449E">
        <w:t>or</w:t>
      </w:r>
      <w:r w:rsidR="0053746D">
        <w:t xml:space="preserve"> 100</w:t>
      </w:r>
      <w:r w:rsidR="00773C40">
        <w:t xml:space="preserve"> </w:t>
      </w:r>
      <w:r w:rsidR="0053746D">
        <w:t>mm</w:t>
      </w:r>
      <w:r w:rsidR="00A34184">
        <w:t xml:space="preserve"> (mesh size descriptors used henceforth)</w:t>
      </w:r>
      <w:r w:rsidR="00311691">
        <w:t xml:space="preserve"> (Table 1)</w:t>
      </w:r>
      <w:r w:rsidR="0053746D">
        <w:t xml:space="preserve">. </w:t>
      </w:r>
      <w:r w:rsidR="00A34184">
        <w:t>Cod-ends were c</w:t>
      </w:r>
      <w:r w:rsidR="00A11B8F">
        <w:t xml:space="preserve">onstructed with single </w:t>
      </w:r>
      <w:ins w:id="15" w:author="Browne, Daragh" w:date="2016-04-27T15:50:00Z">
        <w:r w:rsidR="00FB6A70">
          <w:t>braided 5.5</w:t>
        </w:r>
      </w:ins>
      <w:del w:id="16" w:author="Browne, Daragh" w:date="2016-04-27T15:51:00Z">
        <w:r w:rsidR="00A11B8F" w:rsidDel="00FB6A70">
          <w:delText>6</w:delText>
        </w:r>
      </w:del>
      <w:r w:rsidR="00A11B8F">
        <w:t xml:space="preserve"> mm</w:t>
      </w:r>
      <w:del w:id="17" w:author="Browne, Daragh" w:date="2016-04-27T15:51:00Z">
        <w:r w:rsidR="00A11B8F" w:rsidDel="00FB6A70">
          <w:delText>,</w:delText>
        </w:r>
      </w:del>
      <w:r w:rsidR="00A11B8F">
        <w:t xml:space="preserve"> polyethylene twine</w:t>
      </w:r>
      <w:ins w:id="18" w:author="Browne, Daragh" w:date="2016-04-27T15:52:00Z">
        <w:r w:rsidR="00FB6A70">
          <w:t xml:space="preserve"> </w:t>
        </w:r>
        <w:r w:rsidR="00FB6A70">
          <w:t>(Eurored Abrasion)</w:t>
        </w:r>
        <w:r w:rsidR="00FB6A70">
          <w:t>.</w:t>
        </w:r>
      </w:ins>
      <w:del w:id="19" w:author="Browne, Daragh" w:date="2016-04-27T15:52:00Z">
        <w:r w:rsidR="00A11B8F" w:rsidDel="00FB6A70">
          <w:delText>,</w:delText>
        </w:r>
      </w:del>
      <w:r w:rsidR="00A11B8F">
        <w:t xml:space="preserve"> </w:t>
      </w:r>
      <w:del w:id="20" w:author="Browne, Daragh" w:date="2016-04-27T15:52:00Z">
        <w:r w:rsidR="00214984" w:rsidDel="00FB6A70">
          <w:delText xml:space="preserve">with </w:delText>
        </w:r>
        <w:r w:rsidR="00A11B8F" w:rsidDel="00FB6A70">
          <w:delText>m</w:delText>
        </w:r>
      </w:del>
      <w:del w:id="21" w:author="Browne, Daragh" w:date="2016-04-27T15:54:00Z">
        <w:r w:rsidR="00A11B8F" w:rsidDel="00FB6A70">
          <w:delText xml:space="preserve">ean </w:delText>
        </w:r>
      </w:del>
      <w:ins w:id="22" w:author="Coilin" w:date="2016-03-03T10:24:00Z">
        <w:del w:id="23" w:author="Browne, Daragh" w:date="2016-04-27T15:54:00Z">
          <w:r w:rsidR="00251F88" w:rsidDel="00FB6A70">
            <w:delText xml:space="preserve">(standard error in brackets) </w:delText>
          </w:r>
        </w:del>
      </w:ins>
      <w:del w:id="24" w:author="Browne, Daragh" w:date="2016-04-27T15:54:00Z">
        <w:r w:rsidR="00A11B8F" w:rsidDel="00FB6A70">
          <w:delText>o</w:delText>
        </w:r>
      </w:del>
      <w:ins w:id="25" w:author="Coilin" w:date="2016-03-03T10:25:00Z">
        <w:del w:id="26" w:author="Browne, Daragh" w:date="2016-04-27T15:54:00Z">
          <w:r w:rsidR="00251F88" w:rsidDel="00FB6A70">
            <w:delText>O</w:delText>
          </w:r>
        </w:del>
      </w:ins>
      <w:del w:id="27" w:author="Browne, Daragh" w:date="2016-04-27T15:54:00Z">
        <w:r w:rsidR="00A11B8F" w:rsidDel="00FB6A70">
          <w:delText xml:space="preserve">mega mesh gauge measurements </w:delText>
        </w:r>
      </w:del>
      <w:ins w:id="28" w:author="Coilin" w:date="2016-03-03T10:23:00Z">
        <w:del w:id="29" w:author="Browne, Daragh" w:date="2016-04-27T15:54:00Z">
          <w:r w:rsidR="00B605E2" w:rsidDel="00FB6A70">
            <w:delText>(</w:delText>
          </w:r>
        </w:del>
      </w:ins>
      <w:ins w:id="30" w:author="Coilin" w:date="2016-03-03T10:24:00Z">
        <w:del w:id="31" w:author="Browne, Daragh" w:date="2016-04-27T15:54:00Z">
          <w:r w:rsidR="005376BA" w:rsidDel="00FB6A70">
            <w:delText xml:space="preserve">force of </w:delText>
          </w:r>
        </w:del>
      </w:ins>
      <w:ins w:id="32" w:author="Coilin" w:date="2016-03-03T10:23:00Z">
        <w:del w:id="33" w:author="Browne, Daragh" w:date="2016-04-27T15:54:00Z">
          <w:r w:rsidR="00B605E2" w:rsidDel="00FB6A70">
            <w:delText xml:space="preserve">125 </w:delText>
          </w:r>
          <w:r w:rsidR="00B605E2" w:rsidRPr="009573AD" w:rsidDel="00FB6A70">
            <w:delText>N</w:delText>
          </w:r>
          <w:r w:rsidR="00B605E2" w:rsidDel="00FB6A70">
            <w:delText xml:space="preserve">) </w:delText>
          </w:r>
        </w:del>
      </w:ins>
      <w:ins w:id="34" w:author="Browne, Daragh" w:date="2016-04-27T15:57:00Z">
        <w:r w:rsidR="007A0407">
          <w:t>C</w:t>
        </w:r>
        <w:r w:rsidR="007A0407" w:rsidRPr="007A0407">
          <w:t>od</w:t>
        </w:r>
        <w:r w:rsidR="007A0407">
          <w:t>-</w:t>
        </w:r>
        <w:r w:rsidR="007A0407" w:rsidRPr="007A0407">
          <w:t>end mesh size was measured with the Omega gauge (Fonteyne et al (200</w:t>
        </w:r>
      </w:ins>
      <w:ins w:id="35" w:author="Browne, Daragh" w:date="2016-04-27T15:58:00Z">
        <w:r w:rsidR="007A0407">
          <w:t>5</w:t>
        </w:r>
      </w:ins>
      <w:ins w:id="36" w:author="Browne, Daragh" w:date="2016-04-27T15:57:00Z">
        <w:r w:rsidR="007A0407" w:rsidRPr="007A0407">
          <w:t xml:space="preserve">)) and </w:t>
        </w:r>
      </w:ins>
      <w:ins w:id="37" w:author="Browne, Daragh" w:date="2016-04-27T15:59:00Z">
        <w:r w:rsidR="007A0407">
          <w:t xml:space="preserve">the </w:t>
        </w:r>
      </w:ins>
      <w:ins w:id="38" w:author="Browne, Daragh" w:date="2016-04-27T15:58:00Z">
        <w:r w:rsidR="007A0407">
          <w:t xml:space="preserve">mean </w:t>
        </w:r>
      </w:ins>
      <w:ins w:id="39" w:author="Browne, Daragh" w:date="2016-04-27T15:59:00Z">
        <w:r w:rsidR="007A0407">
          <w:t xml:space="preserve">values (with standard error in brackets) </w:t>
        </w:r>
      </w:ins>
      <w:ins w:id="40" w:author="Coilin" w:date="2016-03-03T10:23:00Z">
        <w:del w:id="41" w:author="Browne, Daragh" w:date="2016-04-27T15:59:00Z">
          <w:r w:rsidR="007B09ED" w:rsidDel="007A0407">
            <w:delText>of</w:delText>
          </w:r>
        </w:del>
      </w:ins>
      <w:ins w:id="42" w:author="Browne, Daragh" w:date="2016-04-27T15:59:00Z">
        <w:r w:rsidR="007A0407">
          <w:t>were</w:t>
        </w:r>
      </w:ins>
      <w:ins w:id="43" w:author="Coilin" w:date="2016-03-03T10:23:00Z">
        <w:r w:rsidR="007B09ED">
          <w:t>: 70.8 (0.3), 80.8 (0.3), 92.6 (0.2) and 103.0 (0.3) mm</w:t>
        </w:r>
      </w:ins>
      <w:del w:id="44" w:author="Coilin" w:date="2016-03-03T10:23:00Z">
        <w:r w:rsidR="00A11B8F" w:rsidDel="007B09ED">
          <w:delText>of 70.8, 80.8, 92.6 and 103.0 mm</w:delText>
        </w:r>
      </w:del>
      <w:r w:rsidR="00A11B8F">
        <w:t xml:space="preserve">. </w:t>
      </w:r>
      <w:r w:rsidR="00A34184">
        <w:t>M</w:t>
      </w:r>
      <w:r w:rsidR="00A34184" w:rsidRPr="00A37A5A">
        <w:t xml:space="preserve">esh </w:t>
      </w:r>
      <w:r w:rsidR="00A11B8F" w:rsidRPr="00A37A5A">
        <w:t xml:space="preserve">size in the top and bottom panels behind the head-line and in the lower wing ends </w:t>
      </w:r>
      <w:r w:rsidR="002C22A8">
        <w:t xml:space="preserve">of the net </w:t>
      </w:r>
      <w:r w:rsidR="00A11B8F" w:rsidRPr="00A37A5A">
        <w:t>was 80 mm, while mesh</w:t>
      </w:r>
      <w:r w:rsidR="00A34184">
        <w:t xml:space="preserve"> size</w:t>
      </w:r>
      <w:r w:rsidR="00A11B8F" w:rsidRPr="00A37A5A">
        <w:t xml:space="preserve"> in the upper wing ends w</w:t>
      </w:r>
      <w:r w:rsidR="00A34184">
        <w:t>as</w:t>
      </w:r>
      <w:r w:rsidR="00A11B8F" w:rsidRPr="00A37A5A">
        <w:t xml:space="preserve"> 160 mm.</w:t>
      </w:r>
      <w:r w:rsidR="00A11B8F" w:rsidRPr="00C63DDE">
        <w:t xml:space="preserve"> </w:t>
      </w:r>
      <w:r w:rsidR="00F105AF">
        <w:t>Corresponding to</w:t>
      </w:r>
      <w:r w:rsidR="00A11B8F">
        <w:t xml:space="preserve"> normal fishing practices in the area, square mesh panels of 120 mm mesh size were mounted 9 to 12 m from the cod-line.</w:t>
      </w:r>
      <w:r w:rsidR="002C22A8">
        <w:t xml:space="preserve"> Here, ‘net’ describes th</w:t>
      </w:r>
      <w:r w:rsidR="00D72081">
        <w:t>e</w:t>
      </w:r>
      <w:r w:rsidR="002C22A8">
        <w:t xml:space="preserve"> whole trawl body.</w:t>
      </w:r>
      <w:r w:rsidR="00A11B8F">
        <w:t xml:space="preserve"> </w:t>
      </w:r>
      <w:r w:rsidR="00EF30A7">
        <w:t xml:space="preserve">Net positions </w:t>
      </w:r>
      <w:r w:rsidR="00311691">
        <w:t xml:space="preserve">in relation to the vessel </w:t>
      </w:r>
      <w:r w:rsidR="00EF30A7">
        <w:t xml:space="preserve">were fixed </w:t>
      </w:r>
      <w:r w:rsidR="00311691">
        <w:t>while</w:t>
      </w:r>
      <w:r w:rsidR="00EF30A7">
        <w:t xml:space="preserve"> cod</w:t>
      </w:r>
      <w:r w:rsidR="002C22A8">
        <w:t>-end positions were rotated daily to account for potential differences in fishing power without confounding cod-end mesh and net position effect</w:t>
      </w:r>
      <w:r w:rsidR="006037AB">
        <w:t>s</w:t>
      </w:r>
      <w:r w:rsidR="00311691">
        <w:t xml:space="preserve"> (Figure 1)</w:t>
      </w:r>
      <w:r w:rsidR="006037AB">
        <w:t xml:space="preserve">. </w:t>
      </w:r>
      <w:r w:rsidR="00EF30A7">
        <w:t xml:space="preserve">Described as ‘net configuration’, each </w:t>
      </w:r>
      <w:r w:rsidR="00AC1BBC">
        <w:t>cod</w:t>
      </w:r>
      <w:r w:rsidR="001C34F8">
        <w:t>-</w:t>
      </w:r>
      <w:r w:rsidR="00AC1BBC">
        <w:t xml:space="preserve">end was </w:t>
      </w:r>
      <w:r w:rsidR="003F7F5A">
        <w:t xml:space="preserve">deployed </w:t>
      </w:r>
      <w:r w:rsidR="006421F8">
        <w:t>o</w:t>
      </w:r>
      <w:r w:rsidR="003F2E1C">
        <w:t xml:space="preserve">n each net </w:t>
      </w:r>
      <w:r w:rsidR="00AC1BBC">
        <w:t xml:space="preserve">for 3 hauls </w:t>
      </w:r>
      <w:r w:rsidR="001F704C">
        <w:t>which equates to</w:t>
      </w:r>
      <w:r w:rsidR="00AC1BBC">
        <w:t xml:space="preserve"> one </w:t>
      </w:r>
      <w:r w:rsidR="00B46A48">
        <w:t xml:space="preserve">out of four fishing </w:t>
      </w:r>
      <w:r w:rsidR="00AC1BBC">
        <w:t>day</w:t>
      </w:r>
      <w:r w:rsidR="00B46A48">
        <w:t>s, with the d</w:t>
      </w:r>
      <w:r w:rsidR="003F2E1C">
        <w:t>ata from 12 consecutive hauls</w:t>
      </w:r>
      <w:r w:rsidR="00B46A48">
        <w:t xml:space="preserve"> </w:t>
      </w:r>
      <w:r w:rsidR="00D72081">
        <w:t>analysed</w:t>
      </w:r>
      <w:r w:rsidR="00AC1BBC">
        <w:t xml:space="preserve">. </w:t>
      </w:r>
      <w:r w:rsidR="006037AB">
        <w:t>Further information on the vessel and gear used in the trial is presented in Table 1.</w:t>
      </w:r>
      <w:r w:rsidR="002B7B8F">
        <w:t xml:space="preserve"> </w:t>
      </w:r>
      <w:r w:rsidR="00A11B8F">
        <w:t xml:space="preserve">Operations approximating normal commercial fishing practice were carried out with haul duration, towing speed and depth of ground fished averaging: 04:47 h, 3.1 knots and 48 m respectively. </w:t>
      </w:r>
      <w:r w:rsidR="0053746D">
        <w:t xml:space="preserve">Catches of fish and </w:t>
      </w:r>
      <w:r w:rsidR="00FD5F42" w:rsidRPr="00FD5F42">
        <w:rPr>
          <w:i/>
        </w:rPr>
        <w:t>Nephrops</w:t>
      </w:r>
      <w:r w:rsidR="0053746D">
        <w:t xml:space="preserve"> were weighed</w:t>
      </w:r>
      <w:r w:rsidR="00BD7987">
        <w:t xml:space="preserve"> </w:t>
      </w:r>
      <w:r w:rsidR="0017449E">
        <w:t>and random representative subsamples</w:t>
      </w:r>
      <w:r w:rsidR="0017449E" w:rsidRPr="0017449E">
        <w:t xml:space="preserve"> </w:t>
      </w:r>
      <w:r w:rsidR="0017449E">
        <w:t>were selected</w:t>
      </w:r>
      <w:r w:rsidR="0053746D">
        <w:t xml:space="preserve">. </w:t>
      </w:r>
      <w:r w:rsidR="00FD5F42" w:rsidRPr="00FD5F42">
        <w:rPr>
          <w:i/>
        </w:rPr>
        <w:t>Nephrops</w:t>
      </w:r>
      <w:r w:rsidR="00B46A48">
        <w:t xml:space="preserve"> </w:t>
      </w:r>
      <w:r w:rsidR="00D55293">
        <w:t xml:space="preserve">carapace </w:t>
      </w:r>
      <w:r w:rsidR="00BD7987">
        <w:t xml:space="preserve">length  was recorded to the nearest </w:t>
      </w:r>
      <w:r w:rsidR="0053746D">
        <w:t>mm below</w:t>
      </w:r>
      <w:r w:rsidR="00D55293">
        <w:t xml:space="preserve"> using digital callipers connected to a wireless recording system</w:t>
      </w:r>
      <w:r w:rsidR="00B52DDD">
        <w:t xml:space="preserve"> </w:t>
      </w:r>
      <w:r w:rsidR="00B52DDD">
        <w:fldChar w:fldCharType="begin"/>
      </w:r>
      <w:r w:rsidR="00594655">
        <w:instrText xml:space="preserve"> ADDIN EN.CITE &lt;EndNote&gt;&lt;Cite&gt;&lt;Author&gt;Cosgrove&lt;/Author&gt;&lt;Year&gt;2015&lt;/Year&gt;&lt;RecNum&gt;227&lt;/RecNum&gt;&lt;DisplayText&gt;(Cosgrove et al., 2015a)&lt;/DisplayText&gt;&lt;record&gt;&lt;rec-number&gt;227&lt;/rec-number&gt;&lt;foreign-keys&gt;&lt;key app="EN" db-id="90asf5p9gw502we25phpsps2swdz9rv5twea" timestamp="1448970867"&gt;227&lt;/key&gt;&lt;/foreign-keys&gt;&lt;ref-type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B52DDD">
        <w:fldChar w:fldCharType="separate"/>
      </w:r>
      <w:r w:rsidR="00594655">
        <w:rPr>
          <w:noProof/>
        </w:rPr>
        <w:t>(Cosgrove et al., 2015a)</w:t>
      </w:r>
      <w:r w:rsidR="00B52DDD">
        <w:fldChar w:fldCharType="end"/>
      </w:r>
      <w:r w:rsidR="0053746D">
        <w:t xml:space="preserve">. </w:t>
      </w:r>
    </w:p>
    <w:p w14:paraId="0A513EAE" w14:textId="52D64849" w:rsidR="00EA453A" w:rsidRDefault="00EA453A" w:rsidP="000320C0">
      <w:pPr>
        <w:spacing w:after="40" w:line="480" w:lineRule="auto"/>
        <w:jc w:val="both"/>
      </w:pPr>
    </w:p>
    <w:p w14:paraId="10F90D7A" w14:textId="0ECFF23F" w:rsidR="00511BDF" w:rsidRPr="00986DC7" w:rsidRDefault="00986DC7" w:rsidP="00432832">
      <w:pPr>
        <w:pStyle w:val="Heading3"/>
        <w:spacing w:after="40" w:line="480" w:lineRule="auto"/>
        <w:ind w:left="0" w:firstLine="0"/>
        <w:jc w:val="both"/>
      </w:pPr>
      <w:r w:rsidRPr="006421F8">
        <w:t>Model development</w:t>
      </w:r>
    </w:p>
    <w:p w14:paraId="767089A5" w14:textId="659BC086" w:rsidR="00511BDF" w:rsidRDefault="00511BDF" w:rsidP="000320C0">
      <w:pPr>
        <w:spacing w:after="40" w:line="480" w:lineRule="auto"/>
        <w:jc w:val="both"/>
      </w:pPr>
      <w:r>
        <w:rPr>
          <w:lang w:val="en-US"/>
        </w:rPr>
        <w:t xml:space="preserve">In </w:t>
      </w:r>
      <w:ins w:id="45" w:author="Coilin" w:date="2016-03-21T17:00:00Z">
        <w:r w:rsidR="006F5E92">
          <w:rPr>
            <w:lang w:val="en-US"/>
          </w:rPr>
          <w:t>the</w:t>
        </w:r>
      </w:ins>
      <w:del w:id="46" w:author="Coilin" w:date="2016-03-21T17:00:00Z">
        <w:r w:rsidDel="006F5E92">
          <w:rPr>
            <w:lang w:val="en-US"/>
          </w:rPr>
          <w:delText>a</w:delText>
        </w:r>
      </w:del>
      <w:r>
        <w:rPr>
          <w:lang w:val="en-US"/>
        </w:rPr>
        <w:t xml:space="preserve"> quad-rig trial the response </w:t>
      </w:r>
      <m:oMath>
        <m:sSub>
          <m:sSubPr>
            <m:ctrlPr>
              <w:ins w:id="47" w:author="Coilin" w:date="2016-03-21T16:57:00Z">
                <w:rPr>
                  <w:rFonts w:ascii="Cambria Math" w:hAnsi="Cambria Math"/>
                  <w:i/>
                </w:rPr>
              </w:ins>
            </m:ctrlPr>
          </m:sSubPr>
          <m:e>
            <m:r>
              <w:ins w:id="48" w:author="Coilin" w:date="2016-03-21T16:57:00Z">
                <w:rPr>
                  <w:rFonts w:ascii="Cambria Math" w:hAnsi="Cambria Math"/>
                </w:rPr>
                <m:t>Y</m:t>
              </w:ins>
            </m:r>
          </m:e>
          <m:sub>
            <m:r>
              <w:ins w:id="49" w:author="Coilin" w:date="2016-03-21T16:57:00Z">
                <w:rPr>
                  <w:rFonts w:ascii="Cambria Math" w:hAnsi="Cambria Math"/>
                </w:rPr>
                <m:t>h,i</m:t>
              </w:ins>
            </m:r>
          </m:sub>
        </m:sSub>
        <m:r>
          <w:del w:id="50" w:author="Coilin" w:date="2016-03-21T16:57:00Z">
            <w:rPr>
              <w:rFonts w:ascii="Cambria Math" w:hAnsi="Cambria Math"/>
            </w:rPr>
            <m:t>Y</m:t>
          </w:del>
        </m:r>
      </m:oMath>
      <w:r>
        <w:rPr>
          <w:lang w:val="en-US"/>
        </w:rPr>
        <w:t xml:space="preserve"> was a </w:t>
      </w:r>
      <m:oMath>
        <m:d>
          <m:dPr>
            <m:ctrlPr>
              <w:rPr>
                <w:rFonts w:ascii="Cambria Math" w:hAnsi="Cambria Math"/>
              </w:rPr>
            </m:ctrlPr>
          </m:dPr>
          <m:e>
            <m:r>
              <w:ins w:id="51" w:author="Coilin" w:date="2016-03-21T16:58:00Z">
                <w:rPr>
                  <w:rFonts w:ascii="Cambria Math" w:hAnsi="Cambria Math"/>
                </w:rPr>
                <m:t>1</m:t>
              </w:ins>
            </m:r>
            <m:r>
              <w:del w:id="52" w:author="Coilin" w:date="2016-03-21T16:58:00Z">
                <w:rPr>
                  <w:rFonts w:ascii="Cambria Math" w:hAnsi="Cambria Math"/>
                </w:rPr>
                <m:t>n</m:t>
              </w:del>
            </m:r>
            <m:r>
              <w:rPr>
                <w:rFonts w:ascii="Cambria Math" w:hAnsi="Cambria Math"/>
              </w:rPr>
              <m:t>×4</m:t>
            </m:r>
          </m:e>
        </m:d>
      </m:oMath>
      <w:r>
        <w:rPr>
          <w:lang w:val="en-US"/>
        </w:rPr>
        <w:t xml:space="preserve"> </w:t>
      </w:r>
      <w:del w:id="53" w:author="Coilin" w:date="2016-03-21T16:58:00Z">
        <w:r w:rsidDel="006F5E92">
          <w:rPr>
            <w:lang w:val="en-US"/>
          </w:rPr>
          <w:delText xml:space="preserve">matrix </w:delText>
        </w:r>
      </w:del>
      <w:ins w:id="54" w:author="Coilin" w:date="2016-03-21T16:58:00Z">
        <w:r w:rsidR="006F5E92">
          <w:rPr>
            <w:lang w:val="en-US"/>
          </w:rPr>
          <w:t xml:space="preserve">vector </w:t>
        </w:r>
      </w:ins>
      <w:r>
        <w:rPr>
          <w:lang w:val="en-US"/>
        </w:rPr>
        <w:t xml:space="preserve">of </w:t>
      </w:r>
      <w:r w:rsidR="00FD5F42" w:rsidRPr="00FD5F42">
        <w:rPr>
          <w:i/>
          <w:lang w:val="en-US"/>
        </w:rPr>
        <w:t>Nephrops</w:t>
      </w:r>
      <w:r>
        <w:rPr>
          <w:i/>
          <w:lang w:val="en-US"/>
        </w:rPr>
        <w:t xml:space="preserve"> </w:t>
      </w:r>
      <w:r>
        <w:rPr>
          <w:lang w:val="en-US"/>
        </w:rPr>
        <w:t xml:space="preserve">counts </w:t>
      </w:r>
      <w:ins w:id="55" w:author="Coilin" w:date="2016-03-21T17:00:00Z">
        <w:r w:rsidR="006F5E92">
          <w:rPr>
            <w:lang w:val="en-US"/>
          </w:rPr>
          <w:t>for a given haul (</w:t>
        </w:r>
        <m:oMath>
          <m:r>
            <w:rPr>
              <w:rFonts w:ascii="Cambria Math" w:hAnsi="Cambria Math"/>
            </w:rPr>
            <m:t>h=1,…,12</m:t>
          </m:r>
        </m:oMath>
        <w:r w:rsidR="00B62C45">
          <w:rPr>
            <w:lang w:val="en-US"/>
          </w:rPr>
          <w:t>)</w:t>
        </w:r>
      </w:ins>
      <w:del w:id="56" w:author="Coilin" w:date="2016-03-21T17:07:00Z">
        <w:r w:rsidDel="00B62C45">
          <w:rPr>
            <w:lang w:val="en-US"/>
          </w:rPr>
          <w:delText xml:space="preserve">per </w:delText>
        </w:r>
      </w:del>
      <w:ins w:id="57" w:author="Coilin" w:date="2016-03-21T17:07:00Z">
        <w:r w:rsidR="00B62C45">
          <w:rPr>
            <w:lang w:val="en-US"/>
          </w:rPr>
          <w:t xml:space="preserve">, </w:t>
        </w:r>
      </w:ins>
      <w:del w:id="58" w:author="Coilin" w:date="2016-03-21T16:59:00Z">
        <w:r w:rsidDel="006F5E92">
          <w:rPr>
            <w:lang w:val="en-US"/>
          </w:rPr>
          <w:delText xml:space="preserve">observation </w:delText>
        </w:r>
      </w:del>
      <w:ins w:id="59" w:author="Coilin" w:date="2016-03-21T16:59:00Z">
        <w:r w:rsidR="006F5E92">
          <w:rPr>
            <w:lang w:val="en-US"/>
          </w:rPr>
          <w:t xml:space="preserve">length-class </w:t>
        </w:r>
      </w:ins>
      <w:ins w:id="60" w:author="Coilin" w:date="2016-03-21T17:00:00Z">
        <w:r w:rsidR="006F5E92">
          <w:rPr>
            <w:lang w:val="en-US"/>
          </w:rPr>
          <w:t>(</w:t>
        </w:r>
        <m:oMath>
          <m:r>
            <w:rPr>
              <w:rFonts w:ascii="Cambria Math" w:hAnsi="Cambria Math"/>
            </w:rPr>
            <m:t>i=1,…,</m:t>
          </m:r>
        </m:oMath>
      </w:ins>
      <m:oMath>
        <m:sSub>
          <m:sSubPr>
            <m:ctrlPr>
              <w:ins w:id="61" w:author="Coilin" w:date="2016-03-21T17:01:00Z">
                <w:rPr>
                  <w:rFonts w:ascii="Cambria Math" w:hAnsi="Cambria Math"/>
                  <w:i/>
                </w:rPr>
              </w:ins>
            </m:ctrlPr>
          </m:sSubPr>
          <m:e>
            <m:r>
              <w:ins w:id="62" w:author="Coilin" w:date="2016-03-21T17:12:00Z">
                <w:rPr>
                  <w:rFonts w:ascii="Cambria Math" w:hAnsi="Cambria Math"/>
                </w:rPr>
                <m:t>l</m:t>
              </w:ins>
            </m:r>
          </m:e>
          <m:sub>
            <m:r>
              <w:ins w:id="63" w:author="Coilin" w:date="2016-03-21T17:01:00Z">
                <w:rPr>
                  <w:rFonts w:ascii="Cambria Math" w:hAnsi="Cambria Math"/>
                </w:rPr>
                <m:t>h</m:t>
              </w:ins>
            </m:r>
          </m:sub>
        </m:sSub>
      </m:oMath>
      <w:ins w:id="64" w:author="Coilin" w:date="2016-03-21T17:00:00Z">
        <w:r w:rsidR="006F5E92">
          <w:rPr>
            <w:lang w:val="en-US"/>
          </w:rPr>
          <w:t xml:space="preserve">) </w:t>
        </w:r>
      </w:ins>
      <w:del w:id="65" w:author="Coilin" w:date="2016-03-21T16:59:00Z">
        <w:r w:rsidDel="006F5E92">
          <w:rPr>
            <w:lang w:val="en-US"/>
          </w:rPr>
          <w:delText>(</w:delText>
        </w:r>
        <m:oMath>
          <m:r>
            <w:rPr>
              <w:rFonts w:ascii="Cambria Math" w:hAnsi="Cambria Math"/>
            </w:rPr>
            <m:t>i=1,…,n</m:t>
          </m:r>
        </m:oMath>
        <w:r w:rsidDel="006F5E92">
          <w:rPr>
            <w:lang w:val="en-US"/>
          </w:rPr>
          <w:delText xml:space="preserve">) </w:delText>
        </w:r>
      </w:del>
      <w:r>
        <w:rPr>
          <w:lang w:val="en-US"/>
        </w:rPr>
        <w:t>and cod-end (</w:t>
      </w:r>
      <m:oMath>
        <m:r>
          <w:ins w:id="66" w:author="Coilin" w:date="2016-03-21T17:05:00Z">
            <w:rPr>
              <w:rFonts w:ascii="Cambria Math" w:hAnsi="Cambria Math"/>
            </w:rPr>
            <m:t>j</m:t>
          </w:ins>
        </m:r>
        <m:r>
          <w:del w:id="67" w:author="Coilin" w:date="2016-03-21T17:05:00Z">
            <w:rPr>
              <w:rFonts w:ascii="Cambria Math" w:hAnsi="Cambria Math"/>
            </w:rPr>
            <m:t>k</m:t>
          </w:del>
        </m:r>
        <m:r>
          <w:rPr>
            <w:rFonts w:ascii="Cambria Math" w:hAnsi="Cambria Math"/>
          </w:rPr>
          <m:t>=1,2,3,4</m:t>
        </m:r>
      </m:oMath>
      <w:r>
        <w:rPr>
          <w:lang w:val="en-US"/>
        </w:rPr>
        <w:t xml:space="preserve">). </w:t>
      </w:r>
      <w:del w:id="68" w:author="Coilin" w:date="2016-03-21T17:08:00Z">
        <w:r w:rsidDel="00B62C45">
          <w:rPr>
            <w:lang w:val="en-US"/>
          </w:rPr>
          <w:delText xml:space="preserve">Each row </w:delText>
        </w:r>
      </w:del>
      <m:oMath>
        <m:sSub>
          <m:sSubPr>
            <m:ctrlPr>
              <w:del w:id="69" w:author="Coilin" w:date="2016-03-21T17:07:00Z">
                <w:rPr>
                  <w:rFonts w:ascii="Cambria Math" w:hAnsi="Cambria Math"/>
                </w:rPr>
              </w:del>
            </m:ctrlPr>
          </m:sSubPr>
          <m:e>
            <m:r>
              <w:del w:id="70" w:author="Coilin" w:date="2016-03-21T17:07:00Z">
                <w:rPr>
                  <w:rFonts w:ascii="Cambria Math" w:hAnsi="Cambria Math"/>
                </w:rPr>
                <m:t>Y</m:t>
              </w:del>
            </m:r>
          </m:e>
          <m:sub>
            <m:r>
              <w:del w:id="71" w:author="Coilin" w:date="2016-03-21T17:07:00Z">
                <w:rPr>
                  <w:rFonts w:ascii="Cambria Math" w:hAnsi="Cambria Math"/>
                </w:rPr>
                <m:t>i</m:t>
              </w:del>
            </m:r>
          </m:sub>
        </m:sSub>
      </m:oMath>
      <w:del w:id="72" w:author="Coilin" w:date="2016-03-21T17:08:00Z">
        <w:r w:rsidDel="00B62C45">
          <w:rPr>
            <w:lang w:val="en-US"/>
          </w:rPr>
          <w:delText xml:space="preserve"> contained four counts (one for each cod-end) for length-bin </w:delText>
        </w:r>
        <m:oMath>
          <m:sSub>
            <m:sSubPr>
              <m:ctrlPr>
                <w:rPr>
                  <w:rFonts w:ascii="Cambria Math" w:hAnsi="Cambria Math"/>
                </w:rPr>
              </m:ctrlPr>
            </m:sSubPr>
            <m:e>
              <m:r>
                <w:rPr>
                  <w:rFonts w:ascii="Cambria Math" w:hAnsi="Cambria Math"/>
                </w:rPr>
                <m:t>l</m:t>
              </m:r>
            </m:e>
            <m:sub>
              <m:r>
                <w:rPr>
                  <w:rFonts w:ascii="Cambria Math" w:hAnsi="Cambria Math"/>
                </w:rPr>
                <m:t>i</m:t>
              </m:r>
            </m:sub>
          </m:sSub>
        </m:oMath>
        <w:r w:rsidDel="00B62C45">
          <w:rPr>
            <w:lang w:val="en-US"/>
          </w:rPr>
          <w:delText xml:space="preserve"> in haul </w:delText>
        </w:r>
        <m:oMath>
          <m:sSub>
            <m:sSubPr>
              <m:ctrlPr>
                <w:rPr>
                  <w:rFonts w:ascii="Cambria Math" w:hAnsi="Cambria Math"/>
                </w:rPr>
              </m:ctrlPr>
            </m:sSubPr>
            <m:e>
              <m:r>
                <w:rPr>
                  <w:rFonts w:ascii="Cambria Math" w:hAnsi="Cambria Math"/>
                </w:rPr>
                <m:t>h</m:t>
              </m:r>
            </m:e>
            <m:sub>
              <m:r>
                <w:rPr>
                  <w:rFonts w:ascii="Cambria Math" w:hAnsi="Cambria Math"/>
                </w:rPr>
                <m:t>i</m:t>
              </m:r>
            </m:sub>
          </m:sSub>
        </m:oMath>
        <w:r w:rsidDel="00B62C45">
          <w:rPr>
            <w:lang w:val="en-US"/>
          </w:rPr>
          <w:delText xml:space="preserve">. </w:delText>
        </w:r>
      </w:del>
      <w:r>
        <w:rPr>
          <w:lang w:val="en-US"/>
        </w:rPr>
        <w:t xml:space="preserve">For example, for the 30mm length bin in haul 5, the response might be </w:t>
      </w:r>
      <m:oMath>
        <m:sSub>
          <m:sSubPr>
            <m:ctrlPr>
              <w:rPr>
                <w:rFonts w:ascii="Cambria Math" w:hAnsi="Cambria Math"/>
              </w:rPr>
            </m:ctrlPr>
          </m:sSubPr>
          <m:e>
            <m:r>
              <w:rPr>
                <w:rFonts w:ascii="Cambria Math" w:hAnsi="Cambria Math"/>
              </w:rPr>
              <m:t>Y</m:t>
            </m:r>
          </m:e>
          <m:sub>
            <m:r>
              <w:ins w:id="73" w:author="Coilin" w:date="2016-03-21T17:08:00Z">
                <w:rPr>
                  <w:rFonts w:ascii="Cambria Math" w:hAnsi="Cambria Math"/>
                </w:rPr>
                <m:t>5,30mm</m:t>
              </w:ins>
            </m:r>
            <m:r>
              <w:del w:id="74" w:author="Coilin" w:date="2016-03-21T17:08:00Z">
                <w:rPr>
                  <w:rFonts w:ascii="Cambria Math" w:hAnsi="Cambria Math"/>
                </w:rPr>
                <m:t>i</m:t>
              </w:del>
            </m:r>
          </m:sub>
        </m:sSub>
        <m:r>
          <w:rPr>
            <w:rFonts w:ascii="Cambria Math" w:hAnsi="Cambria Math"/>
          </w:rPr>
          <m:t>=10,20,15,40</m:t>
        </m:r>
      </m:oMath>
      <w:r>
        <w:rPr>
          <w:lang w:val="en-US"/>
        </w:rPr>
        <w:t xml:space="preserve"> denoting that 10 </w:t>
      </w:r>
      <w:r w:rsidR="00FD5F42" w:rsidRPr="00FD5F42">
        <w:rPr>
          <w:i/>
          <w:lang w:val="en-US"/>
        </w:rPr>
        <w:t>Nephrops</w:t>
      </w:r>
      <w:r>
        <w:rPr>
          <w:lang w:val="en-US"/>
        </w:rPr>
        <w:t xml:space="preserve"> were counted in the first cod-end, 20 in the second, etc. </w:t>
      </w:r>
    </w:p>
    <w:p w14:paraId="565D7D92" w14:textId="59D6AEA9" w:rsidR="00511BDF" w:rsidRDefault="00511BDF" w:rsidP="000320C0">
      <w:pPr>
        <w:spacing w:after="40" w:line="480" w:lineRule="auto"/>
        <w:jc w:val="both"/>
      </w:pPr>
      <w:r>
        <w:rPr>
          <w:lang w:val="en-US"/>
        </w:rPr>
        <w:t xml:space="preserve">The response data are multivariate counts for which interest lies in describing how the relative proportions retained per length-class in each of the cod-ends varies as a function of the cod-end design (predominantly mesh size) and other explanatory variables. When trials </w:t>
      </w:r>
      <w:del w:id="75" w:author="Coilin" w:date="2016-03-21T17:09:00Z">
        <w:r w:rsidDel="00EB0C5C">
          <w:rPr>
            <w:lang w:val="en-US"/>
          </w:rPr>
          <w:delText xml:space="preserve">consist </w:delText>
        </w:r>
      </w:del>
      <w:ins w:id="76" w:author="Coilin" w:date="2016-03-21T17:09:00Z">
        <w:r w:rsidR="00EB0C5C">
          <w:rPr>
            <w:lang w:val="en-US"/>
          </w:rPr>
          <w:t>result in</w:t>
        </w:r>
      </w:ins>
      <w:del w:id="77" w:author="Coilin" w:date="2016-03-21T17:12:00Z">
        <w:r w:rsidDel="00547C34">
          <w:rPr>
            <w:lang w:val="en-US"/>
          </w:rPr>
          <w:delText>of</w:delText>
        </w:r>
      </w:del>
      <w:r>
        <w:rPr>
          <w:lang w:val="en-US"/>
        </w:rPr>
        <w:t xml:space="preserve"> counts per category (cod-end), a starting distribution is the multinomial </w:t>
      </w:r>
      <w:r w:rsidR="00A316F7">
        <w:rPr>
          <w:lang w:val="en-US"/>
        </w:rPr>
        <w:fldChar w:fldCharType="begin"/>
      </w:r>
      <w:r w:rsidR="00FC5C52">
        <w:rPr>
          <w:lang w:val="en-US"/>
        </w:rPr>
        <w:instrText xml:space="preserve"> ADDIN EN.CITE &lt;EndNote&gt;&lt;Cite&gt;&lt;Author&gt;Agresti&lt;/Author&gt;&lt;Year&gt;2002&lt;/Year&gt;&lt;RecNum&gt;127&lt;/RecNum&gt;&lt;DisplayText&gt;(Agresti, 2002)&lt;/DisplayText&gt;&lt;record&gt;&lt;rec-number&gt;127&lt;/rec-number&gt;&lt;foreign-keys&gt;&lt;key app="EN" db-id="90asf5p9gw502we25phpsps2swdz9rv5twea" timestamp="1448970867"&gt;127&lt;/key&gt;&lt;/foreign-keys&gt;&lt;ref-type name="Book"&gt;6&lt;/ref-type&gt;&lt;contributors&gt;&lt;authors&gt;&lt;author&gt;Agresti, A.&lt;/author&gt;&lt;/authors&gt;&lt;/contributors&gt;&lt;titles&gt;&lt;title&gt;Categorical Data Analysis&lt;/title&gt;&lt;short-title&gt;Categorical Data Analysis&lt;/short-title&gt;&lt;/titles&gt;&lt;edition&gt;2nd Edition&lt;/edition&gt;&lt;dates&gt;&lt;year&gt;2002&lt;/year&gt;&lt;/dates&gt;&lt;pub-location&gt;Hoboken, New Jersey&lt;/pub-location&gt;&lt;publisher&gt;John Wiley &amp;amp; Sons, Inc.&lt;/publisher&gt;&lt;urls&gt;&lt;/urls&gt;&lt;/record&gt;&lt;/Cite&gt;&lt;/EndNote&gt;</w:instrText>
      </w:r>
      <w:r w:rsidR="00A316F7">
        <w:rPr>
          <w:lang w:val="en-US"/>
        </w:rPr>
        <w:fldChar w:fldCharType="separate"/>
      </w:r>
      <w:r w:rsidR="00A316F7">
        <w:rPr>
          <w:noProof/>
          <w:lang w:val="en-US"/>
        </w:rPr>
        <w:t>(Agresti, 2002)</w:t>
      </w:r>
      <w:r w:rsidR="00A316F7">
        <w:rPr>
          <w:lang w:val="en-US"/>
        </w:rPr>
        <w:fldChar w:fldCharType="end"/>
      </w:r>
      <w:r w:rsidR="00A316F7">
        <w:rPr>
          <w:lang w:val="en-US"/>
        </w:rPr>
        <w:t xml:space="preserve"> </w:t>
      </w:r>
      <w:r>
        <w:rPr>
          <w:lang w:val="en-US"/>
        </w:rPr>
        <w:t>with probability mass function</w:t>
      </w:r>
    </w:p>
    <w:p w14:paraId="5BA722FA" w14:textId="77777777" w:rsidR="00511BDF" w:rsidRDefault="00511BDF" w:rsidP="000320C0">
      <w:pPr>
        <w:spacing w:after="40" w:line="480" w:lineRule="auto"/>
        <w:jc w:val="both"/>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e>
        </m:d>
        <m: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r>
              <w:rPr>
                <w:rFonts w:ascii="Cambria Math" w:hAnsi="Cambria Math"/>
              </w:rPr>
              <m:t>!</m:t>
            </m:r>
          </m:den>
        </m:f>
        <m:sSubSup>
          <m:sSubSupPr>
            <m:ctrlPr>
              <w:rPr>
                <w:rFonts w:ascii="Cambria Math" w:hAnsi="Cambria Math"/>
              </w:rPr>
            </m:ctrlPr>
          </m:sSubSupPr>
          <m:e>
            <m:r>
              <w:rPr>
                <w:rFonts w:ascii="Cambria Math" w:hAnsi="Cambria Math"/>
              </w:rPr>
              <m:t>π</m:t>
            </m:r>
          </m:e>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1</m:t>
                </m:r>
              </m:sub>
            </m:sSub>
          </m:sup>
        </m:sSubSup>
        <m:sSubSup>
          <m:sSubSupPr>
            <m:ctrlPr>
              <w:rPr>
                <w:rFonts w:ascii="Cambria Math" w:hAnsi="Cambria Math"/>
              </w:rPr>
            </m:ctrlPr>
          </m:sSubSupPr>
          <m:e>
            <m:r>
              <w:rPr>
                <w:rFonts w:ascii="Cambria Math" w:hAnsi="Cambria Math"/>
              </w:rPr>
              <m:t>π</m:t>
            </m:r>
          </m:e>
          <m:sub>
            <m:r>
              <w:rPr>
                <w:rFonts w:ascii="Cambria Math" w:hAnsi="Cambria Math"/>
              </w:rPr>
              <m:t>2</m:t>
            </m:r>
          </m:sub>
          <m:sup>
            <m:sSub>
              <m:sSubPr>
                <m:ctrlPr>
                  <w:rPr>
                    <w:rFonts w:ascii="Cambria Math" w:hAnsi="Cambria Math"/>
                  </w:rPr>
                </m:ctrlPr>
              </m:sSubPr>
              <m:e>
                <m:r>
                  <w:rPr>
                    <w:rFonts w:ascii="Cambria Math" w:hAnsi="Cambria Math"/>
                  </w:rPr>
                  <m:t>n</m:t>
                </m:r>
              </m:e>
              <m:sub>
                <m:r>
                  <w:rPr>
                    <w:rFonts w:ascii="Cambria Math" w:hAnsi="Cambria Math"/>
                  </w:rPr>
                  <m:t>2</m:t>
                </m:r>
              </m:sub>
            </m:sSub>
          </m:sup>
        </m:sSubSup>
        <m:sSubSup>
          <m:sSubSupPr>
            <m:ctrlPr>
              <w:rPr>
                <w:rFonts w:ascii="Cambria Math" w:hAnsi="Cambria Math"/>
              </w:rPr>
            </m:ctrlPr>
          </m:sSubSupPr>
          <m:e>
            <m:r>
              <w:rPr>
                <w:rFonts w:ascii="Cambria Math" w:hAnsi="Cambria Math"/>
              </w:rPr>
              <m:t>π</m:t>
            </m:r>
          </m:e>
          <m:sub>
            <m:r>
              <w:rPr>
                <w:rFonts w:ascii="Cambria Math" w:hAnsi="Cambria Math"/>
              </w:rPr>
              <m:t>3</m:t>
            </m:r>
          </m:sub>
          <m:sup>
            <m:sSub>
              <m:sSubPr>
                <m:ctrlPr>
                  <w:rPr>
                    <w:rFonts w:ascii="Cambria Math" w:hAnsi="Cambria Math"/>
                  </w:rPr>
                </m:ctrlPr>
              </m:sSubPr>
              <m:e>
                <m:r>
                  <w:rPr>
                    <w:rFonts w:ascii="Cambria Math" w:hAnsi="Cambria Math"/>
                  </w:rPr>
                  <m:t>n</m:t>
                </m:r>
              </m:e>
              <m:sub>
                <m:r>
                  <w:rPr>
                    <w:rFonts w:ascii="Cambria Math" w:hAnsi="Cambria Math"/>
                  </w:rPr>
                  <m:t>3</m:t>
                </m:r>
              </m:sub>
            </m:sSub>
          </m:sup>
        </m:sSubSup>
        <m:sSubSup>
          <m:sSubSupPr>
            <m:ctrlPr>
              <w:rPr>
                <w:rFonts w:ascii="Cambria Math" w:hAnsi="Cambria Math"/>
              </w:rPr>
            </m:ctrlPr>
          </m:sSubSupPr>
          <m:e>
            <m:r>
              <w:rPr>
                <w:rFonts w:ascii="Cambria Math" w:hAnsi="Cambria Math"/>
              </w:rPr>
              <m:t>π</m:t>
            </m:r>
          </m:e>
          <m:sub>
            <m:r>
              <w:rPr>
                <w:rFonts w:ascii="Cambria Math" w:hAnsi="Cambria Math"/>
              </w:rPr>
              <m:t>4</m:t>
            </m:r>
          </m:sub>
          <m:sup>
            <m:sSub>
              <m:sSubPr>
                <m:ctrlPr>
                  <w:rPr>
                    <w:rFonts w:ascii="Cambria Math" w:hAnsi="Cambria Math"/>
                  </w:rPr>
                </m:ctrlPr>
              </m:sSubPr>
              <m:e>
                <m:r>
                  <w:rPr>
                    <w:rFonts w:ascii="Cambria Math" w:hAnsi="Cambria Math"/>
                  </w:rPr>
                  <m:t>n</m:t>
                </m:r>
              </m:e>
              <m:sub>
                <m:r>
                  <w:rPr>
                    <w:rFonts w:ascii="Cambria Math" w:hAnsi="Cambria Math"/>
                  </w:rPr>
                  <m:t>4</m:t>
                </m:r>
              </m:sub>
            </m:sSub>
          </m:sup>
        </m:sSubSup>
      </m:oMath>
      <w:r>
        <w:rPr>
          <w:lang w:val="en-US"/>
        </w:rPr>
        <w:tab/>
      </w:r>
      <w:r>
        <w:rPr>
          <w:lang w:val="en-US"/>
        </w:rPr>
        <w:tab/>
        <w:t>(1)</w:t>
      </w:r>
    </w:p>
    <w:p w14:paraId="3CFA53A0" w14:textId="77777777" w:rsidR="004E0B30" w:rsidRDefault="00511BDF" w:rsidP="000320C0">
      <w:pPr>
        <w:spacing w:after="40" w:line="480" w:lineRule="auto"/>
        <w:jc w:val="both"/>
        <w:rPr>
          <w:ins w:id="78" w:author="Coilin" w:date="2016-03-21T17:14:00Z"/>
          <w:lang w:val="en-US"/>
        </w:rPr>
      </w:pPr>
      <w:r>
        <w:rPr>
          <w:lang w:val="en-US"/>
        </w:rPr>
        <w:t xml:space="preserve">where: </w:t>
      </w:r>
      <m:oMath>
        <m:sSub>
          <m:sSubPr>
            <m:ctrlPr>
              <w:rPr>
                <w:rFonts w:ascii="Cambria Math" w:hAnsi="Cambria Math"/>
              </w:rPr>
            </m:ctrlPr>
          </m:sSubPr>
          <m:e>
            <m:r>
              <w:rPr>
                <w:rFonts w:ascii="Cambria Math" w:hAnsi="Cambria Math"/>
              </w:rPr>
              <m:t>n</m:t>
            </m:r>
          </m:e>
          <m:sub>
            <m:r>
              <w:ins w:id="79" w:author="Coilin" w:date="2016-03-21T17:13:00Z">
                <w:rPr>
                  <w:rFonts w:ascii="Cambria Math" w:hAnsi="Cambria Math"/>
                </w:rPr>
                <m:t>j</m:t>
              </w:ins>
            </m:r>
            <m:r>
              <w:del w:id="80" w:author="Coilin" w:date="2016-03-21T17:13:00Z">
                <w:rPr>
                  <w:rFonts w:ascii="Cambria Math" w:hAnsi="Cambria Math"/>
                </w:rPr>
                <m:t>k</m:t>
              </w:del>
            </m:r>
          </m:sub>
        </m:sSub>
      </m:oMath>
      <w:r>
        <w:rPr>
          <w:lang w:val="en-US"/>
        </w:rPr>
        <w:t xml:space="preserve"> is the count in the </w:t>
      </w:r>
      <m:oMath>
        <m:r>
          <w:ins w:id="81" w:author="Coilin" w:date="2016-03-21T17:13:00Z">
            <w:rPr>
              <w:rFonts w:ascii="Cambria Math" w:hAnsi="Cambria Math"/>
            </w:rPr>
            <m:t>j</m:t>
          </w:ins>
        </m:r>
        <m:r>
          <w:del w:id="82" w:author="Coilin" w:date="2016-03-21T17:13:00Z">
            <w:rPr>
              <w:rFonts w:ascii="Cambria Math" w:hAnsi="Cambria Math"/>
            </w:rPr>
            <m:t>k</m:t>
          </w:del>
        </m:r>
      </m:oMath>
      <w:r>
        <w:rPr>
          <w:vertAlign w:val="superscript"/>
          <w:lang w:val="en-US"/>
        </w:rPr>
        <w:t>th</w:t>
      </w:r>
      <w:r>
        <w:rPr>
          <w:lang w:val="en-US"/>
        </w:rPr>
        <w:t xml:space="preserve"> cod-end and </w:t>
      </w:r>
      <m:oMath>
        <m:r>
          <w:rPr>
            <w:rFonts w:ascii="Cambria Math" w:hAnsi="Cambria Math"/>
          </w:rPr>
          <m:t>N=</m:t>
        </m:r>
        <m:nary>
          <m:naryPr>
            <m:chr m:val="∑"/>
            <m:supHide m:val="1"/>
            <m:ctrlPr>
              <w:rPr>
                <w:rFonts w:ascii="Cambria Math" w:hAnsi="Cambria Math"/>
              </w:rPr>
            </m:ctrlPr>
          </m:naryPr>
          <m:sub>
            <m:r>
              <w:ins w:id="83" w:author="Coilin" w:date="2016-03-21T17:13:00Z">
                <w:rPr>
                  <w:rFonts w:ascii="Cambria Math" w:hAnsi="Cambria Math"/>
                </w:rPr>
                <m:t>j</m:t>
              </w:ins>
            </m:r>
            <m:r>
              <w:del w:id="84" w:author="Coilin" w:date="2016-03-21T17:13:00Z">
                <w:rPr>
                  <w:rFonts w:ascii="Cambria Math" w:hAnsi="Cambria Math"/>
                </w:rPr>
                <m:t>k</m:t>
              </w:del>
            </m:r>
          </m:sub>
          <m:sup/>
          <m:e>
            <m:sSub>
              <m:sSubPr>
                <m:ctrlPr>
                  <w:rPr>
                    <w:rFonts w:ascii="Cambria Math" w:hAnsi="Cambria Math"/>
                  </w:rPr>
                </m:ctrlPr>
              </m:sSubPr>
              <m:e>
                <m:r>
                  <w:rPr>
                    <w:rFonts w:ascii="Cambria Math" w:hAnsi="Cambria Math"/>
                  </w:rPr>
                  <m:t>n</m:t>
                </m:r>
              </m:e>
              <m:sub>
                <m:r>
                  <w:ins w:id="85" w:author="Coilin" w:date="2016-03-21T17:13:00Z">
                    <w:rPr>
                      <w:rFonts w:ascii="Cambria Math" w:hAnsi="Cambria Math"/>
                    </w:rPr>
                    <m:t>j</m:t>
                  </w:ins>
                </m:r>
                <m:r>
                  <w:del w:id="86" w:author="Coilin" w:date="2016-03-21T17:13:00Z">
                    <w:rPr>
                      <w:rFonts w:ascii="Cambria Math" w:hAnsi="Cambria Math"/>
                    </w:rPr>
                    <m:t>k</m:t>
                  </w:del>
                </m:r>
              </m:sub>
            </m:sSub>
          </m:e>
        </m:nary>
      </m:oMath>
      <w:r>
        <w:rPr>
          <w:lang w:val="en-US"/>
        </w:rPr>
        <w:t xml:space="preserve">; and </w:t>
      </w:r>
      <m:oMath>
        <m:sSub>
          <m:sSubPr>
            <m:ctrlPr>
              <w:rPr>
                <w:rFonts w:ascii="Cambria Math" w:hAnsi="Cambria Math"/>
              </w:rPr>
            </m:ctrlPr>
          </m:sSubPr>
          <m:e>
            <m:r>
              <w:rPr>
                <w:rFonts w:ascii="Cambria Math" w:hAnsi="Cambria Math"/>
              </w:rPr>
              <m:t>π</m:t>
            </m:r>
          </m:e>
          <m:sub>
            <m:r>
              <w:ins w:id="87" w:author="Coilin" w:date="2016-03-21T17:13:00Z">
                <w:rPr>
                  <w:rFonts w:ascii="Cambria Math" w:hAnsi="Cambria Math"/>
                </w:rPr>
                <m:t>j</m:t>
              </w:ins>
            </m:r>
            <m:r>
              <w:del w:id="88" w:author="Coilin" w:date="2016-03-21T17:13:00Z">
                <w:rPr>
                  <w:rFonts w:ascii="Cambria Math" w:hAnsi="Cambria Math"/>
                </w:rPr>
                <m:t>k</m:t>
              </w:del>
            </m:r>
          </m:sub>
        </m:sSub>
      </m:oMath>
      <w:r>
        <w:rPr>
          <w:lang w:val="en-US"/>
        </w:rPr>
        <w:t xml:space="preserve"> is the probability of outcome </w:t>
      </w:r>
      <m:oMath>
        <m:r>
          <w:ins w:id="89" w:author="Coilin" w:date="2016-03-21T17:13:00Z">
            <w:rPr>
              <w:rFonts w:ascii="Cambria Math" w:hAnsi="Cambria Math"/>
            </w:rPr>
            <m:t>j</m:t>
          </w:ins>
        </m:r>
        <m:r>
          <w:del w:id="90" w:author="Coilin" w:date="2016-03-21T17:13:00Z">
            <w:rPr>
              <w:rFonts w:ascii="Cambria Math" w:hAnsi="Cambria Math"/>
            </w:rPr>
            <m:t>k</m:t>
          </w:del>
        </m:r>
      </m:oMath>
      <w:r>
        <w:rPr>
          <w:lang w:val="en-US"/>
        </w:rPr>
        <w:t>,</w:t>
      </w:r>
      <w:ins w:id="91" w:author="Coilin" w:date="2016-03-21T17:14:00Z">
        <w:r w:rsidR="004E0B30">
          <w:rPr>
            <w:lang w:val="en-US"/>
          </w:rPr>
          <w:t xml:space="preserve"> </w:t>
        </w:r>
      </w:ins>
    </w:p>
    <w:p w14:paraId="35F5C1F7" w14:textId="01CF263B" w:rsidR="00511BDF" w:rsidRDefault="00511BDF" w:rsidP="000320C0">
      <w:pPr>
        <w:spacing w:after="40" w:line="480" w:lineRule="auto"/>
        <w:jc w:val="both"/>
        <w:rPr>
          <w:lang w:val="en-US"/>
        </w:rPr>
      </w:pPr>
      <w:r>
        <w:rPr>
          <w:lang w:val="en-US"/>
        </w:rPr>
        <w:t xml:space="preserve"> </w:t>
      </w:r>
      <m:oMath>
        <m:nary>
          <m:naryPr>
            <m:chr m:val="∑"/>
            <m:supHide m:val="1"/>
            <m:ctrlPr>
              <w:rPr>
                <w:rFonts w:ascii="Cambria Math" w:hAnsi="Cambria Math"/>
              </w:rPr>
            </m:ctrlPr>
          </m:naryPr>
          <m:sub>
            <m:r>
              <w:ins w:id="92" w:author="Coilin" w:date="2016-03-21T17:13:00Z">
                <w:rPr>
                  <w:rFonts w:ascii="Cambria Math" w:hAnsi="Cambria Math"/>
                </w:rPr>
                <m:t>j</m:t>
              </w:ins>
            </m:r>
            <m:r>
              <w:del w:id="93" w:author="Coilin" w:date="2016-03-21T17:13:00Z">
                <w:rPr>
                  <w:rFonts w:ascii="Cambria Math" w:hAnsi="Cambria Math"/>
                </w:rPr>
                <m:t>k</m:t>
              </w:del>
            </m:r>
          </m:sub>
          <m:sup/>
          <m:e>
            <m:sSub>
              <m:sSubPr>
                <m:ctrlPr>
                  <w:rPr>
                    <w:rFonts w:ascii="Cambria Math" w:hAnsi="Cambria Math"/>
                  </w:rPr>
                </m:ctrlPr>
              </m:sSubPr>
              <m:e>
                <m:r>
                  <w:rPr>
                    <w:rFonts w:ascii="Cambria Math" w:hAnsi="Cambria Math"/>
                  </w:rPr>
                  <m:t>π</m:t>
                </m:r>
              </m:e>
              <m:sub>
                <m:r>
                  <w:ins w:id="94" w:author="Coilin" w:date="2016-03-21T17:13:00Z">
                    <w:rPr>
                      <w:rFonts w:ascii="Cambria Math" w:hAnsi="Cambria Math"/>
                    </w:rPr>
                    <m:t>j</m:t>
                  </w:ins>
                </m:r>
                <m:r>
                  <w:del w:id="95" w:author="Coilin" w:date="2016-03-21T17:13:00Z">
                    <w:rPr>
                      <w:rFonts w:ascii="Cambria Math" w:hAnsi="Cambria Math"/>
                    </w:rPr>
                    <m:t>k</m:t>
                  </w:del>
                </m:r>
              </m:sub>
            </m:sSub>
          </m:e>
        </m:nary>
        <m:r>
          <w:rPr>
            <w:rFonts w:ascii="Cambria Math" w:hAnsi="Cambria Math"/>
          </w:rPr>
          <m:t>=1</m:t>
        </m:r>
      </m:oMath>
      <w:r>
        <w:rPr>
          <w:lang w:val="en-US"/>
        </w:rPr>
        <w:t xml:space="preserve">, implying 3 parameters in </w:t>
      </w:r>
      <w:del w:id="96" w:author="Coilin" w:date="2016-03-21T17:25:00Z">
        <w:r w:rsidDel="00946513">
          <w:rPr>
            <w:lang w:val="en-US"/>
          </w:rPr>
          <w:delText>the basic</w:delText>
        </w:r>
      </w:del>
      <w:ins w:id="97" w:author="Coilin" w:date="2016-03-21T17:25:00Z">
        <w:r w:rsidR="00946513">
          <w:rPr>
            <w:lang w:val="en-US"/>
          </w:rPr>
          <w:t>an intercept-only</w:t>
        </w:r>
      </w:ins>
      <w:r>
        <w:rPr>
          <w:lang w:val="en-US"/>
        </w:rPr>
        <w:t xml:space="preserve"> model. </w:t>
      </w:r>
    </w:p>
    <w:p w14:paraId="301EDED9" w14:textId="77777777" w:rsidR="00511BDF" w:rsidRPr="00194132" w:rsidRDefault="00511BDF" w:rsidP="000320C0">
      <w:pPr>
        <w:pStyle w:val="Heading4"/>
        <w:spacing w:after="40" w:line="480" w:lineRule="auto"/>
        <w:jc w:val="both"/>
        <w:rPr>
          <w:lang w:val="en-US"/>
        </w:rPr>
      </w:pPr>
      <w:r w:rsidRPr="00194132">
        <w:rPr>
          <w:lang w:val="en-US"/>
        </w:rPr>
        <w:t>Covariates</w:t>
      </w:r>
    </w:p>
    <w:p w14:paraId="684E07F6" w14:textId="1CE4FCCB" w:rsidR="00511BDF" w:rsidRDefault="00511BDF" w:rsidP="000320C0">
      <w:pPr>
        <w:spacing w:after="40" w:line="480" w:lineRule="auto"/>
        <w:jc w:val="both"/>
      </w:pPr>
      <w:r>
        <w:rPr>
          <w:lang w:val="en-US"/>
        </w:rPr>
        <w:t xml:space="preserve">A common model when explanatory variables are included (such as carapace length) is the multinomial logit model, where the probability of a given outcome depends on values of the explanatory variables for the </w:t>
      </w:r>
      <m:oMath>
        <m:r>
          <w:rPr>
            <w:rFonts w:ascii="Cambria Math" w:hAnsi="Cambria Math"/>
          </w:rPr>
          <m:t>i</m:t>
        </m:r>
      </m:oMath>
      <w:r>
        <w:rPr>
          <w:vertAlign w:val="superscript"/>
          <w:lang w:val="en-US"/>
        </w:rPr>
        <w:t>th</w:t>
      </w:r>
      <w:r>
        <w:rPr>
          <w:lang w:val="en-US"/>
        </w:rPr>
        <w:t xml:space="preserve"> observation (row):</w:t>
      </w:r>
    </w:p>
    <w:p w14:paraId="1494456E" w14:textId="538B2BAD" w:rsidR="00511BDF" w:rsidRDefault="009A1D4A" w:rsidP="000320C0">
      <w:pPr>
        <w:spacing w:after="40" w:line="480" w:lineRule="auto"/>
        <w:jc w:val="both"/>
      </w:pPr>
      <m:oMath>
        <m:sSub>
          <m:sSubPr>
            <m:ctrlPr>
              <w:rPr>
                <w:rFonts w:ascii="Cambria Math" w:hAnsi="Cambria Math"/>
              </w:rPr>
            </m:ctrlPr>
          </m:sSubPr>
          <m:e>
            <m:r>
              <w:rPr>
                <w:rFonts w:ascii="Cambria Math" w:hAnsi="Cambria Math"/>
              </w:rPr>
              <m:t>π</m:t>
            </m:r>
          </m:e>
          <m:sub>
            <m:r>
              <w:ins w:id="98" w:author="Coilin" w:date="2016-03-21T17:14:00Z">
                <w:rPr>
                  <w:rFonts w:ascii="Cambria Math" w:hAnsi="Cambria Math"/>
                </w:rPr>
                <m:t>h</m:t>
              </w:ins>
            </m:r>
            <m:r>
              <w:del w:id="99" w:author="Coilin" w:date="2016-03-21T17:14:00Z">
                <w:rPr>
                  <w:rFonts w:ascii="Cambria Math" w:hAnsi="Cambria Math"/>
                </w:rPr>
                <m:t>k</m:t>
              </w:del>
            </m:r>
            <m:r>
              <w:rPr>
                <w:rFonts w:ascii="Cambria Math" w:hAnsi="Cambria Math"/>
              </w:rPr>
              <m:t>,i</m:t>
            </m:r>
            <m:r>
              <w:ins w:id="100"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01"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102" w:author="Coilin" w:date="2016-03-21T17:15:00Z">
                        <w:rPr>
                          <w:rFonts w:ascii="Cambria Math" w:hAnsi="Cambria Math"/>
                        </w:rPr>
                        <m:t>j</m:t>
                      </w:ins>
                    </m:r>
                    <m:r>
                      <w:del w:id="103" w:author="Coilin" w:date="2016-03-21T17:15:00Z">
                        <w:rPr>
                          <w:rFonts w:ascii="Cambria Math" w:hAnsi="Cambria Math"/>
                        </w:rPr>
                        <m:t>k</m:t>
                      </w:del>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04" w:author="Coilin" w:date="2016-03-21T17:15:00Z">
                                <w:rPr>
                                  <w:rFonts w:ascii="Cambria Math" w:hAnsi="Cambria Math"/>
                                </w:rPr>
                                <m:t>h,i</m:t>
                              </w:ins>
                            </m:r>
                            <m:r>
                              <w:del w:id="105"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sup>
                    </m:sSup>
                  </m:e>
                </m:nary>
              </m:e>
            </m:d>
          </m:den>
        </m:f>
      </m:oMath>
      <w:r w:rsidR="00511BDF">
        <w:rPr>
          <w:lang w:val="en-US"/>
        </w:rPr>
        <w:t>,</w:t>
      </w:r>
      <w:r w:rsidR="00511BDF">
        <w:rPr>
          <w:lang w:val="en-US"/>
        </w:rPr>
        <w:tab/>
      </w:r>
      <w:r w:rsidR="00511BDF">
        <w:rPr>
          <w:lang w:val="en-US"/>
        </w:rPr>
        <w:tab/>
        <w:t>(2)</w:t>
      </w:r>
    </w:p>
    <w:p w14:paraId="03C40626" w14:textId="415AAAF0" w:rsidR="007D5048" w:rsidRDefault="00511BDF" w:rsidP="000320C0">
      <w:pPr>
        <w:spacing w:after="40" w:line="480" w:lineRule="auto"/>
        <w:jc w:val="both"/>
        <w:rPr>
          <w:ins w:id="106" w:author="Coilin" w:date="2016-03-21T17:31:00Z"/>
          <w:lang w:val="en-US"/>
        </w:rPr>
      </w:pPr>
      <w:r>
        <w:rPr>
          <w:lang w:val="en-US"/>
        </w:rPr>
        <w:t xml:space="preserve">where </w:t>
      </w:r>
      <m:oMath>
        <m:sSub>
          <m:sSubPr>
            <m:ctrlPr>
              <w:rPr>
                <w:rFonts w:ascii="Cambria Math" w:hAnsi="Cambria Math"/>
              </w:rPr>
            </m:ctrlPr>
          </m:sSubPr>
          <m:e>
            <m:r>
              <m:rPr>
                <m:sty m:val="bi"/>
              </m:rPr>
              <w:rPr>
                <w:rFonts w:ascii="Cambria Math" w:hAnsi="Cambria Math"/>
              </w:rPr>
              <m:t>X</m:t>
            </m:r>
          </m:e>
          <m:sub>
            <m:r>
              <w:ins w:id="107" w:author="Coilin" w:date="2016-03-21T17:15:00Z">
                <w:rPr>
                  <w:rFonts w:ascii="Cambria Math" w:hAnsi="Cambria Math"/>
                </w:rPr>
                <m:t>h,</m:t>
              </w:ins>
            </m:r>
            <m:r>
              <w:rPr>
                <w:rFonts w:ascii="Cambria Math" w:hAnsi="Cambria Math"/>
              </w:rPr>
              <m:t>i</m:t>
            </m:r>
          </m:sub>
        </m:sSub>
      </m:oMath>
      <w:r>
        <w:rPr>
          <w:lang w:val="en-US"/>
        </w:rPr>
        <w:t xml:space="preserve"> is a (</w:t>
      </w:r>
      <m:oMath>
        <m:r>
          <w:rPr>
            <w:rFonts w:ascii="Cambria Math" w:hAnsi="Cambria Math"/>
          </w:rPr>
          <m:t>1×p</m:t>
        </m:r>
      </m:oMath>
      <w:r>
        <w:rPr>
          <w:lang w:val="en-US"/>
        </w:rPr>
        <w:t xml:space="preserve">) </w:t>
      </w:r>
      <w:ins w:id="108" w:author="Coilin" w:date="2016-03-21T17:16:00Z">
        <w:r w:rsidR="009B46EC">
          <w:rPr>
            <w:lang w:val="en-US"/>
          </w:rPr>
          <w:t xml:space="preserve">row </w:t>
        </w:r>
      </w:ins>
      <w:del w:id="109" w:author="Coilin" w:date="2016-03-21T17:16:00Z">
        <w:r w:rsidDel="009B46EC">
          <w:rPr>
            <w:lang w:val="en-US"/>
          </w:rPr>
          <w:delText xml:space="preserve">row </w:delText>
        </w:r>
      </w:del>
      <w:r w:rsidR="00366723">
        <w:rPr>
          <w:lang w:val="en-US"/>
        </w:rPr>
        <w:t xml:space="preserve">vector of </w:t>
      </w:r>
      <w:r>
        <w:rPr>
          <w:lang w:val="en-US"/>
        </w:rPr>
        <w:t xml:space="preserve">explanatory variables for the </w:t>
      </w:r>
      <m:oMath>
        <m:r>
          <w:ins w:id="110" w:author="Coilin" w:date="2016-03-21T17:16:00Z">
            <w:rPr>
              <w:rFonts w:ascii="Cambria Math" w:hAnsi="Cambria Math"/>
              <w:lang w:val="en-US"/>
            </w:rPr>
            <m:t>h,</m:t>
          </w:ins>
        </m:r>
        <m:r>
          <w:rPr>
            <w:rFonts w:ascii="Cambria Math" w:hAnsi="Cambria Math"/>
          </w:rPr>
          <m:t>i</m:t>
        </m:r>
      </m:oMath>
      <w:r>
        <w:rPr>
          <w:vertAlign w:val="superscript"/>
          <w:lang w:val="en-US"/>
        </w:rPr>
        <w:t>th</w:t>
      </w:r>
      <w:r>
        <w:rPr>
          <w:lang w:val="en-US"/>
        </w:rPr>
        <w:t xml:space="preserve"> observation and </w:t>
      </w:r>
      <m:oMath>
        <m:sSub>
          <m:sSubPr>
            <m:ctrlPr>
              <w:rPr>
                <w:rFonts w:ascii="Cambria Math" w:hAnsi="Cambria Math"/>
              </w:rPr>
            </m:ctrlPr>
          </m:sSubPr>
          <m:e>
            <m:r>
              <m:rPr>
                <m:sty m:val="bi"/>
              </m:rPr>
              <w:rPr>
                <w:rFonts w:ascii="Cambria Math" w:hAnsi="Cambria Math"/>
              </w:rPr>
              <m:t>β</m:t>
            </m:r>
          </m:e>
          <m:sub>
            <m:r>
              <w:ins w:id="111" w:author="Coilin" w:date="2016-03-21T17:16:00Z">
                <w:rPr>
                  <w:rFonts w:ascii="Cambria Math" w:hAnsi="Cambria Math"/>
                </w:rPr>
                <m:t>j</m:t>
              </w:ins>
            </m:r>
            <m:r>
              <w:del w:id="112" w:author="Coilin" w:date="2016-03-21T17:16:00Z">
                <w:rPr>
                  <w:rFonts w:ascii="Cambria Math" w:hAnsi="Cambria Math"/>
                </w:rPr>
                <m:t>k</m:t>
              </w:del>
            </m:r>
          </m:sub>
        </m:sSub>
      </m:oMath>
      <w:r>
        <w:rPr>
          <w:lang w:val="en-US"/>
        </w:rPr>
        <w:t>is a (</w:t>
      </w:r>
      <m:oMath>
        <m:r>
          <w:rPr>
            <w:rFonts w:ascii="Cambria Math" w:hAnsi="Cambria Math"/>
          </w:rPr>
          <m:t>p×1</m:t>
        </m:r>
      </m:oMath>
      <w:r>
        <w:rPr>
          <w:lang w:val="en-US"/>
        </w:rPr>
        <w:t xml:space="preserve">) column vector of parameters for the </w:t>
      </w:r>
      <m:oMath>
        <m:r>
          <w:ins w:id="113" w:author="Coilin" w:date="2016-03-21T17:16:00Z">
            <w:rPr>
              <w:rFonts w:ascii="Cambria Math" w:hAnsi="Cambria Math"/>
            </w:rPr>
            <m:t>j</m:t>
          </w:ins>
        </m:r>
        <m:r>
          <w:del w:id="114" w:author="Coilin" w:date="2016-03-21T17:16:00Z">
            <w:rPr>
              <w:rFonts w:ascii="Cambria Math" w:hAnsi="Cambria Math"/>
            </w:rPr>
            <m:t>k</m:t>
          </w:del>
        </m:r>
      </m:oMath>
      <w:r>
        <w:rPr>
          <w:vertAlign w:val="superscript"/>
          <w:lang w:val="en-US"/>
        </w:rPr>
        <w:t>th</w:t>
      </w:r>
      <w:r>
        <w:rPr>
          <w:lang w:val="en-US"/>
        </w:rPr>
        <w:t xml:space="preserve"> category. Note that </w:t>
      </w:r>
      <m:oMath>
        <m:sSub>
          <m:sSubPr>
            <m:ctrlPr>
              <w:rPr>
                <w:rFonts w:ascii="Cambria Math" w:hAnsi="Cambria Math"/>
              </w:rPr>
            </m:ctrlPr>
          </m:sSubPr>
          <m:e>
            <m:r>
              <m:rPr>
                <m:sty m:val="bi"/>
              </m:rPr>
              <w:rPr>
                <w:rFonts w:ascii="Cambria Math" w:hAnsi="Cambria Math"/>
              </w:rPr>
              <m:t>β</m:t>
            </m:r>
          </m:e>
          <m:sub>
            <m:r>
              <w:rPr>
                <w:rFonts w:ascii="Cambria Math" w:hAnsi="Cambria Math"/>
              </w:rPr>
              <m:t>1</m:t>
            </m:r>
          </m:sub>
        </m:sSub>
        <m:r>
          <w:rPr>
            <w:rFonts w:ascii="Cambria Math" w:hAnsi="Cambria Math"/>
          </w:rPr>
          <m:t>=0</m:t>
        </m:r>
      </m:oMath>
      <w:r>
        <w:rPr>
          <w:b/>
          <w:lang w:val="en-US"/>
        </w:rPr>
        <w:t xml:space="preserve"> </w:t>
      </w:r>
      <w:r>
        <w:rPr>
          <w:lang w:val="en-US"/>
        </w:rPr>
        <w:t>so that the first cod-end is set to the baseline</w:t>
      </w:r>
      <w:del w:id="115" w:author="Coilin" w:date="2016-03-21T17:26:00Z">
        <w:r w:rsidDel="00946513">
          <w:rPr>
            <w:lang w:val="en-US"/>
          </w:rPr>
          <w:delText>, assuring that the probabilities sum to unity across the categories</w:delText>
        </w:r>
      </w:del>
      <w:r>
        <w:rPr>
          <w:lang w:val="en-US"/>
        </w:rPr>
        <w:t xml:space="preserve"> </w:t>
      </w:r>
      <w:r w:rsidR="000E75A5">
        <w:rPr>
          <w:lang w:val="en-US"/>
        </w:rPr>
        <w:fldChar w:fldCharType="begin"/>
      </w:r>
      <w:r w:rsidR="00FC5C52">
        <w:rPr>
          <w:lang w:val="en-US"/>
        </w:rPr>
        <w:instrText xml:space="preserve"> ADDIN EN.CITE &lt;EndNote&gt;&lt;Cite&gt;&lt;Author&gt;Greene&lt;/Author&gt;&lt;Year&gt;2000&lt;/Year&gt;&lt;RecNum&gt;308&lt;/RecNum&gt;&lt;DisplayText&gt;(Greene, 2000)&lt;/DisplayText&gt;&lt;record&gt;&lt;rec-number&gt;308&lt;/rec-number&gt;&lt;foreign-keys&gt;&lt;key app="EN" db-id="90asf5p9gw502we25phpsps2swdz9rv5twea" timestamp="1448970867"&gt;308&lt;/key&gt;&lt;/foreign-keys&gt;&lt;ref-type name="Book"&gt;6&lt;/ref-type&gt;&lt;contributors&gt;&lt;authors&gt;&lt;author&gt;Greene, W.H.&lt;/author&gt;&lt;/authors&gt;&lt;/contributors&gt;&lt;titles&gt;&lt;title&gt;Econometric Analysis&lt;/title&gt;&lt;short-title&gt;Econometric Analysis&lt;/short-title&gt;&lt;/titles&gt;&lt;edition&gt;4th edition&lt;/edition&gt;&lt;dates&gt;&lt;year&gt;2000&lt;/year&gt;&lt;/dates&gt;&lt;pub-location&gt;Prentice Hall, Upper Saddle River, New Jersey&lt;/pub-location&gt;&lt;urls&gt;&lt;/urls&gt;&lt;/record&gt;&lt;/Cite&gt;&lt;/EndNote&gt;</w:instrText>
      </w:r>
      <w:r w:rsidR="000E75A5">
        <w:rPr>
          <w:lang w:val="en-US"/>
        </w:rPr>
        <w:fldChar w:fldCharType="separate"/>
      </w:r>
      <w:r w:rsidR="000E75A5">
        <w:rPr>
          <w:noProof/>
          <w:lang w:val="en-US"/>
        </w:rPr>
        <w:t>(Greene, 2000)</w:t>
      </w:r>
      <w:r w:rsidR="000E75A5">
        <w:rPr>
          <w:lang w:val="en-US"/>
        </w:rPr>
        <w:fldChar w:fldCharType="end"/>
      </w:r>
      <w:r w:rsidR="00DC2B5E">
        <w:rPr>
          <w:lang w:val="en-US"/>
        </w:rPr>
        <w:t>. The explanatory variables</w:t>
      </w:r>
      <w:r>
        <w:rPr>
          <w:lang w:val="en-US"/>
        </w:rPr>
        <w:t xml:space="preserve"> included were: carapace length, net </w:t>
      </w:r>
      <w:del w:id="116" w:author="Coilin" w:date="2016-03-21T17:26:00Z">
        <w:r w:rsidDel="00946513">
          <w:rPr>
            <w:lang w:val="en-US"/>
          </w:rPr>
          <w:delText xml:space="preserve">configuration </w:delText>
        </w:r>
      </w:del>
      <w:ins w:id="117" w:author="Coilin" w:date="2016-03-21T17:26:00Z">
        <w:r w:rsidR="00946513">
          <w:rPr>
            <w:lang w:val="en-US"/>
          </w:rPr>
          <w:t xml:space="preserve">position </w:t>
        </w:r>
      </w:ins>
      <w:r>
        <w:rPr>
          <w:lang w:val="en-US"/>
        </w:rPr>
        <w:t>(the cod-end positions were changed each night to account for position effects</w:t>
      </w:r>
      <w:r w:rsidR="005B58C3">
        <w:rPr>
          <w:lang w:val="en-US"/>
        </w:rPr>
        <w:t xml:space="preserve">, as </w:t>
      </w:r>
      <w:del w:id="118" w:author="Coilin" w:date="2016-03-21T17:27:00Z">
        <w:r w:rsidR="005B58C3" w:rsidDel="00946513">
          <w:rPr>
            <w:lang w:val="en-US"/>
          </w:rPr>
          <w:delText xml:space="preserve">highlighted </w:delText>
        </w:r>
      </w:del>
      <w:ins w:id="119" w:author="Coilin" w:date="2016-03-21T17:27:00Z">
        <w:r w:rsidR="00946513">
          <w:rPr>
            <w:lang w:val="en-US"/>
          </w:rPr>
          <w:t xml:space="preserve">detailed </w:t>
        </w:r>
      </w:ins>
      <w:ins w:id="120" w:author="Coilin" w:date="2016-03-24T10:01:00Z">
        <w:r w:rsidR="00AA2556">
          <w:rPr>
            <w:lang w:val="en-US"/>
          </w:rPr>
          <w:t xml:space="preserve">in the </w:t>
        </w:r>
      </w:ins>
      <w:ins w:id="121" w:author="Coilin" w:date="2016-03-24T10:02:00Z">
        <w:r w:rsidR="00AA2556">
          <w:rPr>
            <w:lang w:val="en-US"/>
          </w:rPr>
          <w:t>“</w:t>
        </w:r>
      </w:ins>
      <w:ins w:id="122" w:author="Coilin" w:date="2016-03-24T10:01:00Z">
        <w:r w:rsidR="00AA2556">
          <w:rPr>
            <w:lang w:val="en-US"/>
          </w:rPr>
          <w:t>Trial design</w:t>
        </w:r>
      </w:ins>
      <w:ins w:id="123" w:author="Coilin" w:date="2016-03-24T10:02:00Z">
        <w:r w:rsidR="00AA2556">
          <w:rPr>
            <w:lang w:val="en-US"/>
          </w:rPr>
          <w:t>”</w:t>
        </w:r>
      </w:ins>
      <w:ins w:id="124" w:author="Coilin" w:date="2016-03-24T10:01:00Z">
        <w:r w:rsidR="00AA2556">
          <w:rPr>
            <w:lang w:val="en-US"/>
          </w:rPr>
          <w:t xml:space="preserve"> section </w:t>
        </w:r>
      </w:ins>
      <w:r w:rsidR="005B58C3">
        <w:rPr>
          <w:lang w:val="en-US"/>
        </w:rPr>
        <w:t>above</w:t>
      </w:r>
      <w:del w:id="125" w:author="Coilin" w:date="2016-03-21T17:26:00Z">
        <w:r w:rsidR="005B58C3" w:rsidDel="00946513">
          <w:rPr>
            <w:lang w:val="en-US"/>
          </w:rPr>
          <w:delText>,</w:delText>
        </w:r>
        <w:r w:rsidDel="00946513">
          <w:rPr>
            <w:lang w:val="en-US"/>
          </w:rPr>
          <w:delText xml:space="preserve"> thus 4 net configurations were tested</w:delText>
        </w:r>
      </w:del>
      <w:r>
        <w:rPr>
          <w:lang w:val="en-US"/>
        </w:rPr>
        <w:t xml:space="preserve">) and </w:t>
      </w:r>
      <w:del w:id="126" w:author="Browne, Daragh" w:date="2016-04-27T16:02:00Z">
        <w:r w:rsidDel="007A0407">
          <w:rPr>
            <w:lang w:val="en-US"/>
          </w:rPr>
          <w:delText xml:space="preserve">total </w:delText>
        </w:r>
      </w:del>
      <w:ins w:id="127" w:author="Browne, Daragh" w:date="2016-04-27T16:02:00Z">
        <w:r w:rsidR="007A0407">
          <w:rPr>
            <w:lang w:val="en-US"/>
          </w:rPr>
          <w:t>catch</w:t>
        </w:r>
        <w:r w:rsidR="007A0407">
          <w:rPr>
            <w:lang w:val="en-US"/>
          </w:rPr>
          <w:t xml:space="preserve"> </w:t>
        </w:r>
      </w:ins>
      <w:r>
        <w:rPr>
          <w:lang w:val="en-US"/>
        </w:rPr>
        <w:t xml:space="preserve">weight per cod-end. </w:t>
      </w:r>
      <w:r w:rsidR="00356A89">
        <w:rPr>
          <w:lang w:val="en-US"/>
        </w:rPr>
        <w:t>All continuous covariates were scaled to have mean zero and standard deviation of one</w:t>
      </w:r>
      <w:r w:rsidR="00FD680E">
        <w:rPr>
          <w:lang w:val="en-US"/>
        </w:rPr>
        <w:t xml:space="preserve"> prior to fitting,</w:t>
      </w:r>
      <w:r w:rsidR="00356A89">
        <w:rPr>
          <w:lang w:val="en-US"/>
        </w:rPr>
        <w:t xml:space="preserve"> </w:t>
      </w:r>
      <w:r w:rsidR="00FD680E">
        <w:rPr>
          <w:lang w:val="en-US"/>
        </w:rPr>
        <w:t>which</w:t>
      </w:r>
      <w:r w:rsidR="00356A89">
        <w:rPr>
          <w:lang w:val="en-US"/>
        </w:rPr>
        <w:t xml:space="preserve"> </w:t>
      </w:r>
      <w:r w:rsidR="005C7273">
        <w:rPr>
          <w:lang w:val="en-US"/>
        </w:rPr>
        <w:t xml:space="preserve">we found </w:t>
      </w:r>
      <w:r w:rsidR="005875A5">
        <w:rPr>
          <w:lang w:val="en-US"/>
        </w:rPr>
        <w:t>improve</w:t>
      </w:r>
      <w:r w:rsidR="005C7273">
        <w:rPr>
          <w:lang w:val="en-US"/>
        </w:rPr>
        <w:t>s</w:t>
      </w:r>
      <w:r w:rsidR="00356A89">
        <w:rPr>
          <w:lang w:val="en-US"/>
        </w:rPr>
        <w:t xml:space="preserve"> hessian matrix estimation. </w:t>
      </w:r>
    </w:p>
    <w:p w14:paraId="1738575E" w14:textId="0AD188F7" w:rsidR="00511BDF" w:rsidRPr="00F91BE8" w:rsidRDefault="00511BDF" w:rsidP="000320C0">
      <w:pPr>
        <w:spacing w:after="40" w:line="480" w:lineRule="auto"/>
        <w:jc w:val="both"/>
        <w:rPr>
          <w:rPrChange w:id="128" w:author="Coilin" w:date="2016-03-21T18:52:00Z">
            <w:rPr>
              <w:lang w:val="en-US"/>
            </w:rPr>
          </w:rPrChange>
        </w:rPr>
      </w:pPr>
      <w:r>
        <w:rPr>
          <w:lang w:val="en-US"/>
        </w:rPr>
        <w:t xml:space="preserve">The </w:t>
      </w:r>
      <w:del w:id="129" w:author="Browne, Daragh" w:date="2016-04-27T16:02:00Z">
        <w:r w:rsidDel="007A0407">
          <w:rPr>
            <w:lang w:val="en-US"/>
          </w:rPr>
          <w:delText xml:space="preserve">total </w:delText>
        </w:r>
      </w:del>
      <w:ins w:id="130" w:author="Browne, Daragh" w:date="2016-04-27T16:02:00Z">
        <w:r w:rsidR="007A0407">
          <w:rPr>
            <w:lang w:val="en-US"/>
          </w:rPr>
          <w:t xml:space="preserve">catch </w:t>
        </w:r>
      </w:ins>
      <w:r>
        <w:rPr>
          <w:lang w:val="en-US"/>
        </w:rPr>
        <w:t xml:space="preserve">weight per cod-end </w:t>
      </w:r>
      <w:del w:id="131" w:author="Coilin" w:date="2016-03-21T17:29:00Z">
        <w:r w:rsidDel="007D5048">
          <w:rPr>
            <w:lang w:val="en-US"/>
          </w:rPr>
          <w:delText xml:space="preserve">covariate </w:delText>
        </w:r>
      </w:del>
      <w:r>
        <w:rPr>
          <w:lang w:val="en-US"/>
        </w:rPr>
        <w:t xml:space="preserve">deserves special attention as it </w:t>
      </w:r>
      <w:ins w:id="132" w:author="Coilin" w:date="2016-03-21T17:31:00Z">
        <w:r w:rsidR="007D5048">
          <w:rPr>
            <w:lang w:val="en-US"/>
          </w:rPr>
          <w:t xml:space="preserve">may </w:t>
        </w:r>
      </w:ins>
      <w:r>
        <w:rPr>
          <w:lang w:val="en-US"/>
        </w:rPr>
        <w:t>require</w:t>
      </w:r>
      <w:del w:id="133" w:author="Coilin" w:date="2016-03-21T17:31:00Z">
        <w:r w:rsidDel="007D5048">
          <w:rPr>
            <w:lang w:val="en-US"/>
          </w:rPr>
          <w:delText>s</w:delText>
        </w:r>
      </w:del>
      <w:r>
        <w:rPr>
          <w:lang w:val="en-US"/>
        </w:rPr>
        <w:t xml:space="preserve"> different treatment to </w:t>
      </w:r>
      <w:ins w:id="134" w:author="Coilin" w:date="2016-03-21T17:31:00Z">
        <w:r w:rsidR="007D5048">
          <w:rPr>
            <w:lang w:val="en-US"/>
          </w:rPr>
          <w:t xml:space="preserve">variables such as </w:t>
        </w:r>
      </w:ins>
      <w:del w:id="135" w:author="Coilin" w:date="2016-03-21T17:31:00Z">
        <w:r w:rsidDel="007D5048">
          <w:rPr>
            <w:lang w:val="en-US"/>
          </w:rPr>
          <w:delText xml:space="preserve">the case-specific variables such as </w:delText>
        </w:r>
      </w:del>
      <w:r>
        <w:rPr>
          <w:lang w:val="en-US"/>
        </w:rPr>
        <w:t xml:space="preserve">carapace length. </w:t>
      </w:r>
      <w:ins w:id="136" w:author="Coilin" w:date="2016-03-21T18:32:00Z">
        <w:r w:rsidR="00AC655A">
          <w:rPr>
            <w:lang w:val="en-US"/>
          </w:rPr>
          <w:t>For a given length class and haul the carapace length is common across the four cod-ends, whereas the catch weight varies across the cod-ends</w:t>
        </w:r>
      </w:ins>
      <w:ins w:id="137" w:author="Coilin" w:date="2016-03-24T10:02:00Z">
        <w:r w:rsidR="00654CC8">
          <w:rPr>
            <w:lang w:val="en-US"/>
          </w:rPr>
          <w:t>:</w:t>
        </w:r>
      </w:ins>
      <w:ins w:id="138" w:author="Coilin" w:date="2016-03-21T18:33:00Z">
        <w:r w:rsidR="002865F9">
          <w:rPr>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h,j</m:t>
              </m:r>
            </m:sub>
          </m:sSub>
        </m:oMath>
      </w:ins>
      <w:ins w:id="139" w:author="Coilin" w:date="2016-03-21T18:32:00Z">
        <w:r w:rsidR="00AC655A">
          <w:rPr>
            <w:lang w:val="en-US"/>
          </w:rPr>
          <w:t xml:space="preserve">. </w:t>
        </w:r>
      </w:ins>
      <w:ins w:id="140" w:author="Coilin" w:date="2016-03-21T18:34:00Z">
        <w:r w:rsidR="00535EAC">
          <w:rPr>
            <w:lang w:val="en-US"/>
          </w:rPr>
          <w:t xml:space="preserve">Such </w:t>
        </w:r>
      </w:ins>
      <w:ins w:id="141" w:author="Coilin" w:date="2016-03-21T18:39:00Z">
        <w:r w:rsidR="00104381">
          <w:rPr>
            <w:lang w:val="en-US"/>
          </w:rPr>
          <w:t>“c</w:t>
        </w:r>
      </w:ins>
      <w:del w:id="142" w:author="Coilin" w:date="2016-03-21T17:28:00Z">
        <w:r w:rsidDel="007D5048">
          <w:rPr>
            <w:lang w:val="en-US"/>
          </w:rPr>
          <w:delText>Cod-end bulk weights</w:delText>
        </w:r>
      </w:del>
      <w:del w:id="143" w:author="Coilin" w:date="2016-03-21T17:29:00Z">
        <w:r w:rsidDel="007D5048">
          <w:rPr>
            <w:lang w:val="en-US"/>
          </w:rPr>
          <w:delText xml:space="preserve"> </w:delText>
        </w:r>
      </w:del>
      <w:del w:id="144" w:author="Coilin" w:date="2016-03-21T18:39:00Z">
        <w:r w:rsidDel="00104381">
          <w:rPr>
            <w:lang w:val="en-US"/>
          </w:rPr>
          <w:delText>var</w:delText>
        </w:r>
      </w:del>
      <w:del w:id="145" w:author="Coilin" w:date="2016-03-21T17:28:00Z">
        <w:r w:rsidDel="007D5048">
          <w:rPr>
            <w:lang w:val="en-US"/>
          </w:rPr>
          <w:delText>y</w:delText>
        </w:r>
      </w:del>
      <w:del w:id="146" w:author="Coilin" w:date="2016-03-21T18:39:00Z">
        <w:r w:rsidDel="00104381">
          <w:rPr>
            <w:lang w:val="en-US"/>
          </w:rPr>
          <w:delText xml:space="preserve"> by cod-end and can thus be considered</w:delText>
        </w:r>
      </w:del>
      <w:del w:id="147" w:author="Coilin" w:date="2016-03-21T18:29:00Z">
        <w:r w:rsidDel="00454169">
          <w:rPr>
            <w:lang w:val="en-US"/>
          </w:rPr>
          <w:delText xml:space="preserve"> a </w:delText>
        </w:r>
      </w:del>
      <w:del w:id="148" w:author="Coilin" w:date="2016-03-21T17:33:00Z">
        <w:r w:rsidDel="00971E55">
          <w:rPr>
            <w:lang w:val="en-US"/>
          </w:rPr>
          <w:delText>choice</w:delText>
        </w:r>
      </w:del>
      <w:del w:id="149" w:author="Coilin" w:date="2016-03-21T18:29:00Z">
        <w:r w:rsidDel="00454169">
          <w:rPr>
            <w:lang w:val="en-US"/>
          </w:rPr>
          <w:delText>-speci</w:delText>
        </w:r>
      </w:del>
      <w:del w:id="150" w:author="Coilin" w:date="2016-03-21T18:39:00Z">
        <w:r w:rsidDel="00104381">
          <w:rPr>
            <w:lang w:val="en-US"/>
          </w:rPr>
          <w:delText xml:space="preserve">fic </w:delText>
        </w:r>
      </w:del>
      <w:del w:id="151" w:author="Coilin" w:date="2016-03-21T17:33:00Z">
        <w:r w:rsidDel="00971E55">
          <w:rPr>
            <w:lang w:val="en-US"/>
          </w:rPr>
          <w:delText>attribute</w:delText>
        </w:r>
      </w:del>
      <w:del w:id="152" w:author="Coilin" w:date="2016-03-21T17:30:00Z">
        <w:r w:rsidDel="007D5048">
          <w:rPr>
            <w:lang w:val="en-US"/>
          </w:rPr>
          <w:delText>s</w:delText>
        </w:r>
      </w:del>
      <w:del w:id="153" w:author="Coilin" w:date="2016-03-21T18:39:00Z">
        <w:r w:rsidDel="00104381">
          <w:rPr>
            <w:lang w:val="en-US"/>
          </w:rPr>
          <w:delText>. C</w:delText>
        </w:r>
      </w:del>
      <w:r>
        <w:rPr>
          <w:lang w:val="en-US"/>
        </w:rPr>
        <w:t>hoice-specific</w:t>
      </w:r>
      <w:ins w:id="154" w:author="Coilin" w:date="2016-03-21T18:39:00Z">
        <w:r w:rsidR="00104381">
          <w:rPr>
            <w:lang w:val="en-US"/>
          </w:rPr>
          <w:t>”</w:t>
        </w:r>
      </w:ins>
      <w:r>
        <w:rPr>
          <w:lang w:val="en-US"/>
        </w:rPr>
        <w:t xml:space="preserve"> variables in a multinomial setting are typically modelled </w:t>
      </w:r>
      <w:del w:id="155" w:author="Coilin" w:date="2016-03-21T18:39:00Z">
        <w:r w:rsidDel="00104381">
          <w:rPr>
            <w:lang w:val="en-US"/>
          </w:rPr>
          <w:delText xml:space="preserve">as </w:delText>
        </w:r>
      </w:del>
      <w:ins w:id="156" w:author="Coilin" w:date="2016-03-21T18:39:00Z">
        <w:r w:rsidR="00104381">
          <w:rPr>
            <w:lang w:val="en-US"/>
          </w:rPr>
          <w:t xml:space="preserve">using </w:t>
        </w:r>
      </w:ins>
      <w:r>
        <w:rPr>
          <w:lang w:val="en-US"/>
        </w:rPr>
        <w:t>conditional logit models</w:t>
      </w:r>
      <w:r w:rsidR="000E75A5">
        <w:rPr>
          <w:lang w:val="en-US"/>
        </w:rPr>
        <w:t xml:space="preserve"> </w:t>
      </w:r>
      <w:r w:rsidR="000E75A5">
        <w:rPr>
          <w:lang w:val="en-US"/>
        </w:rPr>
        <w:fldChar w:fldCharType="begin"/>
      </w:r>
      <w:r w:rsidR="00FC5C52">
        <w:rPr>
          <w:lang w:val="en-US"/>
        </w:rPr>
        <w:instrText xml:space="preserve"> ADDIN EN.CITE &lt;EndNote&gt;&lt;Cite&gt;&lt;Author&gt;McFadden&lt;/Author&gt;&lt;Year&gt;1973&lt;/Year&gt;&lt;RecNum&gt;419&lt;/RecNum&gt;&lt;DisplayText&gt;(McFadden, 1973)&lt;/DisplayText&gt;&lt;record&gt;&lt;rec-number&gt;419&lt;/rec-number&gt;&lt;foreign-keys&gt;&lt;key app="EN" db-id="90asf5p9gw502we25phpsps2swdz9rv5twea" timestamp="1448970867"&gt;419&lt;/key&gt;&lt;/foreign-keys&gt;&lt;ref-type name="Book Section"&gt;5&lt;/ref-type&gt;&lt;contributors&gt;&lt;authors&gt;&lt;author&gt;McFadden, D.&lt;/author&gt;&lt;/authors&gt;&lt;/contributors&gt;&lt;titles&gt;&lt;title&gt;Conditional logit analysis of qualitative choice behavior&lt;/title&gt;&lt;secondary-title&gt;Frontiers in Econometrics&lt;/secondary-title&gt;&lt;short-title&gt;Conditional logit analysis of qualitative choice behavior&lt;/short-title&gt;&lt;/titles&gt;&lt;pages&gt;624&lt;/pages&gt;&lt;section&gt;4&lt;/section&gt;&lt;dates&gt;&lt;year&gt;1973&lt;/year&gt;&lt;/dates&gt;&lt;pub-location&gt;New York&lt;/pub-location&gt;&lt;publisher&gt;Academic Press&lt;/publisher&gt;&lt;urls&gt;&lt;/urls&gt;&lt;/record&gt;&lt;/Cite&gt;&lt;/EndNote&gt;</w:instrText>
      </w:r>
      <w:r w:rsidR="000E75A5">
        <w:rPr>
          <w:lang w:val="en-US"/>
        </w:rPr>
        <w:fldChar w:fldCharType="separate"/>
      </w:r>
      <w:r w:rsidR="000E75A5">
        <w:rPr>
          <w:noProof/>
          <w:lang w:val="en-US"/>
        </w:rPr>
        <w:t>(McFadden, 1973)</w:t>
      </w:r>
      <w:r w:rsidR="000E75A5">
        <w:rPr>
          <w:lang w:val="en-US"/>
        </w:rPr>
        <w:fldChar w:fldCharType="end"/>
      </w:r>
      <w:r>
        <w:rPr>
          <w:lang w:val="en-US"/>
        </w:rPr>
        <w:t xml:space="preserve">, which remove the subscript </w:t>
      </w:r>
      <w:r>
        <w:rPr>
          <w:i/>
          <w:lang w:val="en-US"/>
        </w:rPr>
        <w:t>k</w:t>
      </w:r>
      <w:r>
        <w:rPr>
          <w:lang w:val="en-US"/>
        </w:rPr>
        <w:t xml:space="preserve"> from the parameter for that covariate</w:t>
      </w:r>
      <w:ins w:id="157" w:author="Coilin" w:date="2016-03-21T18:39:00Z">
        <w:r w:rsidR="00104381">
          <w:rPr>
            <w:lang w:val="en-US"/>
          </w:rPr>
          <w:t>. T</w:t>
        </w:r>
      </w:ins>
      <w:del w:id="158" w:author="Coilin" w:date="2016-03-21T18:39:00Z">
        <w:r w:rsidDel="00104381">
          <w:rPr>
            <w:lang w:val="en-US"/>
          </w:rPr>
          <w:delText>, t</w:delText>
        </w:r>
      </w:del>
      <w:r>
        <w:rPr>
          <w:lang w:val="en-US"/>
        </w:rPr>
        <w:t xml:space="preserve">hus </w:t>
      </w:r>
      <w:ins w:id="159" w:author="Coilin" w:date="2016-03-21T18:39:00Z">
        <w:r w:rsidR="00104381">
          <w:rPr>
            <w:lang w:val="en-US"/>
          </w:rPr>
          <w:t xml:space="preserve">in a strict conditional logit model the weight </w:t>
        </w:r>
      </w:ins>
      <w:del w:id="160" w:author="Coilin" w:date="2016-03-21T18:39:00Z">
        <w:r w:rsidDel="00104381">
          <w:rPr>
            <w:lang w:val="en-US"/>
          </w:rPr>
          <w:delText xml:space="preserve">for weight the </w:delText>
        </w:r>
      </w:del>
      <w:r>
        <w:rPr>
          <w:lang w:val="en-US"/>
        </w:rPr>
        <w:t xml:space="preserve">effect is </w:t>
      </w:r>
      <m:oMath>
        <m:sSub>
          <m:sSubPr>
            <m:ctrlPr>
              <w:ins w:id="161" w:author="Coilin" w:date="2016-03-21T17:30:00Z">
                <w:rPr>
                  <w:rFonts w:ascii="Cambria Math" w:hAnsi="Cambria Math"/>
                </w:rPr>
              </w:ins>
            </m:ctrlPr>
          </m:sSubPr>
          <m:e>
            <m:r>
              <w:ins w:id="162" w:author="Coilin" w:date="2016-03-21T17:30:00Z">
                <w:rPr>
                  <w:rFonts w:ascii="Cambria Math" w:hAnsi="Cambria Math"/>
                </w:rPr>
                <m:t>W</m:t>
              </w:ins>
            </m:r>
          </m:e>
          <m:sub>
            <m:r>
              <w:ins w:id="163" w:author="Coilin" w:date="2016-03-21T17:30:00Z">
                <w:rPr>
                  <w:rFonts w:ascii="Cambria Math" w:hAnsi="Cambria Math"/>
                </w:rPr>
                <m:t>h,j</m:t>
              </w:ins>
            </m:r>
          </m:sub>
        </m:sSub>
        <m:r>
          <w:ins w:id="164" w:author="Coilin" w:date="2016-03-21T17:30:00Z">
            <m:rPr>
              <m:sty m:val="p"/>
            </m:rPr>
            <w:rPr>
              <w:rFonts w:ascii="Cambria Math" w:hAnsi="Cambria Math"/>
            </w:rPr>
            <m:t>γ</m:t>
          </w:ins>
        </m:r>
        <m:sSub>
          <m:sSubPr>
            <m:ctrlPr>
              <w:del w:id="165" w:author="Coilin" w:date="2016-03-21T17:30:00Z">
                <w:rPr>
                  <w:rFonts w:ascii="Cambria Math" w:hAnsi="Cambria Math"/>
                </w:rPr>
              </w:del>
            </m:ctrlPr>
          </m:sSubPr>
          <m:e>
            <m:r>
              <w:del w:id="166" w:author="Coilin" w:date="2016-03-21T17:30:00Z">
                <w:rPr>
                  <w:rFonts w:ascii="Cambria Math" w:hAnsi="Cambria Math"/>
                </w:rPr>
                <m:t>W</m:t>
              </w:del>
            </m:r>
          </m:e>
          <m:sub>
            <m:r>
              <w:del w:id="167" w:author="Coilin" w:date="2016-03-21T17:30:00Z">
                <w:rPr>
                  <w:rFonts w:ascii="Cambria Math" w:hAnsi="Cambria Math"/>
                </w:rPr>
                <m:t>i</m:t>
              </w:del>
            </m:r>
          </m:sub>
        </m:sSub>
        <m:r>
          <w:del w:id="168" w:author="Coilin" w:date="2016-03-21T17:30:00Z">
            <m:rPr>
              <m:sty m:val="p"/>
            </m:rPr>
            <w:rPr>
              <w:rFonts w:ascii="Cambria Math" w:hAnsi="Cambria Math"/>
            </w:rPr>
            <m:t>γ</m:t>
          </w:del>
        </m:r>
      </m:oMath>
      <w:del w:id="169" w:author="Coilin" w:date="2016-03-21T18:40:00Z">
        <w:r w:rsidDel="009B6C6D">
          <w:delText xml:space="preserve"> so at equal weights in the cod-end the effect is cancelled</w:delText>
        </w:r>
      </w:del>
      <w:r>
        <w:t xml:space="preserve">. </w:t>
      </w:r>
      <w:ins w:id="170" w:author="Coilin" w:date="2016-03-21T18:40:00Z">
        <w:r w:rsidR="00B85CC8" w:rsidRPr="00B85CC8">
          <w:t>Cod-end weight influences the opening angle of the meshes and it is doubtful that the effect of weight should be common across cod-ends (e.g., a 70mm mesh might stretch less/more for a given cod-end weight than a 100mm</w:t>
        </w:r>
      </w:ins>
      <w:ins w:id="171" w:author="Coilin" w:date="2016-03-24T10:06:00Z">
        <w:r w:rsidR="005E37E2">
          <w:t xml:space="preserve"> mesh</w:t>
        </w:r>
      </w:ins>
      <w:ins w:id="172" w:author="Coilin" w:date="2016-03-21T18:40:00Z">
        <w:r w:rsidR="00B85CC8" w:rsidRPr="00B85CC8">
          <w:t>), we therefore allowed the effect of weight to differ by cod-end</w:t>
        </w:r>
      </w:ins>
      <w:ins w:id="173" w:author="Coilin" w:date="2016-03-24T10:06:00Z">
        <w:r w:rsidR="005E37E2">
          <w:t>:</w:t>
        </w:r>
      </w:ins>
      <w:ins w:id="174" w:author="Coilin" w:date="2016-03-21T18:40:00Z">
        <w:r w:rsidR="00B85CC8" w:rsidRPr="00B85CC8">
          <w:t xml:space="preserve"> </w:t>
        </w:r>
      </w:ins>
      <m:oMath>
        <m:sSub>
          <m:sSubPr>
            <m:ctrlPr>
              <w:ins w:id="175" w:author="Coilin" w:date="2016-03-21T17:30:00Z">
                <w:rPr>
                  <w:rFonts w:ascii="Cambria Math" w:hAnsi="Cambria Math"/>
                </w:rPr>
              </w:ins>
            </m:ctrlPr>
          </m:sSubPr>
          <m:e>
            <m:r>
              <w:ins w:id="176" w:author="Coilin" w:date="2016-03-21T17:30:00Z">
                <w:rPr>
                  <w:rFonts w:ascii="Cambria Math" w:hAnsi="Cambria Math"/>
                </w:rPr>
                <m:t>W</m:t>
              </w:ins>
            </m:r>
          </m:e>
          <m:sub>
            <m:r>
              <w:ins w:id="177" w:author="Coilin" w:date="2016-03-21T17:30:00Z">
                <w:rPr>
                  <w:rFonts w:ascii="Cambria Math" w:hAnsi="Cambria Math"/>
                </w:rPr>
                <m:t>h,j</m:t>
              </w:ins>
            </m:r>
          </m:sub>
        </m:sSub>
        <m:sSub>
          <m:sSubPr>
            <m:ctrlPr>
              <w:rPr>
                <w:rFonts w:ascii="Cambria Math" w:hAnsi="Cambria Math"/>
              </w:rPr>
            </m:ctrlPr>
          </m:sSubPr>
          <m:e>
            <m:r>
              <w:ins w:id="178" w:author="Coilin" w:date="2016-03-21T17:30:00Z">
                <m:rPr>
                  <m:sty m:val="p"/>
                </m:rPr>
                <w:rPr>
                  <w:rFonts w:ascii="Cambria Math" w:hAnsi="Cambria Math"/>
                </w:rPr>
                <m:t>γ</m:t>
              </w:ins>
            </m:r>
          </m:e>
          <m:sub>
            <m:r>
              <w:rPr>
                <w:rFonts w:ascii="Cambria Math" w:hAnsi="Cambria Math"/>
              </w:rPr>
              <m:t>j</m:t>
            </m:r>
          </m:sub>
        </m:sSub>
      </m:oMath>
      <w:ins w:id="179" w:author="Coilin" w:date="2016-03-24T10:06:00Z">
        <w:r w:rsidR="005E37E2">
          <w:rPr>
            <w:rFonts w:eastAsiaTheme="minorEastAsia"/>
          </w:rPr>
          <w:t>.</w:t>
        </w:r>
      </w:ins>
      <w:ins w:id="180" w:author="Coilin" w:date="2016-03-21T18:52:00Z">
        <w:r w:rsidR="00F91BE8">
          <w:t xml:space="preserve"> </w:t>
        </w:r>
      </w:ins>
      <w:r>
        <w:t xml:space="preserve">We thus use a mixture of case-specific and choice-specific covariates leading to the fixed effects model </w:t>
      </w:r>
    </w:p>
    <w:p w14:paraId="677C72C9" w14:textId="4009F499" w:rsidR="00511BDF" w:rsidRPr="00194132" w:rsidRDefault="009A1D4A" w:rsidP="000320C0">
      <w:pPr>
        <w:spacing w:after="40" w:line="480" w:lineRule="auto"/>
        <w:jc w:val="both"/>
        <w:rPr>
          <w:lang w:val="en-US"/>
        </w:rPr>
      </w:pPr>
      <m:oMath>
        <m:sSub>
          <m:sSubPr>
            <m:ctrlPr>
              <w:rPr>
                <w:rFonts w:ascii="Cambria Math" w:hAnsi="Cambria Math"/>
              </w:rPr>
            </m:ctrlPr>
          </m:sSubPr>
          <m:e>
            <m:r>
              <w:rPr>
                <w:rFonts w:ascii="Cambria Math" w:hAnsi="Cambria Math"/>
              </w:rPr>
              <m:t>π</m:t>
            </m:r>
          </m:e>
          <m:sub>
            <m:r>
              <w:ins w:id="181" w:author="Coilin" w:date="2016-03-21T17:14:00Z">
                <w:rPr>
                  <w:rFonts w:ascii="Cambria Math" w:hAnsi="Cambria Math"/>
                </w:rPr>
                <m:t>h</m:t>
              </w:ins>
            </m:r>
            <m:r>
              <w:del w:id="182" w:author="Coilin" w:date="2016-03-21T17:14:00Z">
                <w:rPr>
                  <w:rFonts w:ascii="Cambria Math" w:hAnsi="Cambria Math"/>
                </w:rPr>
                <m:t>k</m:t>
              </w:del>
            </m:r>
            <m:r>
              <w:rPr>
                <w:rFonts w:ascii="Cambria Math" w:hAnsi="Cambria Math"/>
              </w:rPr>
              <m:t>,i</m:t>
            </m:r>
            <m:r>
              <w:ins w:id="183"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84"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185" w:author="Coilin" w:date="2016-03-21T17:15:00Z">
                        <w:rPr>
                          <w:rFonts w:ascii="Cambria Math" w:hAnsi="Cambria Math"/>
                        </w:rPr>
                        <m:t>j</m:t>
                      </w:ins>
                    </m:r>
                    <m:r>
                      <w:del w:id="186" w:author="Coilin" w:date="2016-03-21T17:15:00Z">
                        <w:rPr>
                          <w:rFonts w:ascii="Cambria Math" w:hAnsi="Cambria Math"/>
                        </w:rPr>
                        <m:t>k</m:t>
                      </w:del>
                    </m:r>
                  </m:sub>
                </m:sSub>
                <m:r>
                  <w:rPr>
                    <w:rFonts w:ascii="Cambria Math" w:hAnsi="Cambria Math"/>
                  </w:rPr>
                  <m:t>+</m:t>
                </m:r>
                <m:sSub>
                  <m:sSubPr>
                    <m:ctrlPr>
                      <w:ins w:id="187" w:author="Coilin" w:date="2016-03-21T17:30:00Z">
                        <w:rPr>
                          <w:rFonts w:ascii="Cambria Math" w:hAnsi="Cambria Math"/>
                        </w:rPr>
                      </w:ins>
                    </m:ctrlPr>
                  </m:sSubPr>
                  <m:e>
                    <m:r>
                      <w:ins w:id="188" w:author="Coilin" w:date="2016-03-21T17:30:00Z">
                        <w:rPr>
                          <w:rFonts w:ascii="Cambria Math" w:hAnsi="Cambria Math"/>
                        </w:rPr>
                        <m:t>W</m:t>
                      </w:ins>
                    </m:r>
                  </m:e>
                  <m:sub>
                    <m:r>
                      <w:ins w:id="189" w:author="Coilin" w:date="2016-03-21T17:30:00Z">
                        <w:rPr>
                          <w:rFonts w:ascii="Cambria Math" w:hAnsi="Cambria Math"/>
                        </w:rPr>
                        <m:t>h,j</m:t>
                      </w:ins>
                    </m:r>
                  </m:sub>
                </m:sSub>
                <m:sSub>
                  <m:sSubPr>
                    <m:ctrlPr>
                      <w:rPr>
                        <w:rFonts w:ascii="Cambria Math" w:hAnsi="Cambria Math"/>
                      </w:rPr>
                    </m:ctrlPr>
                  </m:sSubPr>
                  <m:e>
                    <m:r>
                      <w:ins w:id="190" w:author="Coilin" w:date="2016-03-21T17:30:00Z">
                        <m:rPr>
                          <m:sty m:val="p"/>
                        </m:rPr>
                        <w:rPr>
                          <w:rFonts w:ascii="Cambria Math" w:hAnsi="Cambria Math"/>
                        </w:rPr>
                        <m:t>γ</m:t>
                      </w:ins>
                    </m:r>
                  </m:e>
                  <m:sub>
                    <m:r>
                      <w:rPr>
                        <w:rFonts w:ascii="Cambria Math" w:hAnsi="Cambria Math"/>
                      </w:rPr>
                      <m:t>j</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91" w:author="Coilin" w:date="2016-03-21T17:15:00Z">
                                <w:rPr>
                                  <w:rFonts w:ascii="Cambria Math" w:hAnsi="Cambria Math"/>
                                </w:rPr>
                                <m:t>h,i</m:t>
                              </w:ins>
                            </m:r>
                            <m:r>
                              <w:del w:id="192"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r>
                          <w:rPr>
                            <w:rFonts w:ascii="Cambria Math" w:hAnsi="Cambria Math"/>
                          </w:rPr>
                          <m:t>+</m:t>
                        </m:r>
                        <m:sSub>
                          <m:sSubPr>
                            <m:ctrlPr>
                              <w:ins w:id="193" w:author="Coilin" w:date="2016-03-21T17:30:00Z">
                                <w:rPr>
                                  <w:rFonts w:ascii="Cambria Math" w:hAnsi="Cambria Math"/>
                                </w:rPr>
                              </w:ins>
                            </m:ctrlPr>
                          </m:sSubPr>
                          <m:e>
                            <m:r>
                              <w:ins w:id="194" w:author="Coilin" w:date="2016-03-21T17:30:00Z">
                                <w:rPr>
                                  <w:rFonts w:ascii="Cambria Math" w:hAnsi="Cambria Math"/>
                                </w:rPr>
                                <m:t>W</m:t>
                              </w:ins>
                            </m:r>
                          </m:e>
                          <m:sub>
                            <m:r>
                              <w:ins w:id="195" w:author="Coilin" w:date="2016-03-21T17:30:00Z">
                                <w:rPr>
                                  <w:rFonts w:ascii="Cambria Math" w:hAnsi="Cambria Math"/>
                                </w:rPr>
                                <m:t>h,</m:t>
                              </w:ins>
                            </m:r>
                            <m:r>
                              <w:rPr>
                                <w:rFonts w:ascii="Cambria Math" w:hAnsi="Cambria Math"/>
                              </w:rPr>
                              <m:t>k</m:t>
                            </m:r>
                          </m:sub>
                        </m:sSub>
                        <m:sSub>
                          <m:sSubPr>
                            <m:ctrlPr>
                              <w:rPr>
                                <w:rFonts w:ascii="Cambria Math" w:hAnsi="Cambria Math"/>
                              </w:rPr>
                            </m:ctrlPr>
                          </m:sSubPr>
                          <m:e>
                            <m:r>
                              <w:ins w:id="196" w:author="Coilin" w:date="2016-03-21T17:30:00Z">
                                <m:rPr>
                                  <m:sty m:val="p"/>
                                </m:rPr>
                                <w:rPr>
                                  <w:rFonts w:ascii="Cambria Math" w:hAnsi="Cambria Math"/>
                                </w:rPr>
                                <m:t>γ</m:t>
                              </w:ins>
                            </m:r>
                          </m:e>
                          <m:sub>
                            <m:r>
                              <w:rPr>
                                <w:rFonts w:ascii="Cambria Math" w:hAnsi="Cambria Math"/>
                              </w:rPr>
                              <m:t>k</m:t>
                            </m:r>
                          </m:sub>
                        </m:sSub>
                      </m:sup>
                    </m:sSup>
                  </m:e>
                </m:nary>
              </m:e>
            </m:d>
          </m:den>
        </m:f>
      </m:oMath>
      <w:r w:rsidR="00E04175">
        <w:rPr>
          <w:lang w:val="en-US"/>
        </w:rPr>
        <w:t>,</w:t>
      </w:r>
      <w:r w:rsidR="00511BDF">
        <w:tab/>
        <w:t>(3)</w:t>
      </w:r>
    </w:p>
    <w:p w14:paraId="2C4C675B" w14:textId="77777777" w:rsidR="00511BDF" w:rsidRPr="00FF6A92" w:rsidRDefault="00511BDF" w:rsidP="000320C0">
      <w:pPr>
        <w:pStyle w:val="Heading4"/>
        <w:spacing w:after="40" w:line="480" w:lineRule="auto"/>
        <w:jc w:val="both"/>
        <w:rPr>
          <w:lang w:val="en-US"/>
        </w:rPr>
      </w:pPr>
      <w:r w:rsidRPr="00FF6A92">
        <w:rPr>
          <w:lang w:val="en-US"/>
        </w:rPr>
        <w:t>Subsampling offset</w:t>
      </w:r>
    </w:p>
    <w:p w14:paraId="38ACD0BE" w14:textId="3421761D" w:rsidR="005B58C3" w:rsidRDefault="00511BDF" w:rsidP="000320C0">
      <w:pPr>
        <w:spacing w:after="40" w:line="480" w:lineRule="auto"/>
        <w:jc w:val="both"/>
        <w:rPr>
          <w:lang w:val="en-US"/>
        </w:rPr>
      </w:pPr>
      <w:r>
        <w:rPr>
          <w:lang w:val="en-US"/>
        </w:rPr>
        <w:t>As the counts are sub-sampled, it is also necessary to include an offset for the proportion of the catch in each cod-end sampled</w:t>
      </w:r>
      <w:del w:id="197" w:author="Coilin" w:date="2016-03-24T10:07:00Z">
        <w:r w:rsidR="000E75A5" w:rsidDel="005E37E2">
          <w:rPr>
            <w:lang w:val="en-US"/>
          </w:rPr>
          <w:delText xml:space="preserve"> </w:delText>
        </w:r>
      </w:del>
      <w:r>
        <w:rPr>
          <w:lang w:val="en-US"/>
        </w:rPr>
        <w:t xml:space="preserve">. In a twin-rig (two category) trial the offset is given by </w:t>
      </w:r>
      <m:oMath>
        <m:r>
          <w:rPr>
            <w:rFonts w:ascii="Cambria Math" w:hAnsi="Cambria Math"/>
          </w:rPr>
          <m:t>ln⁡</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t</m:t>
                    </m:r>
                  </m:sub>
                </m:sSub>
              </m:num>
              <m:den>
                <m:sSub>
                  <m:sSubPr>
                    <m:ctrlPr>
                      <w:rPr>
                        <w:rFonts w:ascii="Cambria Math" w:hAnsi="Cambria Math"/>
                      </w:rPr>
                    </m:ctrlPr>
                  </m:sSubPr>
                  <m:e>
                    <m:r>
                      <w:rPr>
                        <w:rFonts w:ascii="Cambria Math" w:hAnsi="Cambria Math"/>
                      </w:rPr>
                      <m:t>q</m:t>
                    </m:r>
                  </m:e>
                  <m:sub>
                    <m:r>
                      <w:rPr>
                        <w:rFonts w:ascii="Cambria Math" w:hAnsi="Cambria Math"/>
                      </w:rPr>
                      <m:t>c</m:t>
                    </m:r>
                  </m:sub>
                </m:sSub>
              </m:den>
            </m:f>
          </m:e>
        </m:d>
      </m:oMath>
      <w:r>
        <w:rPr>
          <w:lang w:val="en-US"/>
        </w:rPr>
        <w:t xml:space="preserve"> where </w:t>
      </w:r>
      <m:oMath>
        <m:sSub>
          <m:sSubPr>
            <m:ctrlPr>
              <w:rPr>
                <w:rFonts w:ascii="Cambria Math" w:hAnsi="Cambria Math"/>
              </w:rPr>
            </m:ctrlPr>
          </m:sSubPr>
          <m:e>
            <m:r>
              <w:rPr>
                <w:rFonts w:ascii="Cambria Math" w:hAnsi="Cambria Math"/>
              </w:rPr>
              <m:t>q</m:t>
            </m:r>
          </m:e>
          <m:sub>
            <m:r>
              <w:rPr>
                <w:rFonts w:ascii="Cambria Math" w:hAnsi="Cambria Math"/>
              </w:rPr>
              <m:t>t</m:t>
            </m:r>
          </m:sub>
        </m:sSub>
      </m:oMath>
      <w:r>
        <w:rPr>
          <w:lang w:val="en-US"/>
        </w:rPr>
        <w:t xml:space="preserve"> and </w:t>
      </w:r>
      <m:oMath>
        <m:sSub>
          <m:sSubPr>
            <m:ctrlPr>
              <w:rPr>
                <w:rFonts w:ascii="Cambria Math" w:hAnsi="Cambria Math"/>
              </w:rPr>
            </m:ctrlPr>
          </m:sSubPr>
          <m:e>
            <m:r>
              <w:rPr>
                <w:rFonts w:ascii="Cambria Math" w:hAnsi="Cambria Math"/>
              </w:rPr>
              <m:t>q</m:t>
            </m:r>
          </m:e>
          <m:sub>
            <m:r>
              <w:rPr>
                <w:rFonts w:ascii="Cambria Math" w:hAnsi="Cambria Math"/>
              </w:rPr>
              <m:t>c</m:t>
            </m:r>
          </m:sub>
        </m:sSub>
      </m:oMath>
      <w:r>
        <w:rPr>
          <w:lang w:val="en-US"/>
        </w:rPr>
        <w:t xml:space="preserve"> are the proportions of the catch sampled in the test and control, respectively </w:t>
      </w:r>
      <w:r w:rsidR="000E75A5">
        <w:rPr>
          <w:lang w:val="en-US"/>
        </w:rPr>
        <w:fldChar w:fldCharType="begin"/>
      </w:r>
      <w:r w:rsidR="00FC5C52">
        <w:rPr>
          <w:lang w:val="en-US"/>
        </w:rPr>
        <w:instrText xml:space="preserve"> ADDIN EN.CITE &lt;EndNote&gt;&lt;Cite&gt;&lt;Author&gt;Holst&lt;/Author&gt;&lt;Year&gt;2009&lt;/Year&gt;&lt;RecNum&gt;351&lt;/RecNum&gt;&lt;DisplayText&gt;(Holst and Revill, 2009)&lt;/DisplayText&gt;&lt;record&gt;&lt;rec-number&gt;351&lt;/rec-number&gt;&lt;foreign-keys&gt;&lt;key app="EN" db-id="90asf5p9gw502we25phpsps2swdz9rv5twea" timestamp="1448970867"&gt;351&lt;/key&gt;&lt;/foreign-keys&gt;&lt;ref-type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0E75A5">
        <w:rPr>
          <w:lang w:val="en-US"/>
        </w:rPr>
        <w:fldChar w:fldCharType="separate"/>
      </w:r>
      <w:r w:rsidR="000E75A5">
        <w:rPr>
          <w:noProof/>
          <w:lang w:val="en-US"/>
        </w:rPr>
        <w:t>(Holst and Revill, 2009)</w:t>
      </w:r>
      <w:r w:rsidR="000E75A5">
        <w:rPr>
          <w:lang w:val="en-US"/>
        </w:rPr>
        <w:fldChar w:fldCharType="end"/>
      </w:r>
      <w:r w:rsidR="000E75A5">
        <w:rPr>
          <w:lang w:val="en-US"/>
        </w:rPr>
        <w:t>.</w:t>
      </w:r>
      <w:r w:rsidR="003E7877">
        <w:rPr>
          <w:lang w:val="en-US"/>
        </w:rPr>
        <w:t xml:space="preserve"> </w:t>
      </w:r>
      <w:r>
        <w:rPr>
          <w:lang w:val="en-US"/>
        </w:rPr>
        <w:t xml:space="preserve">In the quad-rig trial with the proportion </w:t>
      </w:r>
      <m:oMath>
        <m:sSub>
          <m:sSubPr>
            <m:ctrlPr>
              <w:rPr>
                <w:rFonts w:ascii="Cambria Math" w:hAnsi="Cambria Math"/>
              </w:rPr>
            </m:ctrlPr>
          </m:sSubPr>
          <m:e>
            <m:r>
              <w:rPr>
                <w:rFonts w:ascii="Cambria Math" w:hAnsi="Cambria Math"/>
              </w:rPr>
              <m:t>q</m:t>
            </m:r>
          </m:e>
          <m:sub>
            <m:r>
              <w:rPr>
                <w:rFonts w:ascii="Cambria Math" w:hAnsi="Cambria Math"/>
              </w:rPr>
              <m:t>h,i,j</m:t>
            </m:r>
          </m:sub>
        </m:sSub>
      </m:oMath>
      <w:r>
        <w:rPr>
          <w:lang w:val="en-US"/>
        </w:rPr>
        <w:t xml:space="preserve"> of the </w:t>
      </w:r>
      <m:oMath>
        <m:r>
          <w:rPr>
            <w:rFonts w:ascii="Cambria Math" w:hAnsi="Cambria Math"/>
            <w:lang w:val="en-US"/>
          </w:rPr>
          <m:t>j</m:t>
        </m:r>
      </m:oMath>
      <w:r>
        <w:rPr>
          <w:vertAlign w:val="superscript"/>
          <w:lang w:val="en-US"/>
        </w:rPr>
        <w:t>th</w:t>
      </w:r>
      <w:r>
        <w:rPr>
          <w:lang w:val="en-US"/>
        </w:rPr>
        <w:t xml:space="preserve"> </w:t>
      </w:r>
      <w:r w:rsidR="003E7877">
        <w:rPr>
          <w:lang w:val="en-US"/>
        </w:rPr>
        <w:t>cod-end</w:t>
      </w:r>
      <w:r>
        <w:rPr>
          <w:lang w:val="en-US"/>
        </w:rPr>
        <w:t xml:space="preserve"> in the </w:t>
      </w:r>
      <m:oMath>
        <m:r>
          <w:rPr>
            <w:rFonts w:ascii="Cambria Math" w:hAnsi="Cambria Math"/>
            <w:lang w:val="en-US"/>
          </w:rPr>
          <m:t>h</m:t>
        </m:r>
      </m:oMath>
      <w:r>
        <w:rPr>
          <w:vertAlign w:val="superscript"/>
          <w:lang w:val="en-US"/>
        </w:rPr>
        <w:t>th</w:t>
      </w:r>
      <w:r>
        <w:rPr>
          <w:lang w:val="en-US"/>
        </w:rPr>
        <w:t xml:space="preserve"> </w:t>
      </w:r>
      <w:r w:rsidR="0092514C">
        <w:rPr>
          <w:lang w:val="en-US"/>
        </w:rPr>
        <w:t>haul</w:t>
      </w:r>
      <w:r>
        <w:rPr>
          <w:lang w:val="en-US"/>
        </w:rPr>
        <w:t xml:space="preserve"> sampled</w:t>
      </w:r>
      <w:r w:rsidR="003E7877">
        <w:rPr>
          <w:lang w:val="en-US"/>
        </w:rPr>
        <w:t xml:space="preserve">, the vector of offsets </w:t>
      </w:r>
      <w:r>
        <w:rPr>
          <w:lang w:val="en-US"/>
        </w:rPr>
        <w:t xml:space="preserve">is given by </w:t>
      </w:r>
      <m:oMath>
        <m:sSub>
          <m:sSubPr>
            <m:ctrlPr>
              <w:rPr>
                <w:rFonts w:ascii="Cambria Math" w:hAnsi="Cambria Math"/>
              </w:rPr>
            </m:ctrlPr>
          </m:sSubPr>
          <m:e>
            <m:r>
              <w:rPr>
                <w:rFonts w:ascii="Cambria Math" w:hAnsi="Cambria Math"/>
              </w:rPr>
              <m:t>o</m:t>
            </m:r>
          </m:e>
          <m:sub>
            <m:r>
              <w:rPr>
                <w:rFonts w:ascii="Cambria Math" w:hAnsi="Cambria Math"/>
              </w:rPr>
              <m:t>h,j</m:t>
            </m:r>
          </m:sub>
        </m:sSub>
        <m:r>
          <w:rPr>
            <w:rFonts w:ascii="Cambria Math" w:hAnsi="Cambria Math"/>
          </w:rPr>
          <m:t>=</m:t>
        </m:r>
        <m:d>
          <m:dPr>
            <m:ctrlPr>
              <w:rPr>
                <w:rFonts w:ascii="Cambria Math" w:hAnsi="Cambria Math"/>
              </w:rPr>
            </m:ctrlPr>
          </m:dPr>
          <m:e>
            <m:r>
              <w:rPr>
                <w:rFonts w:ascii="Cambria Math" w:hAnsi="Cambria Math"/>
              </w:rPr>
              <m:t>0,ln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h,2</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h,3</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h,4</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e>
        </m:d>
      </m:oMath>
      <w:r>
        <w:rPr>
          <w:lang w:val="en-US"/>
        </w:rPr>
        <w:t xml:space="preserve">, where the first zero comes from </w:t>
      </w:r>
      <m:oMath>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h,1</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oMath>
      <w:r>
        <w:rPr>
          <w:lang w:val="en-US"/>
        </w:rPr>
        <w:t xml:space="preserve">. </w:t>
      </w:r>
    </w:p>
    <w:p w14:paraId="0A25DBD6" w14:textId="427D0EFE" w:rsidR="00511BDF" w:rsidRDefault="00511BDF" w:rsidP="000320C0">
      <w:pPr>
        <w:spacing w:after="40" w:line="480" w:lineRule="auto"/>
        <w:jc w:val="both"/>
      </w:pPr>
      <w:r>
        <w:rPr>
          <w:lang w:val="en-US"/>
        </w:rPr>
        <w:t>The offset is incorporated as</w:t>
      </w:r>
      <w:r w:rsidR="005B58C3">
        <w:rPr>
          <w:lang w:val="en-US"/>
        </w:rPr>
        <w:t>:</w:t>
      </w:r>
    </w:p>
    <w:p w14:paraId="721DD60F" w14:textId="7CD8855C" w:rsidR="00511BDF" w:rsidRDefault="009A1D4A" w:rsidP="000320C0">
      <w:pPr>
        <w:spacing w:after="40" w:line="480" w:lineRule="auto"/>
        <w:jc w:val="both"/>
      </w:pPr>
      <m:oMath>
        <m:sSub>
          <m:sSubPr>
            <m:ctrlPr>
              <w:rPr>
                <w:rFonts w:ascii="Cambria Math" w:hAnsi="Cambria Math"/>
              </w:rPr>
            </m:ctrlPr>
          </m:sSubPr>
          <m:e>
            <m:r>
              <w:rPr>
                <w:rFonts w:ascii="Cambria Math" w:hAnsi="Cambria Math"/>
              </w:rPr>
              <m:t>π</m:t>
            </m:r>
          </m:e>
          <m:sub>
            <m:r>
              <w:ins w:id="198" w:author="Coilin" w:date="2016-03-21T17:14:00Z">
                <w:rPr>
                  <w:rFonts w:ascii="Cambria Math" w:hAnsi="Cambria Math"/>
                </w:rPr>
                <m:t>h</m:t>
              </w:ins>
            </m:r>
            <m:r>
              <w:del w:id="199" w:author="Coilin" w:date="2016-03-21T17:14:00Z">
                <w:rPr>
                  <w:rFonts w:ascii="Cambria Math" w:hAnsi="Cambria Math"/>
                </w:rPr>
                <m:t>k</m:t>
              </w:del>
            </m:r>
            <m:r>
              <w:rPr>
                <w:rFonts w:ascii="Cambria Math" w:hAnsi="Cambria Math"/>
              </w:rPr>
              <m:t>,i</m:t>
            </m:r>
            <m:r>
              <w:ins w:id="200"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201"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202" w:author="Coilin" w:date="2016-03-21T17:15:00Z">
                        <w:rPr>
                          <w:rFonts w:ascii="Cambria Math" w:hAnsi="Cambria Math"/>
                        </w:rPr>
                        <m:t>j</m:t>
                      </w:ins>
                    </m:r>
                    <m:r>
                      <w:del w:id="203" w:author="Coilin" w:date="2016-03-21T17:15:00Z">
                        <w:rPr>
                          <w:rFonts w:ascii="Cambria Math" w:hAnsi="Cambria Math"/>
                        </w:rPr>
                        <m:t>k</m:t>
                      </w:del>
                    </m:r>
                  </m:sub>
                </m:sSub>
                <m:r>
                  <w:rPr>
                    <w:rFonts w:ascii="Cambria Math" w:hAnsi="Cambria Math"/>
                  </w:rPr>
                  <m:t>+</m:t>
                </m:r>
                <m:sSub>
                  <m:sSubPr>
                    <m:ctrlPr>
                      <w:ins w:id="204" w:author="Coilin" w:date="2016-03-21T17:30:00Z">
                        <w:rPr>
                          <w:rFonts w:ascii="Cambria Math" w:hAnsi="Cambria Math"/>
                        </w:rPr>
                      </w:ins>
                    </m:ctrlPr>
                  </m:sSubPr>
                  <m:e>
                    <m:r>
                      <w:ins w:id="205" w:author="Coilin" w:date="2016-03-21T17:30:00Z">
                        <w:rPr>
                          <w:rFonts w:ascii="Cambria Math" w:hAnsi="Cambria Math"/>
                        </w:rPr>
                        <m:t>W</m:t>
                      </w:ins>
                    </m:r>
                  </m:e>
                  <m:sub>
                    <m:r>
                      <w:ins w:id="206" w:author="Coilin" w:date="2016-03-21T17:30:00Z">
                        <w:rPr>
                          <w:rFonts w:ascii="Cambria Math" w:hAnsi="Cambria Math"/>
                        </w:rPr>
                        <m:t>h,j</m:t>
                      </w:ins>
                    </m:r>
                  </m:sub>
                </m:sSub>
                <m:sSub>
                  <m:sSubPr>
                    <m:ctrlPr>
                      <w:rPr>
                        <w:rFonts w:ascii="Cambria Math" w:hAnsi="Cambria Math"/>
                      </w:rPr>
                    </m:ctrlPr>
                  </m:sSubPr>
                  <m:e>
                    <m:r>
                      <w:ins w:id="207" w:author="Coilin" w:date="2016-03-21T17:30:00Z">
                        <m:rPr>
                          <m:sty m:val="p"/>
                        </m:rPr>
                        <w:rPr>
                          <w:rFonts w:ascii="Cambria Math" w:hAnsi="Cambria Math"/>
                        </w:rPr>
                        <m:t>γ</m:t>
                      </w:ins>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h,j</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208" w:author="Coilin" w:date="2016-03-21T17:15:00Z">
                                <w:rPr>
                                  <w:rFonts w:ascii="Cambria Math" w:hAnsi="Cambria Math"/>
                                </w:rPr>
                                <m:t>h,i</m:t>
                              </w:ins>
                            </m:r>
                            <m:r>
                              <w:del w:id="209"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r>
                          <w:rPr>
                            <w:rFonts w:ascii="Cambria Math" w:hAnsi="Cambria Math"/>
                          </w:rPr>
                          <m:t>+</m:t>
                        </m:r>
                        <m:sSub>
                          <m:sSubPr>
                            <m:ctrlPr>
                              <w:ins w:id="210" w:author="Coilin" w:date="2016-03-21T17:30:00Z">
                                <w:rPr>
                                  <w:rFonts w:ascii="Cambria Math" w:hAnsi="Cambria Math"/>
                                </w:rPr>
                              </w:ins>
                            </m:ctrlPr>
                          </m:sSubPr>
                          <m:e>
                            <m:r>
                              <w:ins w:id="211" w:author="Coilin" w:date="2016-03-21T17:30:00Z">
                                <w:rPr>
                                  <w:rFonts w:ascii="Cambria Math" w:hAnsi="Cambria Math"/>
                                </w:rPr>
                                <m:t>W</m:t>
                              </w:ins>
                            </m:r>
                          </m:e>
                          <m:sub>
                            <m:r>
                              <w:ins w:id="212" w:author="Coilin" w:date="2016-03-21T17:30:00Z">
                                <w:rPr>
                                  <w:rFonts w:ascii="Cambria Math" w:hAnsi="Cambria Math"/>
                                </w:rPr>
                                <m:t>h,</m:t>
                              </w:ins>
                            </m:r>
                            <m:r>
                              <w:rPr>
                                <w:rFonts w:ascii="Cambria Math" w:hAnsi="Cambria Math"/>
                              </w:rPr>
                              <m:t>k</m:t>
                            </m:r>
                          </m:sub>
                        </m:sSub>
                        <m:sSub>
                          <m:sSubPr>
                            <m:ctrlPr>
                              <w:rPr>
                                <w:rFonts w:ascii="Cambria Math" w:hAnsi="Cambria Math"/>
                              </w:rPr>
                            </m:ctrlPr>
                          </m:sSubPr>
                          <m:e>
                            <m:r>
                              <w:ins w:id="213" w:author="Coilin" w:date="2016-03-21T17:30:00Z">
                                <m:rPr>
                                  <m:sty m:val="p"/>
                                </m:rPr>
                                <w:rPr>
                                  <w:rFonts w:ascii="Cambria Math" w:hAnsi="Cambria Math"/>
                                </w:rPr>
                                <m:t>γ</m:t>
                              </w:ins>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h,k</m:t>
                            </m:r>
                          </m:sub>
                        </m:sSub>
                      </m:sup>
                    </m:sSup>
                  </m:e>
                </m:nary>
              </m:e>
            </m:d>
          </m:den>
        </m:f>
      </m:oMath>
      <w:r w:rsidR="00511BDF">
        <w:rPr>
          <w:lang w:val="en-US"/>
        </w:rPr>
        <w:t>,</w:t>
      </w:r>
      <w:r w:rsidR="00511BDF">
        <w:rPr>
          <w:lang w:val="en-US"/>
        </w:rPr>
        <w:tab/>
      </w:r>
      <w:r w:rsidR="00511BDF">
        <w:rPr>
          <w:lang w:val="en-US"/>
        </w:rPr>
        <w:tab/>
        <w:t xml:space="preserve">(4) </w:t>
      </w:r>
    </w:p>
    <w:p w14:paraId="7DAA0272" w14:textId="652D725D" w:rsidR="00511BDF" w:rsidRDefault="00457BCB" w:rsidP="000320C0">
      <w:pPr>
        <w:spacing w:after="40" w:line="480" w:lineRule="auto"/>
        <w:jc w:val="both"/>
      </w:pPr>
      <w:r>
        <w:rPr>
          <w:i/>
          <w:lang w:val="en-US"/>
        </w:rPr>
        <w:t>Multinomial random effects</w:t>
      </w:r>
    </w:p>
    <w:p w14:paraId="7E2CB922" w14:textId="4560563A" w:rsidR="00511BDF" w:rsidRDefault="00511BDF" w:rsidP="000320C0">
      <w:pPr>
        <w:spacing w:after="40" w:line="480" w:lineRule="auto"/>
        <w:jc w:val="both"/>
      </w:pPr>
      <w:r>
        <w:rPr>
          <w:lang w:val="en-US"/>
        </w:rPr>
        <w:t xml:space="preserve">Counts for category  </w:t>
      </w:r>
      <m:oMath>
        <m:r>
          <w:rPr>
            <w:rFonts w:ascii="Cambria Math" w:hAnsi="Cambria Math"/>
            <w:lang w:val="en-US"/>
          </w:rPr>
          <m:t>j</m:t>
        </m:r>
      </m:oMath>
      <w:r>
        <w:rPr>
          <w:lang w:val="en-US"/>
        </w:rPr>
        <w:t xml:space="preserve"> in a multinomial have an expected mean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j</m:t>
            </m:r>
          </m:sub>
        </m:sSub>
        <m:r>
          <w:rPr>
            <w:rFonts w:ascii="Cambria Math" w:hAnsi="Cambria Math"/>
          </w:rPr>
          <m:t>N</m:t>
        </m:r>
      </m:oMath>
      <w:r>
        <w:rPr>
          <w:lang w:val="en-US"/>
        </w:rPr>
        <w:t xml:space="preserve"> and variance </w:t>
      </w:r>
      <m:oMath>
        <m:r>
          <w:rPr>
            <w:rFonts w:ascii="Cambria Math" w:hAnsi="Cambria Math"/>
          </w:rPr>
          <m:t>Var</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j</m:t>
            </m:r>
          </m:sub>
        </m:sSub>
        <m:r>
          <w:rPr>
            <w:rFonts w:ascii="Cambria Math" w:hAnsi="Cambria Math"/>
          </w:rPr>
          <m:t>N</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π</m:t>
                </m:r>
              </m:e>
              <m:sub>
                <m:r>
                  <w:rPr>
                    <w:rFonts w:ascii="Cambria Math" w:hAnsi="Cambria Math"/>
                  </w:rPr>
                  <m:t>j</m:t>
                </m:r>
              </m:sub>
            </m:sSub>
          </m:e>
        </m:d>
      </m:oMath>
      <w:r>
        <w:rPr>
          <w:lang w:val="en-US"/>
        </w:rPr>
        <w:t>, however, there is often more variability in the counts than the mean-variance (and covariance) allows for, which is termed overdispersion</w:t>
      </w:r>
      <w:r w:rsidR="000E75A5">
        <w:rPr>
          <w:lang w:val="en-US"/>
        </w:rPr>
        <w:t xml:space="preserve"> </w:t>
      </w:r>
      <w:r w:rsidR="000E75A5">
        <w:rPr>
          <w:lang w:val="en-US"/>
        </w:rPr>
        <w:fldChar w:fldCharType="begin"/>
      </w:r>
      <w:r w:rsidR="00FC5C52">
        <w:rPr>
          <w:lang w:val="en-US"/>
        </w:rPr>
        <w:instrText xml:space="preserve"> ADDIN EN.CITE &lt;EndNote&gt;&lt;Cite&gt;&lt;Author&gt;Hinde&lt;/Author&gt;&lt;Year&gt;1998&lt;/Year&gt;&lt;RecNum&gt;339&lt;/RecNum&gt;&lt;DisplayText&gt;(Hinde and Demétrio, 1998)&lt;/DisplayText&gt;&lt;record&gt;&lt;rec-number&gt;339&lt;/rec-number&gt;&lt;foreign-keys&gt;&lt;key app="EN" db-id="90asf5p9gw502we25phpsps2swdz9rv5twea" timestamp="1448970867"&gt;339&lt;/key&gt;&lt;/foreign-keys&gt;&lt;ref-type name="Journal Article"&gt;17&lt;/ref-type&gt;&lt;contributors&gt;&lt;authors&gt;&lt;author&gt;Hinde, John&lt;/author&gt;&lt;author&gt;Demétrio, Clarice G. B.&lt;/author&gt;&lt;/authors&gt;&lt;/contributors&gt;&lt;titles&gt;&lt;title&gt;Overdispersion: Models and estimation&lt;/title&gt;&lt;secondary-title&gt;Computational Statistics &amp;amp; Data Analysis&lt;/secondary-title&gt;&lt;short-title&gt;Overdispersion: Models and estimation&lt;/short-title&gt;&lt;/titles&gt;&lt;periodical&gt;&lt;full-title&gt;Computational Statistics &amp;amp; Data Analysis&lt;/full-title&gt;&lt;/periodical&gt;&lt;pages&gt;151-170&lt;/pages&gt;&lt;volume&gt;27&lt;/volume&gt;&lt;number&gt;2&lt;/number&gt;&lt;keywords&gt;&lt;keyword&gt;Generalized linear models&lt;/keyword&gt;&lt;keyword&gt;Overdispersion&lt;/keyword&gt;&lt;keyword&gt;Binomial&lt;/keyword&gt;&lt;keyword&gt;Beta-binomial&lt;/keyword&gt;&lt;keyword&gt;Poisson&lt;/keyword&gt;&lt;keyword&gt;Negative binomial&lt;/keyword&gt;&lt;/keywords&gt;&lt;dates&gt;&lt;year&gt;1998&lt;/year&gt;&lt;/dates&gt;&lt;isbn&gt;0167-9473&lt;/isbn&gt;&lt;urls&gt;&lt;related-urls&gt;&lt;url&gt;http://www.sciencedirect.com/science/article/pii/S0167947398000073&lt;/url&gt;&lt;/related-urls&gt;&lt;/urls&gt;&lt;electronic-resource-num&gt;http://dx.doi.org/10.1016/S0167-9473(98)00007-3&lt;/electronic-resource-num&gt;&lt;/record&gt;&lt;/Cite&gt;&lt;/EndNote&gt;</w:instrText>
      </w:r>
      <w:r w:rsidR="000E75A5">
        <w:rPr>
          <w:lang w:val="en-US"/>
        </w:rPr>
        <w:fldChar w:fldCharType="separate"/>
      </w:r>
      <w:r w:rsidR="000E75A5">
        <w:rPr>
          <w:noProof/>
          <w:lang w:val="en-US"/>
        </w:rPr>
        <w:t>(Hinde and Demétrio, 1998)</w:t>
      </w:r>
      <w:r w:rsidR="000E75A5">
        <w:rPr>
          <w:lang w:val="en-US"/>
        </w:rPr>
        <w:fldChar w:fldCharType="end"/>
      </w:r>
      <w:r>
        <w:rPr>
          <w:lang w:val="en-US"/>
        </w:rPr>
        <w:t xml:space="preserve">. This may reflect uncaptured variability or clustering, in particular haul-level variability not accounted for when the observations are treated as independent multinomials. Overdispersion was </w:t>
      </w:r>
      <w:r w:rsidR="005B58C3" w:rsidRPr="00150ED8">
        <w:rPr>
          <w:lang w:val="en-US"/>
        </w:rPr>
        <w:t>indicated</w:t>
      </w:r>
      <w:r w:rsidR="006C541B">
        <w:rPr>
          <w:lang w:val="en-US"/>
        </w:rPr>
        <w:t xml:space="preserve"> </w:t>
      </w:r>
      <w:r>
        <w:rPr>
          <w:lang w:val="en-US"/>
        </w:rPr>
        <w:t>in the best fitting multinomial model by testing the residual deviance</w:t>
      </w:r>
      <w:r w:rsidR="00553EDD">
        <w:rPr>
          <w:lang w:val="en-US"/>
        </w:rPr>
        <w:t xml:space="preserve"> (-2(log-likelihood best model – log-likelihood of the saturated model))</w:t>
      </w:r>
      <w:r>
        <w:rPr>
          <w:lang w:val="en-US"/>
        </w:rPr>
        <w:t xml:space="preserve"> on a chi-squared distribution with </w:t>
      </w:r>
      <w:r w:rsidR="00553EDD">
        <w:rPr>
          <w:lang w:val="en-US"/>
        </w:rPr>
        <w:t>the residual degrees of freedom.</w:t>
      </w:r>
      <w:r>
        <w:rPr>
          <w:lang w:val="en-US"/>
        </w:rPr>
        <w:t xml:space="preserve"> </w:t>
      </w:r>
    </w:p>
    <w:p w14:paraId="14C758F2" w14:textId="17AD676E" w:rsidR="00511BDF" w:rsidRDefault="00511BDF" w:rsidP="000320C0">
      <w:pPr>
        <w:spacing w:after="40" w:line="480" w:lineRule="auto"/>
        <w:jc w:val="both"/>
      </w:pPr>
      <w:r>
        <w:rPr>
          <w:lang w:val="en-US"/>
        </w:rPr>
        <w:t xml:space="preserve">Given that the observations are clustered by hauls, the approach we focus on for accounting for extra-multinomial variability is to include random effects in the model. Multinomial random effects include the baseline category logit random effects model </w:t>
      </w:r>
      <w:r w:rsidR="000E75A5">
        <w:rPr>
          <w:lang w:val="en-US"/>
        </w:rPr>
        <w:fldChar w:fldCharType="begin"/>
      </w:r>
      <w:r w:rsidR="00FC5C52">
        <w:rPr>
          <w:lang w:val="en-US"/>
        </w:rPr>
        <w:instrText xml:space="preserve"> ADDIN EN.CITE &lt;EndNote&gt;&lt;Cite&gt;&lt;Author&gt;Hartzel&lt;/Author&gt;&lt;Year&gt;2001&lt;/Year&gt;&lt;RecNum&gt;320&lt;/RecNum&gt;&lt;DisplayText&gt;(Hartzel et al., 2001)&lt;/DisplayText&gt;&lt;record&gt;&lt;rec-number&gt;320&lt;/rec-number&gt;&lt;foreign-keys&gt;&lt;key app="EN" db-id="90asf5p9gw502we25phpsps2swdz9rv5twea" timestamp="1448970867"&gt;320&lt;/key&gt;&lt;/foreign-keys&gt;&lt;ref-type name="Journal Article"&gt;17&lt;/ref-type&gt;&lt;contributors&gt;&lt;authors&gt;&lt;author&gt;Hartzel, J.&lt;/author&gt;&lt;author&gt;Agresti, A.&lt;/author&gt;&lt;author&gt;Caffo, B.&lt;/author&gt;&lt;/authors&gt;&lt;/contributors&gt;&lt;titles&gt;&lt;title&gt;Multinomial logit random effects models&lt;/title&gt;&lt;secondary-title&gt;Statistical Modelling: An International Journal&lt;/secondary-title&gt;&lt;short-title&gt;Multinomial logit random effects models&lt;/short-title&gt;&lt;/titles&gt;&lt;periodical&gt;&lt;full-title&gt;Statistical Modelling: An International Journal&lt;/full-title&gt;&lt;/periodical&gt;&lt;pages&gt;81-102&lt;/pages&gt;&lt;volume&gt;1&lt;/volume&gt;&lt;number&gt;2&lt;/number&gt;&lt;keywords&gt;&lt;keyword&gt;LOGITS&lt;/keyword&gt;&lt;keyword&gt;MULTIVARIATE analysis&lt;/keyword&gt;&lt;keyword&gt;adjacent-categories logit&lt;/keyword&gt;&lt;keyword&gt;baseline-category logit&lt;/keyword&gt;&lt;keyword&gt;generalized linear mixed model&lt;/keyword&gt;&lt;keyword&gt;nominal variable&lt;/keyword&gt;&lt;keyword&gt;Non-parametric maximum likelihood&lt;/keyword&gt;&lt;keyword&gt;ordinal variable&lt;/keyword&gt;&lt;keyword&gt;quasi symmetry&lt;/keyword&gt;&lt;/keywords&gt;&lt;dates&gt;&lt;year&gt;2001&lt;/year&gt;&lt;/dates&gt;&lt;isbn&gt;1471082X&lt;/isbn&gt;&lt;accession-num&gt;5802623&lt;/accession-num&gt;&lt;work-type&gt;Article&lt;/work-type&gt;&lt;urls&gt;&lt;related-urls&gt;&lt;url&gt;http://search.ebscohost.com/login.aspx?direct=true&amp;amp;db=a9h&amp;amp;AN=5802623&amp;amp;site=ehost-live&lt;/url&gt;&lt;/related-urls&gt;&lt;/urls&gt;&lt;electronic-resource-num&gt;10.1191/147108201128104&lt;/electronic-resource-num&gt;&lt;remote-database-name&gt;a9h&lt;/remote-database-name&gt;&lt;remote-database-provider&gt;EBSCOhost&lt;/remote-database-provider&gt;&lt;/record&gt;&lt;/Cite&gt;&lt;/EndNote&gt;</w:instrText>
      </w:r>
      <w:r w:rsidR="000E75A5">
        <w:rPr>
          <w:lang w:val="en-US"/>
        </w:rPr>
        <w:fldChar w:fldCharType="separate"/>
      </w:r>
      <w:r w:rsidR="00FC5C52">
        <w:rPr>
          <w:noProof/>
          <w:lang w:val="en-US"/>
        </w:rPr>
        <w:t>(Hartzel et al., 2001)</w:t>
      </w:r>
      <w:r w:rsidR="000E75A5">
        <w:rPr>
          <w:lang w:val="en-US"/>
        </w:rPr>
        <w:fldChar w:fldCharType="end"/>
      </w:r>
      <w:r>
        <w:rPr>
          <w:lang w:val="en-US"/>
        </w:rPr>
        <w:t xml:space="preserve">. This model has a multinomial response distribution with the addition of random effects that more explicitly capture the variability attributable to hauls, as opposed to the more general additional variability unattributed to specific grouping but included in, for example, the Dirichlet-multinomial </w:t>
      </w:r>
      <w:commentRangeStart w:id="214"/>
      <w:r>
        <w:rPr>
          <w:lang w:val="en-US"/>
        </w:rPr>
        <w:t>model</w:t>
      </w:r>
      <w:commentRangeEnd w:id="214"/>
      <w:r w:rsidR="009D6136">
        <w:rPr>
          <w:rStyle w:val="CommentReference"/>
        </w:rPr>
        <w:commentReference w:id="214"/>
      </w:r>
      <w:ins w:id="215" w:author="Browne, Daragh" w:date="2016-04-27T17:01:00Z">
        <w:r w:rsidR="00765D66">
          <w:rPr>
            <w:lang w:val="en-US"/>
          </w:rPr>
          <w:t xml:space="preserve">  </w:t>
        </w:r>
      </w:ins>
      <w:r w:rsidR="00765D66">
        <w:rPr>
          <w:lang w:val="en-US"/>
        </w:rPr>
        <w:fldChar w:fldCharType="begin"/>
      </w:r>
      <w:r w:rsidR="00765D66">
        <w:rPr>
          <w:lang w:val="en-US"/>
        </w:rPr>
        <w:instrText xml:space="preserve"> ADDIN EN.CITE &lt;EndNote&gt;&lt;Cite&gt;&lt;Author&gt;Mosimann&lt;/Author&gt;&lt;Year&gt;1962&lt;/Year&gt;&lt;RecNum&gt;577&lt;/RecNum&gt;&lt;DisplayText&gt;(Mosimann, 1962)&lt;/DisplayText&gt;&lt;record&gt;&lt;rec-number&gt;577&lt;/rec-number&gt;&lt;foreign-keys&gt;&lt;key app="EN" db-id="90asf5p9gw502we25phpsps2swdz9rv5twea" timestamp="1461772803"&gt;577&lt;/key&gt;&lt;/foreign-keys&gt;&lt;ref-type name="Journal Article"&gt;17&lt;/ref-type&gt;&lt;contributors&gt;&lt;authors&gt;&lt;author&gt;Mosimann, James E&lt;/author&gt;&lt;/authors&gt;&lt;/contributors&gt;&lt;titles&gt;&lt;title&gt;On the compound multinomial distribution, the multivariate β-distribution, and correlations among proportions&lt;/title&gt;&lt;secondary-title&gt;Biometrika&lt;/secondary-title&gt;&lt;/titles&gt;&lt;periodical&gt;&lt;full-title&gt;Biometrika&lt;/full-title&gt;&lt;/periodical&gt;&lt;pages&gt;65-82&lt;/pages&gt;&lt;volume&gt;49&lt;/volume&gt;&lt;number&gt;1/2&lt;/number&gt;&lt;dates&gt;&lt;year&gt;1962&lt;/year&gt;&lt;/dates&gt;&lt;isbn&gt;0006-3444&lt;/isbn&gt;&lt;urls&gt;&lt;/urls&gt;&lt;/record&gt;&lt;/Cite&gt;&lt;/EndNote&gt;</w:instrText>
      </w:r>
      <w:r w:rsidR="00765D66">
        <w:rPr>
          <w:lang w:val="en-US"/>
        </w:rPr>
        <w:fldChar w:fldCharType="separate"/>
      </w:r>
      <w:r w:rsidR="00765D66">
        <w:rPr>
          <w:noProof/>
          <w:lang w:val="en-US"/>
        </w:rPr>
        <w:t>(Mosimann, 1962)</w:t>
      </w:r>
      <w:r w:rsidR="00765D66">
        <w:rPr>
          <w:lang w:val="en-US"/>
        </w:rPr>
        <w:fldChar w:fldCharType="end"/>
      </w:r>
      <w:r>
        <w:rPr>
          <w:lang w:val="en-US"/>
        </w:rPr>
        <w:t>. The random effects multinomial model we test is an extension of Equation (4) given by</w:t>
      </w:r>
    </w:p>
    <w:p w14:paraId="3EABFEAD" w14:textId="47FF641D" w:rsidR="00511BDF" w:rsidRDefault="009A1D4A" w:rsidP="000320C0">
      <w:pPr>
        <w:spacing w:after="40" w:line="480" w:lineRule="auto"/>
        <w:jc w:val="both"/>
      </w:pPr>
      <m:oMath>
        <m:sSub>
          <m:sSubPr>
            <m:ctrlPr>
              <w:rPr>
                <w:rFonts w:ascii="Cambria Math" w:hAnsi="Cambria Math"/>
              </w:rPr>
            </m:ctrlPr>
          </m:sSubPr>
          <m:e>
            <m:r>
              <w:rPr>
                <w:rFonts w:ascii="Cambria Math" w:hAnsi="Cambria Math"/>
              </w:rPr>
              <m:t>π</m:t>
            </m:r>
          </m:e>
          <m:sub>
            <m:r>
              <w:ins w:id="216" w:author="Coilin" w:date="2016-03-21T17:14:00Z">
                <w:rPr>
                  <w:rFonts w:ascii="Cambria Math" w:hAnsi="Cambria Math"/>
                </w:rPr>
                <m:t>h</m:t>
              </w:ins>
            </m:r>
            <m:r>
              <w:del w:id="217" w:author="Coilin" w:date="2016-03-21T17:14:00Z">
                <w:rPr>
                  <w:rFonts w:ascii="Cambria Math" w:hAnsi="Cambria Math"/>
                </w:rPr>
                <m:t>k</m:t>
              </w:del>
            </m:r>
            <m:r>
              <w:rPr>
                <w:rFonts w:ascii="Cambria Math" w:hAnsi="Cambria Math"/>
              </w:rPr>
              <m:t>,i</m:t>
            </m:r>
            <m:r>
              <w:ins w:id="218"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219"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220" w:author="Coilin" w:date="2016-03-21T17:15:00Z">
                        <w:rPr>
                          <w:rFonts w:ascii="Cambria Math" w:hAnsi="Cambria Math"/>
                        </w:rPr>
                        <m:t>j</m:t>
                      </w:ins>
                    </m:r>
                    <m:r>
                      <w:del w:id="221" w:author="Coilin" w:date="2016-03-21T17:15:00Z">
                        <w:rPr>
                          <w:rFonts w:ascii="Cambria Math" w:hAnsi="Cambria Math"/>
                        </w:rPr>
                        <m:t>k</m:t>
                      </w:del>
                    </m:r>
                  </m:sub>
                </m:sSub>
                <m:r>
                  <w:rPr>
                    <w:rFonts w:ascii="Cambria Math" w:hAnsi="Cambria Math"/>
                  </w:rPr>
                  <m:t>+</m:t>
                </m:r>
                <m:sSub>
                  <m:sSubPr>
                    <m:ctrlPr>
                      <w:ins w:id="222" w:author="Coilin" w:date="2016-03-21T17:30:00Z">
                        <w:rPr>
                          <w:rFonts w:ascii="Cambria Math" w:hAnsi="Cambria Math"/>
                        </w:rPr>
                      </w:ins>
                    </m:ctrlPr>
                  </m:sSubPr>
                  <m:e>
                    <m:r>
                      <w:ins w:id="223" w:author="Coilin" w:date="2016-03-21T17:30:00Z">
                        <w:rPr>
                          <w:rFonts w:ascii="Cambria Math" w:hAnsi="Cambria Math"/>
                        </w:rPr>
                        <m:t>W</m:t>
                      </w:ins>
                    </m:r>
                  </m:e>
                  <m:sub>
                    <m:r>
                      <w:ins w:id="224" w:author="Coilin" w:date="2016-03-21T17:30:00Z">
                        <w:rPr>
                          <w:rFonts w:ascii="Cambria Math" w:hAnsi="Cambria Math"/>
                        </w:rPr>
                        <m:t>h,j</m:t>
                      </w:ins>
                    </m:r>
                  </m:sub>
                </m:sSub>
                <m:sSub>
                  <m:sSubPr>
                    <m:ctrlPr>
                      <w:rPr>
                        <w:rFonts w:ascii="Cambria Math" w:hAnsi="Cambria Math"/>
                      </w:rPr>
                    </m:ctrlPr>
                  </m:sSubPr>
                  <m:e>
                    <m:r>
                      <w:ins w:id="225" w:author="Coilin" w:date="2016-03-21T17:30:00Z">
                        <m:rPr>
                          <m:sty m:val="p"/>
                        </m:rPr>
                        <w:rPr>
                          <w:rFonts w:ascii="Cambria Math" w:hAnsi="Cambria Math"/>
                        </w:rPr>
                        <m:t>γ</m:t>
                      </w:ins>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h,j</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226" w:author="Coilin" w:date="2016-03-21T17:15:00Z">
                                <w:rPr>
                                  <w:rFonts w:ascii="Cambria Math" w:hAnsi="Cambria Math"/>
                                </w:rPr>
                                <m:t>h,i</m:t>
                              </w:ins>
                            </m:r>
                            <m:r>
                              <w:del w:id="227"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r>
                          <w:rPr>
                            <w:rFonts w:ascii="Cambria Math" w:hAnsi="Cambria Math"/>
                          </w:rPr>
                          <m:t>+</m:t>
                        </m:r>
                        <m:sSub>
                          <m:sSubPr>
                            <m:ctrlPr>
                              <w:ins w:id="228" w:author="Coilin" w:date="2016-03-21T17:30:00Z">
                                <w:rPr>
                                  <w:rFonts w:ascii="Cambria Math" w:hAnsi="Cambria Math"/>
                                </w:rPr>
                              </w:ins>
                            </m:ctrlPr>
                          </m:sSubPr>
                          <m:e>
                            <m:r>
                              <w:ins w:id="229" w:author="Coilin" w:date="2016-03-21T17:30:00Z">
                                <w:rPr>
                                  <w:rFonts w:ascii="Cambria Math" w:hAnsi="Cambria Math"/>
                                </w:rPr>
                                <m:t>W</m:t>
                              </w:ins>
                            </m:r>
                          </m:e>
                          <m:sub>
                            <m:r>
                              <w:ins w:id="230" w:author="Coilin" w:date="2016-03-21T17:30:00Z">
                                <w:rPr>
                                  <w:rFonts w:ascii="Cambria Math" w:hAnsi="Cambria Math"/>
                                </w:rPr>
                                <m:t>h,</m:t>
                              </w:ins>
                            </m:r>
                            <m:r>
                              <w:rPr>
                                <w:rFonts w:ascii="Cambria Math" w:hAnsi="Cambria Math"/>
                              </w:rPr>
                              <m:t>k</m:t>
                            </m:r>
                          </m:sub>
                        </m:sSub>
                        <m:sSub>
                          <m:sSubPr>
                            <m:ctrlPr>
                              <w:rPr>
                                <w:rFonts w:ascii="Cambria Math" w:hAnsi="Cambria Math"/>
                              </w:rPr>
                            </m:ctrlPr>
                          </m:sSubPr>
                          <m:e>
                            <m:r>
                              <w:ins w:id="231" w:author="Coilin" w:date="2016-03-21T17:30:00Z">
                                <m:rPr>
                                  <m:sty m:val="p"/>
                                </m:rPr>
                                <w:rPr>
                                  <w:rFonts w:ascii="Cambria Math" w:hAnsi="Cambria Math"/>
                                </w:rPr>
                                <m:t>γ</m:t>
                              </w:ins>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h,k</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h,k</m:t>
                            </m:r>
                          </m:sub>
                        </m:sSub>
                      </m:sup>
                    </m:sSup>
                  </m:e>
                </m:nary>
              </m:e>
            </m:d>
          </m:den>
        </m:f>
      </m:oMath>
      <w:r w:rsidR="00511BDF">
        <w:rPr>
          <w:lang w:val="en-US"/>
        </w:rPr>
        <w:t>,</w:t>
      </w:r>
      <w:r w:rsidR="00511BDF">
        <w:rPr>
          <w:lang w:val="en-US"/>
        </w:rPr>
        <w:tab/>
      </w:r>
      <w:r w:rsidR="00511BDF">
        <w:rPr>
          <w:lang w:val="en-US"/>
        </w:rPr>
        <w:tab/>
        <w:t>(</w:t>
      </w:r>
      <w:r w:rsidR="006C541B">
        <w:rPr>
          <w:lang w:val="en-US"/>
        </w:rPr>
        <w:t>5</w:t>
      </w:r>
      <w:r w:rsidR="00511BDF">
        <w:rPr>
          <w:lang w:val="en-US"/>
        </w:rPr>
        <w:t xml:space="preserve">) </w:t>
      </w:r>
    </w:p>
    <w:p w14:paraId="039FED0D" w14:textId="4DAB4706" w:rsidR="00553EDD" w:rsidRDefault="00511BDF" w:rsidP="000320C0">
      <w:pPr>
        <w:spacing w:after="40" w:line="480" w:lineRule="auto"/>
        <w:jc w:val="both"/>
        <w:rPr>
          <w:lang w:val="en-US"/>
        </w:rPr>
      </w:pPr>
      <w:r>
        <w:rPr>
          <w:lang w:val="en-US"/>
        </w:rPr>
        <w:t xml:space="preserve">where the random effects per haul have a multivariate normal distribution </w:t>
      </w:r>
      <m:oMath>
        <m:sSub>
          <m:sSubPr>
            <m:ctrlPr>
              <w:rPr>
                <w:rFonts w:ascii="Cambria Math" w:hAnsi="Cambria Math"/>
              </w:rPr>
            </m:ctrlPr>
          </m:sSubPr>
          <m:e>
            <m:r>
              <w:rPr>
                <w:rFonts w:ascii="Cambria Math" w:hAnsi="Cambria Math"/>
              </w:rPr>
              <m:t>u</m:t>
            </m:r>
          </m:e>
          <m:sub>
            <m:r>
              <w:rPr>
                <w:rFonts w:ascii="Cambria Math" w:hAnsi="Cambria Math"/>
              </w:rPr>
              <m:t>h,j</m:t>
            </m:r>
          </m:sub>
        </m:sSub>
        <m:r>
          <w:rPr>
            <w:rFonts w:ascii="Cambria Math" w:hAnsi="Cambria Math"/>
          </w:rPr>
          <m:t xml:space="preserve"> ~ </m:t>
        </m:r>
        <m:r>
          <m:rPr>
            <m:sty m:val="p"/>
          </m:rPr>
          <w:rPr>
            <w:rFonts w:ascii="Cambria Math" w:hAnsi="Cambria Math"/>
          </w:rPr>
          <m:t>MVN</m:t>
        </m:r>
        <m:d>
          <m:dPr>
            <m:ctrlPr>
              <w:rPr>
                <w:rFonts w:ascii="Cambria Math" w:hAnsi="Cambria Math"/>
              </w:rPr>
            </m:ctrlPr>
          </m:dPr>
          <m:e>
            <m:r>
              <m:rPr>
                <m:sty m:val="bi"/>
              </m:rPr>
              <w:rPr>
                <w:rFonts w:ascii="Cambria Math" w:hAnsi="Cambria Math"/>
              </w:rPr>
              <m:t>0</m:t>
            </m:r>
            <m:r>
              <w:rPr>
                <w:rFonts w:ascii="Cambria Math" w:hAnsi="Cambria Math"/>
              </w:rPr>
              <m:t>,</m:t>
            </m:r>
            <m:r>
              <m:rPr>
                <m:sty m:val="b"/>
              </m:rPr>
              <w:rPr>
                <w:rFonts w:ascii="Cambria Math" w:hAnsi="Cambria Math"/>
              </w:rPr>
              <m:t>Σ</m:t>
            </m:r>
          </m:e>
        </m:d>
      </m:oMath>
      <w:r>
        <w:rPr>
          <w:lang w:val="en-US"/>
        </w:rPr>
        <w:t xml:space="preserve">. The baseline category random effect is again set to zero, resulting in a trivariate normal distribution for </w:t>
      </w:r>
      <m:oMath>
        <m:sSub>
          <m:sSubPr>
            <m:ctrlPr>
              <w:rPr>
                <w:rFonts w:ascii="Cambria Math" w:hAnsi="Cambria Math"/>
              </w:rPr>
            </m:ctrlPr>
          </m:sSubPr>
          <m:e>
            <m:r>
              <w:rPr>
                <w:rFonts w:ascii="Cambria Math" w:hAnsi="Cambria Math"/>
              </w:rPr>
              <m:t>u</m:t>
            </m:r>
          </m:e>
          <m:sub>
            <m:r>
              <w:rPr>
                <w:rFonts w:ascii="Cambria Math" w:hAnsi="Cambria Math"/>
              </w:rPr>
              <m:t>h,j</m:t>
            </m:r>
          </m:sub>
        </m:sSub>
      </m:oMath>
      <w:r>
        <w:rPr>
          <w:lang w:val="en-US"/>
        </w:rPr>
        <w:t xml:space="preserve">. An arbitrary (6 parameter) covariance matrix structure, as recommended in Hartzel et al. (2001) was implemented. </w:t>
      </w:r>
    </w:p>
    <w:p w14:paraId="0903EF24" w14:textId="371F59B1" w:rsidR="00553EDD" w:rsidRDefault="00553EDD" w:rsidP="000320C0">
      <w:pPr>
        <w:spacing w:after="40" w:line="480" w:lineRule="auto"/>
        <w:jc w:val="both"/>
        <w:rPr>
          <w:lang w:val="en-US"/>
        </w:rPr>
      </w:pPr>
      <w:r>
        <w:rPr>
          <w:lang w:val="en-US"/>
        </w:rPr>
        <w:t>The model contained conditional logit, multinomial logit and random effects, which does not facilitate model naming. For simplicity, we refer to the model as a “multinomial mixed effects model”.</w:t>
      </w:r>
    </w:p>
    <w:p w14:paraId="6A48B815" w14:textId="77777777" w:rsidR="00511BDF" w:rsidRDefault="00511BDF" w:rsidP="000320C0">
      <w:pPr>
        <w:pStyle w:val="Heading4"/>
        <w:spacing w:after="40" w:line="480" w:lineRule="auto"/>
        <w:jc w:val="both"/>
        <w:rPr>
          <w:lang w:val="en-US"/>
        </w:rPr>
      </w:pPr>
      <w:r w:rsidRPr="009C245A">
        <w:rPr>
          <w:lang w:val="en-US"/>
        </w:rPr>
        <w:t>Inference</w:t>
      </w:r>
    </w:p>
    <w:p w14:paraId="02CAF1EC" w14:textId="2F22DDCE" w:rsidR="00511BDF" w:rsidRPr="009C245A" w:rsidRDefault="00511BDF" w:rsidP="000320C0">
      <w:pPr>
        <w:spacing w:after="40" w:line="480" w:lineRule="auto"/>
        <w:jc w:val="both"/>
        <w:rPr>
          <w:lang w:val="en-US"/>
        </w:rPr>
      </w:pPr>
      <w:r>
        <w:rPr>
          <w:lang w:val="en-US"/>
        </w:rPr>
        <w:t xml:space="preserve">We use likelihood ratio tests of nested models to test the significance of each of the fixed effects. As the models are estimated via maximum likelihood we also report Akaike’s Information Criterion for each model. Overall predictions in the presence of a categorical variable (net configuration) were obtained by setting the net configuration values in the predicted model matrix to 1/3 </w:t>
      </w:r>
      <w:r w:rsidR="000E75A5">
        <w:rPr>
          <w:lang w:val="en-US"/>
        </w:rPr>
        <w:fldChar w:fldCharType="begin"/>
      </w:r>
      <w:r w:rsidR="00FC5C52">
        <w:rPr>
          <w:lang w:val="en-US"/>
        </w:rPr>
        <w:instrText xml:space="preserve"> ADDIN EN.CITE &lt;EndNote&gt;&lt;Cite&gt;&lt;Author&gt;Fox&lt;/Author&gt;&lt;Year&gt;2003&lt;/Year&gt;&lt;RecNum&gt;269&lt;/RecNum&gt;&lt;DisplayText&gt;(Fox and John, 2003)&lt;/DisplayText&gt;&lt;record&gt;&lt;rec-number&gt;269&lt;/rec-number&gt;&lt;foreign-keys&gt;&lt;key app="EN" db-id="90asf5p9gw502we25phpsps2swdz9rv5twea" timestamp="1448970867"&gt;269&lt;/key&gt;&lt;/foreign-keys&gt;&lt;ref-type name="Journal Article"&gt;17&lt;/ref-type&gt;&lt;contributors&gt;&lt;authors&gt;&lt;author&gt;Fox, John&lt;/author&gt;&lt;author&gt;John, Fox&lt;/author&gt;&lt;/authors&gt;&lt;/contributors&gt;&lt;titles&gt;&lt;title&gt;Effect Displays in R for Generalised Linear Models&lt;/title&gt;&lt;secondary-title&gt;Journal of statistical software&lt;/secondary-title&gt;&lt;short-title&gt;Effect Displays in R for Generalised Linear Models&lt;/short-title&gt;&lt;/titles&gt;&lt;periodical&gt;&lt;full-title&gt;Journal of Statistical Software&lt;/full-title&gt;&lt;/periodical&gt;&lt;pages&gt;1-27&lt;/pages&gt;&lt;volume&gt;8&lt;/volume&gt;&lt;number&gt;1&lt;/number&gt;&lt;dates&gt;&lt;year&gt;2003&lt;/year&gt;&lt;pub-dates&gt;&lt;date&gt;07/01&lt;/date&gt;&lt;/pub-dates&gt;&lt;/dates&gt;&lt;isbn&gt;1548-7660&lt;/isbn&gt;&lt;urls&gt;&lt;/urls&gt;&lt;/record&gt;&lt;/Cite&gt;&lt;/EndNote&gt;</w:instrText>
      </w:r>
      <w:r w:rsidR="000E75A5">
        <w:rPr>
          <w:lang w:val="en-US"/>
        </w:rPr>
        <w:fldChar w:fldCharType="separate"/>
      </w:r>
      <w:r w:rsidR="000E75A5">
        <w:rPr>
          <w:noProof/>
          <w:lang w:val="en-US"/>
        </w:rPr>
        <w:t>(Fox and John, 2003)</w:t>
      </w:r>
      <w:r w:rsidR="000E75A5">
        <w:rPr>
          <w:lang w:val="en-US"/>
        </w:rPr>
        <w:fldChar w:fldCharType="end"/>
      </w:r>
      <w:r w:rsidR="00553EDD">
        <w:rPr>
          <w:lang w:val="en-US"/>
        </w:rPr>
        <w:t xml:space="preserve">; </w:t>
      </w:r>
      <w:commentRangeStart w:id="232"/>
      <w:r w:rsidR="00553EDD">
        <w:rPr>
          <w:lang w:val="en-US"/>
        </w:rPr>
        <w:t xml:space="preserve">total haul weight </w:t>
      </w:r>
      <w:commentRangeEnd w:id="232"/>
      <w:r w:rsidR="00594655">
        <w:rPr>
          <w:rStyle w:val="CommentReference"/>
        </w:rPr>
        <w:commentReference w:id="232"/>
      </w:r>
      <w:r w:rsidR="00553EDD">
        <w:rPr>
          <w:lang w:val="en-US"/>
        </w:rPr>
        <w:t>in the overall predictions was set to the mean</w:t>
      </w:r>
      <w:r>
        <w:rPr>
          <w:lang w:val="en-US"/>
        </w:rPr>
        <w:t xml:space="preserve">. </w:t>
      </w:r>
    </w:p>
    <w:p w14:paraId="3EAF9A9D" w14:textId="77777777" w:rsidR="00511BDF" w:rsidRPr="009C245A" w:rsidRDefault="00511BDF" w:rsidP="000320C0">
      <w:pPr>
        <w:pStyle w:val="Heading4"/>
        <w:spacing w:after="40" w:line="480" w:lineRule="auto"/>
        <w:jc w:val="both"/>
      </w:pPr>
      <w:r w:rsidRPr="009C245A">
        <w:rPr>
          <w:lang w:val="en-US"/>
        </w:rPr>
        <w:t>Estimation</w:t>
      </w:r>
    </w:p>
    <w:p w14:paraId="5EE21AEE" w14:textId="190AB306" w:rsidR="00D007E6" w:rsidRPr="0038725B" w:rsidRDefault="00511BDF" w:rsidP="0038725B">
      <w:pPr>
        <w:spacing w:after="40" w:line="480" w:lineRule="auto"/>
        <w:jc w:val="both"/>
        <w:rPr>
          <w:lang w:val="en-US"/>
        </w:rPr>
      </w:pPr>
      <w:r>
        <w:rPr>
          <w:lang w:val="en-US"/>
        </w:rPr>
        <w:t xml:space="preserve">Estimation of the multinomial random effects model necessitates integrating over the random effects to estimate the marginal likelihood. We did not find readily available software to fit Equation (7) we therefore wrote </w:t>
      </w:r>
      <w:ins w:id="233" w:author="Coilin" w:date="2016-03-24T14:39:00Z">
        <w:r w:rsidR="00E81EB2">
          <w:rPr>
            <w:lang w:val="en-US"/>
          </w:rPr>
          <w:t xml:space="preserve">an </w:t>
        </w:r>
      </w:ins>
      <w:del w:id="234" w:author="Coilin" w:date="2016-03-24T14:33:00Z">
        <w:r w:rsidDel="00B46852">
          <w:rPr>
            <w:lang w:val="en-US"/>
          </w:rPr>
          <w:delText xml:space="preserve">an </w:delText>
        </w:r>
      </w:del>
      <w:r>
        <w:rPr>
          <w:lang w:val="en-US"/>
        </w:rPr>
        <w:t xml:space="preserve">estimation routine in </w:t>
      </w:r>
      <w:ins w:id="235" w:author="Coilin" w:date="2016-03-24T14:33:00Z">
        <w:r w:rsidR="00B46852">
          <w:rPr>
            <w:lang w:val="en-US"/>
          </w:rPr>
          <w:t xml:space="preserve">Template Model Builder </w:t>
        </w:r>
      </w:ins>
      <w:del w:id="236" w:author="Coilin" w:date="2016-03-24T14:33:00Z">
        <w:r w:rsidDel="00B46852">
          <w:rPr>
            <w:lang w:val="en-US"/>
          </w:rPr>
          <w:delText xml:space="preserve">AD Model Builder </w:delText>
        </w:r>
      </w:del>
      <w:r>
        <w:rPr>
          <w:lang w:val="en-US"/>
        </w:rPr>
        <w:t>(</w:t>
      </w:r>
      <w:del w:id="237" w:author="Coilin" w:date="2016-03-24T14:33:00Z">
        <w:r w:rsidDel="00B46852">
          <w:rPr>
            <w:lang w:val="en-US"/>
          </w:rPr>
          <w:delText>ADMB</w:delText>
        </w:r>
      </w:del>
      <w:ins w:id="238" w:author="Coilin" w:date="2016-03-24T14:33:00Z">
        <w:r w:rsidR="00B46852">
          <w:rPr>
            <w:lang w:val="en-US"/>
          </w:rPr>
          <w:t>TMB</w:t>
        </w:r>
      </w:ins>
      <w:r>
        <w:rPr>
          <w:lang w:val="en-US"/>
        </w:rPr>
        <w:t>)</w:t>
      </w:r>
      <w:r w:rsidR="00A316F7">
        <w:rPr>
          <w:lang w:val="en-US"/>
        </w:rPr>
        <w:t xml:space="preserve"> </w:t>
      </w:r>
      <w:ins w:id="239" w:author="Browne, Daragh" w:date="2016-04-27T17:07:00Z">
        <w:r w:rsidR="00823C5A">
          <w:rPr>
            <w:lang w:val="en-US"/>
          </w:rPr>
          <w:fldChar w:fldCharType="begin"/>
        </w:r>
      </w:ins>
      <w:r w:rsidR="00823C5A">
        <w:rPr>
          <w:lang w:val="en-US"/>
        </w:rPr>
        <w:instrText xml:space="preserve"> ADDIN EN.CITE &lt;EndNote&gt;&lt;Cite&gt;&lt;Author&gt;Kristensen&lt;/Author&gt;&lt;Year&gt;2015&lt;/Year&gt;&lt;RecNum&gt;578&lt;/RecNum&gt;&lt;DisplayText&gt;(Kristensen et al., 2015)&lt;/DisplayText&gt;&lt;record&gt;&lt;rec-number&gt;578&lt;/rec-number&gt;&lt;foreign-keys&gt;&lt;key app="EN" db-id="90asf5p9gw502we25phpsps2swdz9rv5twea" timestamp="1461773012"&gt;578&lt;/key&gt;&lt;/foreign-keys&gt;&lt;ref-type name="Journal Article"&gt;17&lt;/ref-type&gt;&lt;contributors&gt;&lt;authors&gt;&lt;author&gt;Kristensen, Kasper&lt;/author&gt;&lt;author&gt;Nielsen, Anders&lt;/author&gt;&lt;author&gt;Berg, Casper W&lt;/author&gt;&lt;author&gt;Skaug, Hans&lt;/author&gt;&lt;author&gt;Bell, Brad&lt;/author&gt;&lt;/authors&gt;&lt;/contributors&gt;&lt;titles&gt;&lt;title&gt;TMB: Automatic Differentiation and Laplace Approximation&lt;/title&gt;&lt;secondary-title&gt;arXiv preprint arXiv:1509.00660&lt;/secondary-title&gt;&lt;/titles&gt;&lt;periodical&gt;&lt;full-title&gt;arXiv preprint arXiv:1509.00660&lt;/full-title&gt;&lt;/periodical&gt;&lt;dates&gt;&lt;year&gt;2015&lt;/year&gt;&lt;/dates&gt;&lt;urls&gt;&lt;/urls&gt;&lt;/record&gt;&lt;/Cite&gt;&lt;/EndNote&gt;</w:instrText>
      </w:r>
      <w:ins w:id="240" w:author="Browne, Daragh" w:date="2016-04-27T17:07:00Z">
        <w:r w:rsidR="00823C5A">
          <w:rPr>
            <w:lang w:val="en-US"/>
          </w:rPr>
          <w:fldChar w:fldCharType="separate"/>
        </w:r>
      </w:ins>
      <w:r w:rsidR="00823C5A">
        <w:rPr>
          <w:noProof/>
          <w:lang w:val="en-US"/>
        </w:rPr>
        <w:t>(Kristensen et al., 2015)</w:t>
      </w:r>
      <w:ins w:id="241" w:author="Browne, Daragh" w:date="2016-04-27T17:07:00Z">
        <w:r w:rsidR="00823C5A">
          <w:rPr>
            <w:lang w:val="en-US"/>
          </w:rPr>
          <w:fldChar w:fldCharType="end"/>
        </w:r>
      </w:ins>
      <w:del w:id="242" w:author="Browne, Daragh" w:date="2016-04-27T17:07:00Z">
        <w:r w:rsidR="00B46852" w:rsidDel="00823C5A">
          <w:rPr>
            <w:rStyle w:val="CommentReference"/>
          </w:rPr>
          <w:commentReference w:id="243"/>
        </w:r>
        <w:r w:rsidDel="00823C5A">
          <w:rPr>
            <w:lang w:val="en-US"/>
          </w:rPr>
          <w:delText>.</w:delText>
        </w:r>
      </w:del>
      <w:r>
        <w:rPr>
          <w:lang w:val="en-US"/>
        </w:rPr>
        <w:t xml:space="preserve"> </w:t>
      </w:r>
      <w:del w:id="244" w:author="Coilin" w:date="2016-03-24T14:38:00Z">
        <w:r w:rsidDel="00B46852">
          <w:rPr>
            <w:lang w:val="en-US"/>
          </w:rPr>
          <w:delText xml:space="preserve">The ADMB-RE module </w:delText>
        </w:r>
        <w:r w:rsidR="005744A2" w:rsidDel="00B46852">
          <w:rPr>
            <w:lang w:val="en-US"/>
          </w:rPr>
          <w:fldChar w:fldCharType="begin"/>
        </w:r>
        <w:r w:rsidR="00FC5C52" w:rsidDel="00B46852">
          <w:rPr>
            <w:lang w:val="en-US"/>
          </w:rPr>
          <w:delInstrText xml:space="preserve"> ADDIN EN.CITE &lt;EndNote&gt;&lt;Cite&gt;&lt;Author&gt;Skaug&lt;/Author&gt;&lt;Year&gt;2006&lt;/Year&gt;&lt;RecNum&gt;514&lt;/RecNum&gt;&lt;DisplayText&gt;(Skaug and Fournier, 2006)&lt;/DisplayText&gt;&lt;record&gt;&lt;rec-number&gt;514&lt;/rec-number&gt;&lt;foreign-keys&gt;&lt;key app="EN" db-id="90asf5p9gw502we25phpsps2swdz9rv5twea" timestamp="1448970867"&gt;514&lt;/key&gt;&lt;/foreign-keys&gt;&lt;ref-type name="Journal Article"&gt;17&lt;/ref-type&gt;&lt;contributors&gt;&lt;authors&gt;&lt;author&gt;Skaug, Hans J.&lt;/author&gt;&lt;author&gt;Fournier, David A.&lt;/author&gt;&lt;/authors&gt;&lt;/contributors&gt;&lt;titles&gt;&lt;title&gt;Automatic approximation of the marginal likelihood in non-Gaussian hierarchical models&lt;/title&gt;&lt;secondary-title&gt;Computational Statistics &amp;amp; Data Analysis&lt;/secondary-title&gt;&lt;short-title&gt;Automatic approximation of the marginal likelihood in non-Gaussian hierarchical models&lt;/short-title&gt;&lt;/titles&gt;&lt;periodical&gt;&lt;full-title&gt;Computational Statistics &amp;amp; Data Analysis&lt;/full-title&gt;&lt;/periodical&gt;&lt;pages&gt;699-709&lt;/pages&gt;&lt;volume&gt;51&lt;/volume&gt;&lt;number&gt;2&lt;/number&gt;&lt;keywords&gt;&lt;keyword&gt;AD Model Builder&lt;/keyword&gt;&lt;keyword&gt;Automatic differentiation&lt;/keyword&gt;&lt;keyword&gt;Importance sampling&lt;/keyword&gt;&lt;keyword&gt;Laplace approximation&lt;/keyword&gt;&lt;keyword&gt;Mixed models&lt;/keyword&gt;&lt;keyword&gt;Random effects&lt;/keyword&gt;&lt;/keywords&gt;&lt;dates&gt;&lt;year&gt;2006&lt;/year&gt;&lt;/dates&gt;&lt;isbn&gt;0167-9473&lt;/isbn&gt;&lt;urls&gt;&lt;related-urls&gt;&lt;url&gt;http://www.sciencedirect.com/science/article/pii/S0167947306000764&lt;/url&gt;&lt;/related-urls&gt;&lt;/urls&gt;&lt;electronic-resource-num&gt;http://dx.doi.org/10.1016/j.csda.2006.03.005&lt;/electronic-resource-num&gt;&lt;/record&gt;&lt;/Cite&gt;&lt;/EndNote&gt;</w:delInstrText>
        </w:r>
        <w:r w:rsidR="005744A2" w:rsidDel="00B46852">
          <w:rPr>
            <w:lang w:val="en-US"/>
          </w:rPr>
          <w:fldChar w:fldCharType="separate"/>
        </w:r>
        <w:r w:rsidR="005744A2" w:rsidDel="00B46852">
          <w:rPr>
            <w:lang w:val="en-US"/>
          </w:rPr>
          <w:delText>(Skaug and Fournier, 2006)</w:delText>
        </w:r>
        <w:r w:rsidR="005744A2" w:rsidDel="00B46852">
          <w:rPr>
            <w:lang w:val="en-US"/>
          </w:rPr>
          <w:fldChar w:fldCharType="end"/>
        </w:r>
        <w:r w:rsidR="00150ED8" w:rsidDel="00B46852">
          <w:rPr>
            <w:lang w:val="en-US"/>
          </w:rPr>
          <w:delText xml:space="preserve"> </w:delText>
        </w:r>
        <w:r w:rsidDel="00B46852">
          <w:rPr>
            <w:lang w:val="en-US"/>
          </w:rPr>
          <w:delText xml:space="preserve">was used to estimate the multinomial mixed effects model with the variance-covariance matrix specified via a </w:delText>
        </w:r>
      </w:del>
      <w:del w:id="245" w:author="Coilin" w:date="2016-03-24T14:40:00Z">
        <w:r w:rsidDel="00E81EB2">
          <w:rPr>
            <w:lang w:val="en-US"/>
          </w:rPr>
          <w:delText xml:space="preserve">Cholesky-decomposition. </w:delText>
        </w:r>
      </w:del>
      <w:del w:id="246" w:author="Coilin" w:date="2016-03-24T14:38:00Z">
        <w:r w:rsidDel="00B46852">
          <w:rPr>
            <w:lang w:val="en-US"/>
          </w:rPr>
          <w:delText xml:space="preserve">ADMB </w:delText>
        </w:r>
        <w:r w:rsidR="00553EDD" w:rsidDel="00B46852">
          <w:rPr>
            <w:lang w:val="en-US"/>
          </w:rPr>
          <w:delText xml:space="preserve"> and ADMB-RE</w:delText>
        </w:r>
      </w:del>
      <w:ins w:id="247" w:author="Coilin" w:date="2016-03-24T14:38:00Z">
        <w:r w:rsidR="00B46852">
          <w:rPr>
            <w:lang w:val="en-US"/>
          </w:rPr>
          <w:t>TMB</w:t>
        </w:r>
      </w:ins>
      <w:r w:rsidR="00553EDD">
        <w:rPr>
          <w:lang w:val="en-US"/>
        </w:rPr>
        <w:t xml:space="preserve"> </w:t>
      </w:r>
      <w:ins w:id="248" w:author="Coilin" w:date="2016-03-24T14:40:00Z">
        <w:r w:rsidR="00E81EB2">
          <w:rPr>
            <w:lang w:val="en-US"/>
          </w:rPr>
          <w:t>implements Laplace approximation</w:t>
        </w:r>
      </w:ins>
      <w:ins w:id="249" w:author="Coilin" w:date="2016-03-24T14:41:00Z">
        <w:r w:rsidR="007C5D02">
          <w:rPr>
            <w:lang w:val="en-US"/>
          </w:rPr>
          <w:t>s</w:t>
        </w:r>
      </w:ins>
      <w:ins w:id="250" w:author="Coilin" w:date="2016-03-24T14:40:00Z">
        <w:r w:rsidR="00E81EB2">
          <w:rPr>
            <w:lang w:val="en-US"/>
          </w:rPr>
          <w:t xml:space="preserve"> to the marginal likelihood and </w:t>
        </w:r>
      </w:ins>
      <w:del w:id="251" w:author="Coilin" w:date="2016-03-24T14:38:00Z">
        <w:r w:rsidR="00553EDD" w:rsidDel="00B46852">
          <w:rPr>
            <w:lang w:val="en-US"/>
          </w:rPr>
          <w:delText xml:space="preserve">also </w:delText>
        </w:r>
      </w:del>
      <w:r w:rsidR="00553EDD">
        <w:rPr>
          <w:lang w:val="en-US"/>
        </w:rPr>
        <w:t>allow</w:t>
      </w:r>
      <w:r w:rsidR="00150ED8">
        <w:rPr>
          <w:lang w:val="en-US"/>
        </w:rPr>
        <w:t>s</w:t>
      </w:r>
      <w:r>
        <w:rPr>
          <w:lang w:val="en-US"/>
        </w:rPr>
        <w:t xml:space="preserve"> for estimates of uncertainty on the linear predictor scale</w:t>
      </w:r>
      <w:ins w:id="252" w:author="Coilin" w:date="2016-03-24T14:41:00Z">
        <w:r w:rsidR="00E81EB2">
          <w:rPr>
            <w:lang w:val="en-US"/>
          </w:rPr>
          <w:t xml:space="preserve">. </w:t>
        </w:r>
      </w:ins>
      <w:del w:id="253" w:author="Coilin" w:date="2016-03-24T14:39:00Z">
        <w:r w:rsidDel="00B46852">
          <w:rPr>
            <w:lang w:val="en-US"/>
          </w:rPr>
          <w:delText xml:space="preserve"> via the delta-method approximation</w:delText>
        </w:r>
      </w:del>
      <w:del w:id="254" w:author="Coilin" w:date="2016-03-24T14:41:00Z">
        <w:r w:rsidDel="00E81EB2">
          <w:rPr>
            <w:lang w:val="en-US"/>
          </w:rPr>
          <w:delText xml:space="preserve">. </w:delText>
        </w:r>
      </w:del>
      <w:r>
        <w:rPr>
          <w:lang w:val="en-US"/>
        </w:rPr>
        <w:t xml:space="preserve">All pre- and post-processing code was run in R 3.2.0 </w:t>
      </w:r>
      <w:r w:rsidR="005744A2" w:rsidRPr="00AD5DC7">
        <w:rPr>
          <w:lang w:val="en-US"/>
        </w:rPr>
        <w:fldChar w:fldCharType="begin"/>
      </w:r>
      <w:r w:rsidR="00FC5C52">
        <w:rPr>
          <w:lang w:val="en-US"/>
        </w:rPr>
        <w:instrText xml:space="preserve"> ADDIN EN.CITE &lt;EndNote&gt;&lt;Cite&gt;&lt;Author&gt;R_Core_Team&lt;/Author&gt;&lt;Year&gt;2015&lt;/Year&gt;&lt;RecNum&gt;485&lt;/RecNum&gt;&lt;DisplayText&gt;(R_Core_Team, 2015)&lt;/DisplayText&gt;&lt;record&gt;&lt;rec-number&gt;485&lt;/rec-number&gt;&lt;foreign-keys&gt;&lt;key app="EN" db-id="90asf5p9gw502we25phpsps2swdz9rv5twea" timestamp="1448970867"&gt;485&lt;/key&gt;&lt;/foreign-keys&gt;&lt;ref-type name="Journal Article"&gt;17&lt;/ref-type&gt;&lt;contributors&gt;&lt;authors&gt;&lt;author&gt;R_Core_Team&lt;/author&gt;&lt;/authors&gt;&lt;/contributors&gt;&lt;titles&gt;&lt;title&gt;R: A language and environment for statistical computing. R Foundation for Statistical Computing, Vienna, Austria. URL http://www.R-project.org/&lt;/title&gt;&lt;/titles&gt;&lt;dates&gt;&lt;year&gt;2015&lt;/year&gt;&lt;/dates&gt;&lt;urls&gt;&lt;/urls&gt;&lt;/record&gt;&lt;/Cite&gt;&lt;/EndNote&gt;</w:instrText>
      </w:r>
      <w:r w:rsidR="005744A2" w:rsidRPr="00AD5DC7">
        <w:rPr>
          <w:lang w:val="en-US"/>
        </w:rPr>
        <w:fldChar w:fldCharType="separate"/>
      </w:r>
      <w:r w:rsidR="005744A2" w:rsidRPr="00AD5DC7">
        <w:rPr>
          <w:lang w:val="en-US"/>
        </w:rPr>
        <w:t>(R_Core_Team, 2015)</w:t>
      </w:r>
      <w:r w:rsidR="005744A2" w:rsidRPr="00AD5DC7">
        <w:rPr>
          <w:lang w:val="en-US"/>
        </w:rPr>
        <w:fldChar w:fldCharType="end"/>
      </w:r>
      <w:r w:rsidRPr="00AD5DC7">
        <w:rPr>
          <w:lang w:val="en-US"/>
        </w:rPr>
        <w:t xml:space="preserve">. </w:t>
      </w:r>
      <w:del w:id="255" w:author="Coilin" w:date="2016-03-24T14:39:00Z">
        <w:r w:rsidR="001C5EB6" w:rsidRPr="00AD5DC7" w:rsidDel="00B46852">
          <w:rPr>
            <w:lang w:val="en-US"/>
          </w:rPr>
          <w:delText>ADMB c</w:delText>
        </w:r>
      </w:del>
      <w:ins w:id="256" w:author="Coilin" w:date="2016-03-24T14:39:00Z">
        <w:r w:rsidR="00B46852">
          <w:rPr>
            <w:lang w:val="en-US"/>
          </w:rPr>
          <w:t>C</w:t>
        </w:r>
      </w:ins>
      <w:r w:rsidR="001C5EB6" w:rsidRPr="00AD5DC7">
        <w:rPr>
          <w:lang w:val="en-US"/>
        </w:rPr>
        <w:t xml:space="preserve">ode </w:t>
      </w:r>
      <w:r w:rsidRPr="00AD5DC7">
        <w:rPr>
          <w:lang w:val="en-US"/>
        </w:rPr>
        <w:t>for running th</w:t>
      </w:r>
      <w:r w:rsidR="001C5EB6" w:rsidRPr="00AD5DC7">
        <w:rPr>
          <w:lang w:val="en-US"/>
        </w:rPr>
        <w:t xml:space="preserve">e multinomial </w:t>
      </w:r>
      <w:r w:rsidR="00553EDD">
        <w:rPr>
          <w:lang w:val="en-US"/>
        </w:rPr>
        <w:t xml:space="preserve">mixed </w:t>
      </w:r>
      <w:r w:rsidR="001C5EB6" w:rsidRPr="00AD5DC7">
        <w:rPr>
          <w:lang w:val="en-US"/>
        </w:rPr>
        <w:t xml:space="preserve">effects model </w:t>
      </w:r>
      <w:r w:rsidRPr="00AD5DC7">
        <w:rPr>
          <w:lang w:val="en-US"/>
        </w:rPr>
        <w:t>is stored at</w:t>
      </w:r>
      <w:r w:rsidR="00D007E6">
        <w:rPr>
          <w:lang w:val="en-US"/>
        </w:rPr>
        <w:t>:</w:t>
      </w:r>
      <w:r w:rsidRPr="00AD5DC7">
        <w:rPr>
          <w:lang w:val="en-US"/>
        </w:rPr>
        <w:t xml:space="preserve"> </w:t>
      </w:r>
      <w:r w:rsidR="00D007E6" w:rsidRPr="0038725B">
        <w:rPr>
          <w:lang w:val="en-US"/>
        </w:rPr>
        <w:t>https://github.com/mintoc/epif/tree/master/multinomial.</w:t>
      </w:r>
    </w:p>
    <w:p w14:paraId="71CB557F" w14:textId="7A105036" w:rsidR="00511BDF" w:rsidRPr="00AD5DC7" w:rsidRDefault="00511BDF" w:rsidP="000320C0">
      <w:pPr>
        <w:spacing w:after="40" w:line="480" w:lineRule="auto"/>
        <w:jc w:val="both"/>
      </w:pPr>
    </w:p>
    <w:p w14:paraId="209BDF87" w14:textId="77777777" w:rsidR="00511BDF" w:rsidRPr="00AD5DC7" w:rsidRDefault="00511BDF" w:rsidP="000320C0">
      <w:pPr>
        <w:pStyle w:val="Heading2"/>
        <w:spacing w:after="40" w:line="480" w:lineRule="auto"/>
        <w:ind w:left="0" w:firstLine="0"/>
        <w:jc w:val="both"/>
      </w:pPr>
      <w:r w:rsidRPr="00AD5DC7">
        <w:t xml:space="preserve">Results </w:t>
      </w:r>
    </w:p>
    <w:p w14:paraId="16DAF139" w14:textId="4E40CD5D" w:rsidR="00511BDF" w:rsidDel="00594655" w:rsidRDefault="00511BDF" w:rsidP="000320C0">
      <w:pPr>
        <w:spacing w:after="40" w:line="480" w:lineRule="auto"/>
        <w:jc w:val="both"/>
        <w:rPr>
          <w:del w:id="257" w:author="Browne, Daragh" w:date="2016-04-27T16:08:00Z"/>
          <w:lang w:val="en-US"/>
        </w:rPr>
      </w:pPr>
      <w:r w:rsidRPr="00AD5DC7">
        <w:rPr>
          <w:lang w:val="en-US"/>
        </w:rPr>
        <w:t xml:space="preserve">A total of 15,443 </w:t>
      </w:r>
      <w:r w:rsidR="00FD5F42" w:rsidRPr="00AD5DC7">
        <w:rPr>
          <w:i/>
          <w:lang w:val="en-US"/>
        </w:rPr>
        <w:t>Nephrops</w:t>
      </w:r>
      <w:r w:rsidRPr="00AD5DC7">
        <w:rPr>
          <w:lang w:val="en-US"/>
        </w:rPr>
        <w:t xml:space="preserve"> were measured d</w:t>
      </w:r>
      <w:r w:rsidR="00FE2FEE" w:rsidRPr="00AD5DC7">
        <w:rPr>
          <w:lang w:val="en-US"/>
        </w:rPr>
        <w:t xml:space="preserve">uring the 12 hauls of the trial. </w:t>
      </w:r>
      <w:r w:rsidRPr="00AD5DC7">
        <w:rPr>
          <w:lang w:val="en-US"/>
        </w:rPr>
        <w:t xml:space="preserve">Most of the carapace length measurements were in the range of 20-45mm (Figure </w:t>
      </w:r>
      <w:r w:rsidR="00383FA8" w:rsidRPr="00AD5DC7">
        <w:rPr>
          <w:lang w:val="en-US"/>
        </w:rPr>
        <w:t>2</w:t>
      </w:r>
      <w:r w:rsidRPr="00AD5DC7">
        <w:rPr>
          <w:lang w:val="en-US"/>
        </w:rPr>
        <w:t>)</w:t>
      </w:r>
      <w:ins w:id="258" w:author="Coilin" w:date="2016-03-03T11:13:00Z">
        <w:r w:rsidR="00F26E95">
          <w:rPr>
            <w:lang w:val="en-US"/>
          </w:rPr>
          <w:t xml:space="preserve">. </w:t>
        </w:r>
      </w:ins>
      <w:del w:id="259" w:author="Coilin" w:date="2016-03-03T11:14:00Z">
        <w:r w:rsidRPr="00AD5DC7" w:rsidDel="00E76375">
          <w:rPr>
            <w:lang w:val="en-US"/>
          </w:rPr>
          <w:delText xml:space="preserve">. </w:delText>
        </w:r>
      </w:del>
      <w:r w:rsidRPr="00AD5DC7">
        <w:rPr>
          <w:lang w:val="en-US"/>
        </w:rPr>
        <w:t xml:space="preserve">Considerable between-haul variability was observed in the proportions retained at length with some hauls displaying consistently lower or higher retention across carapace lengths (Figure </w:t>
      </w:r>
      <w:r w:rsidR="00383FA8" w:rsidRPr="00AD5DC7">
        <w:rPr>
          <w:lang w:val="en-US"/>
        </w:rPr>
        <w:t>2</w:t>
      </w:r>
      <w:r w:rsidRPr="00AD5DC7">
        <w:rPr>
          <w:lang w:val="en-US"/>
        </w:rPr>
        <w:t xml:space="preserve">). The observed proportions at the extremes of the length distribution were more variable </w:t>
      </w:r>
      <w:r w:rsidR="00553EDD">
        <w:rPr>
          <w:lang w:val="en-US"/>
        </w:rPr>
        <w:t xml:space="preserve">as they were </w:t>
      </w:r>
      <w:r w:rsidRPr="00AD5DC7">
        <w:rPr>
          <w:lang w:val="en-US"/>
        </w:rPr>
        <w:t xml:space="preserve">derived from fewer observations (e.g., zero or unity proportions in Figure </w:t>
      </w:r>
      <w:r w:rsidR="00383FA8" w:rsidRPr="00AD5DC7">
        <w:rPr>
          <w:lang w:val="en-US"/>
        </w:rPr>
        <w:t>2</w:t>
      </w:r>
      <w:r w:rsidRPr="00AD5DC7">
        <w:rPr>
          <w:lang w:val="en-US"/>
        </w:rPr>
        <w:t>).</w:t>
      </w:r>
      <w:ins w:id="260" w:author="Coilin" w:date="2016-03-03T11:15:00Z">
        <w:r w:rsidR="00E76375">
          <w:rPr>
            <w:lang w:val="en-US"/>
          </w:rPr>
          <w:t xml:space="preserve"> </w:t>
        </w:r>
      </w:ins>
      <w:ins w:id="261" w:author="Browne, Daragh" w:date="2016-04-27T16:08:00Z">
        <w:r w:rsidR="00594655">
          <w:rPr>
            <w:lang w:val="en-US"/>
          </w:rPr>
          <w:t xml:space="preserve">Total </w:t>
        </w:r>
        <w:r w:rsidR="00594655">
          <w:rPr>
            <w:i/>
            <w:lang w:val="en-US"/>
          </w:rPr>
          <w:t xml:space="preserve">Nephrops </w:t>
        </w:r>
        <w:r w:rsidR="00594655">
          <w:rPr>
            <w:lang w:val="en-US"/>
          </w:rPr>
          <w:t xml:space="preserve">catch weights were 2093, 1837, 1642, and 1662 kg in the 70, 80, 90, and 100 mm cod-ends respectively. </w:t>
        </w:r>
        <w:r w:rsidR="00594655">
          <w:rPr>
            <w:i/>
            <w:lang w:val="en-US"/>
          </w:rPr>
          <w:t xml:space="preserve">Nephrops </w:t>
        </w:r>
        <w:r w:rsidR="00594655">
          <w:rPr>
            <w:lang w:val="en-US"/>
          </w:rPr>
          <w:t xml:space="preserve">accounted for approximately half the total catch weight across all hauls with the remainder of the catch primarily consisting of flatfish and gadoid species </w:t>
        </w:r>
        <w:r w:rsidR="00594655">
          <w:rPr>
            <w:lang w:val="en-US"/>
          </w:rPr>
          <w:fldChar w:fldCharType="begin"/>
        </w:r>
      </w:ins>
      <w:r w:rsidR="00594655">
        <w:rPr>
          <w:lang w:val="en-US"/>
        </w:rPr>
        <w:instrText xml:space="preserve"> ADDIN EN.CITE &lt;EndNote&gt;&lt;Cite&gt;&lt;Author&gt;Cosgrove&lt;/Author&gt;&lt;Year&gt;2015&lt;/Year&gt;&lt;RecNum&gt;652&lt;/RecNum&gt;&lt;DisplayText&gt;(Cosgrove et al., 2015b)&lt;/DisplayText&gt;&lt;record&gt;&lt;rec-number&gt;652&lt;/rec-number&gt;&lt;foreign-keys&gt;&lt;key app="EN" db-id="xax5v99p909t04eax0qpx5zu9ddad5erz5fw" timestamp="1447841324"&gt;652&lt;/key&gt;&lt;/foreign-keys&gt;&lt;ref-type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 Irish Sea Fisheries Board (BIM) Fisehries Conservation Report&lt;/style&gt;&lt;/title&gt;&lt;/titles&gt;&lt;pages&gt;16&lt;/pages&gt;&lt;dates&gt;&lt;year&gt;2015&lt;/year&gt;&lt;/dates&gt;&lt;urls&gt;&lt;/urls&gt;&lt;/record&gt;&lt;/Cite&gt;&lt;/EndNote&gt;</w:instrText>
      </w:r>
      <w:ins w:id="262" w:author="Browne, Daragh" w:date="2016-04-27T16:08:00Z">
        <w:r w:rsidR="00594655">
          <w:rPr>
            <w:lang w:val="en-US"/>
          </w:rPr>
          <w:fldChar w:fldCharType="separate"/>
        </w:r>
      </w:ins>
      <w:r w:rsidR="00594655">
        <w:rPr>
          <w:noProof/>
          <w:lang w:val="en-US"/>
        </w:rPr>
        <w:t>(Cosgrove et al., 2015b)</w:t>
      </w:r>
      <w:ins w:id="263" w:author="Browne, Daragh" w:date="2016-04-27T16:08:00Z">
        <w:r w:rsidR="00594655">
          <w:rPr>
            <w:lang w:val="en-US"/>
          </w:rPr>
          <w:fldChar w:fldCharType="end"/>
        </w:r>
        <w:r w:rsidR="00594655">
          <w:rPr>
            <w:lang w:val="en-US"/>
          </w:rPr>
          <w:t xml:space="preserve">. </w:t>
        </w:r>
      </w:ins>
      <w:ins w:id="264" w:author="Coilin" w:date="2016-03-03T11:15:00Z">
        <w:del w:id="265" w:author="Browne, Daragh" w:date="2016-04-27T16:08:00Z">
          <w:r w:rsidR="00E76375" w:rsidRPr="00945851" w:rsidDel="00594655">
            <w:rPr>
              <w:i/>
              <w:lang w:val="en-US"/>
            </w:rPr>
            <w:delText>Neph</w:delText>
          </w:r>
          <w:r w:rsidR="00E76375" w:rsidRPr="00D44F88" w:rsidDel="00594655">
            <w:rPr>
              <w:i/>
              <w:lang w:val="en-US"/>
            </w:rPr>
            <w:delText>rops</w:delText>
          </w:r>
          <w:r w:rsidR="00E76375" w:rsidRPr="00372D8B" w:rsidDel="00594655">
            <w:rPr>
              <w:lang w:val="en-US"/>
              <w:rPrChange w:id="266" w:author="Coilin" w:date="2016-03-24T13:48:00Z">
                <w:rPr>
                  <w:i/>
                  <w:lang w:val="en-US"/>
                </w:rPr>
              </w:rPrChange>
            </w:rPr>
            <w:delText xml:space="preserve"> accounted for approximately half the total catch weight across all hauls</w:delText>
          </w:r>
          <w:r w:rsidR="006E1BBB" w:rsidRPr="00372D8B" w:rsidDel="00594655">
            <w:rPr>
              <w:lang w:val="en-US"/>
              <w:rPrChange w:id="267" w:author="Coilin" w:date="2016-03-24T13:48:00Z">
                <w:rPr>
                  <w:i/>
                  <w:lang w:val="en-US"/>
                </w:rPr>
              </w:rPrChange>
            </w:rPr>
            <w:delText xml:space="preserve"> </w:delText>
          </w:r>
        </w:del>
      </w:ins>
      <w:ins w:id="268" w:author="Coilin" w:date="2016-03-03T11:16:00Z">
        <w:del w:id="269" w:author="Browne, Daragh" w:date="2016-04-27T16:08:00Z">
          <w:r w:rsidR="006864F9" w:rsidRPr="00372D8B" w:rsidDel="00594655">
            <w:rPr>
              <w:lang w:val="en-US"/>
              <w:rPrChange w:id="270" w:author="Coilin" w:date="2016-03-24T13:48:00Z">
                <w:rPr>
                  <w:i/>
                  <w:lang w:val="en-US"/>
                </w:rPr>
              </w:rPrChange>
            </w:rPr>
            <w:delText xml:space="preserve">with the remainder of the catch primarily consisting of flatfish and gadoid species </w:delText>
          </w:r>
        </w:del>
      </w:ins>
      <w:ins w:id="271" w:author="Coilin" w:date="2016-03-03T11:15:00Z">
        <w:del w:id="272" w:author="Browne, Daragh" w:date="2016-04-27T16:08:00Z">
          <w:r w:rsidR="006E1BBB" w:rsidRPr="00372D8B" w:rsidDel="00594655">
            <w:rPr>
              <w:highlight w:val="yellow"/>
              <w:lang w:val="en-US"/>
              <w:rPrChange w:id="273" w:author="Coilin" w:date="2016-03-24T13:48:00Z">
                <w:rPr>
                  <w:i/>
                  <w:lang w:val="en-US"/>
                </w:rPr>
              </w:rPrChange>
            </w:rPr>
            <w:delText>(BIM, 2015)</w:delText>
          </w:r>
          <w:r w:rsidR="00E76375" w:rsidRPr="00945851" w:rsidDel="00594655">
            <w:rPr>
              <w:lang w:val="en-US"/>
            </w:rPr>
            <w:delText>.</w:delText>
          </w:r>
        </w:del>
      </w:ins>
    </w:p>
    <w:p w14:paraId="6864CD81" w14:textId="5AFFF641" w:rsidR="00511BDF" w:rsidRDefault="00553EDD" w:rsidP="00D44F88">
      <w:pPr>
        <w:spacing w:after="40" w:line="480" w:lineRule="auto"/>
        <w:jc w:val="both"/>
        <w:rPr>
          <w:ins w:id="274" w:author="Coilin" w:date="2016-03-24T14:08:00Z"/>
          <w:lang w:val="en-US"/>
        </w:rPr>
      </w:pPr>
      <w:r>
        <w:rPr>
          <w:lang w:val="en-US"/>
        </w:rPr>
        <w:t>An estimated deviance of 1</w:t>
      </w:r>
      <w:ins w:id="275" w:author="Coilin" w:date="2016-03-24T13:52:00Z">
        <w:r w:rsidR="00372D8B">
          <w:rPr>
            <w:lang w:val="en-US"/>
          </w:rPr>
          <w:t>398</w:t>
        </w:r>
      </w:ins>
      <w:del w:id="276" w:author="Coilin" w:date="2016-03-24T13:52:00Z">
        <w:r w:rsidDel="00372D8B">
          <w:rPr>
            <w:lang w:val="en-US"/>
          </w:rPr>
          <w:delText>448</w:delText>
        </w:r>
      </w:del>
      <w:r>
        <w:rPr>
          <w:lang w:val="en-US"/>
        </w:rPr>
        <w:t>.</w:t>
      </w:r>
      <w:ins w:id="277" w:author="Coilin" w:date="2016-03-24T13:52:00Z">
        <w:r w:rsidR="00372D8B">
          <w:rPr>
            <w:lang w:val="en-US"/>
          </w:rPr>
          <w:t>84</w:t>
        </w:r>
      </w:ins>
      <w:del w:id="278" w:author="Coilin" w:date="2016-03-24T13:52:00Z">
        <w:r w:rsidDel="00372D8B">
          <w:rPr>
            <w:lang w:val="en-US"/>
          </w:rPr>
          <w:delText>73</w:delText>
        </w:r>
      </w:del>
      <w:r>
        <w:rPr>
          <w:lang w:val="en-US"/>
        </w:rPr>
        <w:t xml:space="preserve"> on 99</w:t>
      </w:r>
      <w:ins w:id="279" w:author="Coilin" w:date="2016-03-24T13:53:00Z">
        <w:r w:rsidR="00372D8B">
          <w:rPr>
            <w:lang w:val="en-US"/>
          </w:rPr>
          <w:t>4</w:t>
        </w:r>
      </w:ins>
      <w:del w:id="280" w:author="Coilin" w:date="2016-03-24T13:53:00Z">
        <w:r w:rsidDel="00372D8B">
          <w:rPr>
            <w:lang w:val="en-US"/>
          </w:rPr>
          <w:delText>8</w:delText>
        </w:r>
      </w:del>
      <w:r>
        <w:rPr>
          <w:lang w:val="en-US"/>
        </w:rPr>
        <w:t xml:space="preserve"> residual degrees of freedom (338 rows of data x (4-1) cod-ends - </w:t>
      </w:r>
      <w:ins w:id="281" w:author="Coilin" w:date="2016-03-24T13:53:00Z">
        <w:r w:rsidR="00372D8B">
          <w:rPr>
            <w:lang w:val="en-US"/>
          </w:rPr>
          <w:t>20</w:t>
        </w:r>
      </w:ins>
      <w:del w:id="282" w:author="Coilin" w:date="2016-03-24T13:53:00Z">
        <w:r w:rsidDel="00372D8B">
          <w:rPr>
            <w:lang w:val="en-US"/>
          </w:rPr>
          <w:delText>16</w:delText>
        </w:r>
      </w:del>
      <w:r>
        <w:rPr>
          <w:lang w:val="en-US"/>
        </w:rPr>
        <w:t xml:space="preserve"> parameters) indicated significant overdispersion relative to the baseline multinomial assumption. Our results therefore focus on the multinomial mixed effect models.</w:t>
      </w:r>
      <w:r w:rsidR="00476F74">
        <w:rPr>
          <w:lang w:val="en-US"/>
        </w:rPr>
        <w:t xml:space="preserve"> </w:t>
      </w:r>
      <w:r w:rsidR="00511BDF">
        <w:rPr>
          <w:lang w:val="en-US"/>
        </w:rPr>
        <w:t xml:space="preserve">Separate inclusion of each of the main effects (carapace length, net </w:t>
      </w:r>
      <w:del w:id="283" w:author="Coilin" w:date="2016-03-24T13:55:00Z">
        <w:r w:rsidR="00511BDF" w:rsidRPr="00AD5DC7" w:rsidDel="00945851">
          <w:rPr>
            <w:lang w:val="en-US"/>
          </w:rPr>
          <w:delText xml:space="preserve">configuration </w:delText>
        </w:r>
      </w:del>
      <w:ins w:id="284" w:author="Coilin" w:date="2016-03-24T13:55:00Z">
        <w:r w:rsidR="00945851">
          <w:rPr>
            <w:lang w:val="en-US"/>
          </w:rPr>
          <w:t>positions</w:t>
        </w:r>
        <w:r w:rsidR="00945851" w:rsidRPr="00AD5DC7">
          <w:rPr>
            <w:lang w:val="en-US"/>
          </w:rPr>
          <w:t xml:space="preserve"> </w:t>
        </w:r>
      </w:ins>
      <w:r w:rsidR="00511BDF" w:rsidRPr="00AD5DC7">
        <w:rPr>
          <w:lang w:val="en-US"/>
        </w:rPr>
        <w:t xml:space="preserve">and </w:t>
      </w:r>
      <w:ins w:id="285" w:author="Coilin" w:date="2016-03-24T13:55:00Z">
        <w:r w:rsidR="00945851">
          <w:rPr>
            <w:lang w:val="en-US"/>
          </w:rPr>
          <w:t>catch weight per cod-end</w:t>
        </w:r>
      </w:ins>
      <w:del w:id="286" w:author="Coilin" w:date="2016-03-24T13:55:00Z">
        <w:r w:rsidR="00511BDF" w:rsidRPr="00AD5DC7" w:rsidDel="00945851">
          <w:rPr>
            <w:lang w:val="en-US"/>
          </w:rPr>
          <w:delText>bulk weight</w:delText>
        </w:r>
      </w:del>
      <w:r w:rsidR="00511BDF" w:rsidRPr="00AD5DC7">
        <w:rPr>
          <w:lang w:val="en-US"/>
        </w:rPr>
        <w:t xml:space="preserve">) resulted in large decreases in the AIC relative to a model with fixed proportions (Table </w:t>
      </w:r>
      <w:r w:rsidR="00EF30A7" w:rsidRPr="00AD5DC7">
        <w:rPr>
          <w:lang w:val="en-US"/>
        </w:rPr>
        <w:t>2</w:t>
      </w:r>
      <w:ins w:id="287" w:author="Coilin" w:date="2016-03-24T14:00:00Z">
        <w:r w:rsidR="00945851">
          <w:rPr>
            <w:lang w:val="en-US"/>
          </w:rPr>
          <w:t>, models 2-4</w:t>
        </w:r>
      </w:ins>
      <w:r w:rsidR="00511BDF" w:rsidRPr="00AD5DC7">
        <w:rPr>
          <w:lang w:val="en-US"/>
        </w:rPr>
        <w:t>).</w:t>
      </w:r>
      <w:ins w:id="288" w:author="Coilin" w:date="2016-03-24T14:01:00Z">
        <w:r w:rsidR="00945851">
          <w:rPr>
            <w:lang w:val="en-US"/>
          </w:rPr>
          <w:t xml:space="preserve"> Including an interaction between net position and mesh </w:t>
        </w:r>
      </w:ins>
      <w:ins w:id="289" w:author="Coilin" w:date="2016-03-24T14:02:00Z">
        <w:r w:rsidR="00945851">
          <w:rPr>
            <w:lang w:val="en-US"/>
          </w:rPr>
          <w:t xml:space="preserve">did not result in an improvement of the model fit (Table 2, comparison of models 3 and 10). </w:t>
        </w:r>
      </w:ins>
      <w:moveToRangeStart w:id="290" w:author="Coilin" w:date="2016-03-24T14:03:00Z" w:name="move446591509"/>
      <w:moveTo w:id="291" w:author="Coilin" w:date="2016-03-24T14:03:00Z">
        <w:r w:rsidR="00945851" w:rsidRPr="00AD5DC7">
          <w:t xml:space="preserve">Higher-order carapace length effects (allowing more curvature in the proportions over length) did not improve the </w:t>
        </w:r>
        <w:r w:rsidR="00945851">
          <w:t>model fit</w:t>
        </w:r>
        <w:r w:rsidR="00945851" w:rsidRPr="00AD5DC7">
          <w:t xml:space="preserve"> </w:t>
        </w:r>
        <w:r w:rsidR="00945851" w:rsidRPr="00AD5DC7">
          <w:rPr>
            <w:lang w:val="en-US"/>
          </w:rPr>
          <w:t>(Table 2</w:t>
        </w:r>
      </w:moveTo>
      <w:ins w:id="292" w:author="Coilin" w:date="2016-03-24T14:03:00Z">
        <w:r w:rsidR="00945851">
          <w:rPr>
            <w:lang w:val="en-US"/>
          </w:rPr>
          <w:t>, models 9 and 17</w:t>
        </w:r>
      </w:ins>
      <w:moveTo w:id="293" w:author="Coilin" w:date="2016-03-24T14:03:00Z">
        <w:r w:rsidR="00945851" w:rsidRPr="00AD5DC7">
          <w:rPr>
            <w:lang w:val="en-US"/>
          </w:rPr>
          <w:t>)</w:t>
        </w:r>
        <w:r w:rsidR="00945851" w:rsidRPr="00AD5DC7">
          <w:t xml:space="preserve">. </w:t>
        </w:r>
      </w:moveTo>
      <w:moveToRangeEnd w:id="290"/>
      <w:ins w:id="294" w:author="Coilin" w:date="2016-03-24T14:03:00Z">
        <w:r w:rsidR="007D7D80">
          <w:t xml:space="preserve">The best fitting main effects model included </w:t>
        </w:r>
      </w:ins>
      <w:ins w:id="295" w:author="Coilin" w:date="2016-03-24T14:04:00Z">
        <w:r w:rsidR="007D7D80">
          <w:t>carapace</w:t>
        </w:r>
      </w:ins>
      <w:ins w:id="296" w:author="Coilin" w:date="2016-03-24T14:03:00Z">
        <w:r w:rsidR="007D7D80">
          <w:t xml:space="preserve"> </w:t>
        </w:r>
      </w:ins>
      <w:ins w:id="297" w:author="Coilin" w:date="2016-03-24T14:04:00Z">
        <w:r w:rsidR="007D7D80">
          <w:t xml:space="preserve">length, net position and </w:t>
        </w:r>
        <w:commentRangeStart w:id="298"/>
        <w:r w:rsidR="007D7D80">
          <w:t xml:space="preserve">cod-end specific catch weight </w:t>
        </w:r>
      </w:ins>
      <w:commentRangeEnd w:id="298"/>
      <w:r w:rsidR="00EC36FE">
        <w:rPr>
          <w:rStyle w:val="CommentReference"/>
        </w:rPr>
        <w:commentReference w:id="298"/>
      </w:r>
      <w:ins w:id="299" w:author="Coilin" w:date="2016-03-24T14:04:00Z">
        <w:r w:rsidR="007D7D80">
          <w:t>(Table 2, model 16).</w:t>
        </w:r>
      </w:ins>
      <w:ins w:id="300" w:author="Coilin" w:date="2016-03-24T14:05:00Z">
        <w:r w:rsidR="00DB4040">
          <w:t xml:space="preserve"> Of the two-way interactions trialled, the model including </w:t>
        </w:r>
        <w:commentRangeStart w:id="301"/>
        <w:r w:rsidR="00DB4040">
          <w:t xml:space="preserve">weight </w:t>
        </w:r>
      </w:ins>
      <w:commentRangeEnd w:id="301"/>
      <w:r w:rsidR="00EC36FE">
        <w:rPr>
          <w:rStyle w:val="CommentReference"/>
        </w:rPr>
        <w:commentReference w:id="301"/>
      </w:r>
      <w:ins w:id="302" w:author="Coilin" w:date="2016-03-24T14:05:00Z">
        <w:r w:rsidR="00DB4040">
          <w:t>x carapace length and position x carapace length had the best fit (</w:t>
        </w:r>
      </w:ins>
      <w:ins w:id="303" w:author="Coilin" w:date="2016-03-24T14:06:00Z">
        <w:r w:rsidR="00DB4040">
          <w:t>Table 2, model 20</w:t>
        </w:r>
      </w:ins>
      <w:ins w:id="304" w:author="Coilin" w:date="2016-03-24T14:05:00Z">
        <w:r w:rsidR="00DB4040">
          <w:t>)</w:t>
        </w:r>
      </w:ins>
      <w:ins w:id="305" w:author="Coilin" w:date="2016-03-24T14:06:00Z">
        <w:r w:rsidR="00DB4040">
          <w:t>. A fit that included the interaction between catch weight per cod-end and net position did not converge, reflecting the large number of parameters required for that interaction.</w:t>
        </w:r>
      </w:ins>
      <w:del w:id="306" w:author="Coilin" w:date="2016-03-24T14:02:00Z">
        <w:r w:rsidR="00511BDF" w:rsidRPr="00AD5DC7" w:rsidDel="00945851">
          <w:rPr>
            <w:lang w:val="en-US"/>
          </w:rPr>
          <w:delText xml:space="preserve"> </w:delText>
        </w:r>
      </w:del>
      <w:ins w:id="307" w:author="Coilin" w:date="2016-03-24T14:07:00Z">
        <w:r w:rsidR="00DB4040">
          <w:t xml:space="preserve"> </w:t>
        </w:r>
      </w:ins>
      <w:del w:id="308" w:author="Coilin" w:date="2016-03-24T14:07:00Z">
        <w:r w:rsidR="00511BDF" w:rsidRPr="00AD5DC7" w:rsidDel="00DB4040">
          <w:delText xml:space="preserve">Net </w:delText>
        </w:r>
      </w:del>
      <w:del w:id="309" w:author="Coilin" w:date="2016-03-24T13:59:00Z">
        <w:r w:rsidR="00511BDF" w:rsidRPr="00AD5DC7" w:rsidDel="00945851">
          <w:delText xml:space="preserve">configuration </w:delText>
        </w:r>
      </w:del>
      <w:del w:id="310" w:author="Coilin" w:date="2016-03-24T14:07:00Z">
        <w:r w:rsidR="00511BDF" w:rsidRPr="00AD5DC7" w:rsidDel="00DB4040">
          <w:delText>was important with inner port position typically fishing worst, and the outer starboard or port fishing better. These likely reflect differences</w:delText>
        </w:r>
        <w:r w:rsidR="009217D0" w:rsidRPr="00AD5DC7" w:rsidDel="00DB4040">
          <w:delText xml:space="preserve"> in fishing power of the nets</w:delText>
        </w:r>
        <w:r w:rsidR="00511BDF" w:rsidRPr="00AD5DC7" w:rsidDel="00DB4040">
          <w:delText xml:space="preserve">. </w:delText>
        </w:r>
      </w:del>
      <w:moveFromRangeStart w:id="311" w:author="Coilin" w:date="2016-03-24T14:03:00Z" w:name="move446591509"/>
      <w:moveFrom w:id="312" w:author="Coilin" w:date="2016-03-24T14:03:00Z">
        <w:del w:id="313" w:author="Coilin" w:date="2016-03-24T14:07:00Z">
          <w:r w:rsidR="00511BDF" w:rsidRPr="00AD5DC7" w:rsidDel="00DB4040">
            <w:delText xml:space="preserve">Higher-order carapace length effects </w:delText>
          </w:r>
          <w:r w:rsidR="009217D0" w:rsidRPr="00AD5DC7" w:rsidDel="00DB4040">
            <w:delText xml:space="preserve">(allowing more curvature in the proportions over length) </w:delText>
          </w:r>
          <w:r w:rsidR="00511BDF" w:rsidRPr="00AD5DC7" w:rsidDel="00DB4040">
            <w:delText xml:space="preserve">did not improve the </w:delText>
          </w:r>
          <w:r w:rsidR="00476F74" w:rsidDel="00DB4040">
            <w:delText>model fit</w:delText>
          </w:r>
          <w:r w:rsidR="00511BDF" w:rsidRPr="00AD5DC7" w:rsidDel="00DB4040">
            <w:delText xml:space="preserve"> </w:delText>
          </w:r>
          <w:r w:rsidR="009217D0" w:rsidRPr="00AD5DC7" w:rsidDel="00DB4040">
            <w:rPr>
              <w:lang w:val="en-US"/>
            </w:rPr>
            <w:delText>(Table 2)</w:delText>
          </w:r>
          <w:r w:rsidR="00511BDF" w:rsidRPr="00AD5DC7" w:rsidDel="00DB4040">
            <w:delText>.</w:delText>
          </w:r>
          <w:r w:rsidR="009217D0" w:rsidRPr="00AD5DC7" w:rsidDel="00DB4040">
            <w:delText xml:space="preserve"> </w:delText>
          </w:r>
        </w:del>
      </w:moveFrom>
      <w:moveFromRangeEnd w:id="311"/>
      <w:del w:id="314" w:author="Coilin" w:date="2016-03-24T14:07:00Z">
        <w:r w:rsidR="00511BDF" w:rsidRPr="00AD5DC7" w:rsidDel="00DB4040">
          <w:rPr>
            <w:lang w:val="en-US"/>
          </w:rPr>
          <w:delText xml:space="preserve">Combining carapace length and total cod-end weight or net configuration resulted in further decreases in the AIC and the model including the three main effects fit best overall (Table </w:delText>
        </w:r>
        <w:r w:rsidR="00EF30A7" w:rsidRPr="00AD5DC7" w:rsidDel="00DB4040">
          <w:rPr>
            <w:lang w:val="en-US"/>
          </w:rPr>
          <w:delText>2</w:delText>
        </w:r>
        <w:r w:rsidR="00476F74" w:rsidDel="00DB4040">
          <w:rPr>
            <w:lang w:val="en-US"/>
          </w:rPr>
          <w:delText>).</w:delText>
        </w:r>
        <w:r w:rsidR="00511BDF" w:rsidRPr="00AD5DC7" w:rsidDel="00DB4040">
          <w:rPr>
            <w:lang w:val="en-US"/>
          </w:rPr>
          <w:delText xml:space="preserve"> </w:delText>
        </w:r>
      </w:del>
      <w:del w:id="315" w:author="Coilin" w:date="2016-03-24T14:08:00Z">
        <w:r w:rsidR="00511BDF" w:rsidRPr="00AD5DC7" w:rsidDel="00DB4040">
          <w:rPr>
            <w:lang w:val="en-US"/>
          </w:rPr>
          <w:delText>Note that</w:delText>
        </w:r>
      </w:del>
      <w:ins w:id="316" w:author="Coilin" w:date="2016-03-24T14:08:00Z">
        <w:r w:rsidR="00DB4040">
          <w:t>Additional</w:t>
        </w:r>
      </w:ins>
      <w:r w:rsidR="00511BDF" w:rsidRPr="00AD5DC7">
        <w:rPr>
          <w:lang w:val="en-US"/>
        </w:rPr>
        <w:t xml:space="preserve"> higher-order interactions </w:t>
      </w:r>
      <w:r w:rsidR="009217D0" w:rsidRPr="00AD5DC7">
        <w:rPr>
          <w:lang w:val="en-US"/>
        </w:rPr>
        <w:t xml:space="preserve">of the explanatory variables </w:t>
      </w:r>
      <w:r w:rsidR="00511BDF" w:rsidRPr="00AD5DC7">
        <w:rPr>
          <w:lang w:val="en-US"/>
        </w:rPr>
        <w:t xml:space="preserve">were not included in the models, as with 12 hauls and 4 </w:t>
      </w:r>
      <w:r w:rsidR="009217D0" w:rsidRPr="00AD5DC7">
        <w:rPr>
          <w:lang w:val="en-US"/>
        </w:rPr>
        <w:t xml:space="preserve">test gears </w:t>
      </w:r>
      <w:r w:rsidR="00511BDF" w:rsidRPr="00AD5DC7">
        <w:rPr>
          <w:lang w:val="en-US"/>
        </w:rPr>
        <w:t>there are 36 independent cells from which to</w:t>
      </w:r>
      <w:r w:rsidR="00511BDF">
        <w:rPr>
          <w:lang w:val="en-US"/>
        </w:rPr>
        <w:t xml:space="preserve"> estimate the </w:t>
      </w:r>
      <w:r w:rsidR="00476F74">
        <w:rPr>
          <w:lang w:val="en-US"/>
        </w:rPr>
        <w:t xml:space="preserve">factor </w:t>
      </w:r>
      <w:r w:rsidR="00511BDF">
        <w:rPr>
          <w:lang w:val="en-US"/>
        </w:rPr>
        <w:t>parameters and the models can quickly become overfit</w:t>
      </w:r>
      <w:r w:rsidR="00150ED8">
        <w:rPr>
          <w:lang w:val="en-US"/>
        </w:rPr>
        <w:t xml:space="preserve"> (exact predictions a the factor level)</w:t>
      </w:r>
      <w:r w:rsidR="00511BDF">
        <w:rPr>
          <w:lang w:val="en-US"/>
        </w:rPr>
        <w:t>.</w:t>
      </w:r>
    </w:p>
    <w:p w14:paraId="06141AA6" w14:textId="771E11A6" w:rsidR="00FC06D1" w:rsidRDefault="00FC06D1" w:rsidP="00FC06D1">
      <w:pPr>
        <w:spacing w:after="40" w:line="480" w:lineRule="auto"/>
        <w:jc w:val="both"/>
        <w:rPr>
          <w:ins w:id="317" w:author="Coilin" w:date="2016-03-24T14:12:00Z"/>
          <w:lang w:val="en-US"/>
        </w:rPr>
      </w:pPr>
      <w:ins w:id="318" w:author="Coilin" w:date="2016-03-24T14:09:00Z">
        <w:r>
          <w:rPr>
            <w:lang w:val="en-US"/>
          </w:rPr>
          <w:t>P</w:t>
        </w:r>
      </w:ins>
      <w:ins w:id="319" w:author="Coilin" w:date="2016-03-24T14:08:00Z">
        <w:r>
          <w:rPr>
            <w:lang w:val="en-US"/>
          </w:rPr>
          <w:t>arameter estimates</w:t>
        </w:r>
        <w:r w:rsidRPr="00FC06D1">
          <w:rPr>
            <w:lang w:val="en-US"/>
          </w:rPr>
          <w:t xml:space="preserve"> </w:t>
        </w:r>
      </w:ins>
      <w:ins w:id="320" w:author="Coilin" w:date="2016-03-24T14:09:00Z">
        <w:r>
          <w:rPr>
            <w:lang w:val="en-US"/>
          </w:rPr>
          <w:t>are</w:t>
        </w:r>
      </w:ins>
      <w:ins w:id="321" w:author="Coilin" w:date="2016-03-24T14:08:00Z">
        <w:r w:rsidRPr="00FC06D1">
          <w:rPr>
            <w:lang w:val="en-US"/>
          </w:rPr>
          <w:t xml:space="preserve"> </w:t>
        </w:r>
      </w:ins>
      <w:ins w:id="322" w:author="Coilin" w:date="2016-03-24T14:10:00Z">
        <w:r>
          <w:rPr>
            <w:lang w:val="en-US"/>
          </w:rPr>
          <w:t xml:space="preserve">the </w:t>
        </w:r>
      </w:ins>
      <w:ins w:id="323" w:author="Coilin" w:date="2016-03-24T14:08:00Z">
        <w:r w:rsidRPr="00FC06D1">
          <w:rPr>
            <w:lang w:val="en-US"/>
          </w:rPr>
          <w:t>odds r</w:t>
        </w:r>
        <w:r>
          <w:rPr>
            <w:lang w:val="en-US"/>
          </w:rPr>
          <w:t>atios relative to the 70mm</w:t>
        </w:r>
      </w:ins>
      <w:ins w:id="324" w:author="Coilin" w:date="2016-03-24T14:10:00Z">
        <w:r>
          <w:rPr>
            <w:lang w:val="en-US"/>
          </w:rPr>
          <w:t xml:space="preserve"> (Table 3)</w:t>
        </w:r>
      </w:ins>
      <w:ins w:id="325" w:author="Coilin" w:date="2016-03-24T14:08:00Z">
        <w:r>
          <w:rPr>
            <w:lang w:val="en-US"/>
          </w:rPr>
          <w:t xml:space="preserve">. The </w:t>
        </w:r>
        <w:r w:rsidRPr="00FC06D1">
          <w:rPr>
            <w:lang w:val="en-US"/>
          </w:rPr>
          <w:t>baseline position is the port outsi</w:t>
        </w:r>
        <w:r>
          <w:rPr>
            <w:lang w:val="en-US"/>
          </w:rPr>
          <w:t xml:space="preserve">de position and </w:t>
        </w:r>
      </w:ins>
      <w:ins w:id="326" w:author="Coilin" w:date="2016-03-24T14:10:00Z">
        <w:r>
          <w:rPr>
            <w:lang w:val="en-US"/>
          </w:rPr>
          <w:t xml:space="preserve">the intercept parameters </w:t>
        </w:r>
      </w:ins>
      <w:ins w:id="327" w:author="Coilin" w:date="2016-03-24T14:08:00Z">
        <w:r>
          <w:rPr>
            <w:lang w:val="en-US"/>
          </w:rPr>
          <w:t xml:space="preserve">imply that at </w:t>
        </w:r>
        <w:r w:rsidRPr="00FC06D1">
          <w:rPr>
            <w:lang w:val="en-US"/>
          </w:rPr>
          <w:t>mean weight and mean carapace length</w:t>
        </w:r>
        <w:r>
          <w:rPr>
            <w:lang w:val="en-US"/>
          </w:rPr>
          <w:t xml:space="preserve">, similar proportions are found </w:t>
        </w:r>
        <w:r w:rsidRPr="00FC06D1">
          <w:rPr>
            <w:lang w:val="en-US"/>
          </w:rPr>
          <w:t>across the cod-ends in the port o</w:t>
        </w:r>
        <w:r>
          <w:rPr>
            <w:lang w:val="en-US"/>
          </w:rPr>
          <w:t>utside position (Table 3</w:t>
        </w:r>
      </w:ins>
      <w:ins w:id="328" w:author="Coilin" w:date="2016-03-24T14:10:00Z">
        <w:r>
          <w:rPr>
            <w:lang w:val="en-US"/>
          </w:rPr>
          <w:t>, Intercept</w:t>
        </w:r>
      </w:ins>
      <w:ins w:id="329" w:author="Coilin" w:date="2016-03-24T14:08:00Z">
        <w:r>
          <w:rPr>
            <w:lang w:val="en-US"/>
          </w:rPr>
          <w:t>). Port</w:t>
        </w:r>
      </w:ins>
      <w:ins w:id="330" w:author="Coilin" w:date="2016-03-24T14:09:00Z">
        <w:r>
          <w:rPr>
            <w:lang w:val="en-US"/>
          </w:rPr>
          <w:t xml:space="preserve"> </w:t>
        </w:r>
      </w:ins>
      <w:ins w:id="331" w:author="Coilin" w:date="2016-03-24T14:08:00Z">
        <w:r w:rsidRPr="00FC06D1">
          <w:rPr>
            <w:lang w:val="en-US"/>
          </w:rPr>
          <w:t>inside effect is significantly negative (Table 3</w:t>
        </w:r>
      </w:ins>
      <w:ins w:id="332" w:author="Coilin" w:date="2016-03-24T14:10:00Z">
        <w:r>
          <w:rPr>
            <w:lang w:val="en-US"/>
          </w:rPr>
          <w:t>, Port inside</w:t>
        </w:r>
      </w:ins>
      <w:ins w:id="333" w:author="Coilin" w:date="2016-03-24T14:08:00Z">
        <w:r w:rsidRPr="00FC06D1">
          <w:rPr>
            <w:lang w:val="en-US"/>
          </w:rPr>
          <w:t>) implyi</w:t>
        </w:r>
        <w:r>
          <w:rPr>
            <w:lang w:val="en-US"/>
          </w:rPr>
          <w:t>ng a lower</w:t>
        </w:r>
      </w:ins>
      <w:ins w:id="334" w:author="Coilin" w:date="2016-03-24T14:09:00Z">
        <w:r>
          <w:rPr>
            <w:lang w:val="en-US"/>
          </w:rPr>
          <w:t xml:space="preserve"> </w:t>
        </w:r>
      </w:ins>
      <w:ins w:id="335" w:author="Coilin" w:date="2016-03-24T14:08:00Z">
        <w:r w:rsidRPr="00FC06D1">
          <w:rPr>
            <w:lang w:val="en-US"/>
          </w:rPr>
          <w:t xml:space="preserve">fishing power for this position in </w:t>
        </w:r>
        <w:r>
          <w:rPr>
            <w:lang w:val="en-US"/>
          </w:rPr>
          <w:t xml:space="preserve">this trial; this can </w:t>
        </w:r>
      </w:ins>
      <w:ins w:id="336" w:author="Coilin" w:date="2016-03-24T14:11:00Z">
        <w:r>
          <w:rPr>
            <w:lang w:val="en-US"/>
          </w:rPr>
          <w:t xml:space="preserve">also </w:t>
        </w:r>
      </w:ins>
      <w:ins w:id="337" w:author="Coilin" w:date="2016-03-24T14:08:00Z">
        <w:r>
          <w:rPr>
            <w:lang w:val="en-US"/>
          </w:rPr>
          <w:t>be seen in</w:t>
        </w:r>
      </w:ins>
      <w:ins w:id="338" w:author="Coilin" w:date="2016-03-24T14:09:00Z">
        <w:r>
          <w:rPr>
            <w:lang w:val="en-US"/>
          </w:rPr>
          <w:t xml:space="preserve"> </w:t>
        </w:r>
      </w:ins>
      <w:ins w:id="339" w:author="Coilin" w:date="2016-03-24T14:08:00Z">
        <w:r w:rsidRPr="00FC06D1">
          <w:rPr>
            <w:lang w:val="en-US"/>
          </w:rPr>
          <w:t xml:space="preserve">Figure </w:t>
        </w:r>
        <w:r w:rsidR="00AB3164">
          <w:rPr>
            <w:lang w:val="en-US"/>
          </w:rPr>
          <w:t>3</w:t>
        </w:r>
        <w:r w:rsidRPr="00FC06D1">
          <w:rPr>
            <w:lang w:val="en-US"/>
          </w:rPr>
          <w:t xml:space="preserve"> where </w:t>
        </w:r>
      </w:ins>
      <w:ins w:id="340" w:author="Coilin" w:date="2016-03-24T14:13:00Z">
        <w:r>
          <w:rPr>
            <w:lang w:val="en-US"/>
          </w:rPr>
          <w:t xml:space="preserve">the port inside </w:t>
        </w:r>
        <w:del w:id="341" w:author="Browne, Daragh" w:date="2016-04-27T16:24:00Z">
          <w:r w:rsidDel="00EC36FE">
            <w:rPr>
              <w:lang w:val="en-US"/>
            </w:rPr>
            <w:delText>cod-end</w:delText>
          </w:r>
        </w:del>
      </w:ins>
      <w:ins w:id="342" w:author="Browne, Daragh" w:date="2016-04-27T16:24:00Z">
        <w:r w:rsidR="00EC36FE">
          <w:rPr>
            <w:lang w:val="en-US"/>
          </w:rPr>
          <w:t>position</w:t>
        </w:r>
      </w:ins>
      <w:ins w:id="343" w:author="Coilin" w:date="2016-03-24T14:13:00Z">
        <w:r>
          <w:rPr>
            <w:lang w:val="en-US"/>
          </w:rPr>
          <w:t xml:space="preserve"> had a </w:t>
        </w:r>
      </w:ins>
      <w:ins w:id="344" w:author="Coilin" w:date="2016-03-24T14:08:00Z">
        <w:r>
          <w:rPr>
            <w:lang w:val="en-US"/>
          </w:rPr>
          <w:t>lower proportion</w:t>
        </w:r>
        <w:r w:rsidRPr="00FC06D1">
          <w:rPr>
            <w:lang w:val="en-US"/>
          </w:rPr>
          <w:t xml:space="preserve"> retained co</w:t>
        </w:r>
        <w:r>
          <w:rPr>
            <w:lang w:val="en-US"/>
          </w:rPr>
          <w:t>mpared to the same cod-end in other</w:t>
        </w:r>
      </w:ins>
      <w:ins w:id="345" w:author="Coilin" w:date="2016-03-24T14:09:00Z">
        <w:r>
          <w:rPr>
            <w:lang w:val="en-US"/>
          </w:rPr>
          <w:t xml:space="preserve"> </w:t>
        </w:r>
      </w:ins>
      <w:ins w:id="346" w:author="Coilin" w:date="2016-03-24T14:08:00Z">
        <w:r w:rsidRPr="00FC06D1">
          <w:rPr>
            <w:lang w:val="en-US"/>
          </w:rPr>
          <w:t xml:space="preserve">positions. </w:t>
        </w:r>
      </w:ins>
    </w:p>
    <w:p w14:paraId="0B348677" w14:textId="1BC7E05B" w:rsidR="00FC06D1" w:rsidRPr="00FC06D1" w:rsidRDefault="00FC06D1" w:rsidP="00FC06D1">
      <w:pPr>
        <w:spacing w:after="40" w:line="480" w:lineRule="auto"/>
        <w:jc w:val="both"/>
        <w:rPr>
          <w:ins w:id="347" w:author="Coilin" w:date="2016-03-24T14:08:00Z"/>
          <w:lang w:val="en-US"/>
        </w:rPr>
      </w:pPr>
      <w:ins w:id="348" w:author="Coilin" w:date="2016-03-24T14:08:00Z">
        <w:r w:rsidRPr="00FC06D1">
          <w:rPr>
            <w:lang w:val="en-US"/>
          </w:rPr>
          <w:t>The starboard inside position wa</w:t>
        </w:r>
        <w:r>
          <w:rPr>
            <w:lang w:val="en-US"/>
          </w:rPr>
          <w:t>s not significantly</w:t>
        </w:r>
      </w:ins>
      <w:ins w:id="349" w:author="Coilin" w:date="2016-03-24T14:09:00Z">
        <w:r>
          <w:rPr>
            <w:lang w:val="en-US"/>
          </w:rPr>
          <w:t xml:space="preserve"> </w:t>
        </w:r>
      </w:ins>
      <w:ins w:id="350" w:author="Coilin" w:date="2016-03-24T14:08:00Z">
        <w:r w:rsidRPr="00FC06D1">
          <w:rPr>
            <w:lang w:val="en-US"/>
          </w:rPr>
          <w:t>different to the port outside (Table 3)</w:t>
        </w:r>
        <w:r>
          <w:rPr>
            <w:lang w:val="en-US"/>
          </w:rPr>
          <w:t>, whereas the starboard outside</w:t>
        </w:r>
      </w:ins>
      <w:ins w:id="351" w:author="Coilin" w:date="2016-03-24T14:09:00Z">
        <w:r>
          <w:rPr>
            <w:lang w:val="en-US"/>
          </w:rPr>
          <w:t xml:space="preserve"> </w:t>
        </w:r>
      </w:ins>
      <w:ins w:id="352" w:author="Coilin" w:date="2016-03-24T14:08:00Z">
        <w:r w:rsidRPr="00FC06D1">
          <w:rPr>
            <w:lang w:val="en-US"/>
          </w:rPr>
          <w:t>ha</w:t>
        </w:r>
      </w:ins>
      <w:ins w:id="353" w:author="Browne, Daragh" w:date="2016-04-27T16:25:00Z">
        <w:r w:rsidR="00EC36FE">
          <w:rPr>
            <w:lang w:val="en-US"/>
          </w:rPr>
          <w:t xml:space="preserve">d </w:t>
        </w:r>
      </w:ins>
      <w:ins w:id="354" w:author="Coilin" w:date="2016-03-24T14:08:00Z">
        <w:del w:id="355" w:author="Browne, Daragh" w:date="2016-04-27T16:24:00Z">
          <w:r w:rsidRPr="00FC06D1" w:rsidDel="00EC36FE">
            <w:rPr>
              <w:lang w:val="en-US"/>
            </w:rPr>
            <w:delText>ve</w:delText>
          </w:r>
        </w:del>
        <w:r w:rsidRPr="00FC06D1">
          <w:rPr>
            <w:lang w:val="en-US"/>
          </w:rPr>
          <w:t xml:space="preserve"> a smaller but significantly higher</w:t>
        </w:r>
        <w:r>
          <w:rPr>
            <w:lang w:val="en-US"/>
          </w:rPr>
          <w:t xml:space="preserve"> retention compared to the port</w:t>
        </w:r>
      </w:ins>
      <w:ins w:id="356" w:author="Coilin" w:date="2016-03-24T14:09:00Z">
        <w:r>
          <w:rPr>
            <w:lang w:val="en-US"/>
          </w:rPr>
          <w:t xml:space="preserve"> </w:t>
        </w:r>
      </w:ins>
      <w:ins w:id="357" w:author="Coilin" w:date="2016-03-24T14:08:00Z">
        <w:r w:rsidRPr="00FC06D1">
          <w:rPr>
            <w:lang w:val="en-US"/>
          </w:rPr>
          <w:t xml:space="preserve">outside </w:t>
        </w:r>
      </w:ins>
      <w:ins w:id="358" w:author="Browne, Daragh" w:date="2016-04-27T16:25:00Z">
        <w:r w:rsidR="00EC36FE">
          <w:rPr>
            <w:lang w:val="en-US"/>
          </w:rPr>
          <w:t xml:space="preserve">position </w:t>
        </w:r>
      </w:ins>
      <w:ins w:id="359" w:author="Coilin" w:date="2016-03-24T14:08:00Z">
        <w:r w:rsidRPr="00FC06D1">
          <w:rPr>
            <w:lang w:val="en-US"/>
          </w:rPr>
          <w:t>(Table 3). The slopes over car</w:t>
        </w:r>
        <w:r>
          <w:rPr>
            <w:lang w:val="en-US"/>
          </w:rPr>
          <w:t>apace length increased relative</w:t>
        </w:r>
      </w:ins>
      <w:ins w:id="360" w:author="Coilin" w:date="2016-03-24T14:09:00Z">
        <w:r>
          <w:rPr>
            <w:lang w:val="en-US"/>
          </w:rPr>
          <w:t xml:space="preserve"> </w:t>
        </w:r>
      </w:ins>
      <w:ins w:id="361" w:author="Coilin" w:date="2016-03-24T14:08:00Z">
        <w:r w:rsidRPr="00FC06D1">
          <w:rPr>
            <w:lang w:val="en-US"/>
          </w:rPr>
          <w:t>to the baseline (port outside) in bot</w:t>
        </w:r>
        <w:r>
          <w:rPr>
            <w:lang w:val="en-US"/>
          </w:rPr>
          <w:t>h the port inside and starboard</w:t>
        </w:r>
      </w:ins>
      <w:ins w:id="362" w:author="Coilin" w:date="2016-03-24T14:09:00Z">
        <w:r>
          <w:rPr>
            <w:lang w:val="en-US"/>
          </w:rPr>
          <w:t xml:space="preserve"> </w:t>
        </w:r>
      </w:ins>
      <w:ins w:id="363" w:author="Coilin" w:date="2016-03-24T14:08:00Z">
        <w:r w:rsidRPr="00FC06D1">
          <w:rPr>
            <w:lang w:val="en-US"/>
          </w:rPr>
          <w:t>outs</w:t>
        </w:r>
        <w:r w:rsidR="00AB3164">
          <w:rPr>
            <w:lang w:val="en-US"/>
          </w:rPr>
          <w:t>ide positions (Table 3, Figure 3</w:t>
        </w:r>
        <w:r w:rsidRPr="00FC06D1">
          <w:rPr>
            <w:lang w:val="en-US"/>
          </w:rPr>
          <w:t>)</w:t>
        </w:r>
        <w:r>
          <w:rPr>
            <w:lang w:val="en-US"/>
          </w:rPr>
          <w:t xml:space="preserve">. The effects of </w:t>
        </w:r>
        <w:commentRangeStart w:id="364"/>
        <w:r>
          <w:rPr>
            <w:lang w:val="en-US"/>
          </w:rPr>
          <w:t>cod end weight</w:t>
        </w:r>
      </w:ins>
      <w:commentRangeEnd w:id="364"/>
      <w:r w:rsidR="00D703F7">
        <w:rPr>
          <w:rStyle w:val="CommentReference"/>
        </w:rPr>
        <w:commentReference w:id="364"/>
      </w:r>
      <w:ins w:id="365" w:author="Coilin" w:date="2016-03-24T14:09:00Z">
        <w:r>
          <w:rPr>
            <w:lang w:val="en-US"/>
          </w:rPr>
          <w:t xml:space="preserve"> </w:t>
        </w:r>
      </w:ins>
      <w:ins w:id="366" w:author="Coilin" w:date="2016-03-24T14:08:00Z">
        <w:r w:rsidRPr="00FC06D1">
          <w:rPr>
            <w:lang w:val="en-US"/>
          </w:rPr>
          <w:t>are interpreted with carapace length al</w:t>
        </w:r>
        <w:r>
          <w:rPr>
            <w:lang w:val="en-US"/>
          </w:rPr>
          <w:t>so: with increasing weight, the</w:t>
        </w:r>
      </w:ins>
      <w:ins w:id="367" w:author="Coilin" w:date="2016-03-24T14:09:00Z">
        <w:r>
          <w:rPr>
            <w:lang w:val="en-US"/>
          </w:rPr>
          <w:t xml:space="preserve"> </w:t>
        </w:r>
      </w:ins>
      <w:ins w:id="368" w:author="Coilin" w:date="2016-03-24T14:08:00Z">
        <w:r w:rsidRPr="00FC06D1">
          <w:rPr>
            <w:lang w:val="en-US"/>
          </w:rPr>
          <w:t>70mm retains increasing proportion of smaller Nephrops and decreasing</w:t>
        </w:r>
      </w:ins>
    </w:p>
    <w:p w14:paraId="36B5D06E" w14:textId="148CDA51" w:rsidR="00FC06D1" w:rsidRDefault="00FC06D1" w:rsidP="00D44F88">
      <w:pPr>
        <w:spacing w:after="40" w:line="480" w:lineRule="auto"/>
        <w:jc w:val="both"/>
        <w:rPr>
          <w:ins w:id="369" w:author="Coilin" w:date="2016-03-24T14:08:00Z"/>
          <w:lang w:val="en-US"/>
        </w:rPr>
      </w:pPr>
      <w:ins w:id="370" w:author="Coilin" w:date="2016-03-24T14:08:00Z">
        <w:r w:rsidRPr="00FC06D1">
          <w:rPr>
            <w:lang w:val="en-US"/>
          </w:rPr>
          <w:t>proportions of larger Nephrops. The 8</w:t>
        </w:r>
        <w:r>
          <w:rPr>
            <w:lang w:val="en-US"/>
          </w:rPr>
          <w:t>0mm had non-significant effects</w:t>
        </w:r>
      </w:ins>
      <w:ins w:id="371" w:author="Coilin" w:date="2016-03-24T14:09:00Z">
        <w:r>
          <w:rPr>
            <w:lang w:val="en-US"/>
          </w:rPr>
          <w:t xml:space="preserve"> </w:t>
        </w:r>
      </w:ins>
      <w:ins w:id="372" w:author="Coilin" w:date="2016-03-24T14:08:00Z">
        <w:r w:rsidRPr="00FC06D1">
          <w:rPr>
            <w:lang w:val="en-US"/>
          </w:rPr>
          <w:t xml:space="preserve">of </w:t>
        </w:r>
        <w:commentRangeStart w:id="373"/>
        <w:r w:rsidRPr="00FC06D1">
          <w:rPr>
            <w:lang w:val="en-US"/>
          </w:rPr>
          <w:t xml:space="preserve">weight </w:t>
        </w:r>
      </w:ins>
      <w:commentRangeEnd w:id="373"/>
      <w:r w:rsidR="00D703F7">
        <w:rPr>
          <w:rStyle w:val="CommentReference"/>
        </w:rPr>
        <w:commentReference w:id="373"/>
      </w:r>
      <w:ins w:id="374" w:author="Coilin" w:date="2016-03-24T14:08:00Z">
        <w:r w:rsidRPr="00FC06D1">
          <w:rPr>
            <w:lang w:val="en-US"/>
          </w:rPr>
          <w:t>on baseline proportions and proportions retained over</w:t>
        </w:r>
      </w:ins>
      <w:ins w:id="375" w:author="Coilin" w:date="2016-03-24T14:09:00Z">
        <w:r>
          <w:rPr>
            <w:lang w:val="en-US"/>
          </w:rPr>
          <w:t xml:space="preserve"> </w:t>
        </w:r>
      </w:ins>
      <w:ins w:id="376" w:author="Coilin" w:date="2016-03-24T14:08:00Z">
        <w:r w:rsidRPr="00FC06D1">
          <w:rPr>
            <w:lang w:val="en-US"/>
          </w:rPr>
          <w:t>carapace length. The 90mm net had incre</w:t>
        </w:r>
        <w:r>
          <w:rPr>
            <w:lang w:val="en-US"/>
          </w:rPr>
          <w:t>asing proportions retained with</w:t>
        </w:r>
      </w:ins>
      <w:ins w:id="377" w:author="Coilin" w:date="2016-03-24T14:09:00Z">
        <w:r>
          <w:rPr>
            <w:lang w:val="en-US"/>
          </w:rPr>
          <w:t xml:space="preserve"> </w:t>
        </w:r>
      </w:ins>
      <w:ins w:id="378" w:author="Coilin" w:date="2016-03-24T14:08:00Z">
        <w:r w:rsidRPr="00FC06D1">
          <w:rPr>
            <w:lang w:val="en-US"/>
          </w:rPr>
          <w:t xml:space="preserve">increasing </w:t>
        </w:r>
        <w:commentRangeStart w:id="379"/>
        <w:r w:rsidRPr="00FC06D1">
          <w:rPr>
            <w:lang w:val="en-US"/>
          </w:rPr>
          <w:t xml:space="preserve">weight </w:t>
        </w:r>
      </w:ins>
      <w:commentRangeEnd w:id="379"/>
      <w:r w:rsidR="00D703F7">
        <w:rPr>
          <w:rStyle w:val="CommentReference"/>
        </w:rPr>
        <w:commentReference w:id="379"/>
      </w:r>
      <w:ins w:id="380" w:author="Coilin" w:date="2016-03-24T14:08:00Z">
        <w:r w:rsidRPr="00FC06D1">
          <w:rPr>
            <w:lang w:val="en-US"/>
          </w:rPr>
          <w:t>(Table 3). Note additional model fi</w:t>
        </w:r>
        <w:r>
          <w:rPr>
            <w:lang w:val="en-US"/>
          </w:rPr>
          <w:t>tting could be</w:t>
        </w:r>
      </w:ins>
      <w:ins w:id="381" w:author="Coilin" w:date="2016-03-24T14:09:00Z">
        <w:r>
          <w:rPr>
            <w:lang w:val="en-US"/>
          </w:rPr>
          <w:t xml:space="preserve"> </w:t>
        </w:r>
      </w:ins>
      <w:ins w:id="382" w:author="Coilin" w:date="2016-03-24T14:08:00Z">
        <w:r w:rsidRPr="00FC06D1">
          <w:rPr>
            <w:lang w:val="en-US"/>
          </w:rPr>
          <w:t>used to remove</w:t>
        </w:r>
        <w:del w:id="383" w:author="Browne, Daragh" w:date="2016-04-27T16:27:00Z">
          <w:r w:rsidRPr="00FC06D1" w:rsidDel="00D703F7">
            <w:rPr>
              <w:lang w:val="en-US"/>
            </w:rPr>
            <w:delText>d</w:delText>
          </w:r>
        </w:del>
        <w:r w:rsidRPr="00FC06D1">
          <w:rPr>
            <w:lang w:val="en-US"/>
          </w:rPr>
          <w:t xml:space="preserve"> non-significant parame</w:t>
        </w:r>
        <w:r>
          <w:rPr>
            <w:lang w:val="en-US"/>
          </w:rPr>
          <w:t>ters in the scope of an effect</w:t>
        </w:r>
        <w:r w:rsidRPr="00FC06D1">
          <w:rPr>
            <w:lang w:val="en-US"/>
          </w:rPr>
          <w:t>.</w:t>
        </w:r>
      </w:ins>
      <w:ins w:id="384" w:author="Coilin" w:date="2016-03-24T15:49:00Z">
        <w:r w:rsidR="002925E5">
          <w:rPr>
            <w:lang w:val="en-US"/>
          </w:rPr>
          <w:t xml:space="preserve"> </w:t>
        </w:r>
      </w:ins>
      <w:ins w:id="385" w:author="Coilin" w:date="2016-03-24T15:50:00Z">
        <w:r w:rsidR="002925E5">
          <w:rPr>
            <w:lang w:val="en-US"/>
          </w:rPr>
          <w:t xml:space="preserve">Based on Bonferonni corrections to the confidence intervals, </w:t>
        </w:r>
      </w:ins>
      <w:ins w:id="386" w:author="Coilin" w:date="2016-03-24T15:49:00Z">
        <w:r w:rsidR="002925E5">
          <w:rPr>
            <w:lang w:val="en-US"/>
          </w:rPr>
          <w:t xml:space="preserve">inter-mesh odds ratio comparisons </w:t>
        </w:r>
      </w:ins>
      <w:ins w:id="387" w:author="Coilin" w:date="2016-03-24T15:50:00Z">
        <w:r w:rsidR="002925E5">
          <w:rPr>
            <w:lang w:val="en-US"/>
          </w:rPr>
          <w:t>show</w:t>
        </w:r>
      </w:ins>
      <w:ins w:id="388" w:author="Coilin" w:date="2016-03-24T15:51:00Z">
        <w:r w:rsidR="002925E5">
          <w:rPr>
            <w:lang w:val="en-US"/>
          </w:rPr>
          <w:t>:</w:t>
        </w:r>
      </w:ins>
      <w:ins w:id="389" w:author="Coilin" w:date="2016-03-24T15:50:00Z">
        <w:r w:rsidR="002925E5">
          <w:rPr>
            <w:lang w:val="en-US"/>
          </w:rPr>
          <w:t xml:space="preserve"> </w:t>
        </w:r>
      </w:ins>
      <w:ins w:id="390" w:author="Coilin" w:date="2016-03-24T15:53:00Z">
        <w:r w:rsidR="002925E5">
          <w:rPr>
            <w:lang w:val="en-US"/>
          </w:rPr>
          <w:t>uncertain</w:t>
        </w:r>
      </w:ins>
      <w:ins w:id="391" w:author="Coilin" w:date="2016-03-24T15:50:00Z">
        <w:r w:rsidR="002925E5">
          <w:rPr>
            <w:lang w:val="en-US"/>
          </w:rPr>
          <w:t xml:space="preserve"> differences of the 70mm to 80mm</w:t>
        </w:r>
      </w:ins>
      <w:ins w:id="392" w:author="Coilin" w:date="2016-03-24T15:51:00Z">
        <w:r w:rsidR="002925E5">
          <w:rPr>
            <w:lang w:val="en-US"/>
          </w:rPr>
          <w:t>, no difference between the 90 and 100mm and large</w:t>
        </w:r>
      </w:ins>
      <w:ins w:id="393" w:author="Coilin" w:date="2016-03-24T15:52:00Z">
        <w:r w:rsidR="002925E5">
          <w:rPr>
            <w:lang w:val="en-US"/>
          </w:rPr>
          <w:t>r</w:t>
        </w:r>
      </w:ins>
      <w:ins w:id="394" w:author="Coilin" w:date="2016-03-24T15:51:00Z">
        <w:r w:rsidR="002925E5">
          <w:rPr>
            <w:lang w:val="en-US"/>
          </w:rPr>
          <w:t xml:space="preserve"> differences </w:t>
        </w:r>
      </w:ins>
      <w:ins w:id="395" w:author="Coilin" w:date="2016-03-24T15:52:00Z">
        <w:r w:rsidR="002925E5">
          <w:rPr>
            <w:lang w:val="en-US"/>
          </w:rPr>
          <w:t>among the others</w:t>
        </w:r>
      </w:ins>
      <w:ins w:id="396" w:author="Coilin" w:date="2016-03-24T15:51:00Z">
        <w:r w:rsidR="002925E5">
          <w:rPr>
            <w:lang w:val="en-US"/>
          </w:rPr>
          <w:t xml:space="preserve"> </w:t>
        </w:r>
      </w:ins>
      <w:ins w:id="397" w:author="Coilin" w:date="2016-03-24T15:50:00Z">
        <w:r w:rsidR="002925E5">
          <w:rPr>
            <w:lang w:val="en-US"/>
          </w:rPr>
          <w:t>(</w:t>
        </w:r>
        <w:r w:rsidR="00AB3164">
          <w:rPr>
            <w:lang w:val="en-US"/>
          </w:rPr>
          <w:t>Figure 7</w:t>
        </w:r>
        <w:r w:rsidR="002925E5">
          <w:rPr>
            <w:lang w:val="en-US"/>
          </w:rPr>
          <w:t>)</w:t>
        </w:r>
      </w:ins>
      <w:ins w:id="398" w:author="Coilin" w:date="2016-03-24T15:52:00Z">
        <w:r w:rsidR="002925E5">
          <w:rPr>
            <w:lang w:val="en-US"/>
          </w:rPr>
          <w:t xml:space="preserve">. The </w:t>
        </w:r>
      </w:ins>
      <w:ins w:id="399" w:author="Coilin" w:date="2016-03-24T15:53:00Z">
        <w:r w:rsidR="002925E5">
          <w:rPr>
            <w:lang w:val="en-US"/>
          </w:rPr>
          <w:t>uncertain</w:t>
        </w:r>
      </w:ins>
      <w:ins w:id="400" w:author="Coilin" w:date="2016-03-24T15:52:00Z">
        <w:r w:rsidR="002925E5">
          <w:rPr>
            <w:lang w:val="en-US"/>
          </w:rPr>
          <w:t xml:space="preserve"> differences observed </w:t>
        </w:r>
      </w:ins>
      <w:ins w:id="401" w:author="Coilin" w:date="2016-03-24T15:53:00Z">
        <w:r w:rsidR="002925E5">
          <w:rPr>
            <w:lang w:val="en-US"/>
          </w:rPr>
          <w:t xml:space="preserve">between the </w:t>
        </w:r>
      </w:ins>
      <w:ins w:id="402" w:author="Coilin" w:date="2016-03-24T15:52:00Z">
        <w:r w:rsidR="002925E5">
          <w:rPr>
            <w:lang w:val="en-US"/>
          </w:rPr>
          <w:t>70mm</w:t>
        </w:r>
      </w:ins>
      <w:ins w:id="403" w:author="Coilin" w:date="2016-03-24T15:53:00Z">
        <w:r w:rsidR="002925E5">
          <w:rPr>
            <w:lang w:val="en-US"/>
          </w:rPr>
          <w:t xml:space="preserve"> and 80mm odds ratio could be further investigated by removing non-significant parameter estimates from </w:t>
        </w:r>
      </w:ins>
      <w:ins w:id="404" w:author="Coilin" w:date="2016-03-24T15:54:00Z">
        <w:r w:rsidR="002925E5">
          <w:rPr>
            <w:lang w:val="en-US"/>
          </w:rPr>
          <w:t>the best fitting model (Table 3).</w:t>
        </w:r>
      </w:ins>
    </w:p>
    <w:p w14:paraId="7A4F9EF4" w14:textId="77777777" w:rsidR="00FC06D1" w:rsidDel="002925E5" w:rsidRDefault="00FC06D1">
      <w:pPr>
        <w:spacing w:after="40" w:line="480" w:lineRule="auto"/>
        <w:jc w:val="both"/>
        <w:rPr>
          <w:del w:id="405" w:author="Coilin" w:date="2016-03-24T15:54:00Z"/>
          <w:lang w:val="en-US"/>
        </w:rPr>
      </w:pPr>
    </w:p>
    <w:p w14:paraId="7E2CB7BC" w14:textId="77777777" w:rsidR="00511BDF" w:rsidRDefault="00511BDF" w:rsidP="000320C0">
      <w:pPr>
        <w:spacing w:after="40" w:line="480" w:lineRule="auto"/>
        <w:jc w:val="both"/>
        <w:rPr>
          <w:lang w:val="en-US"/>
        </w:rPr>
      </w:pPr>
      <w:r>
        <w:rPr>
          <w:lang w:val="en-US"/>
        </w:rPr>
        <w:t>From the best fitting model the estimated covariance and correlation matrices of the random effects were:</w:t>
      </w:r>
    </w:p>
    <w:p w14:paraId="14919A64" w14:textId="76DAD642" w:rsidR="00511BDF" w:rsidRDefault="00511BDF" w:rsidP="000320C0">
      <w:pPr>
        <w:spacing w:after="40" w:line="480" w:lineRule="auto"/>
        <w:jc w:val="both"/>
        <w:rPr>
          <w:lang w:val="en-US"/>
        </w:rPr>
      </w:pPr>
      <m:oMath>
        <m:r>
          <m:rPr>
            <m:sty m:val="p"/>
          </m:rPr>
          <w:rPr>
            <w:rFonts w:ascii="Cambria Math" w:hAnsi="Cambria Math"/>
            <w:lang w:val="en-US"/>
          </w:rPr>
          <m:t xml:space="preserve"> </m:t>
        </m:r>
        <m:acc>
          <m:accPr>
            <m:ctrlPr>
              <w:rPr>
                <w:rFonts w:ascii="Cambria Math" w:hAnsi="Cambria Math"/>
                <w:lang w:val="en-US"/>
              </w:rPr>
            </m:ctrlPr>
          </m:accPr>
          <m:e>
            <m:r>
              <m:rPr>
                <m:sty m:val="b"/>
              </m:rPr>
              <w:rPr>
                <w:rFonts w:ascii="Cambria Math" w:hAnsi="Cambria Math"/>
                <w:lang w:val="en-US"/>
              </w:rPr>
              <m:t>Σ</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0.06</m:t>
                  </m:r>
                  <m:r>
                    <w:del w:id="406" w:author="Windows User" w:date="2016-03-22T10:54:00Z">
                      <w:rPr>
                        <w:rFonts w:ascii="Cambria Math" w:hAnsi="Cambria Math"/>
                        <w:lang w:val="en-US"/>
                      </w:rPr>
                      <m:t>4</m:t>
                    </w:del>
                  </m:r>
                </m:e>
                <m:e>
                  <m:r>
                    <w:rPr>
                      <w:rFonts w:ascii="Cambria Math" w:hAnsi="Cambria Math"/>
                      <w:lang w:val="en-US"/>
                    </w:rPr>
                    <m:t>0.0</m:t>
                  </m:r>
                  <m:r>
                    <w:ins w:id="407" w:author="Windows User" w:date="2016-03-22T10:54:00Z">
                      <w:rPr>
                        <w:rFonts w:ascii="Cambria Math" w:hAnsi="Cambria Math"/>
                        <w:lang w:val="en-US"/>
                      </w:rPr>
                      <m:t>4</m:t>
                    </w:ins>
                  </m:r>
                  <m:r>
                    <w:del w:id="408" w:author="Windows User" w:date="2016-03-22T10:54:00Z">
                      <w:rPr>
                        <w:rFonts w:ascii="Cambria Math" w:hAnsi="Cambria Math"/>
                        <w:lang w:val="en-US"/>
                      </w:rPr>
                      <m:t>53</m:t>
                    </w:del>
                  </m:r>
                </m:e>
                <m:e>
                  <m:r>
                    <w:rPr>
                      <w:rFonts w:ascii="Cambria Math" w:hAnsi="Cambria Math"/>
                      <w:lang w:val="en-US"/>
                    </w:rPr>
                    <m:t>0.0</m:t>
                  </m:r>
                  <m:r>
                    <w:ins w:id="409" w:author="Windows User" w:date="2016-03-22T10:54:00Z">
                      <w:rPr>
                        <w:rFonts w:ascii="Cambria Math" w:hAnsi="Cambria Math"/>
                        <w:lang w:val="en-US"/>
                      </w:rPr>
                      <m:t>7</m:t>
                    </w:ins>
                  </m:r>
                  <m:r>
                    <w:del w:id="410" w:author="Windows User" w:date="2016-03-22T10:54:00Z">
                      <w:rPr>
                        <w:rFonts w:ascii="Cambria Math" w:hAnsi="Cambria Math"/>
                        <w:lang w:val="en-US"/>
                      </w:rPr>
                      <m:t>61</m:t>
                    </w:del>
                  </m:r>
                </m:e>
              </m:mr>
              <m:mr>
                <m:e>
                  <m:r>
                    <w:rPr>
                      <w:rFonts w:ascii="Cambria Math" w:hAnsi="Cambria Math"/>
                      <w:lang w:val="en-US"/>
                    </w:rPr>
                    <m:t>0.0</m:t>
                  </m:r>
                  <m:r>
                    <w:ins w:id="411" w:author="Windows User" w:date="2016-03-22T10:54:00Z">
                      <w:rPr>
                        <w:rFonts w:ascii="Cambria Math" w:hAnsi="Cambria Math"/>
                        <w:lang w:val="en-US"/>
                      </w:rPr>
                      <m:t>4</m:t>
                    </w:ins>
                  </m:r>
                  <m:r>
                    <w:del w:id="412" w:author="Windows User" w:date="2016-03-22T10:54:00Z">
                      <w:rPr>
                        <w:rFonts w:ascii="Cambria Math" w:hAnsi="Cambria Math"/>
                        <w:lang w:val="en-US"/>
                      </w:rPr>
                      <m:t>53</m:t>
                    </w:del>
                  </m:r>
                </m:e>
                <m:e>
                  <m:r>
                    <w:rPr>
                      <w:rFonts w:ascii="Cambria Math" w:hAnsi="Cambria Math"/>
                      <w:lang w:val="en-US"/>
                    </w:rPr>
                    <m:t>0.0</m:t>
                  </m:r>
                  <m:r>
                    <w:ins w:id="413" w:author="Windows User" w:date="2016-03-22T10:54:00Z">
                      <w:rPr>
                        <w:rFonts w:ascii="Cambria Math" w:hAnsi="Cambria Math"/>
                        <w:lang w:val="en-US"/>
                      </w:rPr>
                      <m:t>3</m:t>
                    </w:ins>
                  </m:r>
                  <m:r>
                    <w:del w:id="414" w:author="Windows User" w:date="2016-03-22T10:54:00Z">
                      <w:rPr>
                        <w:rFonts w:ascii="Cambria Math" w:hAnsi="Cambria Math"/>
                        <w:lang w:val="en-US"/>
                      </w:rPr>
                      <m:t>65</m:t>
                    </w:del>
                  </m:r>
                </m:e>
                <m:e>
                  <m:r>
                    <w:rPr>
                      <w:rFonts w:ascii="Cambria Math" w:hAnsi="Cambria Math"/>
                      <w:lang w:val="en-US"/>
                    </w:rPr>
                    <m:t>0.0</m:t>
                  </m:r>
                  <m:r>
                    <w:ins w:id="415" w:author="Windows User" w:date="2016-03-22T10:54:00Z">
                      <w:rPr>
                        <w:rFonts w:ascii="Cambria Math" w:hAnsi="Cambria Math"/>
                        <w:lang w:val="en-US"/>
                      </w:rPr>
                      <m:t>3</m:t>
                    </w:ins>
                  </m:r>
                  <m:r>
                    <w:del w:id="416" w:author="Windows User" w:date="2016-03-22T10:54:00Z">
                      <w:rPr>
                        <w:rFonts w:ascii="Cambria Math" w:hAnsi="Cambria Math"/>
                        <w:lang w:val="en-US"/>
                      </w:rPr>
                      <m:t>47</m:t>
                    </w:del>
                  </m:r>
                </m:e>
              </m:mr>
              <m:mr>
                <m:e>
                  <m:r>
                    <w:rPr>
                      <w:rFonts w:ascii="Cambria Math" w:hAnsi="Cambria Math"/>
                      <w:lang w:val="en-US"/>
                    </w:rPr>
                    <m:t>0.0</m:t>
                  </m:r>
                  <m:r>
                    <w:ins w:id="417" w:author="Windows User" w:date="2016-03-22T10:54:00Z">
                      <w:rPr>
                        <w:rFonts w:ascii="Cambria Math" w:hAnsi="Cambria Math"/>
                        <w:lang w:val="en-US"/>
                      </w:rPr>
                      <m:t>7</m:t>
                    </w:ins>
                  </m:r>
                  <m:r>
                    <w:del w:id="418" w:author="Windows User" w:date="2016-03-22T10:54:00Z">
                      <w:rPr>
                        <w:rFonts w:ascii="Cambria Math" w:hAnsi="Cambria Math"/>
                        <w:lang w:val="en-US"/>
                      </w:rPr>
                      <m:t>61</m:t>
                    </w:del>
                  </m:r>
                </m:e>
                <m:e>
                  <m:r>
                    <w:rPr>
                      <w:rFonts w:ascii="Cambria Math" w:hAnsi="Cambria Math"/>
                      <w:lang w:val="en-US"/>
                    </w:rPr>
                    <m:t>0.0</m:t>
                  </m:r>
                  <m:r>
                    <w:ins w:id="419" w:author="Windows User" w:date="2016-03-22T10:54:00Z">
                      <w:rPr>
                        <w:rFonts w:ascii="Cambria Math" w:hAnsi="Cambria Math"/>
                        <w:lang w:val="en-US"/>
                      </w:rPr>
                      <m:t>3</m:t>
                    </w:ins>
                  </m:r>
                  <m:r>
                    <w:del w:id="420" w:author="Windows User" w:date="2016-03-22T10:54:00Z">
                      <w:rPr>
                        <w:rFonts w:ascii="Cambria Math" w:hAnsi="Cambria Math"/>
                        <w:lang w:val="en-US"/>
                      </w:rPr>
                      <m:t>47</m:t>
                    </w:del>
                  </m:r>
                </m:e>
                <m:e>
                  <m:r>
                    <w:rPr>
                      <w:rFonts w:ascii="Cambria Math" w:hAnsi="Cambria Math"/>
                      <w:lang w:val="en-US"/>
                    </w:rPr>
                    <m:t>0.0</m:t>
                  </m:r>
                  <m:r>
                    <w:ins w:id="421" w:author="Windows User" w:date="2016-03-22T10:54:00Z">
                      <w:rPr>
                        <w:rFonts w:ascii="Cambria Math" w:hAnsi="Cambria Math"/>
                        <w:lang w:val="en-US"/>
                      </w:rPr>
                      <m:t>7</m:t>
                    </w:ins>
                  </m:r>
                  <m:r>
                    <w:del w:id="422" w:author="Windows User" w:date="2016-03-22T10:54:00Z">
                      <w:rPr>
                        <w:rFonts w:ascii="Cambria Math" w:hAnsi="Cambria Math"/>
                        <w:lang w:val="en-US"/>
                      </w:rPr>
                      <m:t>69</m:t>
                    </w:del>
                  </m:r>
                </m:e>
              </m:mr>
            </m:m>
          </m:e>
        </m:d>
      </m:oMath>
      <w:r>
        <w:rPr>
          <w:lang w:val="en-US"/>
        </w:rPr>
        <w:t xml:space="preserve">  and </w:t>
      </w:r>
      <m:oMath>
        <m:acc>
          <m:accPr>
            <m:ctrlPr>
              <w:rPr>
                <w:rFonts w:ascii="Cambria Math" w:hAnsi="Cambria Math"/>
                <w:lang w:val="en-US"/>
              </w:rPr>
            </m:ctrlPr>
          </m:accPr>
          <m:e>
            <m:r>
              <m:rPr>
                <m:sty m:val="p"/>
              </m:rPr>
              <w:rPr>
                <w:rFonts w:ascii="Cambria Math" w:hAnsi="Cambria Math"/>
                <w:lang w:val="en-US"/>
              </w:rPr>
              <m:t>corr</m:t>
            </m:r>
            <m:r>
              <w:rPr>
                <w:rFonts w:ascii="Cambria Math" w:hAnsi="Cambria Math"/>
                <w:lang w:val="en-US"/>
              </w:rPr>
              <m:t>(</m:t>
            </m:r>
            <m:r>
              <m:rPr>
                <m:sty m:val="bi"/>
              </m:rPr>
              <w:rPr>
                <w:rFonts w:ascii="Cambria Math" w:hAnsi="Cambria Math"/>
                <w:lang w:val="en-US"/>
              </w:rPr>
              <m:t>u</m:t>
            </m:r>
            <m:r>
              <w:rPr>
                <w:rFonts w:ascii="Cambria Math" w:hAnsi="Cambria Math"/>
                <w:lang w:val="en-US"/>
              </w:rPr>
              <m:t>)</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r>
                    <w:del w:id="423" w:author="Windows User" w:date="2016-03-22T10:55:00Z">
                      <w:rPr>
                        <w:rFonts w:ascii="Cambria Math" w:hAnsi="Cambria Math"/>
                        <w:lang w:val="en-US"/>
                      </w:rPr>
                      <m:t>82</m:t>
                    </w:del>
                  </m:r>
                  <m:r>
                    <w:ins w:id="424" w:author="Windows User" w:date="2016-03-22T10:55:00Z">
                      <w:rPr>
                        <w:rFonts w:ascii="Cambria Math" w:hAnsi="Cambria Math"/>
                        <w:lang w:val="en-US"/>
                      </w:rPr>
                      <m:t>77</m:t>
                    </w:ins>
                  </m:r>
                </m:e>
                <m:e>
                  <m:r>
                    <w:rPr>
                      <w:rFonts w:ascii="Cambria Math" w:hAnsi="Cambria Math"/>
                      <w:lang w:val="en-US"/>
                    </w:rPr>
                    <m:t>0.9</m:t>
                  </m:r>
                  <m:r>
                    <w:ins w:id="425" w:author="Windows User" w:date="2016-03-22T10:55:00Z">
                      <w:rPr>
                        <w:rFonts w:ascii="Cambria Math" w:hAnsi="Cambria Math"/>
                        <w:lang w:val="en-US"/>
                      </w:rPr>
                      <m:t>7</m:t>
                    </w:ins>
                  </m:r>
                  <m:r>
                    <w:del w:id="426" w:author="Windows User" w:date="2016-03-22T10:55:00Z">
                      <w:rPr>
                        <w:rFonts w:ascii="Cambria Math" w:hAnsi="Cambria Math"/>
                        <w:lang w:val="en-US"/>
                      </w:rPr>
                      <m:t>2</m:t>
                    </w:del>
                  </m:r>
                </m:e>
              </m:mr>
              <m:mr>
                <m:e>
                  <m:r>
                    <w:rPr>
                      <w:rFonts w:ascii="Cambria Math" w:hAnsi="Cambria Math"/>
                      <w:lang w:val="en-US"/>
                    </w:rPr>
                    <m:t>0.</m:t>
                  </m:r>
                  <m:r>
                    <w:ins w:id="427" w:author="Windows User" w:date="2016-03-22T10:55:00Z">
                      <w:rPr>
                        <w:rFonts w:ascii="Cambria Math" w:hAnsi="Cambria Math"/>
                        <w:lang w:val="en-US"/>
                      </w:rPr>
                      <m:t>77</m:t>
                    </w:ins>
                  </m:r>
                  <m:r>
                    <w:del w:id="428" w:author="Windows User" w:date="2016-03-22T10:55:00Z">
                      <w:rPr>
                        <w:rFonts w:ascii="Cambria Math" w:hAnsi="Cambria Math"/>
                        <w:lang w:val="en-US"/>
                      </w:rPr>
                      <m:t>82</m:t>
                    </w:del>
                  </m:r>
                </m:e>
                <m:e>
                  <m:r>
                    <w:rPr>
                      <w:rFonts w:ascii="Cambria Math" w:hAnsi="Cambria Math"/>
                      <w:lang w:val="en-US"/>
                    </w:rPr>
                    <m:t>1</m:t>
                  </m:r>
                </m:e>
                <m:e>
                  <m:r>
                    <w:rPr>
                      <w:rFonts w:ascii="Cambria Math" w:hAnsi="Cambria Math"/>
                      <w:lang w:val="en-US"/>
                    </w:rPr>
                    <m:t>0.</m:t>
                  </m:r>
                  <m:r>
                    <w:del w:id="429" w:author="Windows User" w:date="2016-03-22T10:55:00Z">
                      <w:rPr>
                        <w:rFonts w:ascii="Cambria Math" w:hAnsi="Cambria Math"/>
                        <w:lang w:val="en-US"/>
                      </w:rPr>
                      <m:t>7</m:t>
                    </w:del>
                  </m:r>
                  <m:r>
                    <w:ins w:id="430" w:author="Windows User" w:date="2016-03-22T10:55:00Z">
                      <w:rPr>
                        <w:rFonts w:ascii="Cambria Math" w:hAnsi="Cambria Math"/>
                        <w:lang w:val="en-US"/>
                      </w:rPr>
                      <m:t>6</m:t>
                    </w:ins>
                  </m:r>
                </m:e>
              </m:mr>
              <m:mr>
                <m:e>
                  <m:r>
                    <w:rPr>
                      <w:rFonts w:ascii="Cambria Math" w:hAnsi="Cambria Math"/>
                      <w:lang w:val="en-US"/>
                    </w:rPr>
                    <m:t>0.9</m:t>
                  </m:r>
                  <m:r>
                    <w:ins w:id="431" w:author="Windows User" w:date="2016-03-22T10:55:00Z">
                      <w:rPr>
                        <w:rFonts w:ascii="Cambria Math" w:hAnsi="Cambria Math"/>
                        <w:lang w:val="en-US"/>
                      </w:rPr>
                      <m:t>7</m:t>
                    </w:ins>
                  </m:r>
                  <m:r>
                    <w:del w:id="432" w:author="Windows User" w:date="2016-03-22T10:55:00Z">
                      <w:rPr>
                        <w:rFonts w:ascii="Cambria Math" w:hAnsi="Cambria Math"/>
                        <w:lang w:val="en-US"/>
                      </w:rPr>
                      <m:t>2</m:t>
                    </w:del>
                  </m:r>
                </m:e>
                <m:e>
                  <m:r>
                    <w:rPr>
                      <w:rFonts w:ascii="Cambria Math" w:hAnsi="Cambria Math"/>
                      <w:lang w:val="en-US"/>
                    </w:rPr>
                    <m:t>0.</m:t>
                  </m:r>
                  <m:r>
                    <w:ins w:id="433" w:author="Windows User" w:date="2016-03-22T10:55:00Z">
                      <w:rPr>
                        <w:rFonts w:ascii="Cambria Math" w:hAnsi="Cambria Math"/>
                        <w:lang w:val="en-US"/>
                      </w:rPr>
                      <m:t>6</m:t>
                    </w:ins>
                  </m:r>
                  <m:r>
                    <w:del w:id="434" w:author="Windows User" w:date="2016-03-22T10:55:00Z">
                      <w:rPr>
                        <w:rFonts w:ascii="Cambria Math" w:hAnsi="Cambria Math"/>
                        <w:lang w:val="en-US"/>
                      </w:rPr>
                      <m:t>7</m:t>
                    </w:del>
                  </m:r>
                </m:e>
                <m:e>
                  <m:r>
                    <w:rPr>
                      <w:rFonts w:ascii="Cambria Math" w:hAnsi="Cambria Math"/>
                      <w:lang w:val="en-US"/>
                    </w:rPr>
                    <m:t>1</m:t>
                  </m:r>
                </m:e>
              </m:mr>
            </m:m>
          </m:e>
        </m:d>
      </m:oMath>
      <w:r>
        <w:rPr>
          <w:lang w:val="en-US"/>
        </w:rPr>
        <w:t>, respectively.</w:t>
      </w:r>
    </w:p>
    <w:p w14:paraId="30DCA1CE" w14:textId="55166794" w:rsidR="00511BDF" w:rsidRPr="00AD5DC7" w:rsidRDefault="00511BDF" w:rsidP="000320C0">
      <w:pPr>
        <w:spacing w:after="40" w:line="480" w:lineRule="auto"/>
        <w:jc w:val="both"/>
        <w:rPr>
          <w:lang w:val="en-US"/>
        </w:rPr>
      </w:pPr>
      <w:del w:id="435" w:author="Coilin" w:date="2016-03-24T14:26:00Z">
        <w:r w:rsidDel="00F719BE">
          <w:rPr>
            <w:lang w:val="en-US"/>
          </w:rPr>
          <w:delText xml:space="preserve">Note that the variance </w:delText>
        </w:r>
        <w:r w:rsidRPr="00AD5DC7" w:rsidDel="00F719BE">
          <w:rPr>
            <w:lang w:val="en-US"/>
          </w:rPr>
          <w:delText xml:space="preserve">of the random effects was similar across the three log-odds ratios (diagonal of </w:delText>
        </w:r>
        <m:oMath>
          <m:acc>
            <m:accPr>
              <m:ctrlPr>
                <w:rPr>
                  <w:rFonts w:ascii="Cambria Math" w:hAnsi="Cambria Math"/>
                  <w:lang w:val="en-US"/>
                </w:rPr>
              </m:ctrlPr>
            </m:accPr>
            <m:e>
              <m:r>
                <m:rPr>
                  <m:sty m:val="b"/>
                </m:rPr>
                <w:rPr>
                  <w:rFonts w:ascii="Cambria Math" w:hAnsi="Cambria Math"/>
                  <w:lang w:val="en-US"/>
                </w:rPr>
                <m:t>Σ</m:t>
              </m:r>
            </m:e>
          </m:acc>
        </m:oMath>
        <w:r w:rsidRPr="00AD5DC7" w:rsidDel="00F719BE">
          <w:rPr>
            <w:lang w:val="en-US"/>
          </w:rPr>
          <w:delText xml:space="preserve">) and strong correlation exists between the random effects (Figure </w:delText>
        </w:r>
        <w:r w:rsidR="003B207A" w:rsidRPr="00AD5DC7" w:rsidDel="00F719BE">
          <w:rPr>
            <w:lang w:val="en-US"/>
          </w:rPr>
          <w:delText>3</w:delText>
        </w:r>
        <w:r w:rsidRPr="00AD5DC7" w:rsidDel="00F719BE">
          <w:rPr>
            <w:lang w:val="en-US"/>
          </w:rPr>
          <w:delText xml:space="preserve">). </w:delText>
        </w:r>
      </w:del>
      <w:r w:rsidRPr="00AD5DC7">
        <w:rPr>
          <w:lang w:val="en-US"/>
        </w:rPr>
        <w:t xml:space="preserve">The magnitude of the variance of the random effects (e.g., </w:t>
      </w:r>
      <m:oMath>
        <m:sSub>
          <m:sSubPr>
            <m:ctrlPr>
              <w:rPr>
                <w:rFonts w:ascii="Cambria Math" w:hAnsi="Cambria Math"/>
                <w:lang w:val="en-US"/>
              </w:rPr>
            </m:ctrlPr>
          </m:sSubPr>
          <m:e>
            <m:acc>
              <m:accPr>
                <m:ctrlPr>
                  <w:rPr>
                    <w:rFonts w:ascii="Cambria Math" w:hAnsi="Cambria Math"/>
                    <w:lang w:val="en-US"/>
                  </w:rPr>
                </m:ctrlPr>
              </m:accPr>
              <m:e>
                <m:r>
                  <m:rPr>
                    <m:sty m:val="b"/>
                  </m:rPr>
                  <w:rPr>
                    <w:rFonts w:ascii="Cambria Math" w:hAnsi="Cambria Math"/>
                    <w:lang w:val="en-US"/>
                  </w:rPr>
                  <m:t>Σ</m:t>
                </m:r>
              </m:e>
            </m:acc>
          </m:e>
          <m:sub>
            <m:r>
              <w:ins w:id="436" w:author="Coilin" w:date="2016-03-24T14:26:00Z">
                <w:rPr>
                  <w:rFonts w:ascii="Cambria Math" w:hAnsi="Cambria Math"/>
                  <w:lang w:val="en-US"/>
                </w:rPr>
                <m:t>1</m:t>
              </w:ins>
            </m:r>
            <m:r>
              <w:del w:id="437" w:author="Coilin" w:date="2016-03-24T14:26:00Z">
                <w:rPr>
                  <w:rFonts w:ascii="Cambria Math" w:hAnsi="Cambria Math"/>
                  <w:lang w:val="en-US"/>
                </w:rPr>
                <m:t>2</m:t>
              </w:del>
            </m:r>
            <m:r>
              <w:rPr>
                <w:rFonts w:ascii="Cambria Math" w:hAnsi="Cambria Math"/>
                <w:lang w:val="en-US"/>
              </w:rPr>
              <m:t>,</m:t>
            </m:r>
            <m:r>
              <w:ins w:id="438" w:author="Coilin" w:date="2016-03-24T14:26:00Z">
                <w:rPr>
                  <w:rFonts w:ascii="Cambria Math" w:hAnsi="Cambria Math"/>
                  <w:lang w:val="en-US"/>
                </w:rPr>
                <m:t>1</m:t>
              </w:ins>
            </m:r>
            <m:r>
              <w:del w:id="439" w:author="Coilin" w:date="2016-03-24T14:26:00Z">
                <w:rPr>
                  <w:rFonts w:ascii="Cambria Math" w:hAnsi="Cambria Math"/>
                  <w:lang w:val="en-US"/>
                </w:rPr>
                <m:t>2</m:t>
              </w:del>
            </m:r>
          </m:sub>
        </m:sSub>
        <m:r>
          <w:rPr>
            <w:rFonts w:ascii="Cambria Math" w:hAnsi="Cambria Math"/>
            <w:lang w:val="en-US"/>
          </w:rPr>
          <m:t>=0.06</m:t>
        </m:r>
        <m:r>
          <w:del w:id="440" w:author="Coilin" w:date="2016-03-24T14:26:00Z">
            <w:rPr>
              <w:rFonts w:ascii="Cambria Math" w:hAnsi="Cambria Math"/>
              <w:lang w:val="en-US"/>
            </w:rPr>
            <m:t>5</m:t>
          </w:del>
        </m:r>
      </m:oMath>
      <w:r w:rsidRPr="00AD5DC7">
        <w:rPr>
          <w:lang w:val="en-US"/>
        </w:rPr>
        <w:t xml:space="preserve">) implies that having accounted for the fixed effects of carapace length, net configuration and </w:t>
      </w:r>
      <w:del w:id="441" w:author="Browne, Daragh" w:date="2016-04-27T16:13:00Z">
        <w:r w:rsidRPr="00AD5DC7" w:rsidDel="00594655">
          <w:rPr>
            <w:lang w:val="en-US"/>
          </w:rPr>
          <w:delText xml:space="preserve">total </w:delText>
        </w:r>
      </w:del>
      <w:ins w:id="442" w:author="Browne, Daragh" w:date="2016-04-27T16:13:00Z">
        <w:r w:rsidR="00594655">
          <w:rPr>
            <w:lang w:val="en-US"/>
          </w:rPr>
          <w:t xml:space="preserve">catch weight per </w:t>
        </w:r>
      </w:ins>
      <w:r w:rsidRPr="00AD5DC7">
        <w:rPr>
          <w:lang w:val="en-US"/>
        </w:rPr>
        <w:t xml:space="preserve">cod-end </w:t>
      </w:r>
      <w:del w:id="443" w:author="Browne, Daragh" w:date="2016-04-27T16:13:00Z">
        <w:r w:rsidRPr="00AD5DC7" w:rsidDel="00594655">
          <w:rPr>
            <w:lang w:val="en-US"/>
          </w:rPr>
          <w:delText xml:space="preserve">weight </w:delText>
        </w:r>
      </w:del>
      <w:r w:rsidRPr="00AD5DC7">
        <w:rPr>
          <w:lang w:val="en-US"/>
        </w:rPr>
        <w:t xml:space="preserve">(Table </w:t>
      </w:r>
      <w:r w:rsidR="003B207A" w:rsidRPr="00AD5DC7">
        <w:rPr>
          <w:lang w:val="en-US"/>
        </w:rPr>
        <w:t>2</w:t>
      </w:r>
      <w:r w:rsidRPr="00AD5DC7">
        <w:rPr>
          <w:lang w:val="en-US"/>
        </w:rPr>
        <w:t xml:space="preserve">), the expected proportions vary in extremes by +/- 12% by haul (inverse logit of 95% intervals -0.5, +0.5). Typically the variability will be lower than this (Figure </w:t>
      </w:r>
      <w:ins w:id="444" w:author="Coilin" w:date="2016-03-24T18:32:00Z">
        <w:r w:rsidR="00AB3164">
          <w:rPr>
            <w:lang w:val="en-US"/>
          </w:rPr>
          <w:t>4</w:t>
        </w:r>
      </w:ins>
      <w:del w:id="445" w:author="Coilin" w:date="2016-03-24T18:32:00Z">
        <w:r w:rsidR="003B207A" w:rsidRPr="00AD5DC7" w:rsidDel="00AB3164">
          <w:rPr>
            <w:lang w:val="en-US"/>
          </w:rPr>
          <w:delText>3</w:delText>
        </w:r>
      </w:del>
      <w:r w:rsidRPr="00AD5DC7">
        <w:rPr>
          <w:lang w:val="en-US"/>
        </w:rPr>
        <w:t xml:space="preserve">). The relatively low inter-haul variability estimated together with the model comparisons (Table </w:t>
      </w:r>
      <w:r w:rsidR="003B207A" w:rsidRPr="00AD5DC7">
        <w:rPr>
          <w:lang w:val="en-US"/>
        </w:rPr>
        <w:t>2</w:t>
      </w:r>
      <w:r w:rsidRPr="00AD5DC7">
        <w:rPr>
          <w:lang w:val="en-US"/>
        </w:rPr>
        <w:t xml:space="preserve">) highlight that a considerable amount of between-haul variability is captured by the fixed effects of net configuration and </w:t>
      </w:r>
      <w:del w:id="446" w:author="Coilin" w:date="2016-03-24T14:31:00Z">
        <w:r w:rsidRPr="00AD5DC7" w:rsidDel="00F719BE">
          <w:rPr>
            <w:lang w:val="en-US"/>
          </w:rPr>
          <w:delText xml:space="preserve">bulk </w:delText>
        </w:r>
      </w:del>
      <w:ins w:id="447" w:author="Coilin" w:date="2016-03-24T14:31:00Z">
        <w:r w:rsidR="00F719BE">
          <w:rPr>
            <w:lang w:val="en-US"/>
          </w:rPr>
          <w:t>catch-weight per cod-end</w:t>
        </w:r>
        <w:r w:rsidR="00F719BE" w:rsidRPr="00AD5DC7">
          <w:rPr>
            <w:lang w:val="en-US"/>
          </w:rPr>
          <w:t xml:space="preserve"> </w:t>
        </w:r>
      </w:ins>
      <w:del w:id="448" w:author="Coilin" w:date="2016-03-24T14:31:00Z">
        <w:r w:rsidRPr="00AD5DC7" w:rsidDel="00F719BE">
          <w:rPr>
            <w:lang w:val="en-US"/>
          </w:rPr>
          <w:delText xml:space="preserve">weight </w:delText>
        </w:r>
      </w:del>
      <w:r w:rsidRPr="00AD5DC7">
        <w:rPr>
          <w:lang w:val="en-US"/>
        </w:rPr>
        <w:t xml:space="preserve">though some inter-haul variability remains, </w:t>
      </w:r>
      <w:r w:rsidR="00476F74">
        <w:rPr>
          <w:lang w:val="en-US"/>
        </w:rPr>
        <w:t>which w</w:t>
      </w:r>
      <w:r w:rsidRPr="00AD5DC7">
        <w:rPr>
          <w:lang w:val="en-US"/>
        </w:rPr>
        <w:t xml:space="preserve">as captured by the random effects (Figures </w:t>
      </w:r>
      <w:ins w:id="449" w:author="Coilin" w:date="2016-03-24T18:33:00Z">
        <w:r w:rsidR="00AB3164">
          <w:rPr>
            <w:lang w:val="en-US"/>
          </w:rPr>
          <w:t>4</w:t>
        </w:r>
      </w:ins>
      <w:del w:id="450" w:author="Coilin" w:date="2016-03-24T18:33:00Z">
        <w:r w:rsidR="003B207A" w:rsidRPr="00AD5DC7" w:rsidDel="00AB3164">
          <w:rPr>
            <w:lang w:val="en-US"/>
          </w:rPr>
          <w:delText>3</w:delText>
        </w:r>
      </w:del>
      <w:r w:rsidRPr="00AD5DC7">
        <w:rPr>
          <w:lang w:val="en-US"/>
        </w:rPr>
        <w:t xml:space="preserve"> and </w:t>
      </w:r>
      <w:ins w:id="451" w:author="Coilin" w:date="2016-03-24T18:33:00Z">
        <w:r w:rsidR="00AB3164">
          <w:rPr>
            <w:lang w:val="en-US"/>
          </w:rPr>
          <w:t>5</w:t>
        </w:r>
      </w:ins>
      <w:del w:id="452" w:author="Coilin" w:date="2016-03-24T18:33:00Z">
        <w:r w:rsidR="003B207A" w:rsidRPr="00AD5DC7" w:rsidDel="00AB3164">
          <w:rPr>
            <w:lang w:val="en-US"/>
          </w:rPr>
          <w:delText>4</w:delText>
        </w:r>
      </w:del>
      <w:r w:rsidRPr="00AD5DC7">
        <w:rPr>
          <w:lang w:val="en-US"/>
        </w:rPr>
        <w:t>).</w:t>
      </w:r>
    </w:p>
    <w:p w14:paraId="274B645A" w14:textId="273FB5DE" w:rsidR="003B207A" w:rsidRDefault="00511BDF" w:rsidP="000320C0">
      <w:pPr>
        <w:spacing w:after="40" w:line="480" w:lineRule="auto"/>
        <w:jc w:val="both"/>
        <w:rPr>
          <w:lang w:val="en-US"/>
        </w:rPr>
      </w:pPr>
      <w:r w:rsidRPr="00AD5DC7">
        <w:rPr>
          <w:lang w:val="en-US"/>
        </w:rPr>
        <w:t xml:space="preserve">The by-haul predictions fit the data well in both the fixed effects and random effects models (Figure </w:t>
      </w:r>
      <w:ins w:id="453" w:author="Coilin" w:date="2016-03-24T18:33:00Z">
        <w:r w:rsidR="00AB3164">
          <w:rPr>
            <w:lang w:val="en-US"/>
          </w:rPr>
          <w:t>5</w:t>
        </w:r>
      </w:ins>
      <w:del w:id="454" w:author="Coilin" w:date="2016-03-24T18:33:00Z">
        <w:r w:rsidR="003B207A" w:rsidRPr="00AD5DC7" w:rsidDel="00AB3164">
          <w:rPr>
            <w:lang w:val="en-US"/>
          </w:rPr>
          <w:delText>4</w:delText>
        </w:r>
      </w:del>
      <w:r w:rsidRPr="00AD5DC7">
        <w:rPr>
          <w:lang w:val="en-US"/>
        </w:rPr>
        <w:t>)</w:t>
      </w:r>
      <w:r w:rsidR="00B635FE" w:rsidRPr="00AD5DC7">
        <w:rPr>
          <w:lang w:val="en-US"/>
        </w:rPr>
        <w:t>,</w:t>
      </w:r>
      <w:r w:rsidRPr="00AD5DC7">
        <w:rPr>
          <w:lang w:val="en-US"/>
        </w:rPr>
        <w:t xml:space="preserve"> though the random effects models expectedly fit some haul and</w:t>
      </w:r>
      <w:r>
        <w:rPr>
          <w:lang w:val="en-US"/>
        </w:rPr>
        <w:t xml:space="preserve"> mesh combinations better (e.g., 70mm and 80mm in hauls 3 and 5). </w:t>
      </w:r>
      <w:r w:rsidR="003B207A">
        <w:rPr>
          <w:lang w:val="en-US"/>
        </w:rPr>
        <w:t>O</w:t>
      </w:r>
      <w:r>
        <w:rPr>
          <w:lang w:val="en-US"/>
        </w:rPr>
        <w:t xml:space="preserve">verall predictions show a higher proportion of small </w:t>
      </w:r>
      <w:r w:rsidR="00FD5F42" w:rsidRPr="00FD5F42">
        <w:rPr>
          <w:i/>
          <w:lang w:val="en-US"/>
        </w:rPr>
        <w:t>Nephrops</w:t>
      </w:r>
      <w:r>
        <w:rPr>
          <w:lang w:val="en-US"/>
        </w:rPr>
        <w:t xml:space="preserve"> retained in the 70mm, th</w:t>
      </w:r>
      <w:r w:rsidR="00B635FE">
        <w:rPr>
          <w:lang w:val="en-US"/>
        </w:rPr>
        <w:t xml:space="preserve">e proportion of smaller </w:t>
      </w:r>
      <w:r w:rsidR="00FD5F42" w:rsidRPr="00FD5F42">
        <w:rPr>
          <w:i/>
          <w:lang w:val="en-US"/>
        </w:rPr>
        <w:t>Nephrops</w:t>
      </w:r>
      <w:r>
        <w:rPr>
          <w:lang w:val="en-US"/>
        </w:rPr>
        <w:t xml:space="preserve"> decreases </w:t>
      </w:r>
      <w:r w:rsidR="00B635FE">
        <w:rPr>
          <w:lang w:val="en-US"/>
        </w:rPr>
        <w:t xml:space="preserve">as cod-end mesh size increases </w:t>
      </w:r>
      <w:r>
        <w:rPr>
          <w:lang w:val="en-US"/>
        </w:rPr>
        <w:t xml:space="preserve">(Figure </w:t>
      </w:r>
      <w:ins w:id="455" w:author="Coilin" w:date="2016-03-24T18:34:00Z">
        <w:r w:rsidR="00AB3164">
          <w:rPr>
            <w:lang w:val="en-US"/>
          </w:rPr>
          <w:t>6</w:t>
        </w:r>
      </w:ins>
      <w:del w:id="456" w:author="Coilin" w:date="2016-03-24T18:34:00Z">
        <w:r w:rsidR="003B207A" w:rsidDel="00AB3164">
          <w:rPr>
            <w:lang w:val="en-US"/>
          </w:rPr>
          <w:delText>5</w:delText>
        </w:r>
      </w:del>
      <w:r>
        <w:rPr>
          <w:lang w:val="en-US"/>
        </w:rPr>
        <w:t>). In addition</w:t>
      </w:r>
      <w:r w:rsidR="00B635FE">
        <w:rPr>
          <w:lang w:val="en-US"/>
        </w:rPr>
        <w:t>,</w:t>
      </w:r>
      <w:r>
        <w:rPr>
          <w:lang w:val="en-US"/>
        </w:rPr>
        <w:t xml:space="preserve"> the slope of the proportion retained over length classes goes from negative in the 70mm </w:t>
      </w:r>
      <w:r w:rsidR="00B635FE">
        <w:rPr>
          <w:lang w:val="en-US"/>
        </w:rPr>
        <w:t xml:space="preserve">and 80mm </w:t>
      </w:r>
      <w:r>
        <w:rPr>
          <w:lang w:val="en-US"/>
        </w:rPr>
        <w:t xml:space="preserve">to positive in the </w:t>
      </w:r>
      <w:r w:rsidR="00B635FE">
        <w:rPr>
          <w:lang w:val="en-US"/>
        </w:rPr>
        <w:t xml:space="preserve">90mm and </w:t>
      </w:r>
      <w:r>
        <w:rPr>
          <w:lang w:val="en-US"/>
        </w:rPr>
        <w:t xml:space="preserve">100mm (Figure </w:t>
      </w:r>
      <w:ins w:id="457" w:author="Coilin" w:date="2016-03-24T18:34:00Z">
        <w:r w:rsidR="00AB3164">
          <w:rPr>
            <w:lang w:val="en-US"/>
          </w:rPr>
          <w:t>6</w:t>
        </w:r>
      </w:ins>
      <w:del w:id="458" w:author="Coilin" w:date="2016-03-24T18:34:00Z">
        <w:r w:rsidR="00CF12CD" w:rsidDel="00AB3164">
          <w:rPr>
            <w:lang w:val="en-US"/>
          </w:rPr>
          <w:delText>5</w:delText>
        </w:r>
      </w:del>
      <w:r>
        <w:rPr>
          <w:lang w:val="en-US"/>
        </w:rPr>
        <w:t>).</w:t>
      </w:r>
      <w:r w:rsidR="003B207A">
        <w:rPr>
          <w:lang w:val="en-US"/>
        </w:rPr>
        <w:t xml:space="preserve"> </w:t>
      </w:r>
      <w:r w:rsidR="00283BBA">
        <w:rPr>
          <w:lang w:val="en-US"/>
        </w:rPr>
        <w:t>A</w:t>
      </w:r>
      <w:r w:rsidR="003B207A">
        <w:rPr>
          <w:lang w:val="en-US"/>
        </w:rPr>
        <w:t xml:space="preserve"> higher proportion </w:t>
      </w:r>
      <w:r w:rsidR="00283BBA">
        <w:rPr>
          <w:lang w:val="en-US"/>
        </w:rPr>
        <w:t xml:space="preserve">of larger </w:t>
      </w:r>
      <w:r w:rsidR="00FD5F42" w:rsidRPr="00FD5F42">
        <w:rPr>
          <w:i/>
          <w:lang w:val="en-US"/>
        </w:rPr>
        <w:t>Nephrops</w:t>
      </w:r>
      <w:r w:rsidR="00283BBA">
        <w:rPr>
          <w:i/>
          <w:lang w:val="en-US"/>
        </w:rPr>
        <w:t xml:space="preserve"> </w:t>
      </w:r>
      <w:r w:rsidR="00283BBA">
        <w:rPr>
          <w:lang w:val="en-US"/>
        </w:rPr>
        <w:t>were</w:t>
      </w:r>
      <w:r w:rsidR="003B207A">
        <w:rPr>
          <w:lang w:val="en-US"/>
        </w:rPr>
        <w:t xml:space="preserve"> </w:t>
      </w:r>
      <w:r w:rsidR="00283BBA">
        <w:rPr>
          <w:lang w:val="en-US"/>
        </w:rPr>
        <w:t>retained</w:t>
      </w:r>
      <w:r w:rsidR="003B207A">
        <w:rPr>
          <w:lang w:val="en-US"/>
        </w:rPr>
        <w:t xml:space="preserve"> </w:t>
      </w:r>
      <w:r w:rsidR="00283BBA">
        <w:rPr>
          <w:lang w:val="en-US"/>
        </w:rPr>
        <w:t>in</w:t>
      </w:r>
      <w:r w:rsidR="003B207A">
        <w:rPr>
          <w:lang w:val="en-US"/>
        </w:rPr>
        <w:t xml:space="preserve"> the 90mm and 100mm cod-end</w:t>
      </w:r>
      <w:r w:rsidR="00283BBA">
        <w:rPr>
          <w:lang w:val="en-US"/>
        </w:rPr>
        <w:t>s</w:t>
      </w:r>
      <w:r w:rsidR="00CF12CD">
        <w:rPr>
          <w:lang w:val="en-US"/>
        </w:rPr>
        <w:t xml:space="preserve"> (Figure </w:t>
      </w:r>
      <w:ins w:id="459" w:author="Coilin" w:date="2016-03-24T18:34:00Z">
        <w:r w:rsidR="00AB3164">
          <w:rPr>
            <w:lang w:val="en-US"/>
          </w:rPr>
          <w:t>6</w:t>
        </w:r>
      </w:ins>
      <w:del w:id="460" w:author="Coilin" w:date="2016-03-24T18:34:00Z">
        <w:r w:rsidR="00CF12CD" w:rsidDel="00AB3164">
          <w:rPr>
            <w:lang w:val="en-US"/>
          </w:rPr>
          <w:delText>5</w:delText>
        </w:r>
      </w:del>
      <w:r w:rsidR="00CF12CD">
        <w:rPr>
          <w:lang w:val="en-US"/>
        </w:rPr>
        <w:t>).</w:t>
      </w:r>
    </w:p>
    <w:p w14:paraId="69DE5766" w14:textId="3F35D59A" w:rsidR="00844D2A" w:rsidRDefault="00511BDF" w:rsidP="000320C0">
      <w:pPr>
        <w:spacing w:after="40" w:line="480" w:lineRule="auto"/>
        <w:jc w:val="both"/>
      </w:pPr>
      <w:r>
        <w:rPr>
          <w:lang w:val="en-US"/>
        </w:rPr>
        <w:t xml:space="preserve">The estimated confidence intervals on the mean proportions are </w:t>
      </w:r>
      <w:r w:rsidR="00EC3F9F">
        <w:rPr>
          <w:lang w:val="en-US"/>
        </w:rPr>
        <w:t xml:space="preserve">narrow </w:t>
      </w:r>
      <w:r>
        <w:rPr>
          <w:lang w:val="en-US"/>
        </w:rPr>
        <w:t xml:space="preserve">reflecting the number of observations contributing to the </w:t>
      </w:r>
      <w:r w:rsidRPr="00AD5DC7">
        <w:rPr>
          <w:lang w:val="en-US"/>
        </w:rPr>
        <w:t xml:space="preserve">mean with the considerable between-haul variability accounted for via the fixed and random effects (Figure </w:t>
      </w:r>
      <w:ins w:id="461" w:author="Coilin" w:date="2016-03-24T18:35:00Z">
        <w:r w:rsidR="00AB3164">
          <w:rPr>
            <w:lang w:val="en-US"/>
          </w:rPr>
          <w:t>5</w:t>
        </w:r>
      </w:ins>
      <w:del w:id="462" w:author="Coilin" w:date="2016-03-24T18:35:00Z">
        <w:r w:rsidR="003B207A" w:rsidRPr="00AD5DC7" w:rsidDel="00AB3164">
          <w:rPr>
            <w:lang w:val="en-US"/>
          </w:rPr>
          <w:delText>4</w:delText>
        </w:r>
      </w:del>
      <w:r w:rsidRPr="00AD5DC7">
        <w:rPr>
          <w:lang w:val="en-US"/>
        </w:rPr>
        <w:t xml:space="preserve">). Note that confidence intervals on proportions </w:t>
      </w:r>
      <w:r w:rsidR="00476F74">
        <w:rPr>
          <w:lang w:val="en-US"/>
        </w:rPr>
        <w:t>should not</w:t>
      </w:r>
      <w:r w:rsidRPr="00AD5DC7">
        <w:rPr>
          <w:lang w:val="en-US"/>
        </w:rPr>
        <w:t xml:space="preserve"> be interpreted separately as the proportions </w:t>
      </w:r>
      <w:r w:rsidR="00476F74">
        <w:rPr>
          <w:lang w:val="en-US"/>
        </w:rPr>
        <w:t>at a given length</w:t>
      </w:r>
      <w:ins w:id="463" w:author="Coilin" w:date="2016-03-24T18:35:00Z">
        <w:r w:rsidR="00AB3164">
          <w:rPr>
            <w:lang w:val="en-US"/>
          </w:rPr>
          <w:t xml:space="preserve"> </w:t>
        </w:r>
      </w:ins>
      <w:del w:id="464" w:author="Coilin" w:date="2016-03-24T18:35:00Z">
        <w:r w:rsidR="00476F74" w:rsidDel="00AB3164">
          <w:rPr>
            <w:lang w:val="en-US"/>
          </w:rPr>
          <w:delText xml:space="preserve"> </w:delText>
        </w:r>
        <w:r w:rsidR="00150ED8" w:rsidDel="00AB3164">
          <w:rPr>
            <w:lang w:val="en-US"/>
          </w:rPr>
          <w:delText xml:space="preserve">  </w:delText>
        </w:r>
      </w:del>
      <w:r w:rsidR="00150ED8">
        <w:rPr>
          <w:lang w:val="en-US"/>
        </w:rPr>
        <w:t xml:space="preserve">retained in the four test cod-ends </w:t>
      </w:r>
      <w:r>
        <w:rPr>
          <w:lang w:val="en-US"/>
        </w:rPr>
        <w:t xml:space="preserve">sum to </w:t>
      </w:r>
      <w:r w:rsidR="00EC3F9F">
        <w:rPr>
          <w:lang w:val="en-US"/>
        </w:rPr>
        <w:t>one</w:t>
      </w:r>
      <w:r>
        <w:rPr>
          <w:lang w:val="en-US"/>
        </w:rPr>
        <w:t xml:space="preserve">. </w:t>
      </w:r>
      <w:r w:rsidR="00844D2A">
        <w:br w:type="page"/>
      </w:r>
    </w:p>
    <w:p w14:paraId="11CBDB1E" w14:textId="77777777" w:rsidR="00844D2A" w:rsidRDefault="00844D2A" w:rsidP="000320C0">
      <w:pPr>
        <w:pStyle w:val="Heading2"/>
        <w:spacing w:after="40" w:line="480" w:lineRule="auto"/>
        <w:ind w:left="0" w:firstLine="0"/>
        <w:jc w:val="both"/>
      </w:pPr>
      <w:r>
        <w:t>Discussion</w:t>
      </w:r>
    </w:p>
    <w:p w14:paraId="4DD8BB23" w14:textId="6C618162" w:rsidR="00EC3F9F" w:rsidRDefault="00EC3F9F" w:rsidP="000320C0">
      <w:pPr>
        <w:spacing w:after="40" w:line="480" w:lineRule="auto"/>
        <w:jc w:val="both"/>
      </w:pPr>
      <w:r>
        <w:rPr>
          <w:noProof/>
        </w:rPr>
        <w:t>Our study developed a multinomial random effects model that included: case-specific and choice-specific covariates, cod-end specific sub-sampling, and multivariate random haul effects</w:t>
      </w:r>
      <w:r w:rsidR="0015275C">
        <w:rPr>
          <w:noProof/>
        </w:rPr>
        <w:t>. The method is generally applicable to multi-gear catch-comparison studies, as demonstrated in our analyses of a quad</w:t>
      </w:r>
      <w:r>
        <w:rPr>
          <w:noProof/>
        </w:rPr>
        <w:t xml:space="preserve">-rig </w:t>
      </w:r>
      <w:r w:rsidR="0015275C">
        <w:rPr>
          <w:noProof/>
        </w:rPr>
        <w:t>trawl</w:t>
      </w:r>
      <w:r w:rsidR="000610A6">
        <w:rPr>
          <w:noProof/>
        </w:rPr>
        <w:t>ing</w:t>
      </w:r>
      <w:r w:rsidR="0015275C">
        <w:rPr>
          <w:noProof/>
        </w:rPr>
        <w:t xml:space="preserve"> </w:t>
      </w:r>
      <w:r w:rsidR="00FD5F42" w:rsidRPr="00FD5F42">
        <w:rPr>
          <w:i/>
          <w:noProof/>
        </w:rPr>
        <w:t>Nephrops</w:t>
      </w:r>
      <w:r>
        <w:rPr>
          <w:i/>
          <w:noProof/>
        </w:rPr>
        <w:t xml:space="preserve"> </w:t>
      </w:r>
      <w:r w:rsidR="0015275C">
        <w:rPr>
          <w:noProof/>
        </w:rPr>
        <w:t>fishery</w:t>
      </w:r>
      <w:r>
        <w:t xml:space="preserve">. Here we discuss the </w:t>
      </w:r>
      <w:r w:rsidR="005414D4">
        <w:t xml:space="preserve">model developments, </w:t>
      </w:r>
      <w:r w:rsidR="0015275C">
        <w:t xml:space="preserve">main findings of the quad-rig </w:t>
      </w:r>
      <w:r w:rsidR="005414D4">
        <w:t>application and fishery implications</w:t>
      </w:r>
      <w:r>
        <w:t>.</w:t>
      </w:r>
    </w:p>
    <w:p w14:paraId="698FA224" w14:textId="5412FD2B" w:rsidR="00B10B42" w:rsidRDefault="000B5EC1" w:rsidP="000320C0">
      <w:pPr>
        <w:spacing w:after="40" w:line="480" w:lineRule="auto"/>
        <w:jc w:val="both"/>
        <w:rPr>
          <w:rStyle w:val="Heading3Char"/>
        </w:rPr>
      </w:pPr>
      <w:r>
        <w:rPr>
          <w:rStyle w:val="Heading3Char"/>
        </w:rPr>
        <w:t>Model developments</w:t>
      </w:r>
    </w:p>
    <w:p w14:paraId="1341E806" w14:textId="2A14112A" w:rsidR="00DD7A4E" w:rsidRDefault="00B40ED0" w:rsidP="000320C0">
      <w:pPr>
        <w:spacing w:after="40" w:line="480" w:lineRule="auto"/>
        <w:jc w:val="both"/>
        <w:rPr>
          <w:ins w:id="465" w:author="Coilin" w:date="2016-03-24T14:44:00Z"/>
        </w:rPr>
      </w:pPr>
      <w:r>
        <w:t xml:space="preserve">Examples of the application of multinomial models to fisheries include analysis of egg stages </w:t>
      </w:r>
      <w:r>
        <w:fldChar w:fldCharType="begin">
          <w:fldData xml:space="preserve">PEVuZE5vdGU+PENpdGU+PEF1dGhvcj5TdHJhdG91ZGFraXM8L0F1dGhvcj48WWVhcj4yMDA2PC9Z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</w:fldData>
        </w:fldChar>
      </w:r>
      <w:r w:rsidR="00CE69D8">
        <w:instrText xml:space="preserve"> ADDIN EN.CITE </w:instrText>
      </w:r>
      <w:r w:rsidR="00CE69D8">
        <w:fldChar w:fldCharType="begin">
          <w:fldData xml:space="preserve">PEVuZE5vdGU+PENpdGU+PEF1dGhvcj5TdHJhdG91ZGFraXM8L0F1dGhvcj48WWVhcj4yMDA2PC9Z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</w:fldData>
        </w:fldChar>
      </w:r>
      <w:r w:rsidR="00CE69D8">
        <w:instrText xml:space="preserve"> ADDIN EN.CITE.DATA </w:instrText>
      </w:r>
      <w:r w:rsidR="00CE69D8">
        <w:fldChar w:fldCharType="end"/>
      </w:r>
      <w:r>
        <w:fldChar w:fldCharType="separate"/>
      </w:r>
      <w:r w:rsidR="00FC5C52">
        <w:rPr>
          <w:noProof/>
        </w:rPr>
        <w:t>(Stratoudakis et al., 2006; Ibaibarriaga et al., 2007)</w:t>
      </w:r>
      <w:r>
        <w:fldChar w:fldCharType="end"/>
      </w:r>
      <w:r>
        <w:t xml:space="preserve">, comparisons of age-length keys </w:t>
      </w:r>
      <w:r>
        <w:fldChar w:fldCharType="begin"/>
      </w:r>
      <w:r w:rsidR="00FC5C52">
        <w:instrText xml:space="preserve"> ADDIN EN.CITE &lt;EndNote&gt;&lt;Cite&gt;&lt;Author&gt;Gerritsen&lt;/Author&gt;&lt;Year&gt;2006&lt;/Year&gt;&lt;RecNum&gt;285&lt;/RecNum&gt;&lt;DisplayText&gt;(Gerritsen et al., 2006)&lt;/DisplayText&gt;&lt;record&gt;&lt;rec-number&gt;285&lt;/rec-number&gt;&lt;foreign-keys&gt;&lt;key app="EN" db-id="90asf5p9gw502we25phpsps2swdz9rv5twea" timestamp="1448970867"&gt;285&lt;/key&gt;&lt;/foreign-keys&gt;&lt;ref-type name="Journal Article"&gt;17&lt;/ref-type&gt;&lt;contributors&gt;&lt;authors&gt;&lt;author&gt;Gerritsen, Hans D.&lt;/author&gt;&lt;author&gt;McGrath, David&lt;/author&gt;&lt;author&gt;Lordan, Colm&lt;/author&gt;&lt;/authors&gt;&lt;/contributors&gt;&lt;titles&gt;&lt;title&gt;A simple method for comparing age–length keys reveals significant regional differences within a single stock of haddock (Melanogrammus aeglefinus)&lt;/title&gt;&lt;secondary-title&gt;ICES Journal of Marine Science: Journal du Conseil&lt;/secondary-title&gt;&lt;/titles&gt;&lt;periodical&gt;&lt;full-title&gt;ICES Journal of Marine Science: Journal du Conseil&lt;/full-title&gt;&lt;/periodical&gt;&lt;pages&gt;1096-1100&lt;/pages&gt;&lt;volume&gt;63&lt;/volume&gt;&lt;number&gt;6&lt;/number&gt;&lt;dates&gt;&lt;year&gt;2006&lt;/year&gt;&lt;pub-dates&gt;&lt;date&gt;January 1, 2006&lt;/date&gt;&lt;/pub-dates&gt;&lt;/dates&gt;&lt;urls&gt;&lt;related-urls&gt;&lt;url&gt;http://icesjms.oxfordjournals.org/content/63/6/1096.abstract&lt;/url&gt;&lt;/related-urls&gt;&lt;/urls&gt;&lt;electronic-resource-num&gt;10.1016/j.icesjms.2006.04.008&lt;/electronic-resource-num&gt;&lt;/record&gt;&lt;/Cite&gt;&lt;/EndNote&gt;</w:instrText>
      </w:r>
      <w:r>
        <w:fldChar w:fldCharType="separate"/>
      </w:r>
      <w:r w:rsidR="00FC5C52">
        <w:rPr>
          <w:noProof/>
        </w:rPr>
        <w:t>(Gerritsen et al., 2006)</w:t>
      </w:r>
      <w:r>
        <w:fldChar w:fldCharType="end"/>
      </w:r>
      <w:r>
        <w:t xml:space="preserve">, fleet behaviour </w:t>
      </w:r>
      <w:r>
        <w:fldChar w:fldCharType="begin"/>
      </w:r>
      <w:r w:rsidR="00CE69D8">
        <w:instrText xml:space="preserve"> ADDIN EN.CITE &lt;EndNote&gt;&lt;Cite&gt;&lt;Author&gt;Ward&lt;/Author&gt;&lt;Year&gt;1994&lt;/Year&gt;&lt;RecNum&gt;556&lt;/RecNum&gt;&lt;DisplayText&gt;(Ward and Sutinen, 1994)&lt;/DisplayText&gt;&lt;record&gt;&lt;rec-number&gt;556&lt;/rec-number&gt;&lt;foreign-keys&gt;&lt;key app="EN" db-id="90asf5p9gw502we25phpsps2swdz9rv5twea" timestamp="1448970867"&gt;556&lt;/key&gt;&lt;/foreign-keys&gt;&lt;ref-type name="Journal Article"&gt;17&lt;/ref-type&gt;&lt;contributors&gt;&lt;authors&gt;&lt;author&gt;Ward, J. M.&lt;/author&gt;&lt;author&gt;Sutinen, J. G.&lt;/author&gt;&lt;/authors&gt;&lt;/contributors&gt;&lt;titles&gt;&lt;title&gt;Vessel entry-exit behaviour in the gulf of Mexico shrimp fishery&lt;/title&gt;&lt;secondary-title&gt;American Journal of Agricultural Economics&lt;/secondary-title&gt;&lt;/titles&gt;&lt;periodical&gt;&lt;full-title&gt;American Journal of Agricultural Economics&lt;/full-title&gt;&lt;/periodical&gt;&lt;pages&gt;916-923&lt;/pages&gt;&lt;volume&gt;76&lt;/volume&gt;&lt;number&gt;4&lt;/number&gt;&lt;dates&gt;&lt;year&gt;1994&lt;/year&gt;&lt;pub-dates&gt;&lt;date&gt;Nov&lt;/date&gt;&lt;/pub-dates&gt;&lt;/dates&gt;&lt;isbn&gt;0002-9092&lt;/isbn&gt;&lt;accession-num&gt;WOS:A1994PT58300020&lt;/accession-num&gt;&lt;urls&gt;&lt;related-urls&gt;&lt;url&gt;&amp;lt;Go to ISI&amp;gt;://WOS:A1994PT58300020&lt;/url&gt;&lt;url&gt;http://ajae.oxfordjournals.org/content/76/4/916&lt;/url&gt;&lt;/related-urls&gt;&lt;/urls&gt;&lt;electronic-resource-num&gt;10.2307/1243751&lt;/electronic-resource-num&gt;&lt;/record&gt;&lt;/Cite&gt;&lt;/EndNote&gt;</w:instrText>
      </w:r>
      <w:r>
        <w:fldChar w:fldCharType="separate"/>
      </w:r>
      <w:r>
        <w:rPr>
          <w:noProof/>
        </w:rPr>
        <w:t>(Ward and Sutinen, 1994)</w:t>
      </w:r>
      <w:r>
        <w:fldChar w:fldCharType="end"/>
      </w:r>
      <w:r>
        <w:t xml:space="preserve"> and discard survivability </w:t>
      </w:r>
      <w:r>
        <w:fldChar w:fldCharType="begin"/>
      </w:r>
      <w:r w:rsidR="00FC5C52">
        <w:instrText xml:space="preserve"> ADDIN EN.CITE &lt;EndNote&gt;&lt;Cite&gt;&lt;Author&gt;Benoit&lt;/Author&gt;&lt;Year&gt;2010&lt;/Year&gt;&lt;RecNum&gt;635&lt;/RecNum&gt;&lt;DisplayText&gt;(Benoit et al., 2010)&lt;/DisplayText&gt;&lt;record&gt;&lt;rec-number&gt;635&lt;/rec-number&gt;&lt;foreign-keys&gt;&lt;key app="EN" db-id="xax5v99p909t04eax0qpx5zu9ddad5erz5fw" timestamp="1445593822"&gt;635&lt;/key&gt;&lt;/foreign-keys&gt;&lt;ref-type name="Journal Article"&gt;17&lt;/ref-type&gt;&lt;contributors&gt;&lt;authors&gt;&lt;author&gt;Benoit, Hugues P.&lt;/author&gt;&lt;author&gt;Hurlbut, Thomas&lt;/author&gt;&lt;author&gt;Chasse, Joel&lt;/author&gt;&lt;/authors&gt;&lt;/contributors&gt;&lt;titles&gt;&lt;title&gt;Assessing the factors influencing discard mortality of demersal fishes using a semi-quantitative indicator of survival potential&lt;/title&gt;&lt;secondary-title&gt;Fisheries Research&lt;/secondary-title&gt;&lt;/titles&gt;&lt;periodical&gt;&lt;full-title&gt;Fisheries research&lt;/full-title&gt;&lt;/periodical&gt;&lt;pages&gt;436-447&lt;/pages&gt;&lt;volume&gt;106&lt;/volume&gt;&lt;number&gt;3&lt;/number&gt;&lt;dates&gt;&lt;year&gt;2010&lt;/year&gt;&lt;pub-dates&gt;&lt;date&gt;Dec&lt;/date&gt;&lt;/pub-dates&gt;&lt;/dates&gt;&lt;isbn&gt;0165-7836&lt;/isbn&gt;&lt;accession-num&gt;WOS:000285077100022&lt;/accession-num&gt;&lt;urls&gt;&lt;related-urls&gt;&lt;url&gt;&amp;lt;Go to ISI&amp;gt;://WOS:000285077100022&lt;/url&gt;&lt;/related-urls&gt;&lt;/urls&gt;&lt;electronic-resource-num&gt;10.1016/j.fishres.2010.09.018&lt;/electronic-resource-num&gt;&lt;/record&gt;&lt;/Cite&gt;&lt;/EndNote&gt;</w:instrText>
      </w:r>
      <w:r>
        <w:fldChar w:fldCharType="separate"/>
      </w:r>
      <w:r w:rsidR="00FC5C52">
        <w:rPr>
          <w:noProof/>
        </w:rPr>
        <w:t>(Benoit et al., 2010)</w:t>
      </w:r>
      <w:r>
        <w:fldChar w:fldCharType="end"/>
      </w:r>
      <w:r>
        <w:t xml:space="preserve">. We extended the traditional multinomial logit model to include the specific requirements of a catch-comparison trial such as choice-specific covariates (e.g., </w:t>
      </w:r>
      <w:del w:id="466" w:author="Browne, Daragh" w:date="2016-04-27T16:14:00Z">
        <w:r w:rsidDel="00594655">
          <w:delText xml:space="preserve">cod-end total </w:delText>
        </w:r>
      </w:del>
      <w:r>
        <w:t>catch weight</w:t>
      </w:r>
      <w:ins w:id="467" w:author="Browne, Daragh" w:date="2016-04-27T16:14:00Z">
        <w:r w:rsidR="00594655">
          <w:t xml:space="preserve"> per cod-end</w:t>
        </w:r>
      </w:ins>
      <w:r>
        <w:t xml:space="preserve">) </w:t>
      </w:r>
      <w:r w:rsidR="00476F74">
        <w:t xml:space="preserve">multiple sub-sampling ratios </w:t>
      </w:r>
      <w:r>
        <w:t xml:space="preserve">and haul-level random effects (to account for over-dispersion). </w:t>
      </w:r>
      <w:r w:rsidR="00F1551F">
        <w:t xml:space="preserve">The method is applicable to other catch comparison situations where multiple gears are tested concurrently. </w:t>
      </w:r>
      <w:r>
        <w:t xml:space="preserve">By incorporating these </w:t>
      </w:r>
      <w:r w:rsidR="00C35BC3">
        <w:t>effects we have developed a general multinomial modelling framework with applications beyond the field of fisheries science. Hartzel et al. (2001)</w:t>
      </w:r>
      <w:r>
        <w:t>,</w:t>
      </w:r>
      <w:r w:rsidR="00C35BC3">
        <w:t xml:space="preserve"> conceptually develop </w:t>
      </w:r>
      <w:r>
        <w:t xml:space="preserve">the </w:t>
      </w:r>
      <w:r w:rsidR="00C35BC3">
        <w:t xml:space="preserve">baseline logit multinomial random effects model but, to our knowledge, no readily available open source code exists for fitting this model. </w:t>
      </w:r>
      <w:r w:rsidR="00476F74">
        <w:t>Use</w:t>
      </w:r>
      <w:r w:rsidR="00C35BC3">
        <w:t xml:space="preserve"> of </w:t>
      </w:r>
      <w:del w:id="468" w:author="Coilin" w:date="2016-03-24T14:42:00Z">
        <w:r w:rsidR="00C35BC3" w:rsidDel="003739B6">
          <w:delText>ADMB-RE</w:delText>
        </w:r>
      </w:del>
      <w:ins w:id="469" w:author="Coilin" w:date="2016-03-24T14:42:00Z">
        <w:r w:rsidR="003739B6">
          <w:t>TMB</w:t>
        </w:r>
      </w:ins>
      <w:r w:rsidR="00476F74">
        <w:t xml:space="preserve"> greatly facilitated model development </w:t>
      </w:r>
      <w:ins w:id="470" w:author="Coilin" w:date="2016-03-24T14:43:00Z">
        <w:r w:rsidR="003739B6">
          <w:t>as it converges quickly</w:t>
        </w:r>
        <w:r w:rsidR="006F78F3">
          <w:t xml:space="preserve"> for the relatively complicated mixed effects models implemented here</w:t>
        </w:r>
        <w:r w:rsidR="003739B6">
          <w:t>.</w:t>
        </w:r>
      </w:ins>
    </w:p>
    <w:p w14:paraId="589C7C4D" w14:textId="0A966CF5" w:rsidR="00102370" w:rsidRDefault="00BA77F2" w:rsidP="000320C0">
      <w:pPr>
        <w:spacing w:after="40" w:line="480" w:lineRule="auto"/>
        <w:jc w:val="both"/>
        <w:rPr>
          <w:ins w:id="471" w:author="Coilin" w:date="2016-03-24T16:00:00Z"/>
        </w:rPr>
      </w:pPr>
      <w:ins w:id="472" w:author="Coilin" w:date="2016-03-24T15:34:00Z">
        <w:r>
          <w:t xml:space="preserve">Strong correlations observed in the random effects may result </w:t>
        </w:r>
      </w:ins>
      <w:ins w:id="473" w:author="Coilin" w:date="2016-03-24T15:35:00Z">
        <w:r>
          <w:t>from the order the nets are hauled aboard for this trial</w:t>
        </w:r>
      </w:ins>
      <w:ins w:id="474" w:author="Coilin" w:date="2016-03-24T15:36:00Z">
        <w:r>
          <w:t xml:space="preserve"> but would require further investigation</w:t>
        </w:r>
      </w:ins>
      <w:ins w:id="475" w:author="Coilin" w:date="2016-03-24T15:35:00Z">
        <w:r>
          <w:t>.</w:t>
        </w:r>
      </w:ins>
      <w:ins w:id="476" w:author="Coilin" w:date="2016-03-24T15:36:00Z">
        <w:r>
          <w:t xml:space="preserve"> Preliminary applications to other trials had weaker correlations among the random effects.</w:t>
        </w:r>
      </w:ins>
      <w:ins w:id="477" w:author="Coilin" w:date="2016-03-24T15:35:00Z">
        <w:r>
          <w:t xml:space="preserve"> </w:t>
        </w:r>
      </w:ins>
      <w:ins w:id="478" w:author="Coilin" w:date="2016-03-24T14:44:00Z">
        <w:r w:rsidR="00DD7A4E">
          <w:t>The estimated random effects are odds ratios relative to the baseline 70mm cod-end (</w:t>
        </w:r>
        <w:r w:rsidR="00AD5435">
          <w:t>Figure 4</w:t>
        </w:r>
        <w:r w:rsidR="00DD7A4E">
          <w:t xml:space="preserve">). Using another mesh-size baseline would imply different random effects and covariance matrix but the model is structurally the same, given the implementation of an </w:t>
        </w:r>
      </w:ins>
      <w:ins w:id="479" w:author="Coilin" w:date="2016-03-24T15:32:00Z">
        <w:r w:rsidR="00DA7561">
          <w:t>unconstrained</w:t>
        </w:r>
      </w:ins>
      <w:ins w:id="480" w:author="Coilin" w:date="2016-03-24T14:45:00Z">
        <w:r w:rsidR="00DD7A4E">
          <w:t xml:space="preserve"> covariance matrix (</w:t>
        </w:r>
      </w:ins>
      <w:ins w:id="481" w:author="Coilin" w:date="2016-03-24T14:46:00Z">
        <w:r w:rsidR="00DD7A4E">
          <w:t>Hartzel et al. 2001</w:t>
        </w:r>
      </w:ins>
      <w:ins w:id="482" w:author="Coilin" w:date="2016-03-24T14:45:00Z">
        <w:r w:rsidR="00DD7A4E">
          <w:t>)</w:t>
        </w:r>
      </w:ins>
      <w:ins w:id="483" w:author="Coilin" w:date="2016-03-24T14:46:00Z">
        <w:r w:rsidR="00DD7A4E">
          <w:t xml:space="preserve">. Conversion to a different baseline is straightforward, for example, </w:t>
        </w:r>
      </w:ins>
      <w:ins w:id="484" w:author="Coilin" w:date="2016-03-24T15:33:00Z">
        <w:r w:rsidR="00DA7561">
          <w:t xml:space="preserve">to change the baseline to 80mm, </w:t>
        </w:r>
      </w:ins>
      <w:ins w:id="485" w:author="Coilin" w:date="2016-03-24T14:46:00Z">
        <w:r w:rsidR="00DD7A4E">
          <w:t xml:space="preserve">the 90mm/80mm log odds ratio </w:t>
        </w:r>
      </w:ins>
      <w:ins w:id="486" w:author="Coilin" w:date="2016-03-24T14:53:00Z">
        <w:r w:rsidR="00F71D56">
          <w:t>is</w:t>
        </w:r>
      </w:ins>
      <w:ins w:id="487" w:author="Coilin" w:date="2016-03-24T14:47:00Z">
        <w:r w:rsidR="00DD7A4E">
          <w:t xml:space="preserve"> obtained by subtracting the 80mm/70mm from the 90mm/70mm log odds ratios. The covariance matrix for a different baseline can be obtained via covariance algebra, e.g</w:t>
        </w:r>
      </w:ins>
      <w:ins w:id="488" w:author="Coilin" w:date="2016-03-24T14:48:00Z">
        <w:r w:rsidR="00DD7A4E">
          <w:t>., var(90mm/80mm)</w:t>
        </w:r>
      </w:ins>
      <w:ins w:id="489" w:author="Coilin" w:date="2016-03-24T14:49:00Z">
        <w:r w:rsidR="00DD7A4E">
          <w:t xml:space="preserve"> = var(90mm/70mm) + var(80mm/70mm) – 2cov(90mm/70mm, 80mm/70mm)</w:t>
        </w:r>
      </w:ins>
      <w:ins w:id="490" w:author="Coilin" w:date="2016-03-24T14:51:00Z">
        <w:r w:rsidR="00DD7A4E">
          <w:t xml:space="preserve">, covariances can be obtained via covariance </w:t>
        </w:r>
        <w:r w:rsidR="00B12F13">
          <w:t xml:space="preserve">transformation </w:t>
        </w:r>
        <w:r w:rsidR="00DD7A4E">
          <w:t>equations</w:t>
        </w:r>
      </w:ins>
      <w:ins w:id="491" w:author="Coilin" w:date="2016-03-24T14:49:00Z">
        <w:r w:rsidR="00DD7A4E">
          <w:t xml:space="preserve">. </w:t>
        </w:r>
      </w:ins>
    </w:p>
    <w:p w14:paraId="59405CCB" w14:textId="1189F5F9" w:rsidR="00B40ED0" w:rsidDel="00DA6A7B" w:rsidRDefault="00476F74" w:rsidP="00D44F88">
      <w:pPr>
        <w:spacing w:after="40" w:line="480" w:lineRule="auto"/>
        <w:jc w:val="both"/>
        <w:rPr>
          <w:del w:id="492" w:author="Coilin" w:date="2016-03-24T16:33:00Z"/>
        </w:rPr>
      </w:pPr>
      <w:del w:id="493" w:author="Coilin" w:date="2016-03-24T14:42:00Z">
        <w:r w:rsidDel="003739B6">
          <w:delText>and further work linking to R for ease of application would prove useful</w:delText>
        </w:r>
        <w:r w:rsidR="00C35BC3" w:rsidDel="003739B6">
          <w:delText xml:space="preserve">. </w:delText>
        </w:r>
      </w:del>
    </w:p>
    <w:p w14:paraId="4E947D4D" w14:textId="0D0DFF5A" w:rsidR="00AF0EF2" w:rsidRDefault="007D67DE" w:rsidP="000320C0">
      <w:pPr>
        <w:spacing w:after="40" w:line="480" w:lineRule="auto"/>
        <w:jc w:val="both"/>
        <w:rPr>
          <w:ins w:id="494" w:author="Coilin" w:date="2016-03-03T10:47:00Z"/>
          <w:rStyle w:val="Heading3Char"/>
        </w:rPr>
      </w:pPr>
      <w:moveFromRangeStart w:id="495" w:author="Coilin" w:date="2016-03-24T18:45:00Z" w:name="move446608451"/>
      <w:moveFrom w:id="496" w:author="Coilin" w:date="2016-03-24T18:45:00Z">
        <w:r w:rsidDel="002D1AA5">
          <w:t>Using a</w:t>
        </w:r>
        <w:r w:rsidR="00CD6DFA" w:rsidDel="002D1AA5">
          <w:t xml:space="preserve"> Dirichlet-multinomial distribution </w:t>
        </w:r>
        <w:r w:rsidR="00476F74" w:rsidDel="002D1AA5">
          <w:fldChar w:fldCharType="begin"/>
        </w:r>
        <w:r w:rsidR="00476F74" w:rsidDel="002D1AA5">
          <w:instrText xml:space="preserve"> ADDIN EN.CITE &lt;EndNote&gt;&lt;Cite&gt;&lt;Author&gt;Thorsén&lt;/Author&gt;&lt;Year&gt;2014&lt;/Year&gt;&lt;RecNum&gt;531&lt;/RecNum&gt;&lt;DisplayText&gt;(Thorsén, 2014)&lt;/DisplayText&gt;&lt;record&gt;&lt;rec-number&gt;531&lt;/rec-number&gt;&lt;foreign-keys&gt;&lt;key app="EN" db-id="90asf5p9gw502we25phpsps2swdz9rv5twea" timestamp="1448970867"&gt;531&lt;/key&gt;&lt;/foreign-keys&gt;&lt;ref-type name="Thesis"&gt;32&lt;/ref-type&gt;&lt;contributors&gt;&lt;authors&gt;&lt;author&gt;Thorsén, Erik&lt;/author&gt;&lt;/authors&gt;&lt;/contributors&gt;&lt;titles&gt;&lt;title&gt;Multinomial and Dirichlet-multinomial modeling of categorical time series&lt;/title&gt;&lt;secondary-title&gt;Mathematical Statistics&lt;/secondary-title&gt;&lt;/titles&gt;&lt;pages&gt;33&lt;/pages&gt;&lt;volume&gt;Bachelor Thesis 2014:6&lt;/volume&gt;&lt;dates&gt;&lt;year&gt;2014&lt;/year&gt;&lt;/dates&gt;&lt;publisher&gt;Stockholm University&lt;/publisher&gt;&lt;urls&gt;&lt;/urls&gt;&lt;/record&gt;&lt;/Cite&gt;&lt;/EndNote&gt;</w:instrText>
        </w:r>
        <w:r w:rsidR="00476F74" w:rsidDel="002D1AA5">
          <w:fldChar w:fldCharType="separate"/>
        </w:r>
        <w:r w:rsidR="00476F74" w:rsidDel="002D1AA5">
          <w:rPr>
            <w:noProof/>
          </w:rPr>
          <w:t>(Thorsén, 2014)</w:t>
        </w:r>
        <w:r w:rsidR="00476F74" w:rsidDel="002D1AA5">
          <w:fldChar w:fldCharType="end"/>
        </w:r>
        <w:r w:rsidR="00165F83" w:rsidDel="002D1AA5">
          <w:t xml:space="preserve"> o</w:t>
        </w:r>
        <w:r w:rsidDel="002D1AA5">
          <w:t>ffers a</w:t>
        </w:r>
        <w:r w:rsidR="0042588B" w:rsidDel="002D1AA5">
          <w:t>n</w:t>
        </w:r>
        <w:r w:rsidR="00E34A8F" w:rsidDel="002D1AA5">
          <w:t xml:space="preserve"> a</w:t>
        </w:r>
        <w:r w:rsidR="00A47B19" w:rsidDel="002D1AA5">
          <w:t xml:space="preserve">lternative method for </w:t>
        </w:r>
        <w:r w:rsidR="0042588B" w:rsidDel="002D1AA5">
          <w:t xml:space="preserve">modelling </w:t>
        </w:r>
        <w:r w:rsidR="00A47B19" w:rsidDel="002D1AA5">
          <w:t xml:space="preserve">count data with </w:t>
        </w:r>
        <w:r w:rsidR="0042588B" w:rsidDel="002D1AA5">
          <w:t>a response with two</w:t>
        </w:r>
        <w:r w:rsidR="00A47B19" w:rsidDel="002D1AA5">
          <w:t xml:space="preserve"> or more categories</w:t>
        </w:r>
        <w:r w:rsidR="0042588B" w:rsidDel="002D1AA5">
          <w:t>.</w:t>
        </w:r>
        <w:r w:rsidR="00A47B19" w:rsidDel="002D1AA5">
          <w:t xml:space="preserve"> </w:t>
        </w:r>
        <w:r w:rsidR="00E90F4F" w:rsidDel="002D1AA5">
          <w:t xml:space="preserve">The Dirichlet-multinomial model </w:t>
        </w:r>
        <w:r w:rsidR="00A47B19" w:rsidDel="002D1AA5">
          <w:t xml:space="preserve">is a multivariate extension of the beta-binomial distribution and </w:t>
        </w:r>
        <w:r w:rsidR="00E90F4F" w:rsidDel="002D1AA5">
          <w:t xml:space="preserve">is used in </w:t>
        </w:r>
        <w:r w:rsidR="00A47B19" w:rsidDel="002D1AA5">
          <w:t xml:space="preserve">cases where data exhibits variance greater than expected in a </w:t>
        </w:r>
        <w:r w:rsidR="00E90F4F" w:rsidDel="002D1AA5">
          <w:t>multinomial</w:t>
        </w:r>
        <w:r w:rsidR="00A47B19" w:rsidDel="002D1AA5">
          <w:t>.</w:t>
        </w:r>
        <w:r w:rsidR="00E90F4F" w:rsidDel="002D1AA5">
          <w:t xml:space="preserve"> Over dispersion in the Dirichlet-multinomial is accounted for by an additional set of parameters </w:t>
        </w:r>
        <w:r w:rsidR="00165F83" w:rsidDel="002D1AA5">
          <w:t>for the baseline category</w:t>
        </w:r>
        <w:r w:rsidR="00E90F4F" w:rsidDel="002D1AA5">
          <w:t>, allowing for a</w:t>
        </w:r>
        <w:r w:rsidR="00DC2B5E" w:rsidDel="002D1AA5">
          <w:t>n</w:t>
        </w:r>
        <w:r w:rsidR="00E90F4F" w:rsidDel="002D1AA5">
          <w:t xml:space="preserve"> additional variability in the response counts</w:t>
        </w:r>
        <w:r w:rsidR="00FC5C52" w:rsidDel="002D1AA5">
          <w:t xml:space="preserve"> </w:t>
        </w:r>
        <w:commentRangeStart w:id="497"/>
        <w:r w:rsidR="00FC5C52" w:rsidDel="002D1AA5">
          <w:fldChar w:fldCharType="begin"/>
        </w:r>
        <w:r w:rsidR="00FC5C52" w:rsidDel="002D1AA5">
          <w:instrText xml:space="preserve"> ADDIN EN.CITE &lt;EndNote&gt;&lt;Cite&gt;&lt;Author&gt;Thorsén&lt;/Author&gt;&lt;Year&gt;2014&lt;/Year&gt;&lt;RecNum&gt;531&lt;/RecNum&gt;&lt;DisplayText&gt;(Thorsén, 2014)&lt;/DisplayText&gt;&lt;record&gt;&lt;rec-number&gt;531&lt;/rec-number&gt;&lt;foreign-keys&gt;&lt;key app="EN" db-id="90asf5p9gw502we25phpsps2swdz9rv5twea" timestamp="1448970867"&gt;531&lt;/key&gt;&lt;/foreign-keys&gt;&lt;ref-type name="Thesis"&gt;32&lt;/ref-type&gt;&lt;contributors&gt;&lt;authors&gt;&lt;author&gt;Thorsén, Erik&lt;/author&gt;&lt;/authors&gt;&lt;/contributors&gt;&lt;titles&gt;&lt;title&gt;Multinomial and Dirichlet-multinomial modeling of categorical time series&lt;/title&gt;&lt;secondary-title&gt;Mathematical Statistics&lt;/secondary-title&gt;&lt;/titles&gt;&lt;pages&gt;33&lt;/pages&gt;&lt;volume&gt;Bachelor Thesis 2014:6&lt;/volume&gt;&lt;dates&gt;&lt;year&gt;2014&lt;/year&gt;&lt;/dates&gt;&lt;publisher&gt;Stockholm University&lt;/publisher&gt;&lt;urls&gt;&lt;/urls&gt;&lt;/record&gt;&lt;/Cite&gt;&lt;/EndNote&gt;</w:instrText>
        </w:r>
        <w:r w:rsidR="00FC5C52" w:rsidDel="002D1AA5">
          <w:fldChar w:fldCharType="separate"/>
        </w:r>
        <w:r w:rsidR="00FC5C52" w:rsidDel="002D1AA5">
          <w:rPr>
            <w:noProof/>
          </w:rPr>
          <w:t>(Thorsén, 2014)</w:t>
        </w:r>
        <w:r w:rsidR="00FC5C52" w:rsidDel="002D1AA5">
          <w:fldChar w:fldCharType="end"/>
        </w:r>
        <w:commentRangeEnd w:id="497"/>
        <w:r w:rsidR="007061D7" w:rsidDel="002D1AA5">
          <w:rPr>
            <w:rStyle w:val="CommentReference"/>
          </w:rPr>
          <w:commentReference w:id="497"/>
        </w:r>
        <w:r w:rsidR="00E90F4F" w:rsidDel="002D1AA5">
          <w:t xml:space="preserve">. </w:t>
        </w:r>
        <w:r w:rsidR="00E34A8F" w:rsidDel="002D1AA5">
          <w:t xml:space="preserve">We chose to develop the multinomial </w:t>
        </w:r>
        <w:r w:rsidR="00165F83" w:rsidDel="002D1AA5">
          <w:t>mixed</w:t>
        </w:r>
        <w:r w:rsidR="00E34A8F" w:rsidDel="002D1AA5">
          <w:t xml:space="preserve"> effects model </w:t>
        </w:r>
        <w:r w:rsidR="00165F83" w:rsidDel="002D1AA5">
          <w:t xml:space="preserve"> rather than apply</w:t>
        </w:r>
        <w:r w:rsidR="00E34A8F" w:rsidDel="002D1AA5">
          <w:t xml:space="preserve"> the Dirichlet-multinomial model, as </w:t>
        </w:r>
        <w:r w:rsidR="00165F83" w:rsidDel="002D1AA5">
          <w:t>a key component of over-dispersion here</w:t>
        </w:r>
        <w:r w:rsidR="00E34A8F" w:rsidDel="002D1AA5">
          <w:t xml:space="preserve"> is likely at the haul-level. A combined Dirichlet-multinomial </w:t>
        </w:r>
        <w:r w:rsidR="00165F83" w:rsidDel="002D1AA5">
          <w:t>mixed</w:t>
        </w:r>
        <w:r w:rsidR="00E34A8F" w:rsidDel="002D1AA5">
          <w:t xml:space="preserve"> effects model could be developed in </w:t>
        </w:r>
        <w:r w:rsidR="00C419CE" w:rsidDel="002D1AA5">
          <w:t xml:space="preserve">the </w:t>
        </w:r>
        <w:r w:rsidR="00E34A8F" w:rsidDel="002D1AA5">
          <w:t xml:space="preserve">future. </w:t>
        </w:r>
      </w:moveFrom>
      <w:moveFromRangeEnd w:id="495"/>
      <w:ins w:id="498" w:author="Coilin" w:date="2016-03-03T10:47:00Z">
        <w:r w:rsidR="00AF0EF2">
          <w:rPr>
            <w:rStyle w:val="Heading3Char"/>
          </w:rPr>
          <w:t>Future model developments</w:t>
        </w:r>
      </w:ins>
    </w:p>
    <w:p w14:paraId="608AC9C2" w14:textId="678F58AA" w:rsidR="00DA6A7B" w:rsidRDefault="00DA6A7B">
      <w:pPr>
        <w:spacing w:line="480" w:lineRule="auto"/>
        <w:rPr>
          <w:ins w:id="499" w:author="Coilin" w:date="2016-03-24T16:33:00Z"/>
        </w:rPr>
        <w:pPrChange w:id="500" w:author="Coilin" w:date="2016-03-24T18:18:00Z">
          <w:pPr/>
        </w:pPrChange>
      </w:pPr>
      <w:ins w:id="501" w:author="Coilin" w:date="2016-03-24T16:35:00Z">
        <w:r>
          <w:t>A linear carapace length effect was found to fit best</w:t>
        </w:r>
      </w:ins>
      <w:ins w:id="502" w:author="Coilin" w:date="2016-03-24T18:18:00Z">
        <w:r w:rsidR="00873210">
          <w:t xml:space="preserve"> (Table 2)</w:t>
        </w:r>
      </w:ins>
      <w:ins w:id="503" w:author="Coilin" w:date="2016-03-24T16:35:00Z">
        <w:r>
          <w:t>, however, this assumption may res</w:t>
        </w:r>
        <w:r w:rsidR="00873210">
          <w:t>ult in an over-influence of</w:t>
        </w:r>
        <w:r>
          <w:t xml:space="preserve"> </w:t>
        </w:r>
      </w:ins>
      <w:ins w:id="504" w:author="Coilin" w:date="2016-03-24T16:36:00Z">
        <w:r>
          <w:t xml:space="preserve">smaller </w:t>
        </w:r>
      </w:ins>
      <w:ins w:id="505" w:author="Coilin" w:date="2016-03-24T18:19:00Z">
        <w:r w:rsidR="00873210">
          <w:t xml:space="preserve">and medium </w:t>
        </w:r>
      </w:ins>
      <w:ins w:id="506" w:author="Coilin" w:date="2016-03-24T16:36:00Z">
        <w:r>
          <w:t>carapace lengths</w:t>
        </w:r>
      </w:ins>
      <w:ins w:id="507" w:author="Coilin" w:date="2016-03-24T18:19:00Z">
        <w:r w:rsidR="00873210">
          <w:t xml:space="preserve"> on the proportions retained at larger lengths</w:t>
        </w:r>
      </w:ins>
      <w:ins w:id="508" w:author="Coilin" w:date="2016-03-24T16:39:00Z">
        <w:r>
          <w:t xml:space="preserve">. </w:t>
        </w:r>
      </w:ins>
      <w:ins w:id="509" w:author="Coilin" w:date="2016-03-24T18:22:00Z">
        <w:r w:rsidR="00873210">
          <w:t xml:space="preserve">Quadratic effects such as those implemented here may not be supported at larger lengths simply because there are fewer observations. </w:t>
        </w:r>
      </w:ins>
      <w:ins w:id="510" w:author="Coilin" w:date="2016-03-24T18:19:00Z">
        <w:r w:rsidR="00873210">
          <w:t>As a result, the</w:t>
        </w:r>
      </w:ins>
      <w:ins w:id="511" w:author="Coilin" w:date="2016-03-24T18:23:00Z">
        <w:r w:rsidR="00873210">
          <w:t xml:space="preserve"> fits</w:t>
        </w:r>
      </w:ins>
      <w:ins w:id="512" w:author="Coilin" w:date="2016-03-24T18:19:00Z">
        <w:r w:rsidR="00873210">
          <w:t xml:space="preserve"> </w:t>
        </w:r>
      </w:ins>
      <w:ins w:id="513" w:author="Coilin" w:date="2016-03-24T18:20:00Z">
        <w:r w:rsidR="00873210">
          <w:t>for larger lengths should not be over-interpreted. Alternative approaches such as fixing the proportions above a certain carapace length to be equivalent or implementing s</w:t>
        </w:r>
      </w:ins>
      <w:ins w:id="514" w:author="Coilin" w:date="2016-03-24T16:39:00Z">
        <w:r>
          <w:t xml:space="preserve">mooth nonparametric curves </w:t>
        </w:r>
      </w:ins>
      <w:ins w:id="515" w:author="Coilin" w:date="2016-03-24T16:33:00Z">
        <w:r>
          <w:t xml:space="preserve">could be used to address </w:t>
        </w:r>
      </w:ins>
      <w:ins w:id="516" w:author="Coilin" w:date="2016-03-24T16:40:00Z">
        <w:r w:rsidR="00AF6B21">
          <w:t>local</w:t>
        </w:r>
      </w:ins>
      <w:ins w:id="517" w:author="Coilin" w:date="2016-03-24T16:33:00Z">
        <w:r>
          <w:t xml:space="preserve"> </w:t>
        </w:r>
      </w:ins>
      <w:ins w:id="518" w:author="Coilin" w:date="2016-03-24T18:21:00Z">
        <w:r w:rsidR="00873210">
          <w:t>changes</w:t>
        </w:r>
      </w:ins>
      <w:ins w:id="519" w:author="Coilin" w:date="2016-03-24T16:40:00Z">
        <w:r w:rsidR="00AF6B21">
          <w:t xml:space="preserve"> </w:t>
        </w:r>
      </w:ins>
      <w:ins w:id="520" w:author="Coilin" w:date="2016-03-24T18:23:00Z">
        <w:r w:rsidR="00873210">
          <w:t xml:space="preserve">more adequately </w:t>
        </w:r>
      </w:ins>
      <w:ins w:id="521" w:author="Coilin" w:date="2016-03-24T16:36:00Z">
        <w:del w:id="522" w:author="Browne, Daragh" w:date="2016-04-27T17:11:00Z">
          <w:r w:rsidDel="00823C5A">
            <w:delText>(</w:delText>
          </w:r>
        </w:del>
      </w:ins>
      <w:commentRangeStart w:id="523"/>
      <w:ins w:id="524" w:author="Coilin" w:date="2016-03-24T16:41:00Z">
        <w:del w:id="525" w:author="Browne, Daragh" w:date="2016-04-27T17:11:00Z">
          <w:r w:rsidR="00AF6B21" w:rsidDel="00823C5A">
            <w:delText>Fryer et al., 2003</w:delText>
          </w:r>
          <w:commentRangeEnd w:id="523"/>
          <w:r w:rsidR="00AF6B21" w:rsidDel="00823C5A">
            <w:rPr>
              <w:rStyle w:val="CommentReference"/>
            </w:rPr>
            <w:commentReference w:id="523"/>
          </w:r>
        </w:del>
      </w:ins>
      <w:ins w:id="526" w:author="Coilin" w:date="2016-03-24T16:36:00Z">
        <w:del w:id="527" w:author="Browne, Daragh" w:date="2016-04-27T17:11:00Z">
          <w:r w:rsidDel="00823C5A">
            <w:delText>)</w:delText>
          </w:r>
        </w:del>
      </w:ins>
      <w:ins w:id="528" w:author="Coilin" w:date="2016-03-24T16:33:00Z">
        <w:del w:id="529" w:author="Browne, Daragh" w:date="2016-04-27T17:11:00Z">
          <w:r w:rsidDel="00823C5A">
            <w:delText xml:space="preserve">. </w:delText>
          </w:r>
        </w:del>
      </w:ins>
      <w:r w:rsidR="00823C5A">
        <w:fldChar w:fldCharType="begin"/>
      </w:r>
      <w:r w:rsidR="00823C5A">
        <w:instrText xml:space="preserve"> ADDIN EN.CITE &lt;EndNote&gt;&lt;Cite&gt;&lt;Author&gt;Fryer&lt;/Author&gt;&lt;Year&gt;2003&lt;/Year&gt;&lt;RecNum&gt;580&lt;/RecNum&gt;&lt;DisplayText&gt;(Fryer et al., 2003)&lt;/DisplayText&gt;&lt;record&gt;&lt;rec-number&gt;580&lt;/rec-number&gt;&lt;foreign-keys&gt;&lt;key app="EN" db-id="90asf5p9gw502we25phpsps2swdz9rv5twea" timestamp="1461773446"&gt;580&lt;/key&gt;&lt;/foreign-keys&gt;&lt;ref-type name="Journal Article"&gt;17&lt;/ref-type&gt;&lt;contributors&gt;&lt;authors&gt;&lt;author&gt;Fryer, RJ&lt;/author&gt;&lt;author&gt;Zuur, Alain F&lt;/author&gt;&lt;author&gt;Graham, Norman&lt;/author&gt;&lt;/authors&gt;&lt;/contributors&gt;&lt;titles&gt;&lt;title&gt;Using mixed models to combine smooth size-selection and catch-comparison curves over hauls&lt;/title&gt;&lt;secondary-title&gt;Canadian Journal of Fisheries and Aquatic Sciences&lt;/secondary-title&gt;&lt;/titles&gt;&lt;periodical&gt;&lt;full-title&gt;Canadian Journal of Fisheries and Aquatic Sciences&lt;/full-title&gt;&lt;/periodical&gt;&lt;pages&gt;448-459&lt;/pages&gt;&lt;volume&gt;60&lt;/volume&gt;&lt;number&gt;4&lt;/number&gt;&lt;dates&gt;&lt;year&gt;2003&lt;/year&gt;&lt;/dates&gt;&lt;isbn&gt;0706-652X&lt;/isbn&gt;&lt;urls&gt;&lt;/urls&gt;&lt;/record&gt;&lt;/Cite&gt;&lt;/EndNote&gt;</w:instrText>
      </w:r>
      <w:r w:rsidR="00823C5A">
        <w:fldChar w:fldCharType="separate"/>
      </w:r>
      <w:r w:rsidR="00823C5A">
        <w:rPr>
          <w:noProof/>
        </w:rPr>
        <w:t>(Fryer et al., 2003)</w:t>
      </w:r>
      <w:r w:rsidR="00823C5A">
        <w:fldChar w:fldCharType="end"/>
      </w:r>
      <w:ins w:id="530" w:author="Browne, Daragh" w:date="2016-04-27T17:11:00Z">
        <w:r w:rsidR="00823C5A">
          <w:t>.</w:t>
        </w:r>
      </w:ins>
    </w:p>
    <w:p w14:paraId="5A722D37" w14:textId="78245A0C" w:rsidR="00DA6A7B" w:rsidRDefault="00DA6A7B" w:rsidP="00D44F88">
      <w:pPr>
        <w:spacing w:after="40" w:line="480" w:lineRule="auto"/>
        <w:jc w:val="both"/>
        <w:rPr>
          <w:ins w:id="531" w:author="Coilin" w:date="2016-03-24T18:45:00Z"/>
        </w:rPr>
      </w:pPr>
      <w:ins w:id="532" w:author="Coilin" w:date="2016-03-24T16:33:00Z">
        <w:r>
          <w:t>The random effects implemented are additive random intercepts on the linear predictor scale, which alters the baseline proportion for each haul and mesh (Figures</w:t>
        </w:r>
        <w:r w:rsidR="00AD5435">
          <w:t xml:space="preserve"> 4 and 5</w:t>
        </w:r>
        <w:r>
          <w:t>). It is common in other settings to include random effects on additional parameters, e.g., carapace length effect. These can be incorporated into the present framework by implementing a 6x6 covariance matrix with the top-left 3x3 block representing the intercept and the bottom right 3x3 block representing the carapace length random effects covariance. A completely unconstrained covariance matrix would require 12 additional parameters (18 covariance parameters in total), however it may be useful to only allow for covariance in the random intercept and random slope for a given odds ratio; restricting the intercept and slope random effects for different odds ratios to be independent. With each additional random parameter, the number of unconstrained covariance parameters triples relative to a single random parameter, therefore care needs to be taken on what parameters are allowed to vary given the logistical constraints on the number of hauls in a trial.</w:t>
        </w:r>
      </w:ins>
    </w:p>
    <w:p w14:paraId="5C2099CC" w14:textId="2CA817B9" w:rsidR="002D1AA5" w:rsidDel="002D1AA5" w:rsidRDefault="002D1AA5" w:rsidP="002D1AA5">
      <w:pPr>
        <w:spacing w:after="40" w:line="480" w:lineRule="auto"/>
        <w:jc w:val="both"/>
        <w:rPr>
          <w:del w:id="533" w:author="Coilin" w:date="2016-03-24T18:45:00Z"/>
          <w:moveTo w:id="534" w:author="Coilin" w:date="2016-03-24T18:45:00Z"/>
        </w:rPr>
      </w:pPr>
      <w:moveToRangeStart w:id="535" w:author="Coilin" w:date="2016-03-24T18:45:00Z" w:name="move446608451"/>
      <w:moveTo w:id="536" w:author="Coilin" w:date="2016-03-24T18:45:00Z">
        <w:r>
          <w:t xml:space="preserve">Using a Dirichlet-multinomial distribution </w:t>
        </w:r>
        <w:r>
          <w:fldChar w:fldCharType="begin"/>
        </w:r>
        <w:r>
          <w:instrText xml:space="preserve"> ADDIN EN.CITE &lt;EndNote&gt;&lt;Cite&gt;&lt;Author&gt;Thorsén&lt;/Author&gt;&lt;Year&gt;2014&lt;/Year&gt;&lt;RecNum&gt;531&lt;/RecNum&gt;&lt;DisplayText&gt;(Thorsén, 2014)&lt;/DisplayText&gt;&lt;record&gt;&lt;rec-number&gt;531&lt;/rec-number&gt;&lt;foreign-keys&gt;&lt;key app="EN" db-id="90asf5p9gw502we25phpsps2swdz9rv5twea" timestamp="1448970867"&gt;531&lt;/key&gt;&lt;/foreign-keys&gt;&lt;ref-type name="Thesis"&gt;32&lt;/ref-type&gt;&lt;contributors&gt;&lt;authors&gt;&lt;author&gt;Thorsén, Erik&lt;/author&gt;&lt;/authors&gt;&lt;/contributors&gt;&lt;titles&gt;&lt;title&gt;Multinomial and Dirichlet-multinomial modeling of categorical time series&lt;/title&gt;&lt;secondary-title&gt;Mathematical Statistics&lt;/secondary-title&gt;&lt;/titles&gt;&lt;pages&gt;33&lt;/pages&gt;&lt;volume&gt;Bachelor Thesis 2014:6&lt;/volume&gt;&lt;dates&gt;&lt;year&gt;2014&lt;/year&gt;&lt;/dates&gt;&lt;publisher&gt;Stockholm University&lt;/publisher&gt;&lt;urls&gt;&lt;/urls&gt;&lt;/record&gt;&lt;/Cite&gt;&lt;/EndNote&gt;</w:instrText>
        </w:r>
        <w:r>
          <w:fldChar w:fldCharType="separate"/>
        </w:r>
        <w:r>
          <w:rPr>
            <w:noProof/>
          </w:rPr>
          <w:t>(Thorsén, 2014)</w:t>
        </w:r>
        <w:r>
          <w:fldChar w:fldCharType="end"/>
        </w:r>
        <w:r>
          <w:t xml:space="preserve"> offers an alternative method for modelling count data with a response with two or more categories. The Dirichlet-multinomial model is a multivariate extension of the beta-binomial distribution and is used in cases where data exhibits variance greater than expected in a multinomial. Over dispersion in the Dirichlet-multinomial is accounted for by an additional set of parameters for the baseline category, allowing for an additional variability in the response counts </w:t>
        </w:r>
        <w:commentRangeStart w:id="537"/>
        <w:del w:id="538" w:author="Browne, Daragh" w:date="2016-04-27T17:11:00Z">
          <w:r w:rsidDel="00823C5A">
            <w:fldChar w:fldCharType="begin"/>
          </w:r>
        </w:del>
      </w:moveTo>
      <w:r w:rsidR="00823C5A">
        <w:instrText xml:space="preserve"> ADDIN EN.CITE &lt;EndNote&gt;&lt;Cite&gt;&lt;Author&gt;Mosimann&lt;/Author&gt;&lt;Year&gt;1962&lt;/Year&gt;&lt;RecNum&gt;577&lt;/RecNum&gt;&lt;DisplayText&gt;(Mosimann, 1962)&lt;/DisplayText&gt;&lt;record&gt;&lt;rec-number&gt;577&lt;/rec-number&gt;&lt;foreign-keys&gt;&lt;key app="EN" db-id="90asf5p9gw502we25phpsps2swdz9rv5twea" timestamp="1461772803"&gt;577&lt;/key&gt;&lt;/foreign-keys&gt;&lt;ref-type name="Journal Article"&gt;17&lt;/ref-type&gt;&lt;contributors&gt;&lt;authors&gt;&lt;author&gt;Mosimann, James E&lt;/author&gt;&lt;/authors&gt;&lt;/contributors&gt;&lt;titles&gt;&lt;title&gt;On the compound multinomial distribution, the multivariate β-distribution, and correlations among proportions&lt;/title&gt;&lt;secondary-title&gt;Biometrika&lt;/secondary-title&gt;&lt;/titles&gt;&lt;periodical&gt;&lt;full-title&gt;Biometrika&lt;/full-title&gt;&lt;/periodical&gt;&lt;pages&gt;65-82&lt;/pages&gt;&lt;volume&gt;49&lt;/volume&gt;&lt;number&gt;1/2&lt;/number&gt;&lt;dates&gt;&lt;year&gt;1962&lt;/year&gt;&lt;/dates&gt;&lt;isbn&gt;0006-3444&lt;/isbn&gt;&lt;urls&gt;&lt;/urls&gt;&lt;/record&gt;&lt;/Cite&gt;&lt;/EndNote&gt;</w:instrText>
      </w:r>
      <w:moveTo w:id="539" w:author="Coilin" w:date="2016-03-24T18:45:00Z">
        <w:del w:id="540" w:author="Browne, Daragh" w:date="2016-04-27T17:11:00Z">
          <w:r w:rsidDel="00823C5A">
            <w:fldChar w:fldCharType="separate"/>
          </w:r>
        </w:del>
      </w:moveTo>
      <w:r w:rsidR="00823C5A">
        <w:rPr>
          <w:noProof/>
        </w:rPr>
        <w:t>(Mosimann, 1962)</w:t>
      </w:r>
      <w:moveTo w:id="541" w:author="Coilin" w:date="2016-03-24T18:45:00Z">
        <w:del w:id="542" w:author="Browne, Daragh" w:date="2016-04-27T17:11:00Z">
          <w:r w:rsidDel="00823C5A">
            <w:fldChar w:fldCharType="end"/>
          </w:r>
          <w:r w:rsidDel="00823C5A">
            <w:delText xml:space="preserve">. </w:delText>
          </w:r>
        </w:del>
      </w:moveTo>
      <w:commentRangeEnd w:id="537"/>
      <w:r w:rsidR="00823C5A">
        <w:rPr>
          <w:rStyle w:val="CommentReference"/>
        </w:rPr>
        <w:commentReference w:id="537"/>
      </w:r>
      <w:moveTo w:id="543" w:author="Coilin" w:date="2016-03-24T18:45:00Z">
        <w:r>
          <w:t xml:space="preserve">We chose to develop the multinomial mixed effects model  rather than apply the Dirichlet-multinomial model, as a key component of over-dispersion here is likely at the haul-level. A combined Dirichlet-multinomial mixed effects model could be developed in the future. </w:t>
        </w:r>
      </w:moveTo>
    </w:p>
    <w:p w14:paraId="3F1575F5" w14:textId="77777777" w:rsidR="002D1AA5" w:rsidRDefault="002D1AA5" w:rsidP="00D44F88">
      <w:pPr>
        <w:spacing w:after="40" w:line="480" w:lineRule="auto"/>
        <w:jc w:val="both"/>
      </w:pPr>
      <w:bookmarkStart w:id="544" w:name="_GoBack"/>
      <w:bookmarkEnd w:id="544"/>
      <w:moveToRangeEnd w:id="535"/>
    </w:p>
    <w:p w14:paraId="64F451F9" w14:textId="77777777" w:rsidR="00E34A8F" w:rsidRDefault="007F58CD" w:rsidP="000320C0">
      <w:pPr>
        <w:spacing w:after="40" w:line="480" w:lineRule="auto"/>
        <w:jc w:val="both"/>
        <w:rPr>
          <w:rStyle w:val="Heading3Char"/>
        </w:rPr>
      </w:pPr>
      <w:r w:rsidRPr="00E34A8F">
        <w:rPr>
          <w:rStyle w:val="Heading3Char"/>
        </w:rPr>
        <w:t>Covariate effects</w:t>
      </w:r>
    </w:p>
    <w:p w14:paraId="62BD520B" w14:textId="7D1E0C1B" w:rsidR="00440B62" w:rsidRPr="00080D25" w:rsidRDefault="00F105AF" w:rsidP="000320C0">
      <w:pPr>
        <w:spacing w:after="40" w:line="480" w:lineRule="auto"/>
        <w:jc w:val="both"/>
      </w:pPr>
      <w:r>
        <w:t>N</w:t>
      </w:r>
      <w:r w:rsidR="005367E6">
        <w:t xml:space="preserve">et </w:t>
      </w:r>
      <w:r>
        <w:t xml:space="preserve">position, </w:t>
      </w:r>
      <w:del w:id="545" w:author="Browne, Daragh" w:date="2016-04-27T16:15:00Z">
        <w:r w:rsidR="005367E6" w:rsidDel="00594655">
          <w:delText xml:space="preserve">total cod-end </w:delText>
        </w:r>
      </w:del>
      <w:ins w:id="546" w:author="Browne, Daragh" w:date="2016-04-27T16:15:00Z">
        <w:r w:rsidR="00594655">
          <w:t xml:space="preserve">catch </w:t>
        </w:r>
      </w:ins>
      <w:r w:rsidR="005367E6">
        <w:t xml:space="preserve">weight </w:t>
      </w:r>
      <w:ins w:id="547" w:author="Browne, Daragh" w:date="2016-04-27T16:15:00Z">
        <w:r w:rsidR="00594655">
          <w:t xml:space="preserve">per cod-end </w:t>
        </w:r>
      </w:ins>
      <w:r>
        <w:t xml:space="preserve">and carapace length </w:t>
      </w:r>
      <w:r w:rsidRPr="00AD5DC7">
        <w:t xml:space="preserve">significantly affected the numbers of </w:t>
      </w:r>
      <w:r w:rsidR="00FD5F42" w:rsidRPr="00AD5DC7">
        <w:rPr>
          <w:i/>
        </w:rPr>
        <w:t>Nephrops</w:t>
      </w:r>
      <w:r w:rsidRPr="00AD5DC7">
        <w:t xml:space="preserve"> retained in the different</w:t>
      </w:r>
      <w:r w:rsidR="005367E6" w:rsidRPr="00AD5DC7">
        <w:t xml:space="preserve"> cod-end</w:t>
      </w:r>
      <w:r w:rsidRPr="00AD5DC7">
        <w:t xml:space="preserve"> mesh sizes</w:t>
      </w:r>
      <w:r w:rsidR="00E34A8F" w:rsidRPr="00AD5DC7">
        <w:t xml:space="preserve"> (Table 2)</w:t>
      </w:r>
      <w:r w:rsidR="005367E6" w:rsidRPr="00AD5DC7">
        <w:t xml:space="preserve">. </w:t>
      </w:r>
      <w:r w:rsidR="002C4DEF" w:rsidRPr="00AD5DC7">
        <w:t xml:space="preserve">Similar to a previous study conducted in the Irish Sea </w:t>
      </w:r>
      <w:r w:rsidR="002C4DEF" w:rsidRPr="00AD5DC7">
        <w:fldChar w:fldCharType="begin"/>
      </w:r>
      <w:r w:rsidR="00CE69D8">
        <w:instrText xml:space="preserve"> ADDIN EN.CITE &lt;EndNote&gt;&lt;Cite&gt;&lt;Author&gt;Briggs&lt;/Author&gt;&lt;Year&gt;1999&lt;/Year&gt;&lt;RecNum&gt;175&lt;/RecNum&gt;&lt;DisplayText&gt;(Briggs et al., 1999)&lt;/DisplayText&gt;&lt;record&gt;&lt;rec-number&gt;175&lt;/rec-number&gt;&lt;foreign-keys&gt;&lt;key app="EN" db-id="90asf5p9gw502we25phpsps2swdz9rv5twea" timestamp="1448970867"&gt;175&lt;/key&gt;&lt;/foreign-keys&gt;&lt;ref-type name="Journal Article"&gt;17&lt;/ref-type&gt;&lt;contributors&gt;&lt;authors&gt;&lt;author&gt;Briggs, RP&lt;/author&gt;&lt;author&gt;Armstrong, MJ&lt;/author&gt;&lt;author&gt;Rihan, D&lt;/author&gt;&lt;/authors&gt;&lt;/contributors&gt;&lt;titles&gt;&lt;title&gt;&lt;style face="normal" font="default" size="100%"&gt;The consequences of an increase in mesh size in the Irish Sea &lt;/style&gt;&lt;style face="italic" font="default" size="100%"&gt;Nephrops&lt;/style&gt;&lt;style face="normal" font="default" size="100%"&gt; fishery: an experimental approach&lt;/style&gt;&lt;/title&gt;&lt;secondary-title&gt;Fisheries research&lt;/secondary-title&gt;&lt;/titles&gt;&lt;periodical&gt;&lt;full-title&gt;Fisheries Research&lt;/full-title&gt;&lt;/periodical&gt;&lt;pages&gt;43-53&lt;/pages&gt;&lt;volume&gt;40&lt;/volume&gt;&lt;number&gt;1&lt;/number&gt;&lt;dates&gt;&lt;year&gt;1999&lt;/year&gt;&lt;/dates&gt;&lt;isbn&gt;0165-7836&lt;/isbn&gt;&lt;urls&gt;&lt;related-urls&gt;&lt;url&gt;http://www.sciencedirect.com/science/article/pii/S0165783698002240&lt;/url&gt;&lt;/related-urls&gt;&lt;/urls&gt;&lt;/record&gt;&lt;/Cite&gt;&lt;/EndNote&gt;</w:instrText>
      </w:r>
      <w:r w:rsidR="002C4DEF" w:rsidRPr="00AD5DC7">
        <w:fldChar w:fldCharType="separate"/>
      </w:r>
      <w:r w:rsidR="00FC5C52">
        <w:rPr>
          <w:noProof/>
        </w:rPr>
        <w:t>(Briggs et al., 1999)</w:t>
      </w:r>
      <w:r w:rsidR="002C4DEF" w:rsidRPr="00AD5DC7">
        <w:fldChar w:fldCharType="end"/>
      </w:r>
      <w:r w:rsidR="002C4DEF" w:rsidRPr="00AD5DC7">
        <w:t xml:space="preserve"> and a study in the Bay of Biscay </w:t>
      </w:r>
      <w:r w:rsidR="002C4DEF" w:rsidRPr="00AD5DC7">
        <w:fldChar w:fldCharType="begin"/>
      </w:r>
      <w:r w:rsidR="00CE69D8">
        <w:instrText xml:space="preserve"> ADDIN EN.CITE &lt;EndNote&gt;&lt;Cite&gt;&lt;Author&gt;Nikolic&lt;/Author&gt;&lt;Year&gt;2015&lt;/Year&gt;&lt;RecNum&gt;450&lt;/RecNum&gt;&lt;DisplayText&gt;(Nikolic et al., 2015)&lt;/DisplayText&gt;&lt;record&gt;&lt;rec-number&gt;450&lt;/rec-number&gt;&lt;foreign-keys&gt;&lt;key app="EN" db-id="90asf5p9gw502we25phpsps2swdz9rv5twea" timestamp="1448970867"&gt;450&lt;/key&gt;&lt;/foreign-keys&gt;&lt;ref-type name="Journal Article"&gt;17&lt;/ref-type&gt;&lt;contributors&gt;&lt;authors&gt;&lt;author&gt;Nikolic, Natacha&lt;/author&gt;&lt;author&gt;Diméet, Joël&lt;/author&gt;&lt;author&gt;Fifas, Spyros&lt;/author&gt;&lt;author&gt;Salaün, Michèle&lt;/author&gt;&lt;author&gt;Ravard, David&lt;/author&gt;&lt;author&gt;Fauconnet, Laurence&lt;/author&gt;&lt;author&gt;Rochet, Marie-Joëlle&lt;/author&gt;&lt;/authors&gt;&lt;/contributors&gt;&lt;titles&gt;&lt;title&gt;&lt;style face="normal" font="default" size="100%"&gt;Efficacy of selective devices in reducing discards in the &lt;/style&gt;&lt;style face="italic" font="default" size="100%"&gt;Nephrops&lt;/style&gt;&lt;style face="normal" font="default" size="100%"&gt; trawl fishery in the Bay of Biscay&lt;/style&gt;&lt;/title&gt;&lt;secondary-title&gt;ICES Journal of Marine Science&lt;/secondary-title&gt;&lt;/titles&gt;&lt;periodical&gt;&lt;full-title&gt;ICES Journal of Marine Science&lt;/full-title&gt;&lt;/periodical&gt;&lt;dates&gt;&lt;year&gt;2015&lt;/year&gt;&lt;pub-dates&gt;&lt;date&gt;March 18, 2015&lt;/date&gt;&lt;/pub-dates&gt;&lt;/dates&gt;&lt;urls&gt;&lt;related-urls&gt;&lt;url&gt;http://icesjms.oxfordjournals.org/content/early/2015/03/17/icesjms.fsv036.abstract&lt;/url&gt;&lt;url&gt;http://icesjms.oxfordjournals.org/content/72/6/1869&lt;/url&gt;&lt;/related-urls&gt;&lt;/urls&gt;&lt;electronic-resource-num&gt;10.1093/icesjms/fsv036&lt;/electronic-resource-num&gt;&lt;/record&gt;&lt;/Cite&gt;&lt;/EndNote&gt;</w:instrText>
      </w:r>
      <w:r w:rsidR="002C4DEF" w:rsidRPr="00AD5DC7">
        <w:fldChar w:fldCharType="separate"/>
      </w:r>
      <w:r w:rsidR="00FC5C52">
        <w:rPr>
          <w:noProof/>
        </w:rPr>
        <w:t>(Nikolic et al., 2015)</w:t>
      </w:r>
      <w:r w:rsidR="002C4DEF" w:rsidRPr="00AD5DC7">
        <w:fldChar w:fldCharType="end"/>
      </w:r>
      <w:r w:rsidR="002C4DEF" w:rsidRPr="00AD5DC7">
        <w:t>, p</w:t>
      </w:r>
      <w:r w:rsidR="003B548B" w:rsidRPr="00AD5DC7">
        <w:t>rop</w:t>
      </w:r>
      <w:r w:rsidR="00003676" w:rsidRPr="00AD5DC7">
        <w:t>o</w:t>
      </w:r>
      <w:r w:rsidR="003B548B" w:rsidRPr="00AD5DC7">
        <w:t>r</w:t>
      </w:r>
      <w:r w:rsidR="00003676" w:rsidRPr="00AD5DC7">
        <w:t>tionally less smaller</w:t>
      </w:r>
      <w:r w:rsidR="002C4DEF" w:rsidRPr="00AD5DC7">
        <w:t xml:space="preserve"> </w:t>
      </w:r>
      <w:r w:rsidR="00FD5F42" w:rsidRPr="00AD5DC7">
        <w:rPr>
          <w:i/>
        </w:rPr>
        <w:t>Nephrops</w:t>
      </w:r>
      <w:r w:rsidR="00B357AB" w:rsidRPr="00AD5DC7">
        <w:t xml:space="preserve"> </w:t>
      </w:r>
      <w:r w:rsidR="00003676" w:rsidRPr="00AD5DC7">
        <w:t>were retained as mesh size increased</w:t>
      </w:r>
      <w:r w:rsidR="003B548B" w:rsidRPr="00AD5DC7">
        <w:t xml:space="preserve"> (Figures </w:t>
      </w:r>
      <w:ins w:id="548" w:author="Coilin" w:date="2016-03-24T18:36:00Z">
        <w:r w:rsidR="00E31E81">
          <w:t>4</w:t>
        </w:r>
      </w:ins>
      <w:del w:id="549" w:author="Coilin" w:date="2016-03-24T18:36:00Z">
        <w:r w:rsidR="003B548B" w:rsidRPr="00AD5DC7" w:rsidDel="00E31E81">
          <w:delText>3</w:delText>
        </w:r>
      </w:del>
      <w:r w:rsidR="003B548B" w:rsidRPr="00AD5DC7">
        <w:t xml:space="preserve"> &amp; </w:t>
      </w:r>
      <w:ins w:id="550" w:author="Coilin" w:date="2016-03-24T18:36:00Z">
        <w:r w:rsidR="00E31E81">
          <w:t>5</w:t>
        </w:r>
      </w:ins>
      <w:del w:id="551" w:author="Coilin" w:date="2016-03-24T18:36:00Z">
        <w:r w:rsidR="003B548B" w:rsidRPr="00AD5DC7" w:rsidDel="00E31E81">
          <w:delText>4</w:delText>
        </w:r>
      </w:del>
      <w:r w:rsidR="003B548B" w:rsidRPr="00AD5DC7">
        <w:t xml:space="preserve">). </w:t>
      </w:r>
      <w:del w:id="552" w:author="Coilin" w:date="2016-03-03T11:33:00Z">
        <w:r w:rsidR="003B548B" w:rsidRPr="00AD5DC7" w:rsidDel="00080D25">
          <w:delText>This</w:delText>
        </w:r>
        <w:r w:rsidR="003B548B" w:rsidDel="00080D25">
          <w:delText xml:space="preserve"> can be explained by the fact that larger</w:delText>
        </w:r>
        <w:r w:rsidR="00096B53" w:rsidDel="00080D25">
          <w:delText xml:space="preserve"> </w:delText>
        </w:r>
        <w:r w:rsidR="00A773E0" w:rsidDel="00080D25">
          <w:delText xml:space="preserve">mesh </w:delText>
        </w:r>
        <w:r w:rsidR="00096B53" w:rsidDel="00080D25">
          <w:delText xml:space="preserve">opening angles are known to </w:delText>
        </w:r>
        <w:r w:rsidR="00A773E0" w:rsidDel="00080D25">
          <w:delText>influence</w:delText>
        </w:r>
        <w:r w:rsidR="00096B53" w:rsidDel="00080D25">
          <w:delText xml:space="preserve"> </w:delText>
        </w:r>
        <w:r w:rsidR="00FD5F42" w:rsidRPr="00FD5F42" w:rsidDel="00080D25">
          <w:rPr>
            <w:i/>
          </w:rPr>
          <w:delText>Nephrops</w:delText>
        </w:r>
        <w:r w:rsidR="00096B53" w:rsidDel="00080D25">
          <w:delText xml:space="preserve"> selectivity </w:delText>
        </w:r>
        <w:r w:rsidR="00096B53" w:rsidDel="00080D25">
          <w:fldChar w:fldCharType="begin"/>
        </w:r>
        <w:r w:rsidR="00FC5C52" w:rsidDel="00080D25">
          <w:delInstrText xml:space="preserve"> ADDIN EN.CITE &lt;EndNote&gt;&lt;Cite&gt;&lt;Author&gt;Frandsen&lt;/Author&gt;&lt;Year&gt;2010&lt;/Year&gt;&lt;RecNum&gt;615&lt;/RecNum&gt;&lt;DisplayText&gt;(Frandsen et al., 2010)&lt;/DisplayText&gt;&lt;record&gt;&lt;rec-number&gt;615&lt;/rec-number&gt;&lt;foreign-keys&gt;&lt;key app="EN" db-id="xax5v99p909t04eax0qpx5zu9ddad5erz5fw" timestamp="0"&gt;615&lt;/key&gt;&lt;/foreign-keys&gt;&lt;ref-type name="Journal Article"&gt;17&lt;/ref-type&gt;&lt;contributors&gt;&lt;authors&gt;&lt;author&gt;Frandsen, Rikke Petri&lt;/author&gt;&lt;author&gt;Herrmann, Bent&lt;/author&gt;&lt;author&gt;Madsen, Niels&lt;/author&gt;&lt;/authors&gt;&lt;/contributors&gt;&lt;titles&gt;&lt;title&gt;&lt;style face="normal" font="default" size="100%"&gt;A simulation-based attempt to quantify the morphological component of size selection of &lt;/style&gt;&lt;style face="italic" font="default" size="100%"&gt;Nephrops norvegicus &lt;/style&gt;&lt;style face="normal" font="default" size="100%"&gt;in trawl codends&lt;/style&gt;&lt;/title&gt;&lt;secondary-title&gt;Fisheries Research&lt;/secondary-title&gt;&lt;/titles&gt;&lt;periodical&gt;&lt;full-title&gt;Fisheries research&lt;/full-title&gt;&lt;/periodical&gt;&lt;pages&gt;156-167&lt;/pages&gt;&lt;volume&gt;101&lt;/volume&gt;&lt;number&gt;3&lt;/number&gt;&lt;dates&gt;&lt;year&gt;2010&lt;/year&gt;&lt;/dates&gt;&lt;isbn&gt;0165-7836&lt;/isbn&gt;&lt;urls&gt;&lt;/urls&gt;&lt;/record&gt;&lt;/Cite&gt;&lt;/EndNote&gt;</w:delInstrText>
        </w:r>
        <w:r w:rsidR="00096B53" w:rsidDel="00080D25">
          <w:fldChar w:fldCharType="separate"/>
        </w:r>
        <w:r w:rsidR="00FC5C52" w:rsidDel="00080D25">
          <w:rPr>
            <w:noProof/>
          </w:rPr>
          <w:delText>(Frandsen et al., 2010)</w:delText>
        </w:r>
        <w:r w:rsidR="00096B53" w:rsidDel="00080D25">
          <w:fldChar w:fldCharType="end"/>
        </w:r>
        <w:r w:rsidR="003B548B" w:rsidDel="00080D25">
          <w:delText xml:space="preserve">. </w:delText>
        </w:r>
      </w:del>
      <w:ins w:id="553" w:author="Coilin" w:date="2016-03-03T11:33:00Z">
        <w:r w:rsidR="00080D25">
          <w:t xml:space="preserve">This is </w:t>
        </w:r>
      </w:ins>
      <w:ins w:id="554" w:author="Browne, Daragh" w:date="2016-04-27T16:31:00Z">
        <w:r w:rsidR="00D703F7">
          <w:t xml:space="preserve">also </w:t>
        </w:r>
      </w:ins>
      <w:ins w:id="555" w:author="Coilin" w:date="2016-03-03T11:33:00Z">
        <w:r w:rsidR="00080D25">
          <w:t xml:space="preserve">consistent with previous findings that increases in diamond cod-end mesh size </w:t>
        </w:r>
        <w:del w:id="556" w:author="Browne, Daragh" w:date="2016-04-27T16:33:00Z">
          <w:r w:rsidR="00080D25" w:rsidDel="00D703F7">
            <w:delText xml:space="preserve">are </w:delText>
          </w:r>
        </w:del>
      </w:ins>
      <w:ins w:id="557" w:author="Browne, Daragh" w:date="2016-04-27T16:33:00Z">
        <w:r w:rsidR="00D703F7">
          <w:t xml:space="preserve">do not generally affect the “size selectivity” of </w:t>
        </w:r>
        <w:r w:rsidR="00D703F7">
          <w:rPr>
            <w:i/>
          </w:rPr>
          <w:t>Nephrops</w:t>
        </w:r>
        <w:r w:rsidR="00D703F7">
          <w:t>, but do affect the quantities of</w:t>
        </w:r>
        <w:r w:rsidR="00D703F7">
          <w:t xml:space="preserve"> </w:t>
        </w:r>
      </w:ins>
      <w:ins w:id="558" w:author="Coilin" w:date="2016-03-03T11:33:00Z">
        <w:del w:id="559" w:author="Browne, Daragh" w:date="2016-04-27T16:33:00Z">
          <w:r w:rsidR="00080D25" w:rsidDel="00D703F7">
            <w:delText xml:space="preserve">associated with reduced </w:delText>
          </w:r>
        </w:del>
      </w:ins>
      <w:ins w:id="560" w:author="Coilin" w:date="2016-03-03T11:34:00Z">
        <w:r w:rsidR="00080D25">
          <w:rPr>
            <w:i/>
          </w:rPr>
          <w:t xml:space="preserve">Nephrops </w:t>
        </w:r>
        <w:del w:id="561" w:author="Browne, Daragh" w:date="2016-04-27T16:33:00Z">
          <w:r w:rsidR="00080D25" w:rsidDel="00D703F7">
            <w:delText xml:space="preserve">retention </w:delText>
          </w:r>
        </w:del>
      </w:ins>
      <w:ins w:id="562" w:author="Browne, Daragh" w:date="2016-04-27T16:33:00Z">
        <w:r w:rsidR="00D703F7">
          <w:t xml:space="preserve"> retained </w:t>
        </w:r>
      </w:ins>
      <w:ins w:id="563" w:author="Coilin" w:date="2016-03-03T11:34:00Z">
        <w:r w:rsidR="00080D25">
          <w:t>across their length range</w:t>
        </w:r>
      </w:ins>
      <w:ins w:id="564" w:author="Coilin" w:date="2016-03-03T11:35:00Z">
        <w:r w:rsidR="00080D25">
          <w:t xml:space="preserve"> </w:t>
        </w:r>
        <w:del w:id="565" w:author="Browne, Daragh" w:date="2016-04-27T16:33:00Z">
          <w:r w:rsidR="0041364B" w:rsidDel="00D703F7">
            <w:delText>(</w:delText>
          </w:r>
        </w:del>
      </w:ins>
      <w:ins w:id="566" w:author="Coilin" w:date="2016-03-03T11:36:00Z">
        <w:del w:id="567" w:author="Browne, Daragh" w:date="2016-04-27T16:33:00Z">
          <w:r w:rsidR="00810729" w:rsidDel="00D703F7">
            <w:delText>INCLUDE REFS TO CATCHPOLE,</w:delText>
          </w:r>
        </w:del>
      </w:ins>
      <w:ins w:id="568" w:author="Browne, Daragh" w:date="2016-04-27T16:33:00Z">
        <w:r w:rsidR="00D703F7">
          <w:t>(</w:t>
        </w:r>
      </w:ins>
      <w:r w:rsidR="00D703F7">
        <w:fldChar w:fldCharType="begin"/>
      </w:r>
      <w:r w:rsidR="00D703F7">
        <w:instrText xml:space="preserve"> ADDIN EN.CITE &lt;EndNote&gt;&lt;Cite&gt;&lt;Author&gt;Catchpole&lt;/Author&gt;&lt;Year&gt;2008&lt;/Year&gt;&lt;RecNum&gt;199&lt;/RecNum&gt;&lt;DisplayText&gt;(Catchpole and Revill, 2008)&lt;/DisplayText&gt;&lt;record&gt;&lt;rec-number&gt;199&lt;/rec-number&gt;&lt;foreign-keys&gt;&lt;key app="EN" db-id="90asf5p9gw502we25phpsps2swdz9rv5twea" timestamp="1448970867"&gt;199&lt;/key&gt;&lt;/foreign-keys&gt;&lt;ref-type name="Journal Article"&gt;17&lt;/ref-type&gt;&lt;contributors&gt;&lt;authors&gt;&lt;author&gt;Catchpole, TL&lt;/author&gt;&lt;author&gt;Revill, AS&lt;/author&gt;&lt;/authors&gt;&lt;/contributors&gt;&lt;titles&gt;&lt;title&gt;&lt;style face="normal" font="default" size="100%"&gt;Gear technology in &lt;/style&gt;&lt;style face="italic" font="default" size="100%"&gt;Nephrops&lt;/style&gt;&lt;style face="normal" font="default" size="100%"&gt; trawl fisheries&lt;/style&gt;&lt;/title&gt;&lt;secondary-title&gt;Reviews in Fish Biology and Fisheries&lt;/secondary-title&gt;&lt;/titles&gt;&lt;periodical&gt;&lt;full-title&gt;Reviews in Fish Biology and Fisheries&lt;/full-title&gt;&lt;/periodical&gt;&lt;pages&gt;17-31&lt;/pages&gt;&lt;volume&gt;18&lt;/volume&gt;&lt;number&gt;1&lt;/number&gt;&lt;dates&gt;&lt;year&gt;2008&lt;/year&gt;&lt;/dates&gt;&lt;isbn&gt;0960-3166&lt;/isbn&gt;&lt;urls&gt;&lt;/urls&gt;&lt;/record&gt;&lt;/Cite&gt;&lt;/EndNote&gt;</w:instrText>
      </w:r>
      <w:r w:rsidR="00D703F7">
        <w:fldChar w:fldCharType="separate"/>
      </w:r>
      <w:r w:rsidR="00D703F7">
        <w:rPr>
          <w:noProof/>
        </w:rPr>
        <w:t>(Catchpole and Revill, 2008)</w:t>
      </w:r>
      <w:r w:rsidR="00D703F7">
        <w:fldChar w:fldCharType="end"/>
      </w:r>
      <w:ins w:id="569" w:author="Coilin" w:date="2016-03-03T11:36:00Z">
        <w:r w:rsidR="00810729">
          <w:t xml:space="preserve"> </w:t>
        </w:r>
      </w:ins>
      <w:ins w:id="570" w:author="Coilin" w:date="2016-03-03T11:35:00Z">
        <w:del w:id="571" w:author="Browne, Daragh" w:date="2016-04-27T16:35:00Z">
          <w:r w:rsidR="0041364B" w:rsidDel="00D703F7">
            <w:delText>)</w:delText>
          </w:r>
        </w:del>
      </w:ins>
      <w:ins w:id="572" w:author="Coilin" w:date="2016-03-03T11:36:00Z">
        <w:del w:id="573" w:author="Browne, Daragh" w:date="2016-04-27T16:35:00Z">
          <w:r w:rsidR="00672BED" w:rsidDel="00D703F7">
            <w:delText xml:space="preserve">. We term this </w:delText>
          </w:r>
        </w:del>
      </w:ins>
      <w:ins w:id="574" w:author="Coilin" w:date="2016-03-03T11:35:00Z">
        <w:del w:id="575" w:author="Browne, Daragh" w:date="2016-04-27T16:35:00Z">
          <w:r w:rsidR="00080D25" w:rsidDel="00D703F7">
            <w:delText>“improved size retention”</w:delText>
          </w:r>
        </w:del>
      </w:ins>
      <w:ins w:id="576" w:author="Coilin" w:date="2016-03-03T11:34:00Z">
        <w:del w:id="577" w:author="Browne, Daragh" w:date="2016-04-27T16:35:00Z">
          <w:r w:rsidR="00080D25" w:rsidDel="00D703F7">
            <w:delText xml:space="preserve">. </w:delText>
          </w:r>
        </w:del>
      </w:ins>
    </w:p>
    <w:p w14:paraId="1576AEFF" w14:textId="45139808" w:rsidR="00440B62" w:rsidRDefault="00147942" w:rsidP="000320C0">
      <w:pPr>
        <w:spacing w:after="40" w:line="480" w:lineRule="auto"/>
        <w:jc w:val="both"/>
        <w:rPr>
          <w:color w:val="2E2E2E"/>
        </w:rPr>
      </w:pPr>
      <w:del w:id="578" w:author="Browne, Daragh" w:date="2016-04-27T16:15:00Z">
        <w:r w:rsidDel="00EC36FE">
          <w:delText>T</w:delText>
        </w:r>
        <w:r w:rsidRPr="00C41204" w:rsidDel="00EC36FE">
          <w:delText>otal c</w:delText>
        </w:r>
      </w:del>
      <w:ins w:id="579" w:author="Browne, Daragh" w:date="2016-04-27T16:15:00Z">
        <w:r w:rsidR="00EC36FE">
          <w:t>C</w:t>
        </w:r>
      </w:ins>
      <w:r w:rsidRPr="00C41204">
        <w:t xml:space="preserve">atch weight </w:t>
      </w:r>
      <w:r>
        <w:t>is known to affect</w:t>
      </w:r>
      <w:r w:rsidRPr="00C41204">
        <w:t xml:space="preserve"> </w:t>
      </w:r>
      <w:r>
        <w:t xml:space="preserve">mesh openings and </w:t>
      </w:r>
      <w:r w:rsidRPr="00C41204">
        <w:t xml:space="preserve">cod-end size selection for a range of fish species </w:t>
      </w:r>
      <w:r w:rsidRPr="00C41204">
        <w:fldChar w:fldCharType="begin">
          <w:fldData xml:space="preserve">PEVuZE5vdGU+PENpdGU+PEF1dGhvcj5IZXJybWFubjwvQXV0aG9yPjxZZWFyPjIwMDU8L1llYXI+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</w:fldData>
        </w:fldChar>
      </w:r>
      <w:r w:rsidR="00FC5C52">
        <w:instrText xml:space="preserve"> ADDIN EN.CITE </w:instrText>
      </w:r>
      <w:r w:rsidR="00FC5C52">
        <w:fldChar w:fldCharType="begin">
          <w:fldData xml:space="preserve">PEVuZE5vdGU+PENpdGU+PEF1dGhvcj5IZXJybWFubjwvQXV0aG9yPjxZZWFyPjIwMDU8L1llYXI+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</w:fldData>
        </w:fldChar>
      </w:r>
      <w:r w:rsidR="00FC5C52">
        <w:instrText xml:space="preserve"> ADDIN EN.CITE.DATA </w:instrText>
      </w:r>
      <w:r w:rsidR="00FC5C52">
        <w:fldChar w:fldCharType="end"/>
      </w:r>
      <w:r w:rsidRPr="00C41204">
        <w:fldChar w:fldCharType="separate"/>
      </w:r>
      <w:r w:rsidR="00FC5C52">
        <w:rPr>
          <w:noProof/>
        </w:rPr>
        <w:t>(Campos et al., 2003; Herrmann and O’Neill, 2005)</w:t>
      </w:r>
      <w:r w:rsidRPr="00C41204">
        <w:fldChar w:fldCharType="end"/>
      </w:r>
      <w:r w:rsidRPr="00C41204">
        <w:t xml:space="preserve"> and </w:t>
      </w:r>
      <w:r w:rsidRPr="00C41204">
        <w:rPr>
          <w:color w:val="2E2E2E"/>
        </w:rPr>
        <w:t>the c</w:t>
      </w:r>
      <w:r>
        <w:rPr>
          <w:color w:val="2E2E2E"/>
        </w:rPr>
        <w:t>r</w:t>
      </w:r>
      <w:r w:rsidRPr="00C41204">
        <w:rPr>
          <w:color w:val="2E2E2E"/>
        </w:rPr>
        <w:t xml:space="preserve">ustacean </w:t>
      </w:r>
      <w:r w:rsidRPr="00C41204">
        <w:rPr>
          <w:rStyle w:val="Emphasis"/>
          <w:color w:val="2E2E2E"/>
          <w:sz w:val="22"/>
          <w:szCs w:val="22"/>
        </w:rPr>
        <w:t>Aristeus antennatus</w:t>
      </w:r>
      <w:r w:rsidRPr="00C41204">
        <w:rPr>
          <w:color w:val="2E2E2E"/>
        </w:rPr>
        <w:t xml:space="preserve"> </w:t>
      </w:r>
      <w:r w:rsidRPr="00C41204">
        <w:rPr>
          <w:color w:val="2E2E2E"/>
        </w:rPr>
        <w:fldChar w:fldCharType="begin"/>
      </w:r>
      <w:r w:rsidR="00FC5C52">
        <w:rPr>
          <w:color w:val="2E2E2E"/>
        </w:rPr>
        <w:instrText xml:space="preserve"> ADDIN EN.CITE &lt;EndNote&gt;&lt;Cite&gt;&lt;Author&gt;Campos&lt;/Author&gt;&lt;Year&gt;2003&lt;/Year&gt;&lt;RecNum&gt;183&lt;/RecNum&gt;&lt;DisplayText&gt;(Campos et al., 2003)&lt;/DisplayText&gt;&lt;record&gt;&lt;rec-number&gt;183&lt;/rec-number&gt;&lt;foreign-keys&gt;&lt;key app="EN" db-id="90asf5p9gw502we25phpsps2swdz9rv5twea" timestamp="1448970867"&gt;183&lt;/key&gt;&lt;/foreign-keys&gt;&lt;ref-type name="Journal Article"&gt;17&lt;/ref-type&gt;&lt;contributors&gt;&lt;authors&gt;&lt;author&gt;Campos, Aida&lt;/author&gt;&lt;author&gt;Fonseca, Paulo&lt;/author&gt;&lt;author&gt;Erzini, Karim&lt;/author&gt;&lt;/authors&gt;&lt;/contributors&gt;&lt;titles&gt;&lt;title&gt;Size selectivity of diamond and square mesh cod ends for four by-catch species in the crustacean fishery off the Portuguese south coast&lt;/title&gt;&lt;secondary-title&gt;Fisheries Research&lt;/secondary-title&gt;&lt;/titles&gt;&lt;periodical&gt;&lt;full-title&gt;Fisheries Research&lt;/full-title&gt;&lt;/periodical&gt;&lt;pages&gt;79-97&lt;/pages&gt;&lt;volume&gt;60&lt;/volume&gt;&lt;number&gt;1&lt;/number&gt;&lt;keywords&gt;&lt;keyword&gt;Cod end selectivity&lt;/keyword&gt;&lt;keyword&gt;By-catch&lt;/keyword&gt;&lt;keyword&gt;Mesh size&lt;/keyword&gt;&lt;keyword&gt;Mesh configuration&lt;/keyword&gt;&lt;keyword&gt;Aristeus antennatus&lt;/keyword&gt;&lt;keyword&gt;Merluccius merluccius&lt;/keyword&gt;&lt;keyword&gt;Trachurus trachurus&lt;/keyword&gt;&lt;keyword&gt;Micromesistius poutassou&lt;/keyword&gt;&lt;keyword&gt;Between-haul variation&lt;/keyword&gt;&lt;keyword&gt;L50&lt;/keyword&gt;&lt;keyword&gt;SR&lt;/keyword&gt;&lt;/keywords&gt;&lt;dates&gt;&lt;year&gt;2003&lt;/year&gt;&lt;pub-dates&gt;&lt;date&gt;1/30/&lt;/date&gt;&lt;/pub-dates&gt;&lt;/dates&gt;&lt;isbn&gt;0165-7836&lt;/isbn&gt;&lt;urls&gt;&lt;related-urls&gt;&lt;url&gt;http://www.sciencedirect.com/science/article/pii/S0165783602000619&lt;/url&gt;&lt;/related-urls&gt;&lt;/urls&gt;&lt;electronic-resource-num&gt;http://dx.doi.org/10.1016/S0165-7836(02)00061-9&lt;/electronic-resource-num&gt;&lt;/record&gt;&lt;/Cite&gt;&lt;/EndNote&gt;</w:instrText>
      </w:r>
      <w:r w:rsidRPr="00C41204">
        <w:rPr>
          <w:color w:val="2E2E2E"/>
        </w:rPr>
        <w:fldChar w:fldCharType="separate"/>
      </w:r>
      <w:r w:rsidR="00FC5C52">
        <w:rPr>
          <w:noProof/>
          <w:color w:val="2E2E2E"/>
        </w:rPr>
        <w:t>(Campos et al., 2003)</w:t>
      </w:r>
      <w:r w:rsidRPr="00C41204">
        <w:rPr>
          <w:color w:val="2E2E2E"/>
        </w:rPr>
        <w:fldChar w:fldCharType="end"/>
      </w:r>
      <w:r w:rsidRPr="00C41204">
        <w:rPr>
          <w:color w:val="2E2E2E"/>
        </w:rPr>
        <w:t xml:space="preserve">. The significant effect of </w:t>
      </w:r>
      <w:del w:id="580" w:author="Browne, Daragh" w:date="2016-04-27T16:16:00Z">
        <w:r w:rsidRPr="00C41204" w:rsidDel="00EC36FE">
          <w:rPr>
            <w:color w:val="2E2E2E"/>
          </w:rPr>
          <w:delText xml:space="preserve">total </w:delText>
        </w:r>
      </w:del>
      <w:r w:rsidRPr="00C41204">
        <w:rPr>
          <w:color w:val="2E2E2E"/>
        </w:rPr>
        <w:t xml:space="preserve">catch weight </w:t>
      </w:r>
      <w:ins w:id="581" w:author="Browne, Daragh" w:date="2016-04-27T16:35:00Z">
        <w:r w:rsidR="00D703F7">
          <w:rPr>
            <w:color w:val="2E2E2E"/>
          </w:rPr>
          <w:t xml:space="preserve">per cod-end </w:t>
        </w:r>
      </w:ins>
      <w:r w:rsidRPr="00C41204">
        <w:rPr>
          <w:color w:val="2E2E2E"/>
        </w:rPr>
        <w:t xml:space="preserve">on the proportion of </w:t>
      </w:r>
      <w:r w:rsidR="00FD5F42" w:rsidRPr="00FD5F42">
        <w:rPr>
          <w:i/>
          <w:color w:val="2E2E2E"/>
        </w:rPr>
        <w:t>Nephrops</w:t>
      </w:r>
      <w:r w:rsidRPr="00C41204">
        <w:rPr>
          <w:color w:val="2E2E2E"/>
        </w:rPr>
        <w:t xml:space="preserve"> caught in the current study confirms the influence of this parameter on an additional crustacean species (</w:t>
      </w:r>
      <w:r w:rsidR="00FD5F42" w:rsidRPr="00FD5F42">
        <w:rPr>
          <w:i/>
          <w:color w:val="2E2E2E"/>
        </w:rPr>
        <w:t>Nephrops</w:t>
      </w:r>
      <w:r w:rsidRPr="00C41204">
        <w:rPr>
          <w:i/>
          <w:color w:val="2E2E2E"/>
        </w:rPr>
        <w:t xml:space="preserve"> </w:t>
      </w:r>
      <w:r>
        <w:rPr>
          <w:i/>
          <w:color w:val="2E2E2E"/>
        </w:rPr>
        <w:t>n</w:t>
      </w:r>
      <w:r w:rsidRPr="00C41204">
        <w:rPr>
          <w:i/>
          <w:color w:val="2E2E2E"/>
        </w:rPr>
        <w:t>orvegicus</w:t>
      </w:r>
      <w:r w:rsidRPr="00C41204">
        <w:rPr>
          <w:color w:val="2E2E2E"/>
        </w:rPr>
        <w:t xml:space="preserve">). </w:t>
      </w:r>
    </w:p>
    <w:p w14:paraId="520B27A0" w14:textId="61635167" w:rsidR="005367E6" w:rsidRDefault="00B357AB" w:rsidP="000320C0">
      <w:pPr>
        <w:spacing w:after="40" w:line="480" w:lineRule="auto"/>
        <w:jc w:val="both"/>
      </w:pPr>
      <w:r w:rsidRPr="00990A21">
        <w:t xml:space="preserve">Net </w:t>
      </w:r>
      <w:r w:rsidR="00A1157A" w:rsidRPr="00990A21">
        <w:t>position</w:t>
      </w:r>
      <w:r w:rsidRPr="00990A21">
        <w:t xml:space="preserve"> was an important variable explaining a considerable amount of inter-haul variability (Table 2)</w:t>
      </w:r>
      <w:r w:rsidR="00E16279" w:rsidRPr="00990A21">
        <w:t xml:space="preserve">. </w:t>
      </w:r>
      <w:r w:rsidR="003A6CFE" w:rsidRPr="00990A21">
        <w:t xml:space="preserve">Position effects within a quad-rig </w:t>
      </w:r>
      <w:r w:rsidR="0057357A" w:rsidRPr="00990A21">
        <w:t xml:space="preserve">likely </w:t>
      </w:r>
      <w:r w:rsidR="003A6CFE" w:rsidRPr="00990A21">
        <w:t xml:space="preserve">result from differences in fishing power caused by </w:t>
      </w:r>
      <w:r w:rsidR="00840279" w:rsidRPr="00990A21">
        <w:t>variable</w:t>
      </w:r>
      <w:r w:rsidR="00840279">
        <w:t xml:space="preserve"> net geometry associated with </w:t>
      </w:r>
      <w:r w:rsidR="003A6CFE">
        <w:t>asymmetry of warps, sweeps and doors</w:t>
      </w:r>
      <w:r w:rsidR="00840279">
        <w:t xml:space="preserve">. Net geometry is assumed to govern gear performance and fishing mortality </w:t>
      </w:r>
      <w:r w:rsidR="0057357A">
        <w:t xml:space="preserve">for </w:t>
      </w:r>
      <w:r w:rsidR="0057357A" w:rsidRPr="00AD5DC7">
        <w:rPr>
          <w:i/>
        </w:rPr>
        <w:t>Nephrops</w:t>
      </w:r>
      <w:r w:rsidR="0057357A">
        <w:t xml:space="preserve"> </w:t>
      </w:r>
      <w:r w:rsidR="0057357A">
        <w:fldChar w:fldCharType="begin">
          <w:fldData xml:space="preserve">PEVuZE5vdGU+PENpdGU+PEF1dGhvcj5FaWdhYXJkPC9BdXRob3I+PFllYXI+MjAxMTwvWWVhcj48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==
</w:fldData>
        </w:fldChar>
      </w:r>
      <w:r w:rsidR="00CE69D8">
        <w:instrText xml:space="preserve"> ADDIN EN.CITE </w:instrText>
      </w:r>
      <w:r w:rsidR="00CE69D8">
        <w:fldChar w:fldCharType="begin">
          <w:fldData xml:space="preserve">PEVuZE5vdGU+PENpdGU+PEF1dGhvcj5FaWdhYXJkPC9BdXRob3I+PFllYXI+MjAxMTwvWWVhcj48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==
</w:fldData>
        </w:fldChar>
      </w:r>
      <w:r w:rsidR="00CE69D8">
        <w:instrText xml:space="preserve"> ADDIN EN.CITE.DATA </w:instrText>
      </w:r>
      <w:r w:rsidR="00CE69D8">
        <w:fldChar w:fldCharType="end"/>
      </w:r>
      <w:r w:rsidR="0057357A">
        <w:fldChar w:fldCharType="separate"/>
      </w:r>
      <w:r w:rsidR="00FC5C52">
        <w:rPr>
          <w:noProof/>
        </w:rPr>
        <w:t>(Sangster and Breen, 1998; Eigaard et al., 2011)</w:t>
      </w:r>
      <w:r w:rsidR="0057357A">
        <w:fldChar w:fldCharType="end"/>
      </w:r>
      <w:r w:rsidR="003A6CFE">
        <w:t xml:space="preserve">. </w:t>
      </w:r>
      <w:r w:rsidR="000906F5">
        <w:t>Failure to deal with this issue</w:t>
      </w:r>
      <w:r>
        <w:t xml:space="preserve"> could result in </w:t>
      </w:r>
      <w:r w:rsidR="00350D7F">
        <w:t xml:space="preserve">confounding </w:t>
      </w:r>
      <w:r>
        <w:t xml:space="preserve">mesh effects with position effects. </w:t>
      </w:r>
      <w:r w:rsidR="00F1127E">
        <w:t xml:space="preserve">We found that the simplest way to </w:t>
      </w:r>
      <w:del w:id="582" w:author="Browne, Daragh" w:date="2016-04-27T16:36:00Z">
        <w:r w:rsidR="00F1127E" w:rsidDel="00E709C9">
          <w:delText xml:space="preserve">mitigate for </w:delText>
        </w:r>
      </w:del>
      <w:ins w:id="583" w:author="Browne, Daragh" w:date="2016-04-27T16:36:00Z">
        <w:r w:rsidR="00E709C9">
          <w:t xml:space="preserve"> deal with </w:t>
        </w:r>
      </w:ins>
      <w:r w:rsidR="00F1127E">
        <w:t xml:space="preserve">these effects is to rotate the gears so that each </w:t>
      </w:r>
      <w:r w:rsidR="003654AA">
        <w:t>gear has</w:t>
      </w:r>
      <w:r w:rsidR="00F1127E">
        <w:t xml:space="preserve"> multiple opportunities to fish in each position. </w:t>
      </w:r>
      <w:r w:rsidR="003654AA">
        <w:t>Logistical constraints limit the number of rotations but we found a rotation each night to be a feasible compromise</w:t>
      </w:r>
      <w:r w:rsidR="00F17992">
        <w:t xml:space="preserve"> between logistics and position mitigation</w:t>
      </w:r>
      <w:r w:rsidR="003654AA">
        <w:t xml:space="preserve">. </w:t>
      </w:r>
      <w:r w:rsidR="00165F83">
        <w:t xml:space="preserve"> A</w:t>
      </w:r>
      <w:r w:rsidR="00AD5847">
        <w:t xml:space="preserve">ssessment of position effects on quad-rigs using </w:t>
      </w:r>
      <w:r w:rsidR="00144B4A">
        <w:t>data from gear monitoring</w:t>
      </w:r>
      <w:r w:rsidR="00AD5847">
        <w:t xml:space="preserve"> sensors </w:t>
      </w:r>
      <w:r w:rsidR="00AD5847">
        <w:fldChar w:fldCharType="begin"/>
      </w:r>
      <w:r w:rsidR="00CE69D8">
        <w:instrText xml:space="preserve"> ADDIN EN.CITE &lt;EndNote&gt;&lt;Cite&gt;&lt;Author&gt;Sangster&lt;/Author&gt;&lt;Year&gt;1998&lt;/Year&gt;&lt;RecNum&gt;504&lt;/RecNum&gt;&lt;DisplayText&gt;(Sangster and Breen, 1998)&lt;/DisplayText&gt;&lt;record&gt;&lt;rec-number&gt;504&lt;/rec-number&gt;&lt;foreign-keys&gt;&lt;key app="EN" db-id="90asf5p9gw502we25phpsps2swdz9rv5twea" timestamp="1448970867"&gt;504&lt;/key&gt;&lt;/foreign-keys&gt;&lt;ref-type name="Journal Article"&gt;17&lt;/ref-type&gt;&lt;contributors&gt;&lt;authors&gt;&lt;author&gt;Sangster, G. I.&lt;/author&gt;&lt;author&gt;Breen, M.&lt;/author&gt;&lt;/authors&gt;&lt;/contributors&gt;&lt;titles&gt;&lt;title&gt;Gear performance and catch comparison trials between a single trawl and a twin rigged gear&lt;/title&gt;&lt;secondary-title&gt;Fisheries Research&lt;/secondary-title&gt;&lt;/titles&gt;&lt;periodical&gt;&lt;full-title&gt;Fisheries Research&lt;/full-title&gt;&lt;/periodical&gt;&lt;pages&gt;15-26&lt;/pages&gt;&lt;volume&gt;36&lt;/volume&gt;&lt;number&gt;1&lt;/number&gt;&lt;dates&gt;&lt;year&gt;1998&lt;/year&gt;&lt;pub-dates&gt;&lt;date&gt;Jun 1&lt;/date&gt;&lt;/pub-dates&gt;&lt;/dates&gt;&lt;isbn&gt;0165-7836&lt;/isbn&gt;&lt;accession-num&gt;WOS:000074763900002&lt;/accession-num&gt;&lt;urls&gt;&lt;related-urls&gt;&lt;url&gt;&amp;lt;Go to ISI&amp;gt;://WOS:000074763900002&lt;/url&gt;&lt;url&gt;http://www.sciencedirect.com/science/article/pii/S0165783698000861&lt;/url&gt;&lt;/related-urls&gt;&lt;/urls&gt;&lt;electronic-resource-num&gt;10.1016/s0165-7836(98)00086-1&lt;/electronic-resource-num&gt;&lt;/record&gt;&lt;/Cite&gt;&lt;/EndNote&gt;</w:instrText>
      </w:r>
      <w:r w:rsidR="00AD5847">
        <w:fldChar w:fldCharType="separate"/>
      </w:r>
      <w:r w:rsidR="00AD5847">
        <w:rPr>
          <w:noProof/>
        </w:rPr>
        <w:t>(Sangster and Breen, 1998)</w:t>
      </w:r>
      <w:r w:rsidR="00AD5847">
        <w:fldChar w:fldCharType="end"/>
      </w:r>
      <w:r w:rsidR="00AD5847">
        <w:t xml:space="preserve"> or </w:t>
      </w:r>
      <w:r w:rsidR="0072230E">
        <w:t xml:space="preserve">side-scan </w:t>
      </w:r>
      <w:r w:rsidR="00AD5847">
        <w:t xml:space="preserve">sonar </w:t>
      </w:r>
      <w:r w:rsidR="0072230E">
        <w:fldChar w:fldCharType="begin"/>
      </w:r>
      <w:r w:rsidR="00CE69D8">
        <w:instrText xml:space="preserve"> ADDIN EN.CITE &lt;EndNote&gt;&lt;Cite&gt;&lt;Author&gt;Lucchetti&lt;/Author&gt;&lt;Year&gt;2012&lt;/Year&gt;&lt;RecNum&gt;406&lt;/RecNum&gt;&lt;DisplayText&gt;(Lucchetti and Sala, 2012)&lt;/DisplayText&gt;&lt;record&gt;&lt;rec-number&gt;406&lt;/rec-number&gt;&lt;foreign-keys&gt;&lt;key app="EN" db-id="90asf5p9gw502we25phpsps2swdz9rv5twea" timestamp="1448970867"&gt;406&lt;/key&gt;&lt;/foreign-keys&gt;&lt;ref-type name="Journal Article"&gt;17&lt;/ref-type&gt;&lt;contributors&gt;&lt;authors&gt;&lt;author&gt;Lucchetti, Alessandro&lt;/author&gt;&lt;author&gt;Sala, Antonello&lt;/author&gt;&lt;/authors&gt;&lt;/contributors&gt;&lt;titles&gt;&lt;title&gt;Impact and performance of Mediterranean fishing gear by side-scan sonar technology&lt;/title&gt;&lt;secondary-title&gt;Canadian Journal of Fisheries and Aquatic Sciences&lt;/secondary-title&gt;&lt;/titles&gt;&lt;periodical&gt;&lt;full-title&gt;Canadian Journal of Fisheries and Aquatic Sciences&lt;/full-title&gt;&lt;/periodical&gt;&lt;pages&gt;1806-1816&lt;/pages&gt;&lt;volume&gt;69&lt;/volume&gt;&lt;number&gt;11&lt;/number&gt;&lt;dates&gt;&lt;year&gt;2012&lt;/year&gt;&lt;pub-dates&gt;&lt;date&gt;2012/11/01&lt;/date&gt;&lt;/pub-dates&gt;&lt;/dates&gt;&lt;publisher&gt;NRC Research Press&lt;/publisher&gt;&lt;isbn&gt;0706-652X&lt;/isbn&gt;&lt;urls&gt;&lt;related-urls&gt;&lt;url&gt;http://dx.doi.org/10.1139/f2012-107&lt;/url&gt;&lt;url&gt;http://www.nrcresearchpress.com/doi/pdfplus/10.1139/f2012-107&lt;/url&gt;&lt;/related-urls&gt;&lt;/urls&gt;&lt;electronic-resource-num&gt;10.1139/f2012-107&lt;/electronic-resource-num&gt;&lt;access-date&gt;2015/11/30&lt;/access-date&gt;&lt;/record&gt;&lt;/Cite&gt;&lt;/EndNote&gt;</w:instrText>
      </w:r>
      <w:r w:rsidR="0072230E">
        <w:fldChar w:fldCharType="separate"/>
      </w:r>
      <w:r w:rsidR="0072230E">
        <w:rPr>
          <w:noProof/>
        </w:rPr>
        <w:t>(Lucchetti and Sala, 2012)</w:t>
      </w:r>
      <w:r w:rsidR="0072230E">
        <w:fldChar w:fldCharType="end"/>
      </w:r>
      <w:r w:rsidR="00AD5847">
        <w:t xml:space="preserve"> </w:t>
      </w:r>
      <w:r w:rsidR="0072230E">
        <w:t xml:space="preserve">could </w:t>
      </w:r>
      <w:r w:rsidR="00AD5847">
        <w:t xml:space="preserve">further assist in </w:t>
      </w:r>
      <w:r w:rsidR="00144B4A">
        <w:t>understanding this issue.</w:t>
      </w:r>
    </w:p>
    <w:p w14:paraId="29896485" w14:textId="71DD8205" w:rsidR="0093514A" w:rsidRDefault="0093514A" w:rsidP="000320C0">
      <w:pPr>
        <w:spacing w:after="40" w:line="480" w:lineRule="auto"/>
        <w:jc w:val="both"/>
      </w:pPr>
      <w:r>
        <w:t>The model allows for additional covariates to be included. Variables we did not i</w:t>
      </w:r>
      <w:r w:rsidR="005D06FD">
        <w:t xml:space="preserve">ncorporate in the model include </w:t>
      </w:r>
      <w:r w:rsidR="00716B04">
        <w:t>haul duration</w:t>
      </w:r>
      <w:r w:rsidR="005D06FD">
        <w:t>, time of day, cod-end circumference and other measurements of gear geometry</w:t>
      </w:r>
      <w:r w:rsidR="00566B26">
        <w:t>, and</w:t>
      </w:r>
      <w:r w:rsidR="005D06FD" w:rsidRPr="005D06FD">
        <w:t xml:space="preserve"> </w:t>
      </w:r>
      <w:r w:rsidR="005D06FD">
        <w:t xml:space="preserve">environmental parameters such as </w:t>
      </w:r>
      <w:r>
        <w:t>depth, tidal effects</w:t>
      </w:r>
      <w:r w:rsidR="00144B4A">
        <w:t>,</w:t>
      </w:r>
      <w:r w:rsidR="00990A21">
        <w:t xml:space="preserve"> </w:t>
      </w:r>
      <w:r w:rsidR="005D06FD">
        <w:t>sea state, among others.</w:t>
      </w:r>
      <w:r>
        <w:t xml:space="preserve"> The </w:t>
      </w:r>
      <w:r w:rsidRPr="00AD5DC7">
        <w:t>effects of these variables will be captured to some extent by the random effects estimated in the model (Figure 4). They could also be included as fixed effects but the number of covariates that can be included is</w:t>
      </w:r>
      <w:r>
        <w:t xml:space="preserve"> limited by the number of tows and meshes in the trial (i.e., available degrees of freedom).</w:t>
      </w:r>
    </w:p>
    <w:p w14:paraId="08FFC426" w14:textId="77777777" w:rsidR="00C61C7F" w:rsidRDefault="00C61C7F" w:rsidP="000320C0">
      <w:pPr>
        <w:spacing w:after="40" w:line="480" w:lineRule="auto"/>
        <w:jc w:val="both"/>
      </w:pPr>
    </w:p>
    <w:p w14:paraId="7143A6FD" w14:textId="1238EADA" w:rsidR="00822C98" w:rsidRDefault="00822C98" w:rsidP="000320C0">
      <w:pPr>
        <w:spacing w:after="40" w:line="480" w:lineRule="auto"/>
        <w:jc w:val="both"/>
        <w:rPr>
          <w:rStyle w:val="Heading3Char"/>
        </w:rPr>
      </w:pPr>
      <w:r>
        <w:rPr>
          <w:rStyle w:val="Heading3Char"/>
        </w:rPr>
        <w:t>Fishery</w:t>
      </w:r>
      <w:r w:rsidRPr="00E34A8F">
        <w:rPr>
          <w:rStyle w:val="Heading3Char"/>
        </w:rPr>
        <w:t xml:space="preserve"> </w:t>
      </w:r>
      <w:r>
        <w:rPr>
          <w:rStyle w:val="Heading3Char"/>
        </w:rPr>
        <w:t>implications</w:t>
      </w:r>
    </w:p>
    <w:p w14:paraId="73CB7144" w14:textId="3B7C38D9" w:rsidR="00822C98" w:rsidRDefault="00822C98" w:rsidP="000320C0">
      <w:pPr>
        <w:spacing w:after="40" w:line="480" w:lineRule="auto"/>
        <w:jc w:val="both"/>
      </w:pPr>
      <w:r>
        <w:rPr>
          <w:color w:val="2E2E2E"/>
        </w:rPr>
        <w:t xml:space="preserve">The finding that </w:t>
      </w:r>
      <w:del w:id="584" w:author="Browne, Daragh" w:date="2016-04-27T16:16:00Z">
        <w:r w:rsidDel="00EC36FE">
          <w:rPr>
            <w:color w:val="2E2E2E"/>
          </w:rPr>
          <w:delText xml:space="preserve">total cod-end </w:delText>
        </w:r>
      </w:del>
      <w:r>
        <w:rPr>
          <w:color w:val="2E2E2E"/>
        </w:rPr>
        <w:t xml:space="preserve">catch weight </w:t>
      </w:r>
      <w:ins w:id="585" w:author="Browne, Daragh" w:date="2016-04-27T16:16:00Z">
        <w:r w:rsidR="00EC36FE">
          <w:rPr>
            <w:color w:val="2E2E2E"/>
          </w:rPr>
          <w:t xml:space="preserve">per </w:t>
        </w:r>
        <w:r w:rsidR="00EC36FE">
          <w:rPr>
            <w:color w:val="2E2E2E"/>
          </w:rPr>
          <w:t xml:space="preserve">cod-end </w:t>
        </w:r>
      </w:ins>
      <w:r>
        <w:rPr>
          <w:color w:val="2E2E2E"/>
        </w:rPr>
        <w:t xml:space="preserve">influences the proportion </w:t>
      </w:r>
      <w:r w:rsidR="00FA3083">
        <w:rPr>
          <w:color w:val="2E2E2E"/>
        </w:rPr>
        <w:t xml:space="preserve">of </w:t>
      </w:r>
      <w:r w:rsidR="00FA3083" w:rsidRPr="00FA3083">
        <w:rPr>
          <w:i/>
          <w:color w:val="2E2E2E"/>
        </w:rPr>
        <w:t>Nephrops</w:t>
      </w:r>
      <w:r w:rsidR="00FA3083">
        <w:rPr>
          <w:color w:val="2E2E2E"/>
        </w:rPr>
        <w:t xml:space="preserve"> </w:t>
      </w:r>
      <w:r>
        <w:rPr>
          <w:color w:val="2E2E2E"/>
        </w:rPr>
        <w:t>retained</w:t>
      </w:r>
      <w:r w:rsidRPr="00C41204">
        <w:rPr>
          <w:color w:val="2E2E2E"/>
        </w:rPr>
        <w:t xml:space="preserve"> has important implications for the development of </w:t>
      </w:r>
      <w:r w:rsidR="00FA3083">
        <w:rPr>
          <w:color w:val="2E2E2E"/>
        </w:rPr>
        <w:t>gear specific</w:t>
      </w:r>
      <w:r w:rsidRPr="00C41204">
        <w:rPr>
          <w:color w:val="2E2E2E"/>
        </w:rPr>
        <w:t xml:space="preserve"> </w:t>
      </w:r>
      <w:r w:rsidR="00DE75D1">
        <w:rPr>
          <w:color w:val="2E2E2E"/>
        </w:rPr>
        <w:t xml:space="preserve">management </w:t>
      </w:r>
      <w:r w:rsidRPr="00C41204">
        <w:rPr>
          <w:color w:val="2E2E2E"/>
        </w:rPr>
        <w:t xml:space="preserve">measures </w:t>
      </w:r>
      <w:r w:rsidR="00B217C3">
        <w:rPr>
          <w:color w:val="2E2E2E"/>
        </w:rPr>
        <w:t xml:space="preserve">in </w:t>
      </w:r>
      <w:r w:rsidR="00C235B0" w:rsidRPr="00AD5DC7">
        <w:rPr>
          <w:i/>
          <w:color w:val="2E2E2E"/>
        </w:rPr>
        <w:t>Nephrops</w:t>
      </w:r>
      <w:r w:rsidR="00C235B0">
        <w:rPr>
          <w:color w:val="2E2E2E"/>
        </w:rPr>
        <w:t xml:space="preserve"> fisher</w:t>
      </w:r>
      <w:r w:rsidR="00B217C3">
        <w:rPr>
          <w:color w:val="2E2E2E"/>
        </w:rPr>
        <w:t>ies</w:t>
      </w:r>
      <w:r w:rsidRPr="00C41204">
        <w:rPr>
          <w:color w:val="2E2E2E"/>
        </w:rPr>
        <w:t xml:space="preserve">.  </w:t>
      </w:r>
      <w:r w:rsidR="00C419CE">
        <w:rPr>
          <w:color w:val="2E2E2E"/>
        </w:rPr>
        <w:t>R</w:t>
      </w:r>
      <w:r w:rsidR="00C419CE" w:rsidRPr="00C41204">
        <w:t xml:space="preserve">eductions </w:t>
      </w:r>
      <w:r w:rsidR="00C419CE">
        <w:t xml:space="preserve">in total catches </w:t>
      </w:r>
      <w:r w:rsidR="00C419CE" w:rsidRPr="00C41204">
        <w:t>of up to 61% of cod, 38% of haddock, and 59% of whiting were observed in trials which compared catches in quad and twin-rig trawls in the Celtic and North Seas</w:t>
      </w:r>
      <w:r w:rsidR="00C419CE">
        <w:t>.</w:t>
      </w:r>
      <w:r w:rsidR="00C419CE" w:rsidRPr="00C41204">
        <w:t xml:space="preserve"> </w:t>
      </w:r>
      <w:r w:rsidR="00C419CE" w:rsidRPr="00C41204">
        <w:rPr>
          <w:color w:val="2E2E2E"/>
        </w:rPr>
        <w:t>Th</w:t>
      </w:r>
      <w:r w:rsidR="00C419CE">
        <w:rPr>
          <w:color w:val="2E2E2E"/>
        </w:rPr>
        <w:t>ese reductions are th</w:t>
      </w:r>
      <w:r w:rsidR="00C419CE" w:rsidRPr="00C41204">
        <w:rPr>
          <w:color w:val="2E2E2E"/>
        </w:rPr>
        <w:t>ough</w:t>
      </w:r>
      <w:r w:rsidR="00C419CE">
        <w:rPr>
          <w:color w:val="2E2E2E"/>
        </w:rPr>
        <w:t>t</w:t>
      </w:r>
      <w:r w:rsidR="00C419CE" w:rsidRPr="00C41204">
        <w:rPr>
          <w:color w:val="2E2E2E"/>
        </w:rPr>
        <w:t xml:space="preserve"> to be associated with lower headline height and altered sweep arrangements</w:t>
      </w:r>
      <w:r w:rsidR="00C419CE" w:rsidRPr="00C41204">
        <w:t xml:space="preserve"> </w:t>
      </w:r>
      <w:r w:rsidR="00C419CE" w:rsidRPr="00C41204">
        <w:fldChar w:fldCharType="begin"/>
      </w:r>
      <w:r w:rsidR="00FC5C52">
        <w:instrText xml:space="preserve"> ADDIN EN.CITE &lt;EndNote&gt;&lt;Cite&gt;&lt;Author&gt;BIM&lt;/Author&gt;&lt;Year&gt;2014&lt;/Year&gt;&lt;RecNum&gt;163&lt;/RecNum&gt;&lt;DisplayText&gt;(Revill et al., 2009; BIM, 2014)&lt;/DisplayText&gt;&lt;record&gt;&lt;rec-number&gt;163&lt;/rec-number&gt;&lt;foreign-keys&gt;&lt;key app="EN" db-id="90asf5p9gw502we25phpsps2swdz9rv5twea" timestamp="1448970867"&gt;163&lt;/key&gt;&lt;/foreign-keys&gt;&lt;ref-type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487&lt;/RecNum&gt;&lt;record&gt;&lt;rec-number&gt;487&lt;/rec-number&gt;&lt;foreign-keys&gt;&lt;key app="EN" db-id="90asf5p9gw502we25phpsps2swdz9rv5twea" timestamp="1448970867"&gt;487&lt;/key&gt;&lt;/foreign-keys&gt;&lt;ref-type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rsidR="00C419CE" w:rsidRPr="00C41204">
        <w:fldChar w:fldCharType="separate"/>
      </w:r>
      <w:r w:rsidR="00FC5C52">
        <w:rPr>
          <w:noProof/>
        </w:rPr>
        <w:t>(Revill et al., 2009; BIM, 2014)</w:t>
      </w:r>
      <w:r w:rsidR="00C419CE" w:rsidRPr="00C41204">
        <w:fldChar w:fldCharType="end"/>
      </w:r>
      <w:r w:rsidR="00C419CE">
        <w:t>.</w:t>
      </w:r>
      <w:r w:rsidR="005125F0">
        <w:t xml:space="preserve"> Furthermore, </w:t>
      </w:r>
      <w:r w:rsidR="00B721B9">
        <w:t xml:space="preserve">significantly increased proportions of small </w:t>
      </w:r>
      <w:r w:rsidR="00B721B9" w:rsidRPr="005125F0">
        <w:rPr>
          <w:i/>
        </w:rPr>
        <w:t>Nephrops</w:t>
      </w:r>
      <w:r w:rsidR="00B721B9">
        <w:t xml:space="preserve"> and cod </w:t>
      </w:r>
      <w:r w:rsidR="005125F0">
        <w:t xml:space="preserve">were retained in the quad-rig compared with the twin-rig in the Celtic Sea study </w:t>
      </w:r>
      <w:r w:rsidR="005125F0">
        <w:fldChar w:fldCharType="begin"/>
      </w:r>
      <w:r w:rsidR="00FC5C52">
        <w:instrText xml:space="preserve"> ADDIN EN.CITE &lt;EndNote&gt;&lt;Cite&gt;&lt;Author&gt;BIM&lt;/Author&gt;&lt;Year&gt;2014&lt;/Year&gt;&lt;RecNum&gt;163&lt;/RecNum&gt;&lt;DisplayText&gt;(BIM, 2014)&lt;/DisplayText&gt;&lt;record&gt;&lt;rec-number&gt;163&lt;/rec-number&gt;&lt;foreign-keys&gt;&lt;key app="EN" db-id="90asf5p9gw502we25phpsps2swdz9rv5twea" timestamp="1448970867"&gt;163&lt;/key&gt;&lt;/foreign-keys&gt;&lt;ref-type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Report&lt;/title&gt;&lt;/titles&gt;&lt;pages&gt;4&lt;/pages&gt;&lt;dates&gt;&lt;year&gt;2014&lt;/year&gt;&lt;pub-dates&gt;&lt;date&gt;June&lt;/date&gt;&lt;/pub-dates&gt;&lt;/dates&gt;&lt;urls&gt;&lt;/urls&gt;&lt;/record&gt;&lt;/Cite&gt;&lt;/EndNote&gt;</w:instrText>
      </w:r>
      <w:r w:rsidR="005125F0">
        <w:fldChar w:fldCharType="separate"/>
      </w:r>
      <w:r w:rsidR="005125F0">
        <w:rPr>
          <w:noProof/>
        </w:rPr>
        <w:t>(BIM, 2014)</w:t>
      </w:r>
      <w:r w:rsidR="005125F0">
        <w:fldChar w:fldCharType="end"/>
      </w:r>
      <w:r w:rsidRPr="00C41204">
        <w:t xml:space="preserve">. </w:t>
      </w:r>
      <w:r w:rsidR="005125F0">
        <w:t>Results of the current and latter studies suggest that l</w:t>
      </w:r>
      <w:r>
        <w:t xml:space="preserve">ower </w:t>
      </w:r>
      <w:del w:id="586" w:author="Browne, Daragh" w:date="2016-04-27T16:17:00Z">
        <w:r w:rsidDel="00EC36FE">
          <w:delText xml:space="preserve">total </w:delText>
        </w:r>
      </w:del>
      <w:r>
        <w:t>catch weight</w:t>
      </w:r>
      <w:del w:id="587" w:author="Browne, Daragh" w:date="2016-04-27T16:36:00Z">
        <w:r w:rsidDel="00E709C9">
          <w:delText>s</w:delText>
        </w:r>
      </w:del>
      <w:r>
        <w:t xml:space="preserve"> </w:t>
      </w:r>
      <w:ins w:id="588" w:author="Browne, Daragh" w:date="2016-04-27T16:17:00Z">
        <w:r w:rsidR="00EC36FE">
          <w:t xml:space="preserve">per cod-end </w:t>
        </w:r>
      </w:ins>
      <w:r>
        <w:t xml:space="preserve">associated with </w:t>
      </w:r>
      <w:r w:rsidR="00212169">
        <w:t xml:space="preserve">reduced fish catches in </w:t>
      </w:r>
      <w:r>
        <w:t>quad-rig trawl</w:t>
      </w:r>
      <w:r w:rsidR="000610A6">
        <w:t>ing</w:t>
      </w:r>
      <w:r>
        <w:t xml:space="preserve"> are likely to reduce cod-end selectivity </w:t>
      </w:r>
      <w:r w:rsidR="00212169">
        <w:t>compared with</w:t>
      </w:r>
      <w:r>
        <w:t xml:space="preserve"> </w:t>
      </w:r>
      <w:r w:rsidR="00212169">
        <w:t xml:space="preserve">single or </w:t>
      </w:r>
      <w:r>
        <w:t>twin-rig trawl</w:t>
      </w:r>
      <w:r w:rsidR="000610A6">
        <w:t>ing</w:t>
      </w:r>
      <w:r>
        <w:t>. Hence</w:t>
      </w:r>
      <w:r w:rsidR="00212169">
        <w:t>,</w:t>
      </w:r>
      <w:r>
        <w:t xml:space="preserve"> </w:t>
      </w:r>
      <w:r w:rsidR="00DE75D1">
        <w:t>management measures which specifically address the different catch</w:t>
      </w:r>
      <w:r>
        <w:t xml:space="preserve"> profiles of different</w:t>
      </w:r>
      <w:r w:rsidR="00DE75D1">
        <w:t xml:space="preserve"> numbers of rigs used in </w:t>
      </w:r>
      <w:r w:rsidR="00DE75D1" w:rsidRPr="00DE75D1">
        <w:rPr>
          <w:i/>
        </w:rPr>
        <w:t>Nephrops</w:t>
      </w:r>
      <w:r w:rsidR="00DE75D1">
        <w:t xml:space="preserve"> fisheries</w:t>
      </w:r>
      <w:r>
        <w:t xml:space="preserve"> are required</w:t>
      </w:r>
      <w:r w:rsidR="00DE75D1">
        <w:t xml:space="preserve"> to optimise bycatch reduction and quota utilisation under the EU landing obligation</w:t>
      </w:r>
      <w:r>
        <w:t>.</w:t>
      </w:r>
    </w:p>
    <w:p w14:paraId="689BC742" w14:textId="1B0B7CBB" w:rsidR="00E46813" w:rsidRDefault="00E709C9" w:rsidP="000320C0">
      <w:pPr>
        <w:spacing w:after="40" w:line="480" w:lineRule="auto"/>
        <w:jc w:val="both"/>
      </w:pPr>
      <w:ins w:id="589" w:author="Browne, Daragh" w:date="2016-04-27T16:37:00Z">
        <w:r>
          <w:t xml:space="preserve">Potential </w:t>
        </w:r>
      </w:ins>
      <w:ins w:id="590" w:author="Coilin" w:date="2016-03-03T11:41:00Z">
        <w:del w:id="591" w:author="Browne, Daragh" w:date="2016-04-27T16:37:00Z">
          <w:r w:rsidR="00BA1D76" w:rsidDel="00E709C9">
            <w:delText>M</w:delText>
          </w:r>
        </w:del>
      </w:ins>
      <w:ins w:id="592" w:author="Browne, Daragh" w:date="2016-04-27T16:37:00Z">
        <w:r>
          <w:t>m</w:t>
        </w:r>
      </w:ins>
      <w:ins w:id="593" w:author="Coilin" w:date="2016-03-03T11:41:00Z">
        <w:r w:rsidR="00BA1D76">
          <w:t xml:space="preserve">easures </w:t>
        </w:r>
        <w:del w:id="594" w:author="Browne, Daragh" w:date="2016-04-27T16:38:00Z">
          <w:r w:rsidR="00BA1D76" w:rsidDel="00E709C9">
            <w:delText xml:space="preserve">which could be examined </w:delText>
          </w:r>
        </w:del>
        <w:r w:rsidR="00BA1D76">
          <w:t xml:space="preserve">to improve </w:t>
        </w:r>
      </w:ins>
      <w:ins w:id="595" w:author="Browne, Daragh" w:date="2016-04-27T16:38:00Z">
        <w:r w:rsidRPr="00E709C9">
          <w:rPr>
            <w:i/>
            <w:rPrChange w:id="596" w:author="Browne, Daragh" w:date="2016-04-27T16:38:00Z">
              <w:rPr/>
            </w:rPrChange>
          </w:rPr>
          <w:t>Nephrops</w:t>
        </w:r>
        <w:r>
          <w:t xml:space="preserve"> </w:t>
        </w:r>
      </w:ins>
      <w:ins w:id="597" w:author="Coilin" w:date="2016-03-03T11:41:00Z">
        <w:r w:rsidR="00BA1D76">
          <w:t>size retention in quad rigs include</w:t>
        </w:r>
      </w:ins>
      <w:ins w:id="598" w:author="Coilin" w:date="2016-03-03T11:42:00Z">
        <w:r w:rsidR="00BA1D76">
          <w:t>:</w:t>
        </w:r>
      </w:ins>
      <w:ins w:id="599" w:author="Coilin" w:date="2016-03-03T11:41:00Z">
        <w:r w:rsidR="00BA1D76">
          <w:t xml:space="preserve"> </w:t>
        </w:r>
      </w:ins>
      <w:ins w:id="600" w:author="Coilin" w:date="2016-03-03T11:42:00Z">
        <w:r w:rsidR="00BA1D76">
          <w:t xml:space="preserve">increased mesh size, </w:t>
        </w:r>
      </w:ins>
      <w:ins w:id="601" w:author="Coilin" w:date="2016-03-03T11:41:00Z">
        <w:r w:rsidR="00BA1D76">
          <w:t>sorting grids, square mesh cod-ends, twine diameter/stiffness</w:t>
        </w:r>
        <w:del w:id="602" w:author="Browne, Daragh" w:date="2016-04-27T16:38:00Z">
          <w:r w:rsidR="00BA1D76" w:rsidDel="00E709C9">
            <w:delText>,</w:delText>
          </w:r>
        </w:del>
      </w:ins>
      <w:ins w:id="603" w:author="Browne, Daragh" w:date="2016-04-27T16:38:00Z">
        <w:r>
          <w:t xml:space="preserve"> and </w:t>
        </w:r>
      </w:ins>
      <w:ins w:id="604" w:author="Coilin" w:date="2016-03-03T11:41:00Z">
        <w:r w:rsidR="00BA1D76">
          <w:t xml:space="preserve"> cod-end circumference</w:t>
        </w:r>
      </w:ins>
      <w:ins w:id="605" w:author="Coilin" w:date="2016-03-03T11:42:00Z">
        <w:r w:rsidR="00BA1D76">
          <w:t xml:space="preserve"> </w:t>
        </w:r>
      </w:ins>
      <w:ins w:id="606" w:author="Browne, Daragh" w:date="2016-04-27T16:39:00Z">
        <w:r>
          <w:t>(</w:t>
        </w:r>
      </w:ins>
      <w:r>
        <w:fldChar w:fldCharType="begin">
          <w:fldData xml:space="preserve">PEVuZE5vdGU+PENpdGU+PEF1dGhvcj5Db3Nncm92ZTwvQXV0aG9yPjxZZWFyPjIwMTU8L1llYXI+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</w:fldData>
        </w:fldChar>
      </w:r>
      <w:r w:rsidR="00765D66">
        <w:instrText xml:space="preserve"> ADDIN EN.CITE </w:instrText>
      </w:r>
      <w:r w:rsidR="00765D66">
        <w:fldChar w:fldCharType="begin">
          <w:fldData xml:space="preserve">PEVuZE5vdGU+PENpdGU+PEF1dGhvcj5Db3Nncm92ZTwvQXV0aG9yPjxZZWFyPjIwMTU8L1llYXI+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</w:fldData>
        </w:fldChar>
      </w:r>
      <w:r w:rsidR="00765D66">
        <w:instrText xml:space="preserve"> ADDIN EN.CITE.DATA </w:instrText>
      </w:r>
      <w:r w:rsidR="00765D66">
        <w:fldChar w:fldCharType="end"/>
      </w:r>
      <w:r>
        <w:fldChar w:fldCharType="separate"/>
      </w:r>
      <w:r w:rsidR="00765D66">
        <w:rPr>
          <w:noProof/>
        </w:rPr>
        <w:t>(Frandsen, 2010; Cosgrove et al., 2015a; SLU, 2015; O'Neill et al., 2016)</w:t>
      </w:r>
      <w:r>
        <w:fldChar w:fldCharType="end"/>
      </w:r>
      <w:ins w:id="607" w:author="Coilin" w:date="2016-03-03T11:42:00Z">
        <w:del w:id="608" w:author="Browne, Daragh" w:date="2016-04-27T16:38:00Z">
          <w:r w:rsidR="00BA1D76" w:rsidDel="00E709C9">
            <w:delText>(</w:delText>
          </w:r>
          <w:r w:rsidR="00BA1D76" w:rsidRPr="00F7738E" w:rsidDel="00E709C9">
            <w:rPr>
              <w:highlight w:val="yellow"/>
              <w:rPrChange w:id="609" w:author="Coilin" w:date="2016-03-03T11:45:00Z">
                <w:rPr/>
              </w:rPrChange>
            </w:rPr>
            <w:delText>INCLUDE REFS</w:delText>
          </w:r>
        </w:del>
      </w:ins>
      <w:ins w:id="610" w:author="Coilin" w:date="2016-03-03T11:45:00Z">
        <w:del w:id="611" w:author="Browne, Daragh" w:date="2016-04-27T16:38:00Z">
          <w:r w:rsidR="00BA1D76" w:rsidRPr="00F7738E" w:rsidDel="00E709C9">
            <w:rPr>
              <w:highlight w:val="yellow"/>
              <w:rPrChange w:id="612" w:author="Coilin" w:date="2016-03-03T11:45:00Z">
                <w:rPr/>
              </w:rPrChange>
            </w:rPr>
            <w:delText>, e.g., Frandsen, Catchpole, Valentinsen</w:delText>
          </w:r>
        </w:del>
      </w:ins>
      <w:ins w:id="613" w:author="Coilin" w:date="2016-03-03T11:42:00Z">
        <w:del w:id="614" w:author="Browne, Daragh" w:date="2016-04-27T16:38:00Z">
          <w:r w:rsidR="00BA1D76" w:rsidRPr="00F7738E" w:rsidDel="00E709C9">
            <w:rPr>
              <w:highlight w:val="yellow"/>
              <w:rPrChange w:id="615" w:author="Coilin" w:date="2016-03-03T11:45:00Z">
                <w:rPr/>
              </w:rPrChange>
            </w:rPr>
            <w:delText>)</w:delText>
          </w:r>
        </w:del>
      </w:ins>
      <w:ins w:id="616" w:author="Coilin" w:date="2016-03-03T11:41:00Z">
        <w:r w:rsidR="00BA1D76" w:rsidRPr="00F7738E">
          <w:rPr>
            <w:highlight w:val="yellow"/>
            <w:rPrChange w:id="617" w:author="Coilin" w:date="2016-03-03T11:45:00Z">
              <w:rPr/>
            </w:rPrChange>
          </w:rPr>
          <w:t>.</w:t>
        </w:r>
        <w:r w:rsidR="00BA1D76">
          <w:t xml:space="preserve"> </w:t>
        </w:r>
      </w:ins>
      <w:r w:rsidR="00C419CE">
        <w:t xml:space="preserve">An increase in minimum cod-end mesh size would be a </w:t>
      </w:r>
      <w:r w:rsidR="00A316F7">
        <w:t xml:space="preserve">relatively simple, inexpensive and practical </w:t>
      </w:r>
      <w:r w:rsidR="00C419CE">
        <w:t xml:space="preserve"> </w:t>
      </w:r>
      <w:r w:rsidR="00A316F7">
        <w:t xml:space="preserve">new management </w:t>
      </w:r>
      <w:r w:rsidR="00C419CE">
        <w:t xml:space="preserve">measure </w:t>
      </w:r>
      <w:r w:rsidR="00A316F7">
        <w:t xml:space="preserve">in the </w:t>
      </w:r>
      <w:r w:rsidR="00A316F7" w:rsidRPr="00AD5DC7">
        <w:rPr>
          <w:i/>
        </w:rPr>
        <w:t>Nephrops</w:t>
      </w:r>
      <w:r w:rsidR="00A316F7">
        <w:t xml:space="preserve"> fishery</w:t>
      </w:r>
      <w:r w:rsidR="00165F83">
        <w:t>.</w:t>
      </w:r>
      <w:r w:rsidR="000E766C">
        <w:t xml:space="preserve"> </w:t>
      </w:r>
      <w:del w:id="618" w:author="Browne, Daragh" w:date="2016-04-27T16:58:00Z">
        <w:r w:rsidR="000E766C" w:rsidDel="00765D66">
          <w:delText xml:space="preserve">Although different diamond cod-end mesh sizes do not generally affect the selection range, they do affect the quantities of </w:delText>
        </w:r>
        <w:r w:rsidR="000E766C" w:rsidRPr="000E134D" w:rsidDel="00765D66">
          <w:rPr>
            <w:i/>
          </w:rPr>
          <w:delText>Nephrops</w:delText>
        </w:r>
        <w:r w:rsidR="000E766C" w:rsidDel="00765D66">
          <w:delText xml:space="preserve"> retained </w:delText>
        </w:r>
        <w:r w:rsidR="000E766C" w:rsidDel="00765D66">
          <w:fldChar w:fldCharType="begin"/>
        </w:r>
        <w:r w:rsidR="000E766C" w:rsidDel="00765D66">
          <w:delInstrText xml:space="preserve"> ADDIN EN.CITE &lt;EndNote&gt;&lt;Cite&gt;&lt;Author&gt;Catchpole&lt;/Author&gt;&lt;Year&gt;2008&lt;/Year&gt;&lt;RecNum&gt;321&lt;/RecNum&gt;&lt;DisplayText&gt;(Catchpole and Revill, 2008)&lt;/DisplayText&gt;&lt;record&gt;&lt;rec-number&gt;321&lt;/rec-number&gt;&lt;foreign-keys&gt;&lt;key app="EN" db-id="xax5v99p909t04eax0qpx5zu9ddad5erz5fw" timestamp="0"&gt;321&lt;/key&gt;&lt;/foreign-keys&gt;&lt;ref-type name="Journal Article"&gt;17&lt;/ref-type&gt;&lt;contributors&gt;&lt;authors&gt;&lt;author&gt;Catchpole, TL&lt;/author&gt;&lt;author&gt;Revill, AS&lt;/author&gt;&lt;/authors&gt;&lt;/contributors&gt;&lt;titles&gt;&lt;title&gt;&lt;style face="normal" font="default" size="100%"&gt;Gear technology in &lt;/style&gt;&lt;style face="italic" font="default" size="100%"&gt;Nephrops&lt;/style&gt;&lt;style face="normal" font="default" size="100%"&gt; trawl fisheries&lt;/style&gt;&lt;/title&gt;&lt;secondary-title&gt;Reviews in Fish Biology and Fisheries&lt;/secondary-title&gt;&lt;/titles&gt;&lt;periodical&gt;&lt;full-title&gt;Reviews in Fish Biology and Fisheries&lt;/full-title&gt;&lt;/periodical&gt;&lt;pages&gt;17-31&lt;/pages&gt;&lt;volume&gt;18&lt;/volume&gt;&lt;number&gt;1&lt;/number&gt;&lt;dates&gt;&lt;year&gt;2008&lt;/year&gt;&lt;/dates&gt;&lt;isbn&gt;0960-3166&lt;/isbn&gt;&lt;urls&gt;&lt;/urls&gt;&lt;/record&gt;&lt;/Cite&gt;&lt;/EndNote&gt;</w:delInstrText>
        </w:r>
        <w:r w:rsidR="000E766C" w:rsidDel="00765D66">
          <w:fldChar w:fldCharType="separate"/>
        </w:r>
        <w:r w:rsidR="000E766C" w:rsidDel="00765D66">
          <w:rPr>
            <w:noProof/>
          </w:rPr>
          <w:delText>(Catchpole and Revill, 2008)</w:delText>
        </w:r>
        <w:r w:rsidR="000E766C" w:rsidDel="00765D66">
          <w:fldChar w:fldCharType="end"/>
        </w:r>
        <w:r w:rsidR="000E766C" w:rsidDel="00765D66">
          <w:delText xml:space="preserve">. </w:delText>
        </w:r>
      </w:del>
      <w:r w:rsidR="000E766C">
        <w:t xml:space="preserve">Our finding that larger cod-end mesh sizes retained significantly lower proportions of small </w:t>
      </w:r>
      <w:r w:rsidR="000E766C" w:rsidRPr="00FD5F42">
        <w:rPr>
          <w:i/>
        </w:rPr>
        <w:t>Nephrops</w:t>
      </w:r>
      <w:r w:rsidR="000E766C">
        <w:rPr>
          <w:i/>
        </w:rPr>
        <w:t xml:space="preserve"> </w:t>
      </w:r>
      <w:r w:rsidR="000E766C">
        <w:t xml:space="preserve">(Figures </w:t>
      </w:r>
      <w:ins w:id="619" w:author="Coilin" w:date="2016-03-24T18:38:00Z">
        <w:r w:rsidR="00E31E81">
          <w:t>6</w:t>
        </w:r>
      </w:ins>
      <w:del w:id="620" w:author="Coilin" w:date="2016-03-24T18:37:00Z">
        <w:r w:rsidR="000E766C" w:rsidDel="00E31E81">
          <w:delText>3</w:delText>
        </w:r>
      </w:del>
      <w:r w:rsidR="000E766C">
        <w:t xml:space="preserve"> and </w:t>
      </w:r>
      <w:ins w:id="621" w:author="Coilin" w:date="2016-03-24T18:37:00Z">
        <w:r w:rsidR="00E31E81">
          <w:t>7</w:t>
        </w:r>
      </w:ins>
      <w:del w:id="622" w:author="Coilin" w:date="2016-03-24T18:37:00Z">
        <w:r w:rsidR="000E766C" w:rsidDel="00E31E81">
          <w:delText>4</w:delText>
        </w:r>
      </w:del>
      <w:r w:rsidR="000E766C">
        <w:t xml:space="preserve">) bodes well for the development of a management measure in relation to increased minimum cod-end </w:t>
      </w:r>
      <w:r w:rsidR="00440B62">
        <w:t xml:space="preserve">mesh </w:t>
      </w:r>
      <w:r w:rsidR="000E766C">
        <w:t xml:space="preserve">size. </w:t>
      </w:r>
      <w:r w:rsidR="00440B62">
        <w:t xml:space="preserve">The </w:t>
      </w:r>
      <w:r w:rsidR="00440B62" w:rsidRPr="00AD5DC7">
        <w:t xml:space="preserve">reasons why higher proportions of larger </w:t>
      </w:r>
      <w:r w:rsidR="00440B62" w:rsidRPr="00AD5DC7">
        <w:rPr>
          <w:i/>
        </w:rPr>
        <w:t>Nephrops</w:t>
      </w:r>
      <w:r w:rsidR="00440B62" w:rsidRPr="00AD5DC7">
        <w:t xml:space="preserve"> were retained in the larger cod-end mesh sizes of the quad-rig (Figure</w:t>
      </w:r>
      <w:ins w:id="623" w:author="Coilin" w:date="2016-03-24T18:38:00Z">
        <w:r w:rsidR="00E31E81">
          <w:t xml:space="preserve"> 6</w:t>
        </w:r>
      </w:ins>
      <w:del w:id="624" w:author="Coilin" w:date="2016-03-24T18:38:00Z">
        <w:r w:rsidR="00440B62" w:rsidRPr="00AD5DC7" w:rsidDel="00E31E81">
          <w:delText>s 3 &amp; 4</w:delText>
        </w:r>
      </w:del>
      <w:r w:rsidR="00440B62" w:rsidRPr="00AD5DC7">
        <w:t>) are unknown but may, if confirmed</w:t>
      </w:r>
      <w:ins w:id="625" w:author="Coilin" w:date="2016-03-24T18:40:00Z">
        <w:r w:rsidR="000F52BD">
          <w:t xml:space="preserve"> via additional modelling (as discussed in the “Future </w:t>
        </w:r>
      </w:ins>
      <w:ins w:id="626" w:author="Coilin" w:date="2016-03-24T18:41:00Z">
        <w:r w:rsidR="000F52BD">
          <w:t xml:space="preserve">model </w:t>
        </w:r>
      </w:ins>
      <w:ins w:id="627" w:author="Coilin" w:date="2016-03-24T18:40:00Z">
        <w:r w:rsidR="000F52BD">
          <w:t>developments”)</w:t>
        </w:r>
      </w:ins>
      <w:r w:rsidR="00440B62" w:rsidRPr="00AD5DC7">
        <w:t xml:space="preserve">, be an additional potential benefit of increase </w:t>
      </w:r>
      <w:r w:rsidR="00B217C3" w:rsidRPr="00AD5DC7">
        <w:t>in minimum cod</w:t>
      </w:r>
      <w:r w:rsidR="00B217C3">
        <w:t xml:space="preserve">-end </w:t>
      </w:r>
      <w:r w:rsidR="00440B62">
        <w:t>mesh size in the quad-rig trawl</w:t>
      </w:r>
      <w:r w:rsidR="000610A6">
        <w:t>ing</w:t>
      </w:r>
      <w:r w:rsidR="00440B62">
        <w:t xml:space="preserve"> fishery for </w:t>
      </w:r>
      <w:r w:rsidR="00440B62" w:rsidRPr="00FD5F42">
        <w:rPr>
          <w:i/>
        </w:rPr>
        <w:t>Nephrops</w:t>
      </w:r>
      <w:r w:rsidR="00440B62">
        <w:t xml:space="preserve">. The current minimum cod-end mesh size in Irish waters is 70 mm. </w:t>
      </w:r>
      <w:r w:rsidR="00F72347">
        <w:t xml:space="preserve">In the context of the landing obligation, economic modelling of an increase in minimum cod-end mesh size demonstrated that </w:t>
      </w:r>
      <w:r w:rsidR="00E86E24">
        <w:t xml:space="preserve">reduced catches of small </w:t>
      </w:r>
      <w:r w:rsidR="00E86E24" w:rsidRPr="00E86E24">
        <w:rPr>
          <w:i/>
        </w:rPr>
        <w:t>Nephrops</w:t>
      </w:r>
      <w:r w:rsidR="00E86E24">
        <w:t xml:space="preserve"> in an 80 mm cod-end can provide more opportunity to catch increased quantities of larger more valuable </w:t>
      </w:r>
      <w:r w:rsidR="00E86E24" w:rsidRPr="00E86E24">
        <w:rPr>
          <w:i/>
        </w:rPr>
        <w:t>Nephrops</w:t>
      </w:r>
      <w:r w:rsidR="00F72347">
        <w:rPr>
          <w:i/>
        </w:rPr>
        <w:t>,</w:t>
      </w:r>
      <w:r w:rsidR="00F72347">
        <w:t xml:space="preserve"> </w:t>
      </w:r>
      <w:r w:rsidR="00E86E24">
        <w:t xml:space="preserve">leading to marginal increases in vessel profitability over the course of a fishing season </w:t>
      </w:r>
      <w:r w:rsidR="00E86E24">
        <w:fldChar w:fldCharType="begin"/>
      </w:r>
      <w:r w:rsidR="00594655">
        <w:instrText xml:space="preserve"> ADDIN EN.CITE &lt;EndNote&gt;&lt;Cite&gt;&lt;Author&gt;Cosgrove&lt;/Author&gt;&lt;Year&gt;2015&lt;/Year&gt;&lt;RecNum&gt;227&lt;/RecNum&gt;&lt;DisplayText&gt;(Cosgrove et al., 2015a)&lt;/DisplayText&gt;&lt;record&gt;&lt;rec-number&gt;227&lt;/rec-number&gt;&lt;foreign-keys&gt;&lt;key app="EN" db-id="90asf5p9gw502we25phpsps2swdz9rv5twea" timestamp="1448970867"&gt;227&lt;/key&gt;&lt;/foreign-keys&gt;&lt;ref-type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E86E24">
        <w:fldChar w:fldCharType="separate"/>
      </w:r>
      <w:r w:rsidR="00594655">
        <w:rPr>
          <w:noProof/>
        </w:rPr>
        <w:t>(Cosgrove et al., 2015a)</w:t>
      </w:r>
      <w:r w:rsidR="00E86E24">
        <w:fldChar w:fldCharType="end"/>
      </w:r>
      <w:r w:rsidR="00E86E24">
        <w:t xml:space="preserve">. </w:t>
      </w:r>
      <w:r w:rsidR="00F72347">
        <w:t>Results of the current study suggest that</w:t>
      </w:r>
      <w:r w:rsidR="007B2A11" w:rsidRPr="00AD5DC7">
        <w:rPr>
          <w:i/>
        </w:rPr>
        <w:t>, ceteris parabis</w:t>
      </w:r>
      <w:r w:rsidR="007B2A11">
        <w:t xml:space="preserve">, </w:t>
      </w:r>
      <w:r w:rsidR="00F72347">
        <w:t xml:space="preserve"> a </w:t>
      </w:r>
      <w:r w:rsidR="00145D33">
        <w:t xml:space="preserve">larger increase in minimum cod-end mesh size would be required in quad-rig </w:t>
      </w:r>
      <w:r w:rsidR="000610A6">
        <w:t xml:space="preserve">trawling </w:t>
      </w:r>
      <w:r w:rsidR="00B217C3">
        <w:t xml:space="preserve">compared with </w:t>
      </w:r>
      <w:r w:rsidR="00144B4A">
        <w:t>oper</w:t>
      </w:r>
      <w:r w:rsidR="000610A6">
        <w:t>a</w:t>
      </w:r>
      <w:r w:rsidR="00144B4A">
        <w:t>t</w:t>
      </w:r>
      <w:r w:rsidR="000610A6">
        <w:t xml:space="preserve">ions which employ </w:t>
      </w:r>
      <w:r w:rsidR="00836310">
        <w:t>fewer rigs</w:t>
      </w:r>
      <w:r w:rsidR="00B217C3">
        <w:t xml:space="preserve"> </w:t>
      </w:r>
      <w:r w:rsidR="00E46813">
        <w:t xml:space="preserve">to optimise bycatch reduction in </w:t>
      </w:r>
      <w:r w:rsidR="00B217C3">
        <w:t xml:space="preserve"> </w:t>
      </w:r>
      <w:r w:rsidR="00B217C3" w:rsidRPr="00AD5DC7">
        <w:rPr>
          <w:i/>
        </w:rPr>
        <w:t>Nephrops</w:t>
      </w:r>
      <w:r w:rsidR="00B217C3">
        <w:t xml:space="preserve"> fisheries. </w:t>
      </w:r>
    </w:p>
    <w:p w14:paraId="74BD80D0" w14:textId="3B382657" w:rsidR="00A06946" w:rsidRDefault="00F72347" w:rsidP="000320C0">
      <w:pPr>
        <w:spacing w:after="40" w:line="480" w:lineRule="auto"/>
        <w:jc w:val="both"/>
      </w:pPr>
      <w:r>
        <w:t xml:space="preserve">  </w:t>
      </w:r>
      <w:r w:rsidR="00E86E24">
        <w:t xml:space="preserve"> </w:t>
      </w:r>
    </w:p>
    <w:p w14:paraId="3240265D" w14:textId="7F56C770" w:rsidR="00AD5847" w:rsidRDefault="00AD5847" w:rsidP="000320C0">
      <w:pPr>
        <w:spacing w:after="40" w:line="480" w:lineRule="auto"/>
        <w:jc w:val="both"/>
        <w:rPr>
          <w:rStyle w:val="Heading3Char"/>
        </w:rPr>
      </w:pPr>
      <w:r>
        <w:rPr>
          <w:rStyle w:val="Heading3Char"/>
        </w:rPr>
        <w:t>Acknowledgements</w:t>
      </w:r>
    </w:p>
    <w:p w14:paraId="0E35CF1B" w14:textId="61E99C5A" w:rsidR="00844D2A" w:rsidRDefault="006D3F0E" w:rsidP="000320C0">
      <w:pPr>
        <w:pStyle w:val="EndNoteBibliography"/>
        <w:spacing w:after="40" w:line="480" w:lineRule="auto"/>
      </w:pPr>
      <w:r w:rsidRPr="006D3F0E">
        <w:rPr>
          <w:rFonts w:asciiTheme="minorHAnsi" w:hAnsiTheme="minorHAnsi"/>
          <w:noProof w:val="0"/>
          <w:lang w:val="en-IE"/>
        </w:rPr>
        <w:t xml:space="preserve">We are grateful to the owner Ivan Wilde and crew of MFV Our Lass II for their participation during the cod-end mesh size gear trial. Thanks to </w:t>
      </w:r>
      <w:r>
        <w:rPr>
          <w:rFonts w:asciiTheme="minorHAnsi" w:hAnsiTheme="minorHAnsi"/>
          <w:noProof w:val="0"/>
          <w:lang w:val="en-IE"/>
        </w:rPr>
        <w:t xml:space="preserve">Dr </w:t>
      </w:r>
      <w:r w:rsidRPr="006D3F0E">
        <w:rPr>
          <w:rFonts w:asciiTheme="minorHAnsi" w:hAnsiTheme="minorHAnsi"/>
          <w:noProof w:val="0"/>
          <w:lang w:val="en-IE"/>
        </w:rPr>
        <w:t xml:space="preserve">Peter Tyndall, BIM for technical advice, and </w:t>
      </w:r>
      <w:r>
        <w:rPr>
          <w:rFonts w:asciiTheme="minorHAnsi" w:hAnsiTheme="minorHAnsi"/>
          <w:noProof w:val="0"/>
          <w:lang w:val="en-IE"/>
        </w:rPr>
        <w:t xml:space="preserve">Dr </w:t>
      </w:r>
      <w:r w:rsidRPr="006D3F0E">
        <w:rPr>
          <w:rFonts w:asciiTheme="minorHAnsi" w:hAnsiTheme="minorHAnsi"/>
          <w:noProof w:val="0"/>
          <w:lang w:val="en-IE"/>
        </w:rPr>
        <w:t xml:space="preserve">Colm Lordan, Marine Institute for information on quad-rig activity in Irish waters. </w:t>
      </w:r>
      <w:ins w:id="628" w:author="Coilin" w:date="2016-03-03T11:46:00Z">
        <w:r w:rsidR="000D1301">
          <w:rPr>
            <w:rFonts w:asciiTheme="minorHAnsi" w:hAnsiTheme="minorHAnsi"/>
            <w:noProof w:val="0"/>
            <w:lang w:val="en-IE"/>
          </w:rPr>
          <w:t xml:space="preserve">We thank </w:t>
        </w:r>
      </w:ins>
      <w:ins w:id="629" w:author="Coilin" w:date="2016-03-03T11:47:00Z">
        <w:r w:rsidR="000D1301">
          <w:rPr>
            <w:rFonts w:asciiTheme="minorHAnsi" w:hAnsiTheme="minorHAnsi"/>
            <w:noProof w:val="0"/>
            <w:lang w:val="en-IE"/>
          </w:rPr>
          <w:t>Dr Rob Fryer (FRS Aberdeen) and an anonymous reviewer for comments that greatly improved the methods</w:t>
        </w:r>
      </w:ins>
      <w:ins w:id="630" w:author="Coilin" w:date="2016-03-24T15:58:00Z">
        <w:r w:rsidR="002925E5">
          <w:rPr>
            <w:rFonts w:asciiTheme="minorHAnsi" w:hAnsiTheme="minorHAnsi"/>
            <w:noProof w:val="0"/>
            <w:lang w:val="en-IE"/>
          </w:rPr>
          <w:t>,</w:t>
        </w:r>
      </w:ins>
      <w:ins w:id="631" w:author="Coilin" w:date="2016-03-03T11:47:00Z">
        <w:r w:rsidR="000D1301">
          <w:rPr>
            <w:rFonts w:asciiTheme="minorHAnsi" w:hAnsiTheme="minorHAnsi"/>
            <w:noProof w:val="0"/>
            <w:lang w:val="en-IE"/>
          </w:rPr>
          <w:t xml:space="preserve"> </w:t>
        </w:r>
      </w:ins>
      <w:ins w:id="632" w:author="Coilin" w:date="2016-03-24T15:58:00Z">
        <w:r w:rsidR="002925E5">
          <w:rPr>
            <w:rFonts w:asciiTheme="minorHAnsi" w:hAnsiTheme="minorHAnsi"/>
            <w:noProof w:val="0"/>
            <w:lang w:val="en-IE"/>
          </w:rPr>
          <w:t>interpretation and p</w:t>
        </w:r>
      </w:ins>
      <w:ins w:id="633" w:author="Coilin" w:date="2016-03-24T15:59:00Z">
        <w:r w:rsidR="002925E5">
          <w:rPr>
            <w:rFonts w:asciiTheme="minorHAnsi" w:hAnsiTheme="minorHAnsi"/>
            <w:noProof w:val="0"/>
            <w:lang w:val="en-IE"/>
          </w:rPr>
          <w:t>resentation</w:t>
        </w:r>
      </w:ins>
      <w:ins w:id="634" w:author="Coilin" w:date="2016-03-03T11:47:00Z">
        <w:r w:rsidR="000D1301">
          <w:rPr>
            <w:rFonts w:asciiTheme="minorHAnsi" w:hAnsiTheme="minorHAnsi"/>
            <w:noProof w:val="0"/>
            <w:lang w:val="en-IE"/>
          </w:rPr>
          <w:t xml:space="preserve">. </w:t>
        </w:r>
      </w:ins>
      <w:r w:rsidRPr="006D3F0E">
        <w:rPr>
          <w:rFonts w:asciiTheme="minorHAnsi" w:hAnsiTheme="minorHAnsi"/>
          <w:noProof w:val="0"/>
          <w:lang w:val="en-IE"/>
        </w:rPr>
        <w:t>GMIT’s contribution was gratefully funded by BIM under the project "Implications of Alternative Technical Measures on the Economic Performance of the Irish Fishing Fleet”. That project was funded by the Irish  Government and part financed by the EC under the Irish National Development Plan 2007 – 2013 through the BIM Marine Environment Protection Measure.</w:t>
      </w:r>
      <w:r w:rsidR="00844D2A">
        <w:br w:type="page"/>
      </w:r>
    </w:p>
    <w:p w14:paraId="636ADE45" w14:textId="0FE7B574" w:rsidR="00AD5847" w:rsidRDefault="00AD5847" w:rsidP="000320C0">
      <w:pPr>
        <w:spacing w:after="40" w:line="480" w:lineRule="auto"/>
        <w:jc w:val="both"/>
        <w:rPr>
          <w:rStyle w:val="Heading3Char"/>
        </w:rPr>
      </w:pPr>
      <w:r>
        <w:rPr>
          <w:rStyle w:val="Heading3Char"/>
        </w:rPr>
        <w:t>References</w:t>
      </w:r>
    </w:p>
    <w:p w14:paraId="40012789" w14:textId="77777777" w:rsidR="00844D2A" w:rsidRDefault="00844D2A" w:rsidP="000320C0">
      <w:pPr>
        <w:pStyle w:val="EndNoteBibliography"/>
        <w:spacing w:after="40" w:line="480" w:lineRule="auto"/>
        <w:ind w:hanging="720"/>
      </w:pPr>
    </w:p>
    <w:p w14:paraId="453D34EB" w14:textId="77777777" w:rsidR="00823C5A" w:rsidRPr="00823C5A" w:rsidRDefault="00D702F7" w:rsidP="00823C5A">
      <w:pPr>
        <w:pStyle w:val="EndNoteBibliography"/>
        <w:spacing w:after="0"/>
        <w:ind w:left="720" w:hanging="720"/>
      </w:pPr>
      <w:r>
        <w:fldChar w:fldCharType="begin"/>
      </w:r>
      <w:r>
        <w:instrText xml:space="preserve"> ADDIN EN.REFLIST </w:instrText>
      </w:r>
      <w:r>
        <w:fldChar w:fldCharType="separate"/>
      </w:r>
      <w:r w:rsidR="00823C5A" w:rsidRPr="00823C5A">
        <w:t>Agresti, A. 2002. Categorical Data Analysis</w:t>
      </w:r>
      <w:r w:rsidR="00823C5A" w:rsidRPr="00823C5A">
        <w:rPr>
          <w:i/>
        </w:rPr>
        <w:t xml:space="preserve">, </w:t>
      </w:r>
      <w:r w:rsidR="00823C5A" w:rsidRPr="00823C5A">
        <w:t>John Wiley &amp; Sons, Inc., Hoboken, New Jersey.</w:t>
      </w:r>
    </w:p>
    <w:p w14:paraId="2B22898E" w14:textId="77777777" w:rsidR="00823C5A" w:rsidRPr="00823C5A" w:rsidRDefault="00823C5A" w:rsidP="00823C5A">
      <w:pPr>
        <w:pStyle w:val="EndNoteBibliography"/>
        <w:spacing w:after="0"/>
        <w:ind w:left="720" w:hanging="720"/>
      </w:pPr>
      <w:r w:rsidRPr="00823C5A">
        <w:t>Benoit, H. P., Hurlbut, T., and Chasse, J. 2010. Assessing the factors influencing discard mortality of demersal fishes using a semi-quantitative indicator of survival potential. Fisheries research, 106: 436-447.</w:t>
      </w:r>
    </w:p>
    <w:p w14:paraId="1841DC96" w14:textId="77777777" w:rsidR="00823C5A" w:rsidRPr="00823C5A" w:rsidRDefault="00823C5A" w:rsidP="00823C5A">
      <w:pPr>
        <w:pStyle w:val="EndNoteBibliography"/>
        <w:spacing w:after="0"/>
        <w:ind w:left="720" w:hanging="720"/>
      </w:pPr>
      <w:r w:rsidRPr="00823C5A">
        <w:t>BIM. 2014. Catch comparison of Quad and Twin-rig trawls in the Celtic Sea Nephrops fishery, BIM Gear Technology Report. 4 pp.</w:t>
      </w:r>
    </w:p>
    <w:p w14:paraId="29598883" w14:textId="77777777" w:rsidR="00823C5A" w:rsidRPr="00823C5A" w:rsidRDefault="00823C5A" w:rsidP="00823C5A">
      <w:pPr>
        <w:pStyle w:val="EndNoteBibliography"/>
        <w:spacing w:after="0"/>
        <w:ind w:left="720" w:hanging="720"/>
      </w:pPr>
      <w:r w:rsidRPr="00823C5A">
        <w:t xml:space="preserve">Briggs, R., Armstrong, M., and Rihan, D. 1999. The consequences of an increase in mesh size in the Irish Sea </w:t>
      </w:r>
      <w:r w:rsidRPr="00823C5A">
        <w:rPr>
          <w:i/>
        </w:rPr>
        <w:t>Nephrops</w:t>
      </w:r>
      <w:r w:rsidRPr="00823C5A">
        <w:t xml:space="preserve"> fishery: an experimental approach. Fisheries Research, 40: 43-53.</w:t>
      </w:r>
    </w:p>
    <w:p w14:paraId="0DB2D706" w14:textId="77777777" w:rsidR="00823C5A" w:rsidRPr="00823C5A" w:rsidRDefault="00823C5A" w:rsidP="00823C5A">
      <w:pPr>
        <w:pStyle w:val="EndNoteBibliography"/>
        <w:spacing w:after="0"/>
        <w:ind w:left="720" w:hanging="720"/>
      </w:pPr>
      <w:r w:rsidRPr="00823C5A">
        <w:t>Broadhurst, M. K., Sterling, D. J., and Millar, R. B. 2013. Progressing more environmentally benign penaeid-trawling systems by comparing Australian single- and multi-net configurations. Fisheries Research, 146: 7-17.</w:t>
      </w:r>
    </w:p>
    <w:p w14:paraId="7296D8F5" w14:textId="77777777" w:rsidR="00823C5A" w:rsidRPr="00823C5A" w:rsidRDefault="00823C5A" w:rsidP="00823C5A">
      <w:pPr>
        <w:pStyle w:val="EndNoteBibliography"/>
        <w:spacing w:after="0"/>
        <w:ind w:left="720" w:hanging="720"/>
      </w:pPr>
      <w:r w:rsidRPr="00823C5A">
        <w:t>Campos, A., Fonseca, P., and Erzini, K. 2003. Size selectivity of diamond and square mesh cod ends for four by-catch species in the crustacean fishery off the Portuguese south coast. Fisheries Research, 60: 79-97.</w:t>
      </w:r>
    </w:p>
    <w:p w14:paraId="571F8513" w14:textId="77777777" w:rsidR="00823C5A" w:rsidRPr="00823C5A" w:rsidRDefault="00823C5A" w:rsidP="00823C5A">
      <w:pPr>
        <w:pStyle w:val="EndNoteBibliography"/>
        <w:spacing w:after="0"/>
        <w:ind w:left="720" w:hanging="720"/>
      </w:pPr>
      <w:r w:rsidRPr="00823C5A">
        <w:t>Catchpole, T., Frid, C., and Gray, T. 2005. Discards in North Sea fisheries: causes, consequences and solutions. Marine Policy, 29: 421-430.</w:t>
      </w:r>
    </w:p>
    <w:p w14:paraId="10A141EF" w14:textId="77777777" w:rsidR="00823C5A" w:rsidRPr="00823C5A" w:rsidRDefault="00823C5A" w:rsidP="00823C5A">
      <w:pPr>
        <w:pStyle w:val="EndNoteBibliography"/>
        <w:spacing w:after="0"/>
        <w:ind w:left="720" w:hanging="720"/>
      </w:pPr>
      <w:r w:rsidRPr="00823C5A">
        <w:t xml:space="preserve">Catchpole, T., and Revill, A. 2008. Gear technology in </w:t>
      </w:r>
      <w:r w:rsidRPr="00823C5A">
        <w:rPr>
          <w:i/>
        </w:rPr>
        <w:t>Nephrops</w:t>
      </w:r>
      <w:r w:rsidRPr="00823C5A">
        <w:t xml:space="preserve"> trawl fisheries. Reviews in Fish Biology and Fisheries, 18: 17-31.</w:t>
      </w:r>
    </w:p>
    <w:p w14:paraId="4B4528FF" w14:textId="77777777" w:rsidR="00823C5A" w:rsidRPr="00823C5A" w:rsidRDefault="00823C5A" w:rsidP="00823C5A">
      <w:pPr>
        <w:pStyle w:val="EndNoteBibliography"/>
        <w:spacing w:after="0"/>
        <w:ind w:left="720" w:hanging="720"/>
      </w:pPr>
      <w:r w:rsidRPr="00823C5A">
        <w:t xml:space="preserve">Cosgrove, R., Browne, D., McDonald, D., Curtin, R., and Keatinge, M. 2015a. Assessment of an increase in cod-end mesh size in the Irish Sea </w:t>
      </w:r>
      <w:r w:rsidRPr="00823C5A">
        <w:rPr>
          <w:i/>
        </w:rPr>
        <w:t>Nephrops</w:t>
      </w:r>
      <w:r w:rsidRPr="00823C5A">
        <w:t xml:space="preserve"> fishery. 16 pp.</w:t>
      </w:r>
    </w:p>
    <w:p w14:paraId="61564535" w14:textId="77777777" w:rsidR="00823C5A" w:rsidRPr="00823C5A" w:rsidRDefault="00823C5A" w:rsidP="00823C5A">
      <w:pPr>
        <w:pStyle w:val="EndNoteBibliography"/>
        <w:spacing w:after="0"/>
        <w:ind w:left="720" w:hanging="720"/>
      </w:pPr>
      <w:r w:rsidRPr="00823C5A">
        <w:t xml:space="preserve">Cosgrove, R., Browne, D., McDonald, D., Curtin, R., and Keatinge, M. 2015b. Assessment of an increase in cod-end mesh size in the Irish Sea </w:t>
      </w:r>
      <w:r w:rsidRPr="00823C5A">
        <w:rPr>
          <w:i/>
        </w:rPr>
        <w:t>Nephrops</w:t>
      </w:r>
      <w:r w:rsidRPr="00823C5A">
        <w:t xml:space="preserve"> fishery. Irish Sea Fisheries Board (BIM) Fisehries Conservation Report. 16 pp.</w:t>
      </w:r>
    </w:p>
    <w:p w14:paraId="20E9676C" w14:textId="77777777" w:rsidR="00823C5A" w:rsidRPr="00823C5A" w:rsidRDefault="00823C5A" w:rsidP="00823C5A">
      <w:pPr>
        <w:pStyle w:val="EndNoteBibliography"/>
        <w:spacing w:after="0"/>
        <w:ind w:left="720" w:hanging="720"/>
      </w:pPr>
      <w:r w:rsidRPr="00823C5A">
        <w:t>Eayrs, S. 2012. Comparative Testing of Bycatch Reduction Devices in Tropical Shrimp-trawl Fisheries — A Practical Guide. FAO, Rome.: pp. 122.</w:t>
      </w:r>
    </w:p>
    <w:p w14:paraId="2E2D1C2A" w14:textId="77777777" w:rsidR="00823C5A" w:rsidRPr="00823C5A" w:rsidRDefault="00823C5A" w:rsidP="00823C5A">
      <w:pPr>
        <w:pStyle w:val="EndNoteBibliography"/>
        <w:spacing w:after="0"/>
        <w:ind w:left="720" w:hanging="720"/>
      </w:pPr>
      <w:r w:rsidRPr="00823C5A">
        <w:t>Eigaard, O. R., Rihan, D., Graham, N., Sala, A., and Zachariassen, K. 2011. Improving fishing effort descriptors: Modelling engine power and gear-size relations of five European trawl fleets. Fisheries Research, 110: 39-46.</w:t>
      </w:r>
    </w:p>
    <w:p w14:paraId="381EE5D8" w14:textId="0FBC750A" w:rsidR="00823C5A" w:rsidRPr="00823C5A" w:rsidRDefault="00823C5A" w:rsidP="00823C5A">
      <w:pPr>
        <w:pStyle w:val="EndNoteBibliography"/>
        <w:spacing w:after="0"/>
        <w:ind w:left="720" w:hanging="720"/>
      </w:pPr>
      <w:r w:rsidRPr="00823C5A">
        <w:t xml:space="preserve">FAO 2010. Landing data for </w:t>
      </w:r>
      <w:r w:rsidRPr="00823C5A">
        <w:rPr>
          <w:i/>
        </w:rPr>
        <w:t>Nephrops norvegicus</w:t>
      </w:r>
      <w:r w:rsidRPr="00823C5A">
        <w:t xml:space="preserve"> in 1955–2010 using FAO programme and database FishStatJ. </w:t>
      </w:r>
      <w:hyperlink r:id="rId11" w:history="1">
        <w:r w:rsidRPr="00823C5A">
          <w:rPr>
            <w:rStyle w:val="Hyperlink"/>
          </w:rPr>
          <w:t>http://www.fao.org/fishery/statistics/software/fishstatj/en</w:t>
        </w:r>
      </w:hyperlink>
      <w:r w:rsidRPr="00823C5A">
        <w:t xml:space="preserve"> (last accessed 01/12/2015).</w:t>
      </w:r>
    </w:p>
    <w:p w14:paraId="5810C6B8" w14:textId="77777777" w:rsidR="00823C5A" w:rsidRPr="00823C5A" w:rsidRDefault="00823C5A" w:rsidP="00823C5A">
      <w:pPr>
        <w:pStyle w:val="EndNoteBibliography"/>
        <w:spacing w:after="0"/>
        <w:ind w:left="720" w:hanging="720"/>
      </w:pPr>
      <w:r w:rsidRPr="00823C5A">
        <w:t>Fox, J., and John, F. 2003. Effect Displays in R for Generalised Linear Models. Journal of Statistical Software, 8: 1-27.</w:t>
      </w:r>
    </w:p>
    <w:p w14:paraId="67BE8F2F" w14:textId="77777777" w:rsidR="00823C5A" w:rsidRPr="00823C5A" w:rsidRDefault="00823C5A" w:rsidP="00823C5A">
      <w:pPr>
        <w:pStyle w:val="EndNoteBibliography"/>
        <w:spacing w:after="0"/>
        <w:ind w:left="720" w:hanging="720"/>
      </w:pPr>
      <w:r w:rsidRPr="00823C5A">
        <w:t>Frandsen, R. P. 2010. Reduction of discards in the Danish Nephrops (</w:t>
      </w:r>
      <w:r w:rsidRPr="00823C5A">
        <w:rPr>
          <w:i/>
        </w:rPr>
        <w:t>Nephrops norvegicus</w:t>
      </w:r>
      <w:r w:rsidRPr="00823C5A">
        <w:t>) directed trawl fisheries in Kattegat and Skagerrak. p. 135. Aalborg University, The Faculty of Engineering and Science, Department of Biotechnology, Chemistry and Environmental Engineering.</w:t>
      </w:r>
    </w:p>
    <w:p w14:paraId="059DC419" w14:textId="77777777" w:rsidR="00823C5A" w:rsidRPr="00823C5A" w:rsidRDefault="00823C5A" w:rsidP="00823C5A">
      <w:pPr>
        <w:pStyle w:val="EndNoteBibliography"/>
        <w:spacing w:after="0"/>
        <w:ind w:left="720" w:hanging="720"/>
      </w:pPr>
      <w:r w:rsidRPr="00823C5A">
        <w:t xml:space="preserve">Frandsen, R. P., Herrmann, B., and Madsen, N. 2010. A simulation-based attempt to quantify the morphological component of size selection of </w:t>
      </w:r>
      <w:r w:rsidRPr="00823C5A">
        <w:rPr>
          <w:i/>
        </w:rPr>
        <w:t xml:space="preserve">Nephrops norvegicus </w:t>
      </w:r>
      <w:r w:rsidRPr="00823C5A">
        <w:t>in trawl codends. Fisheries research, 101: 156-167.</w:t>
      </w:r>
    </w:p>
    <w:p w14:paraId="1A9CE186" w14:textId="77777777" w:rsidR="00823C5A" w:rsidRPr="00823C5A" w:rsidRDefault="00823C5A" w:rsidP="00823C5A">
      <w:pPr>
        <w:pStyle w:val="EndNoteBibliography"/>
        <w:spacing w:after="0"/>
        <w:ind w:left="720" w:hanging="720"/>
      </w:pPr>
      <w:r w:rsidRPr="00823C5A">
        <w:t>Fryer, R., Zuur, A. F., and Graham, N. 2003. Using mixed models to combine smooth size-selection and catch-comparison curves over hauls. Canadian Journal of Fisheries and Aquatic Sciences, 60: 448-459.</w:t>
      </w:r>
    </w:p>
    <w:p w14:paraId="404C6703" w14:textId="77777777" w:rsidR="00823C5A" w:rsidRPr="00823C5A" w:rsidRDefault="00823C5A" w:rsidP="00823C5A">
      <w:pPr>
        <w:pStyle w:val="EndNoteBibliography"/>
        <w:spacing w:after="0"/>
        <w:ind w:left="720" w:hanging="720"/>
      </w:pPr>
      <w:r w:rsidRPr="00823C5A">
        <w:t>Gerritsen, H. D., McGrath, D., and Lordan, C. 2006. A simple method for comparing age–length keys reveals significant regional differences within a single stock of haddock (Melanogrammus aeglefinus). ICES Journal of Marine Science: Journal du Conseil, 63: 1096-1100.</w:t>
      </w:r>
    </w:p>
    <w:p w14:paraId="26016F60" w14:textId="77777777" w:rsidR="00823C5A" w:rsidRPr="00823C5A" w:rsidRDefault="00823C5A" w:rsidP="00823C5A">
      <w:pPr>
        <w:pStyle w:val="EndNoteBibliography"/>
        <w:spacing w:after="0"/>
        <w:ind w:left="720" w:hanging="720"/>
      </w:pPr>
      <w:r w:rsidRPr="00823C5A">
        <w:t>Greene, W. H. 2000. Econometric Analysis, Prentice Hall, Upper Saddle River, New Jersey.</w:t>
      </w:r>
    </w:p>
    <w:p w14:paraId="26F5B425" w14:textId="77777777" w:rsidR="00823C5A" w:rsidRPr="00823C5A" w:rsidRDefault="00823C5A" w:rsidP="00823C5A">
      <w:pPr>
        <w:pStyle w:val="EndNoteBibliography"/>
        <w:spacing w:after="0"/>
        <w:ind w:left="720" w:hanging="720"/>
      </w:pPr>
      <w:r w:rsidRPr="00823C5A">
        <w:t>Hartzel, J., Agresti, A., and Caffo, B. 2001. Multinomial logit random effects models. Statistical Modelling: An International Journal, 1: 81-102.</w:t>
      </w:r>
    </w:p>
    <w:p w14:paraId="713167C1" w14:textId="77777777" w:rsidR="00823C5A" w:rsidRPr="00823C5A" w:rsidRDefault="00823C5A" w:rsidP="00823C5A">
      <w:pPr>
        <w:pStyle w:val="EndNoteBibliography"/>
        <w:spacing w:after="0"/>
        <w:ind w:left="720" w:hanging="720"/>
      </w:pPr>
      <w:r w:rsidRPr="00823C5A">
        <w:t>Herrmann, B., and O’Neill, F. G. 2005. Theoretical study of the between-haul variation of haddock selectivity in a diamond mesh cod-end. Fisheries Research, 74: 243-252.</w:t>
      </w:r>
    </w:p>
    <w:p w14:paraId="3CA36069" w14:textId="77777777" w:rsidR="00823C5A" w:rsidRPr="00823C5A" w:rsidRDefault="00823C5A" w:rsidP="00823C5A">
      <w:pPr>
        <w:pStyle w:val="EndNoteBibliography"/>
        <w:spacing w:after="0"/>
        <w:ind w:left="720" w:hanging="720"/>
      </w:pPr>
      <w:r w:rsidRPr="00823C5A">
        <w:t>Hinde, J., and Demétrio, C. G. B. 1998. Overdispersion: Models and estimation. Computational Statistics &amp; Data Analysis, 27: 151-170.</w:t>
      </w:r>
    </w:p>
    <w:p w14:paraId="0E9F41CA" w14:textId="77777777" w:rsidR="00823C5A" w:rsidRPr="00823C5A" w:rsidRDefault="00823C5A" w:rsidP="00823C5A">
      <w:pPr>
        <w:pStyle w:val="EndNoteBibliography"/>
        <w:spacing w:after="0"/>
        <w:ind w:left="720" w:hanging="720"/>
      </w:pPr>
      <w:r w:rsidRPr="00823C5A">
        <w:t>Holst, R., and Revill, A. 2009. A simple statistical method for catch comparison studies. Fisheries Research, 95: 254-259.</w:t>
      </w:r>
    </w:p>
    <w:p w14:paraId="1B518A86" w14:textId="77777777" w:rsidR="00823C5A" w:rsidRPr="00823C5A" w:rsidRDefault="00823C5A" w:rsidP="00823C5A">
      <w:pPr>
        <w:pStyle w:val="EndNoteBibliography"/>
        <w:spacing w:after="0"/>
        <w:ind w:left="720" w:hanging="720"/>
      </w:pPr>
      <w:r w:rsidRPr="00823C5A">
        <w:t>Ibaibarriaga, L., Bernal, M., Motos, L., Uriarte, A., Borchers, D. L., Lonergan, M. E., and Wood, S. N. 2007. Characterization of stage-classified biological processes using multinomial models: a case study of anchovy (Engraulis encrasicolus) eggs in the Bay of Biscay. Canadian Journal of Fisheries and Aquatic Sciences, 64: 539-553.</w:t>
      </w:r>
    </w:p>
    <w:p w14:paraId="6EFD58ED" w14:textId="77777777" w:rsidR="00823C5A" w:rsidRPr="00823C5A" w:rsidRDefault="00823C5A" w:rsidP="00823C5A">
      <w:pPr>
        <w:pStyle w:val="EndNoteBibliography"/>
        <w:spacing w:after="0"/>
        <w:ind w:left="720" w:hanging="720"/>
      </w:pPr>
      <w:r w:rsidRPr="00823C5A">
        <w:t>Krag, L. A., Herrmann, B., and Karlsen, J. D. 2014. Inferring fish escape behaviour in trawls based on catch comparison data: Model development and evaluation based on data from Skagerrak, Denmark. PLoS One, 9: e88819.</w:t>
      </w:r>
    </w:p>
    <w:p w14:paraId="6ECBB209" w14:textId="77777777" w:rsidR="00823C5A" w:rsidRPr="00823C5A" w:rsidRDefault="00823C5A" w:rsidP="00823C5A">
      <w:pPr>
        <w:pStyle w:val="EndNoteBibliography"/>
        <w:spacing w:after="0"/>
        <w:ind w:left="720" w:hanging="720"/>
      </w:pPr>
      <w:r w:rsidRPr="00823C5A">
        <w:t>Kristensen, K., Nielsen, A., Berg, C. W., Skaug, H., and Bell, B. 2015. TMB: Automatic Differentiation and Laplace Approximation. arXiv preprint arXiv:1509.00660.</w:t>
      </w:r>
    </w:p>
    <w:p w14:paraId="699151EC" w14:textId="77777777" w:rsidR="00823C5A" w:rsidRPr="00823C5A" w:rsidRDefault="00823C5A" w:rsidP="00823C5A">
      <w:pPr>
        <w:pStyle w:val="EndNoteBibliography"/>
        <w:spacing w:after="0"/>
        <w:ind w:left="720" w:hanging="720"/>
      </w:pPr>
      <w:r w:rsidRPr="00823C5A">
        <w:t>Lucchetti, A., and Sala, A. 2012. Impact and performance of Mediterranean fishing gear by side-scan sonar technology. Canadian Journal of Fisheries and Aquatic Sciences, 69: 1806-1816.</w:t>
      </w:r>
    </w:p>
    <w:p w14:paraId="417CBD37" w14:textId="77777777" w:rsidR="00823C5A" w:rsidRPr="00823C5A" w:rsidRDefault="00823C5A" w:rsidP="00823C5A">
      <w:pPr>
        <w:pStyle w:val="EndNoteBibliography"/>
        <w:spacing w:after="0"/>
        <w:ind w:left="720" w:hanging="720"/>
      </w:pPr>
      <w:r w:rsidRPr="00823C5A">
        <w:t>McClanahan, T. R., and Mangi, S. C. 2004. Gear-based management of a tropical artisanal fishery based on species selectivity and capture size. Fisheries Management and Ecology, 11: 51-60.</w:t>
      </w:r>
    </w:p>
    <w:p w14:paraId="19B31EB6" w14:textId="77777777" w:rsidR="00823C5A" w:rsidRPr="00823C5A" w:rsidRDefault="00823C5A" w:rsidP="00823C5A">
      <w:pPr>
        <w:pStyle w:val="EndNoteBibliography"/>
        <w:spacing w:after="0"/>
        <w:ind w:left="720" w:hanging="720"/>
      </w:pPr>
      <w:r w:rsidRPr="00823C5A">
        <w:t>McCullagh, P., and Nelder, J. A. 1989. Generalized Linear Models. 2nd edition</w:t>
      </w:r>
      <w:r w:rsidRPr="00823C5A">
        <w:rPr>
          <w:i/>
        </w:rPr>
        <w:t xml:space="preserve">, </w:t>
      </w:r>
      <w:r w:rsidRPr="00823C5A">
        <w:t>Chapman and Hall, London, UK. 512 pp.</w:t>
      </w:r>
    </w:p>
    <w:p w14:paraId="3E52693F" w14:textId="77777777" w:rsidR="00823C5A" w:rsidRPr="00823C5A" w:rsidRDefault="00823C5A" w:rsidP="00823C5A">
      <w:pPr>
        <w:pStyle w:val="EndNoteBibliography"/>
        <w:spacing w:after="0"/>
        <w:ind w:left="720" w:hanging="720"/>
      </w:pPr>
      <w:r w:rsidRPr="00823C5A">
        <w:t xml:space="preserve">McFadden, D. 1973. Conditional logit analysis of qualitative choice behavior. </w:t>
      </w:r>
      <w:r w:rsidRPr="00823C5A">
        <w:rPr>
          <w:i/>
        </w:rPr>
        <w:t>In</w:t>
      </w:r>
      <w:r w:rsidRPr="00823C5A">
        <w:t xml:space="preserve"> Frontiers in Econometrics, p. 624. Academic Press, New York.</w:t>
      </w:r>
    </w:p>
    <w:p w14:paraId="5DF2CA31" w14:textId="77777777" w:rsidR="00823C5A" w:rsidRPr="00823C5A" w:rsidRDefault="00823C5A" w:rsidP="00823C5A">
      <w:pPr>
        <w:pStyle w:val="EndNoteBibliography"/>
        <w:spacing w:after="0"/>
        <w:ind w:left="720" w:hanging="720"/>
      </w:pPr>
      <w:r w:rsidRPr="00823C5A">
        <w:t>MI. 2014. The Stock Book 2014 : Annual Review of Fish Stocks in 2014 with Management Advice for 2015. 624 pp.</w:t>
      </w:r>
    </w:p>
    <w:p w14:paraId="3E58A893" w14:textId="77777777" w:rsidR="00823C5A" w:rsidRPr="00823C5A" w:rsidRDefault="00823C5A" w:rsidP="00823C5A">
      <w:pPr>
        <w:pStyle w:val="EndNoteBibliography"/>
        <w:spacing w:after="0"/>
        <w:ind w:left="720" w:hanging="720"/>
      </w:pPr>
      <w:r w:rsidRPr="00823C5A">
        <w:t>Millar, R. B. 1992. Estimating the size-selectivity of fishing gear by conditioning on the total catch. Journal of the American Statistical Association, 87: 962-968.</w:t>
      </w:r>
    </w:p>
    <w:p w14:paraId="65C88A4D" w14:textId="77777777" w:rsidR="00823C5A" w:rsidRPr="00823C5A" w:rsidRDefault="00823C5A" w:rsidP="00823C5A">
      <w:pPr>
        <w:pStyle w:val="EndNoteBibliography"/>
        <w:spacing w:after="0"/>
        <w:ind w:left="720" w:hanging="720"/>
      </w:pPr>
      <w:r w:rsidRPr="00823C5A">
        <w:t>Millar, R. B., and Fryer, R. J. 1999. Estimating the size-selection curves of towed gears, traps, nets and hooks. Reviews in Fish Biology and Fisheries, 9: 89-116.</w:t>
      </w:r>
    </w:p>
    <w:p w14:paraId="7FD694A0" w14:textId="77777777" w:rsidR="00823C5A" w:rsidRPr="00823C5A" w:rsidRDefault="00823C5A" w:rsidP="00823C5A">
      <w:pPr>
        <w:pStyle w:val="EndNoteBibliography"/>
        <w:spacing w:after="0"/>
        <w:ind w:left="720" w:hanging="720"/>
      </w:pPr>
      <w:r w:rsidRPr="00823C5A">
        <w:t>Millar, R. B., and Walsh, S. J. 1992. Analysis of trawl selectivity studies with an application to trouser trawls. Fisheries Research, 13: 205-220.</w:t>
      </w:r>
    </w:p>
    <w:p w14:paraId="28EA0AB7" w14:textId="77777777" w:rsidR="00823C5A" w:rsidRPr="00823C5A" w:rsidRDefault="00823C5A" w:rsidP="00823C5A">
      <w:pPr>
        <w:pStyle w:val="EndNoteBibliography"/>
        <w:spacing w:after="0"/>
        <w:ind w:left="720" w:hanging="720"/>
      </w:pPr>
      <w:r w:rsidRPr="00823C5A">
        <w:t>Montgomerie, M. 2015. Basic fishing methods, a comprehensive guide to commercial fishing methods. 106.</w:t>
      </w:r>
    </w:p>
    <w:p w14:paraId="5626B84C" w14:textId="77777777" w:rsidR="00823C5A" w:rsidRPr="00823C5A" w:rsidRDefault="00823C5A" w:rsidP="00823C5A">
      <w:pPr>
        <w:pStyle w:val="EndNoteBibliography"/>
        <w:spacing w:after="0"/>
        <w:ind w:left="720" w:hanging="720"/>
      </w:pPr>
      <w:r w:rsidRPr="00823C5A">
        <w:t>Mosimann, J. E. 1962. On the compound multinomial distribution, the multivariate β-distribution, and correlations among proportions. Biometrika, 49: 65-82.</w:t>
      </w:r>
    </w:p>
    <w:p w14:paraId="7BA7DB5D" w14:textId="77777777" w:rsidR="00823C5A" w:rsidRPr="00823C5A" w:rsidRDefault="00823C5A" w:rsidP="00823C5A">
      <w:pPr>
        <w:pStyle w:val="EndNoteBibliography"/>
        <w:spacing w:after="0"/>
        <w:ind w:left="720" w:hanging="720"/>
      </w:pPr>
      <w:r w:rsidRPr="00823C5A">
        <w:t xml:space="preserve">Nikolic, N., Diméet, J., Fifas, S., Salaün, M., Ravard, D., Fauconnet, L., and Rochet, M.-J. 2015. Efficacy of selective devices in reducing discards in the </w:t>
      </w:r>
      <w:r w:rsidRPr="00823C5A">
        <w:rPr>
          <w:i/>
        </w:rPr>
        <w:t>Nephrops</w:t>
      </w:r>
      <w:r w:rsidRPr="00823C5A">
        <w:t xml:space="preserve"> trawl fishery in the Bay of Biscay. ICES Journal of Marine Science.</w:t>
      </w:r>
    </w:p>
    <w:p w14:paraId="1FC6667E" w14:textId="77777777" w:rsidR="00823C5A" w:rsidRPr="00823C5A" w:rsidRDefault="00823C5A" w:rsidP="00823C5A">
      <w:pPr>
        <w:pStyle w:val="EndNoteBibliography"/>
        <w:spacing w:after="0"/>
        <w:ind w:left="720" w:hanging="720"/>
      </w:pPr>
      <w:r w:rsidRPr="00823C5A">
        <w:t>O'Neill, F., Kynoch, R., Blackadder, L., Fryer, R., Eryaşar, A., Notti, E., and Sala, A. 2016. The influence of twine tenacity, thickness and bending stiffness on codend selectivity. Fisheries Research, 176: 94-99.</w:t>
      </w:r>
    </w:p>
    <w:p w14:paraId="2C8DB6BE" w14:textId="07181404" w:rsidR="00823C5A" w:rsidRPr="00823C5A" w:rsidRDefault="00823C5A" w:rsidP="00823C5A">
      <w:pPr>
        <w:pStyle w:val="EndNoteBibliography"/>
        <w:spacing w:after="0"/>
        <w:ind w:left="720" w:hanging="720"/>
      </w:pPr>
      <w:r w:rsidRPr="00823C5A">
        <w:t xml:space="preserve">R_Core_Team 2015. R: A language and environment for statistical computing. R Foundation for Statistical Computing, Vienna, Austria. URL </w:t>
      </w:r>
      <w:hyperlink r:id="rId12" w:history="1">
        <w:r w:rsidRPr="00823C5A">
          <w:rPr>
            <w:rStyle w:val="Hyperlink"/>
          </w:rPr>
          <w:t>http://www.R-project.org/</w:t>
        </w:r>
      </w:hyperlink>
      <w:r w:rsidRPr="00823C5A">
        <w:t>.</w:t>
      </w:r>
    </w:p>
    <w:p w14:paraId="0A5A1126" w14:textId="77777777" w:rsidR="00823C5A" w:rsidRPr="00823C5A" w:rsidRDefault="00823C5A" w:rsidP="00823C5A">
      <w:pPr>
        <w:pStyle w:val="EndNoteBibliography"/>
        <w:spacing w:after="0"/>
        <w:ind w:left="720" w:hanging="720"/>
      </w:pPr>
      <w:r w:rsidRPr="00823C5A">
        <w:t>Revill, A., Course, G., and Pasco, G. 2009. More prawns and fewer cod caught in trials with multi-rig prawn trawl, CEFAS. 3 pp.</w:t>
      </w:r>
    </w:p>
    <w:p w14:paraId="7CEE4475" w14:textId="77777777" w:rsidR="00823C5A" w:rsidRPr="00823C5A" w:rsidRDefault="00823C5A" w:rsidP="00823C5A">
      <w:pPr>
        <w:pStyle w:val="EndNoteBibliography"/>
        <w:spacing w:after="0"/>
        <w:ind w:left="720" w:hanging="720"/>
      </w:pPr>
      <w:r w:rsidRPr="00823C5A">
        <w:t>Sangster, G. I., and Breen, M. 1998. Gear performance and catch comparison trials between a single trawl and a twin rigged gear. Fisheries Research, 36: 15-26.</w:t>
      </w:r>
    </w:p>
    <w:p w14:paraId="2412A08D" w14:textId="77777777" w:rsidR="00823C5A" w:rsidRPr="00823C5A" w:rsidRDefault="00823C5A" w:rsidP="00823C5A">
      <w:pPr>
        <w:pStyle w:val="EndNoteBibliography"/>
        <w:spacing w:after="0"/>
        <w:ind w:left="720" w:hanging="720"/>
      </w:pPr>
      <w:r w:rsidRPr="00823C5A">
        <w:t>Seafish. 2010. Research &amp; Development Catching sector Fact Sheet. 8 pp.</w:t>
      </w:r>
    </w:p>
    <w:p w14:paraId="7429C954" w14:textId="77777777" w:rsidR="00823C5A" w:rsidRPr="00823C5A" w:rsidRDefault="00823C5A" w:rsidP="00823C5A">
      <w:pPr>
        <w:pStyle w:val="EndNoteBibliography"/>
        <w:spacing w:after="0"/>
        <w:ind w:left="720" w:hanging="720"/>
      </w:pPr>
      <w:r w:rsidRPr="00823C5A">
        <w:t>Skaug, H. J., and Fournier, D. A. 2006. Automatic approximation of the marginal likelihood in non-Gaussian hierarchical models. Computational Statistics &amp; Data Analysis, 51: 699-709.</w:t>
      </w:r>
    </w:p>
    <w:p w14:paraId="1E043485" w14:textId="77777777" w:rsidR="00823C5A" w:rsidRPr="00823C5A" w:rsidRDefault="00823C5A" w:rsidP="00823C5A">
      <w:pPr>
        <w:pStyle w:val="EndNoteBibliography"/>
        <w:spacing w:after="0"/>
        <w:ind w:left="720" w:hanging="720"/>
      </w:pPr>
      <w:r w:rsidRPr="00823C5A">
        <w:t>SLU 2015. Reduced catches of demersal trawling for Norway lobster and fish (Project 2363-14 " Demersal Halland , Development ristfiske for crayfish : Project A ( Althea) and subproject B ( Palermo " ) Swedish University of Agricultural Sciences.: 36pp.</w:t>
      </w:r>
    </w:p>
    <w:p w14:paraId="00A34D38" w14:textId="77777777" w:rsidR="00823C5A" w:rsidRPr="00823C5A" w:rsidRDefault="00823C5A" w:rsidP="00823C5A">
      <w:pPr>
        <w:pStyle w:val="EndNoteBibliography"/>
        <w:spacing w:after="0"/>
        <w:ind w:left="720" w:hanging="720"/>
      </w:pPr>
      <w:r w:rsidRPr="00823C5A">
        <w:t>Stratoudakis, Y., Bernal, M., Ganias, K., and Uriarte, A. 2006. The daily egg production method: recent advances, current applications and future challenges. Fish and Fisheries, 7: 35-57.</w:t>
      </w:r>
    </w:p>
    <w:p w14:paraId="2E3CE2F8" w14:textId="77777777" w:rsidR="00823C5A" w:rsidRPr="00823C5A" w:rsidRDefault="00823C5A" w:rsidP="00823C5A">
      <w:pPr>
        <w:pStyle w:val="EndNoteBibliography"/>
        <w:spacing w:after="0"/>
        <w:ind w:left="720" w:hanging="720"/>
      </w:pPr>
      <w:r w:rsidRPr="00823C5A">
        <w:t xml:space="preserve">Thorsén, E. 2014. Multinomial and Dirichlet-multinomial modeling of categorical time series. </w:t>
      </w:r>
      <w:r w:rsidRPr="00823C5A">
        <w:rPr>
          <w:i/>
        </w:rPr>
        <w:t>In</w:t>
      </w:r>
      <w:r w:rsidRPr="00823C5A">
        <w:t xml:space="preserve"> Mathematical Statistics, p. 33. Stockholm University.</w:t>
      </w:r>
    </w:p>
    <w:p w14:paraId="660A0BA3" w14:textId="77777777" w:rsidR="00823C5A" w:rsidRPr="00823C5A" w:rsidRDefault="00823C5A" w:rsidP="00823C5A">
      <w:pPr>
        <w:pStyle w:val="EndNoteBibliography"/>
        <w:spacing w:after="0"/>
        <w:ind w:left="720" w:hanging="720"/>
      </w:pPr>
      <w:r w:rsidRPr="00823C5A">
        <w:t xml:space="preserve">Ungfors, A., Bell, E., Johnson, M. L., Cowing, D., Dobson, N. C., Bublitz, R., and Sandell, J. 2013. Chapter Seven - </w:t>
      </w:r>
      <w:r w:rsidRPr="00823C5A">
        <w:rPr>
          <w:i/>
        </w:rPr>
        <w:t>Nephrops</w:t>
      </w:r>
      <w:r w:rsidRPr="00823C5A">
        <w:t xml:space="preserve"> Fisheries in European Waters. </w:t>
      </w:r>
      <w:r w:rsidRPr="00823C5A">
        <w:rPr>
          <w:i/>
        </w:rPr>
        <w:t>In</w:t>
      </w:r>
      <w:r w:rsidRPr="00823C5A">
        <w:t xml:space="preserve"> Advances in Marine Biology, pp. 247-314. Ed. by L. J. Magnus, and P. J. Mark. Academic Press.</w:t>
      </w:r>
    </w:p>
    <w:p w14:paraId="3F1C6220" w14:textId="77777777" w:rsidR="00823C5A" w:rsidRPr="00823C5A" w:rsidRDefault="00823C5A" w:rsidP="00823C5A">
      <w:pPr>
        <w:pStyle w:val="EndNoteBibliography"/>
        <w:spacing w:after="0"/>
        <w:ind w:left="720" w:hanging="720"/>
      </w:pPr>
      <w:r w:rsidRPr="00823C5A">
        <w:t>van Marlen, B., Wiegerinck, J. A. M., van Os-Koomen, E., and van Barneveld, E. 2014. Catch comparison of flatfish pulse trawls and a tickler chain beam trawl. Fisheries Research, 151: 57-69.</w:t>
      </w:r>
    </w:p>
    <w:p w14:paraId="5B6D5BB3" w14:textId="77777777" w:rsidR="00823C5A" w:rsidRPr="00823C5A" w:rsidRDefault="00823C5A" w:rsidP="00823C5A">
      <w:pPr>
        <w:pStyle w:val="EndNoteBibliography"/>
        <w:ind w:left="720" w:hanging="720"/>
      </w:pPr>
      <w:r w:rsidRPr="00823C5A">
        <w:t>Ward, J. M., and Sutinen, J. G. 1994. Vessel entry-exit behaviour in the gulf of Mexico shrimp fishery. American Journal of Agricultural Economics, 76: 916-923.</w:t>
      </w:r>
    </w:p>
    <w:p w14:paraId="3E81DE95" w14:textId="2FBF5D5C" w:rsidR="00B75205" w:rsidRPr="000320C0" w:rsidRDefault="00D702F7" w:rsidP="000320C0">
      <w:pPr>
        <w:spacing w:after="40" w:line="480" w:lineRule="auto"/>
        <w:jc w:val="both"/>
      </w:pPr>
      <w:r>
        <w:fldChar w:fldCharType="end"/>
      </w:r>
      <w:r w:rsidR="005744A2">
        <w:rPr>
          <w:lang w:val="en-US"/>
        </w:rPr>
        <w:br w:type="page"/>
      </w:r>
    </w:p>
    <w:p w14:paraId="39B390CC" w14:textId="3E76865B" w:rsidR="00B75205" w:rsidRDefault="00B75205" w:rsidP="000320C0">
      <w:pPr>
        <w:spacing w:after="40" w:line="480" w:lineRule="auto"/>
        <w:jc w:val="both"/>
      </w:pPr>
      <w:r>
        <w:t>Table 1</w:t>
      </w:r>
      <w:r w:rsidR="007E4DA3">
        <w:t xml:space="preserve">. </w:t>
      </w:r>
      <w:r w:rsidR="00311691">
        <w:t>Details of fishing v</w:t>
      </w:r>
      <w:r>
        <w:t>essel and gear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9"/>
        <w:gridCol w:w="2418"/>
      </w:tblGrid>
      <w:tr w:rsidR="00B75205" w14:paraId="021BEAE1" w14:textId="77777777" w:rsidTr="00C22FB2">
        <w:tc>
          <w:tcPr>
            <w:tcW w:w="0" w:type="auto"/>
            <w:tcBorders>
              <w:top w:val="single" w:sz="4" w:space="0" w:color="auto"/>
            </w:tcBorders>
          </w:tcPr>
          <w:p w14:paraId="38C6C4B7" w14:textId="77777777" w:rsidR="00B75205" w:rsidRDefault="00B75205" w:rsidP="000320C0">
            <w:pPr>
              <w:spacing w:after="40" w:line="480" w:lineRule="auto"/>
              <w:jc w:val="both"/>
            </w:pPr>
            <w:r>
              <w:t>Vessel</w:t>
            </w:r>
          </w:p>
        </w:tc>
        <w:tc>
          <w:tcPr>
            <w:tcW w:w="0" w:type="auto"/>
            <w:tcBorders>
              <w:top w:val="single" w:sz="4" w:space="0" w:color="auto"/>
            </w:tcBorders>
          </w:tcPr>
          <w:p w14:paraId="3C757BD2" w14:textId="77777777" w:rsidR="00B75205" w:rsidRDefault="00B75205" w:rsidP="000320C0">
            <w:pPr>
              <w:spacing w:after="40" w:line="480" w:lineRule="auto"/>
              <w:jc w:val="both"/>
            </w:pPr>
            <w:r>
              <w:t>Our Lass II (DA261)</w:t>
            </w:r>
          </w:p>
        </w:tc>
      </w:tr>
      <w:tr w:rsidR="00B75205" w14:paraId="68451404" w14:textId="77777777" w:rsidTr="00C22FB2">
        <w:tc>
          <w:tcPr>
            <w:tcW w:w="0" w:type="auto"/>
          </w:tcPr>
          <w:p w14:paraId="040E6713" w14:textId="47236B1C" w:rsidR="00B75205" w:rsidRDefault="00B75205" w:rsidP="000320C0">
            <w:pPr>
              <w:spacing w:after="40" w:line="480" w:lineRule="auto"/>
              <w:jc w:val="both"/>
            </w:pPr>
            <w:r>
              <w:t xml:space="preserve">Vessel Length Overall </w:t>
            </w:r>
            <w:r w:rsidR="00410BDB">
              <w:t>(m)</w:t>
            </w:r>
          </w:p>
        </w:tc>
        <w:tc>
          <w:tcPr>
            <w:tcW w:w="0" w:type="auto"/>
          </w:tcPr>
          <w:p w14:paraId="3794F343" w14:textId="55A6F7B6" w:rsidR="00B75205" w:rsidRDefault="00B75205" w:rsidP="000320C0">
            <w:pPr>
              <w:spacing w:after="40" w:line="480" w:lineRule="auto"/>
              <w:jc w:val="both"/>
            </w:pPr>
            <w:r>
              <w:t>21.7</w:t>
            </w:r>
          </w:p>
        </w:tc>
      </w:tr>
      <w:tr w:rsidR="00B75205" w14:paraId="334C431C" w14:textId="77777777" w:rsidTr="00C22FB2">
        <w:tc>
          <w:tcPr>
            <w:tcW w:w="0" w:type="auto"/>
          </w:tcPr>
          <w:p w14:paraId="3D1DC155" w14:textId="34D0E697" w:rsidR="00B75205" w:rsidRDefault="00B75205" w:rsidP="000320C0">
            <w:pPr>
              <w:spacing w:after="40" w:line="480" w:lineRule="auto"/>
              <w:jc w:val="both"/>
            </w:pPr>
            <w:r>
              <w:t>Engine power</w:t>
            </w:r>
            <w:r w:rsidR="00410BDB">
              <w:t xml:space="preserve"> (kW)</w:t>
            </w:r>
          </w:p>
        </w:tc>
        <w:tc>
          <w:tcPr>
            <w:tcW w:w="0" w:type="auto"/>
          </w:tcPr>
          <w:p w14:paraId="398EB897" w14:textId="0179ED65" w:rsidR="00B75205" w:rsidRDefault="00B75205" w:rsidP="000320C0">
            <w:pPr>
              <w:spacing w:after="40" w:line="480" w:lineRule="auto"/>
              <w:jc w:val="both"/>
            </w:pPr>
            <w:r>
              <w:t>484</w:t>
            </w:r>
          </w:p>
        </w:tc>
      </w:tr>
      <w:tr w:rsidR="00B75205" w14:paraId="49FABEE7" w14:textId="77777777" w:rsidTr="00C22FB2">
        <w:tc>
          <w:tcPr>
            <w:tcW w:w="0" w:type="auto"/>
          </w:tcPr>
          <w:p w14:paraId="0FB7633D" w14:textId="77777777" w:rsidR="00B75205" w:rsidRDefault="00B75205" w:rsidP="000320C0">
            <w:pPr>
              <w:spacing w:after="40" w:line="480" w:lineRule="auto"/>
              <w:jc w:val="both"/>
            </w:pPr>
            <w:r>
              <w:t>Home port</w:t>
            </w:r>
          </w:p>
        </w:tc>
        <w:tc>
          <w:tcPr>
            <w:tcW w:w="0" w:type="auto"/>
          </w:tcPr>
          <w:p w14:paraId="0966DB61" w14:textId="77777777" w:rsidR="00B75205" w:rsidRDefault="00B75205" w:rsidP="000320C0">
            <w:pPr>
              <w:spacing w:after="40" w:line="480" w:lineRule="auto"/>
              <w:jc w:val="both"/>
            </w:pPr>
            <w:r>
              <w:t>Howth, Ireland</w:t>
            </w:r>
          </w:p>
        </w:tc>
      </w:tr>
      <w:tr w:rsidR="00B75205" w14:paraId="7F159B7F" w14:textId="77777777" w:rsidTr="00C22FB2">
        <w:tc>
          <w:tcPr>
            <w:tcW w:w="0" w:type="auto"/>
          </w:tcPr>
          <w:p w14:paraId="337A7345" w14:textId="77777777" w:rsidR="00B75205" w:rsidRDefault="00B75205" w:rsidP="000320C0">
            <w:pPr>
              <w:spacing w:after="40" w:line="480" w:lineRule="auto"/>
              <w:jc w:val="both"/>
            </w:pPr>
            <w:r>
              <w:t>Trawl type</w:t>
            </w:r>
          </w:p>
        </w:tc>
        <w:tc>
          <w:tcPr>
            <w:tcW w:w="0" w:type="auto"/>
          </w:tcPr>
          <w:p w14:paraId="7BA4DF40" w14:textId="61EFFED2" w:rsidR="00B75205" w:rsidRDefault="00B75205" w:rsidP="000320C0">
            <w:pPr>
              <w:spacing w:after="40" w:line="480" w:lineRule="auto"/>
              <w:jc w:val="both"/>
            </w:pPr>
            <w:r>
              <w:t xml:space="preserve">Quad-rig </w:t>
            </w:r>
            <w:r w:rsidR="00410BDB">
              <w:t xml:space="preserve">for </w:t>
            </w:r>
            <w:r w:rsidR="00FD5F42" w:rsidRPr="00FD5F42">
              <w:rPr>
                <w:i/>
              </w:rPr>
              <w:t>Nephrops</w:t>
            </w:r>
          </w:p>
        </w:tc>
      </w:tr>
      <w:tr w:rsidR="00B75205" w14:paraId="0C558C8B" w14:textId="77777777" w:rsidTr="00C22FB2">
        <w:tc>
          <w:tcPr>
            <w:tcW w:w="0" w:type="auto"/>
          </w:tcPr>
          <w:p w14:paraId="7AFB6413" w14:textId="77777777" w:rsidR="00B75205" w:rsidRDefault="00B75205" w:rsidP="000320C0">
            <w:pPr>
              <w:spacing w:after="40" w:line="480" w:lineRule="auto"/>
              <w:jc w:val="both"/>
            </w:pPr>
            <w:r>
              <w:t>Trawl manufacturer</w:t>
            </w:r>
          </w:p>
        </w:tc>
        <w:tc>
          <w:tcPr>
            <w:tcW w:w="0" w:type="auto"/>
          </w:tcPr>
          <w:p w14:paraId="193B205F" w14:textId="77777777" w:rsidR="00B75205" w:rsidRDefault="00B75205" w:rsidP="000320C0">
            <w:pPr>
              <w:spacing w:after="40" w:line="480" w:lineRule="auto"/>
              <w:jc w:val="both"/>
            </w:pPr>
            <w:r>
              <w:t>Pepe Trawls Ltd., Ireland</w:t>
            </w:r>
          </w:p>
        </w:tc>
      </w:tr>
      <w:tr w:rsidR="00B75205" w14:paraId="5E274A36" w14:textId="77777777" w:rsidTr="00C22FB2">
        <w:tc>
          <w:tcPr>
            <w:tcW w:w="0" w:type="auto"/>
          </w:tcPr>
          <w:p w14:paraId="48FD7488" w14:textId="19A36262" w:rsidR="00B75205" w:rsidRDefault="00B75205" w:rsidP="000320C0">
            <w:pPr>
              <w:spacing w:after="40" w:line="480" w:lineRule="auto"/>
              <w:jc w:val="both"/>
            </w:pPr>
            <w:r>
              <w:t>Otter board manufacturer</w:t>
            </w:r>
            <w:r w:rsidR="000320C0">
              <w:t>/</w:t>
            </w:r>
            <w:r>
              <w:t xml:space="preserve"> type</w:t>
            </w:r>
          </w:p>
        </w:tc>
        <w:tc>
          <w:tcPr>
            <w:tcW w:w="0" w:type="auto"/>
          </w:tcPr>
          <w:p w14:paraId="3E6C5C8C" w14:textId="77777777" w:rsidR="00B75205" w:rsidRDefault="00B75205" w:rsidP="000320C0">
            <w:pPr>
              <w:spacing w:after="40" w:line="480" w:lineRule="auto"/>
              <w:jc w:val="both"/>
            </w:pPr>
            <w:r>
              <w:t>Dunbar 7’6”</w:t>
            </w:r>
          </w:p>
        </w:tc>
      </w:tr>
      <w:tr w:rsidR="00410BDB" w14:paraId="0A5D01C3" w14:textId="77777777" w:rsidTr="00C22FB2">
        <w:tc>
          <w:tcPr>
            <w:tcW w:w="0" w:type="auto"/>
          </w:tcPr>
          <w:p w14:paraId="0EEC675F" w14:textId="0A0460FA" w:rsidR="00410BDB" w:rsidRDefault="00410BDB" w:rsidP="000320C0">
            <w:pPr>
              <w:spacing w:after="40" w:line="480" w:lineRule="auto"/>
              <w:jc w:val="both"/>
            </w:pPr>
            <w:r>
              <w:t>Fishing circle (m</w:t>
            </w:r>
            <w:r w:rsidR="000320C0">
              <w:t>m</w:t>
            </w:r>
            <w:r>
              <w:t>)</w:t>
            </w:r>
          </w:p>
        </w:tc>
        <w:tc>
          <w:tcPr>
            <w:tcW w:w="0" w:type="auto"/>
          </w:tcPr>
          <w:p w14:paraId="1E464F4D" w14:textId="1E9366B3" w:rsidR="00410BDB" w:rsidRDefault="00410BDB" w:rsidP="000320C0">
            <w:pPr>
              <w:spacing w:after="40" w:line="480" w:lineRule="auto"/>
              <w:jc w:val="both"/>
            </w:pPr>
            <w:r>
              <w:t>380 x 80</w:t>
            </w:r>
          </w:p>
        </w:tc>
      </w:tr>
      <w:tr w:rsidR="00B75205" w14:paraId="31E220D9" w14:textId="77777777" w:rsidTr="00C22FB2">
        <w:tc>
          <w:tcPr>
            <w:tcW w:w="0" w:type="auto"/>
          </w:tcPr>
          <w:p w14:paraId="2456F447" w14:textId="0760E1AF" w:rsidR="00B75205" w:rsidRDefault="00B75205" w:rsidP="000320C0">
            <w:pPr>
              <w:spacing w:after="40" w:line="480" w:lineRule="auto"/>
              <w:jc w:val="both"/>
            </w:pPr>
            <w:r>
              <w:t>Door weight</w:t>
            </w:r>
            <w:r w:rsidR="00410BDB">
              <w:t xml:space="preserve"> (kg)</w:t>
            </w:r>
          </w:p>
        </w:tc>
        <w:tc>
          <w:tcPr>
            <w:tcW w:w="0" w:type="auto"/>
          </w:tcPr>
          <w:p w14:paraId="36E60888" w14:textId="3D94DADD" w:rsidR="00B75205" w:rsidRDefault="00B75205" w:rsidP="000320C0">
            <w:pPr>
              <w:spacing w:after="40" w:line="480" w:lineRule="auto"/>
              <w:jc w:val="both"/>
            </w:pPr>
            <w:r>
              <w:t>492</w:t>
            </w:r>
          </w:p>
        </w:tc>
      </w:tr>
      <w:tr w:rsidR="00B75205" w14:paraId="12841D58" w14:textId="77777777" w:rsidTr="00C22FB2">
        <w:tc>
          <w:tcPr>
            <w:tcW w:w="0" w:type="auto"/>
          </w:tcPr>
          <w:p w14:paraId="4B12FDB2" w14:textId="2ABEAEB2" w:rsidR="00B75205" w:rsidRDefault="00B75205" w:rsidP="000320C0">
            <w:pPr>
              <w:spacing w:after="40" w:line="480" w:lineRule="auto"/>
              <w:jc w:val="both"/>
            </w:pPr>
            <w:r>
              <w:t>Clump weight type/ weight</w:t>
            </w:r>
            <w:r w:rsidR="00410BDB">
              <w:t xml:space="preserve"> (kg)</w:t>
            </w:r>
          </w:p>
        </w:tc>
        <w:tc>
          <w:tcPr>
            <w:tcW w:w="0" w:type="auto"/>
          </w:tcPr>
          <w:p w14:paraId="329B7FD7" w14:textId="129D1958" w:rsidR="00B75205" w:rsidRDefault="00B75205" w:rsidP="000320C0">
            <w:pPr>
              <w:spacing w:after="40" w:line="480" w:lineRule="auto"/>
              <w:jc w:val="both"/>
            </w:pPr>
            <w:r>
              <w:t>Roller/ 680</w:t>
            </w:r>
          </w:p>
        </w:tc>
      </w:tr>
      <w:tr w:rsidR="00B75205" w14:paraId="68AEA49A" w14:textId="77777777" w:rsidTr="00C22FB2">
        <w:tc>
          <w:tcPr>
            <w:tcW w:w="0" w:type="auto"/>
          </w:tcPr>
          <w:p w14:paraId="71668252" w14:textId="0D4F64B5" w:rsidR="00B75205" w:rsidRDefault="007E4DA3" w:rsidP="000320C0">
            <w:pPr>
              <w:spacing w:after="40" w:line="480" w:lineRule="auto"/>
              <w:jc w:val="both"/>
            </w:pPr>
            <w:r>
              <w:t>Average d</w:t>
            </w:r>
            <w:r w:rsidR="00B75205">
              <w:t>oor to clump spread (</w:t>
            </w:r>
            <w:r>
              <w:t>m</w:t>
            </w:r>
            <w:r w:rsidR="00B75205">
              <w:t>)</w:t>
            </w:r>
          </w:p>
        </w:tc>
        <w:tc>
          <w:tcPr>
            <w:tcW w:w="0" w:type="auto"/>
          </w:tcPr>
          <w:p w14:paraId="04A27D54" w14:textId="39D72A14" w:rsidR="00B75205" w:rsidRDefault="00B75205" w:rsidP="000320C0">
            <w:pPr>
              <w:spacing w:after="40" w:line="480" w:lineRule="auto"/>
              <w:jc w:val="both"/>
            </w:pPr>
            <w:r>
              <w:t>34.4</w:t>
            </w:r>
          </w:p>
        </w:tc>
      </w:tr>
      <w:tr w:rsidR="00B75205" w14:paraId="538B03A1" w14:textId="77777777" w:rsidTr="00C22FB2">
        <w:tc>
          <w:tcPr>
            <w:tcW w:w="0" w:type="auto"/>
            <w:tcBorders>
              <w:bottom w:val="single" w:sz="4" w:space="0" w:color="auto"/>
            </w:tcBorders>
          </w:tcPr>
          <w:p w14:paraId="0EEDA4C7" w14:textId="17D7A6B7" w:rsidR="00B75205" w:rsidRDefault="00B75205" w:rsidP="000320C0">
            <w:pPr>
              <w:spacing w:after="40" w:line="480" w:lineRule="auto"/>
              <w:jc w:val="both"/>
            </w:pPr>
            <w:r>
              <w:t xml:space="preserve">Sweep length </w:t>
            </w:r>
            <w:r w:rsidR="00410BDB">
              <w:t>(m)</w:t>
            </w:r>
          </w:p>
        </w:tc>
        <w:tc>
          <w:tcPr>
            <w:tcW w:w="0" w:type="auto"/>
            <w:tcBorders>
              <w:bottom w:val="single" w:sz="4" w:space="0" w:color="auto"/>
            </w:tcBorders>
          </w:tcPr>
          <w:p w14:paraId="4DD7314C" w14:textId="0E760F32" w:rsidR="00B75205" w:rsidRDefault="00B75205" w:rsidP="000320C0">
            <w:pPr>
              <w:spacing w:after="40" w:line="480" w:lineRule="auto"/>
              <w:jc w:val="both"/>
            </w:pPr>
            <w:r>
              <w:t>50 + 20</w:t>
            </w:r>
          </w:p>
        </w:tc>
      </w:tr>
    </w:tbl>
    <w:p w14:paraId="18E40FFC" w14:textId="77777777" w:rsidR="00AD5847" w:rsidRDefault="00AD5847" w:rsidP="000320C0">
      <w:pPr>
        <w:pStyle w:val="Caption"/>
        <w:keepNext/>
        <w:spacing w:after="40" w:line="480" w:lineRule="auto"/>
        <w:jc w:val="both"/>
        <w:rPr>
          <w:i w:val="0"/>
          <w:sz w:val="24"/>
          <w:szCs w:val="24"/>
        </w:rPr>
      </w:pPr>
    </w:p>
    <w:p w14:paraId="38828CD2" w14:textId="77777777" w:rsidR="00E46813" w:rsidRDefault="00E46813" w:rsidP="000320C0">
      <w:pPr>
        <w:pStyle w:val="Caption"/>
        <w:keepNext/>
        <w:spacing w:after="40" w:line="480" w:lineRule="auto"/>
        <w:jc w:val="both"/>
        <w:rPr>
          <w:i w:val="0"/>
          <w:sz w:val="24"/>
          <w:szCs w:val="24"/>
        </w:rPr>
      </w:pPr>
      <w:r>
        <w:rPr>
          <w:i w:val="0"/>
          <w:sz w:val="24"/>
          <w:szCs w:val="24"/>
        </w:rPr>
        <w:br w:type="page"/>
      </w:r>
    </w:p>
    <w:p w14:paraId="7C98D406" w14:textId="58F57262" w:rsidR="00B75205" w:rsidRPr="00E7161A" w:rsidRDefault="00B75205" w:rsidP="000320C0">
      <w:pPr>
        <w:pStyle w:val="Caption"/>
        <w:keepNext/>
        <w:spacing w:after="40" w:line="480" w:lineRule="auto"/>
        <w:jc w:val="both"/>
        <w:rPr>
          <w:i w:val="0"/>
          <w:sz w:val="24"/>
          <w:szCs w:val="24"/>
        </w:rPr>
      </w:pPr>
      <w:r w:rsidRPr="00E7161A">
        <w:rPr>
          <w:i w:val="0"/>
          <w:sz w:val="24"/>
          <w:szCs w:val="24"/>
        </w:rPr>
        <w:t xml:space="preserve">Table </w:t>
      </w:r>
      <w:r w:rsidR="00AD5847">
        <w:rPr>
          <w:i w:val="0"/>
          <w:sz w:val="24"/>
          <w:szCs w:val="24"/>
        </w:rPr>
        <w:t>2</w:t>
      </w:r>
      <w:r>
        <w:rPr>
          <w:i w:val="0"/>
          <w:sz w:val="24"/>
          <w:szCs w:val="24"/>
        </w:rPr>
        <w:t>. Multi-rig catch comparison. Multinomial random effects model fit summary. Explanatory variables are abbreviated: carapace length (CL)</w:t>
      </w:r>
      <w:ins w:id="635" w:author="Coilin" w:date="2016-03-21T16:51:00Z">
        <w:r w:rsidR="00EC5C94">
          <w:rPr>
            <w:i w:val="0"/>
            <w:sz w:val="24"/>
            <w:szCs w:val="24"/>
          </w:rPr>
          <w:t>;</w:t>
        </w:r>
      </w:ins>
      <w:del w:id="636" w:author="Coilin" w:date="2016-03-21T16:51:00Z">
        <w:r w:rsidDel="00EC5C94">
          <w:rPr>
            <w:i w:val="0"/>
            <w:sz w:val="24"/>
            <w:szCs w:val="24"/>
          </w:rPr>
          <w:delText>,</w:delText>
        </w:r>
      </w:del>
      <w:r>
        <w:rPr>
          <w:i w:val="0"/>
          <w:sz w:val="24"/>
          <w:szCs w:val="24"/>
        </w:rPr>
        <w:t xml:space="preserve"> </w:t>
      </w:r>
      <w:ins w:id="637" w:author="Coilin" w:date="2016-03-21T16:50:00Z">
        <w:r w:rsidR="00EC5C94">
          <w:rPr>
            <w:i w:val="0"/>
            <w:sz w:val="24"/>
            <w:szCs w:val="24"/>
          </w:rPr>
          <w:t>net positions (NP)</w:t>
        </w:r>
      </w:ins>
      <w:ins w:id="638" w:author="Coilin" w:date="2016-03-21T16:51:00Z">
        <w:r w:rsidR="00EC5C94">
          <w:rPr>
            <w:i w:val="0"/>
            <w:sz w:val="24"/>
            <w:szCs w:val="24"/>
          </w:rPr>
          <w:t xml:space="preserve">: </w:t>
        </w:r>
      </w:ins>
      <w:del w:id="639" w:author="Coilin" w:date="2016-03-21T16:46:00Z">
        <w:r w:rsidDel="00EC5C94">
          <w:rPr>
            <w:i w:val="0"/>
            <w:sz w:val="24"/>
            <w:szCs w:val="24"/>
          </w:rPr>
          <w:delText xml:space="preserve">net </w:delText>
        </w:r>
      </w:del>
      <w:ins w:id="640" w:author="Coilin" w:date="2016-03-21T16:46:00Z">
        <w:r w:rsidR="00EC5C94">
          <w:rPr>
            <w:i w:val="0"/>
            <w:sz w:val="24"/>
            <w:szCs w:val="24"/>
          </w:rPr>
          <w:t>port inside position</w:t>
        </w:r>
      </w:ins>
      <w:del w:id="641" w:author="Coilin" w:date="2016-03-21T16:46:00Z">
        <w:r w:rsidDel="00EC5C94">
          <w:rPr>
            <w:i w:val="0"/>
            <w:sz w:val="24"/>
            <w:szCs w:val="24"/>
          </w:rPr>
          <w:delText xml:space="preserve">configuration </w:delText>
        </w:r>
      </w:del>
      <w:ins w:id="642" w:author="Coilin" w:date="2016-03-21T16:46:00Z">
        <w:r w:rsidR="00EC5C94">
          <w:rPr>
            <w:i w:val="0"/>
            <w:sz w:val="24"/>
            <w:szCs w:val="24"/>
          </w:rPr>
          <w:t xml:space="preserve"> </w:t>
        </w:r>
      </w:ins>
      <w:r>
        <w:rPr>
          <w:i w:val="0"/>
          <w:sz w:val="24"/>
          <w:szCs w:val="24"/>
        </w:rPr>
        <w:t>(</w:t>
      </w:r>
      <w:del w:id="643" w:author="Coilin" w:date="2016-03-21T16:46:00Z">
        <w:r w:rsidDel="00EC5C94">
          <w:rPr>
            <w:i w:val="0"/>
            <w:sz w:val="24"/>
            <w:szCs w:val="24"/>
          </w:rPr>
          <w:delText>NC</w:delText>
        </w:r>
      </w:del>
      <w:ins w:id="644" w:author="Coilin" w:date="2016-03-21T16:46:00Z">
        <w:r w:rsidR="00EC5C94">
          <w:rPr>
            <w:i w:val="0"/>
            <w:sz w:val="24"/>
            <w:szCs w:val="24"/>
          </w:rPr>
          <w:t>PI</w:t>
        </w:r>
      </w:ins>
      <w:r>
        <w:rPr>
          <w:i w:val="0"/>
          <w:sz w:val="24"/>
          <w:szCs w:val="24"/>
        </w:rPr>
        <w:t>)</w:t>
      </w:r>
      <w:ins w:id="645" w:author="Coilin" w:date="2016-03-21T16:46:00Z">
        <w:r w:rsidR="00EC5C94">
          <w:rPr>
            <w:i w:val="0"/>
            <w:sz w:val="24"/>
            <w:szCs w:val="24"/>
          </w:rPr>
          <w:t>, starboard inside (SI) and starboard outside (SI);</w:t>
        </w:r>
      </w:ins>
      <w:r>
        <w:rPr>
          <w:i w:val="0"/>
          <w:sz w:val="24"/>
          <w:szCs w:val="24"/>
        </w:rPr>
        <w:t xml:space="preserve"> </w:t>
      </w:r>
      <w:del w:id="646" w:author="Coilin" w:date="2016-03-21T16:46:00Z">
        <w:r w:rsidRPr="005D0D92" w:rsidDel="00EC5C94">
          <w:rPr>
            <w:i w:val="0"/>
            <w:sz w:val="24"/>
            <w:szCs w:val="24"/>
          </w:rPr>
          <w:delText xml:space="preserve">and </w:delText>
        </w:r>
      </w:del>
      <w:ins w:id="647" w:author="Coilin" w:date="2016-03-21T16:55:00Z">
        <w:r w:rsidR="005D0D92" w:rsidRPr="005D0D92">
          <w:rPr>
            <w:rFonts w:asciiTheme="minorHAnsi" w:hAnsiTheme="minorHAnsi"/>
            <w:i w:val="0"/>
            <w:sz w:val="24"/>
            <w:szCs w:val="24"/>
            <w:rPrChange w:id="648" w:author="Coilin" w:date="2016-03-21T16:55:00Z">
              <w:rPr>
                <w:rFonts w:asciiTheme="minorHAnsi" w:hAnsiTheme="minorHAnsi"/>
              </w:rPr>
            </w:rPrChange>
          </w:rPr>
          <w:t>catch weight per cod-end</w:t>
        </w:r>
        <w:r w:rsidR="005D0D92" w:rsidDel="005D0D92">
          <w:rPr>
            <w:i w:val="0"/>
            <w:sz w:val="24"/>
            <w:szCs w:val="24"/>
          </w:rPr>
          <w:t xml:space="preserve"> </w:t>
        </w:r>
      </w:ins>
      <w:del w:id="649" w:author="Coilin" w:date="2016-03-21T16:55:00Z">
        <w:r w:rsidDel="005D0D92">
          <w:rPr>
            <w:i w:val="0"/>
            <w:sz w:val="24"/>
            <w:szCs w:val="24"/>
          </w:rPr>
          <w:delText xml:space="preserve">cod-end total weight </w:delText>
        </w:r>
      </w:del>
      <w:r>
        <w:rPr>
          <w:i w:val="0"/>
          <w:sz w:val="24"/>
          <w:szCs w:val="24"/>
        </w:rPr>
        <w:t xml:space="preserve">(W). The model degrees of freedom (df) includes 6 parameters parameterising the trivariate covariance matrix of the random effects. </w:t>
      </w:r>
    </w:p>
    <w:tbl>
      <w:tblPr>
        <w:tblW w:w="13668" w:type="dxa"/>
        <w:tblBorders>
          <w:top w:val="single" w:sz="4" w:space="0" w:color="auto"/>
          <w:bottom w:val="single" w:sz="4" w:space="0" w:color="auto"/>
        </w:tblBorders>
        <w:tblLook w:val="04A0" w:firstRow="1" w:lastRow="0" w:firstColumn="1" w:lastColumn="0" w:noHBand="0" w:noVBand="1"/>
        <w:tblPrChange w:id="650" w:author="Coilin" w:date="2016-03-21T16:45:00Z">
          <w:tblPr>
            <w:tblW w:w="6946" w:type="dxa"/>
            <w:tblBorders>
              <w:top w:val="single" w:sz="4" w:space="0" w:color="auto"/>
              <w:bottom w:val="single" w:sz="4" w:space="0" w:color="auto"/>
            </w:tblBorders>
            <w:tblLook w:val="04A0" w:firstRow="1" w:lastRow="0" w:firstColumn="1" w:lastColumn="0" w:noHBand="0" w:noVBand="1"/>
          </w:tblPr>
        </w:tblPrChange>
      </w:tblPr>
      <w:tblGrid>
        <w:gridCol w:w="2694"/>
        <w:gridCol w:w="1842"/>
        <w:gridCol w:w="1134"/>
        <w:gridCol w:w="1276"/>
        <w:gridCol w:w="2742"/>
        <w:gridCol w:w="1500"/>
        <w:gridCol w:w="1240"/>
        <w:gridCol w:w="1240"/>
        <w:tblGridChange w:id="651">
          <w:tblGrid>
            <w:gridCol w:w="2694"/>
            <w:gridCol w:w="1842"/>
            <w:gridCol w:w="1134"/>
            <w:gridCol w:w="90"/>
            <w:gridCol w:w="1186"/>
            <w:gridCol w:w="314"/>
            <w:gridCol w:w="1240"/>
            <w:gridCol w:w="1240"/>
          </w:tblGrid>
        </w:tblGridChange>
      </w:tblGrid>
      <w:tr w:rsidR="00B75205" w:rsidRPr="000B1DDB" w:rsidDel="00EC5C94" w14:paraId="15434603" w14:textId="67EC1C38" w:rsidTr="00EC5C94">
        <w:trPr>
          <w:gridAfter w:val="4"/>
          <w:wAfter w:w="6722" w:type="dxa"/>
          <w:trHeight w:val="2256"/>
          <w:del w:id="652" w:author="Coilin" w:date="2016-03-21T16:45:00Z"/>
          <w:trPrChange w:id="653" w:author="Coilin" w:date="2016-03-21T16:45:00Z">
            <w:trPr>
              <w:gridAfter w:val="4"/>
              <w:trHeight w:val="2256"/>
            </w:trPr>
          </w:trPrChange>
        </w:trPr>
        <w:tc>
          <w:tcPr>
            <w:tcW w:w="2694" w:type="dxa"/>
            <w:tcBorders>
              <w:top w:val="single" w:sz="4" w:space="0" w:color="auto"/>
              <w:bottom w:val="single" w:sz="4" w:space="0" w:color="auto"/>
            </w:tcBorders>
            <w:shd w:val="clear" w:color="auto" w:fill="auto"/>
            <w:noWrap/>
            <w:vAlign w:val="bottom"/>
            <w:hideMark/>
            <w:tcPrChange w:id="654" w:author="Coilin" w:date="2016-03-21T16:45:00Z">
              <w:tcPr>
                <w:tcW w:w="2694" w:type="dxa"/>
                <w:tcBorders>
                  <w:top w:val="single" w:sz="4" w:space="0" w:color="auto"/>
                  <w:bottom w:val="single" w:sz="4" w:space="0" w:color="auto"/>
                </w:tcBorders>
                <w:shd w:val="clear" w:color="auto" w:fill="auto"/>
                <w:noWrap/>
                <w:vAlign w:val="bottom"/>
                <w:hideMark/>
              </w:tcPr>
            </w:tcPrChange>
          </w:tcPr>
          <w:p w14:paraId="0E0AE2E4" w14:textId="0F4D0F2A" w:rsidR="00B75205" w:rsidRPr="000B1DDB" w:rsidDel="00EC5C94" w:rsidRDefault="00B75205" w:rsidP="000320C0">
            <w:pPr>
              <w:spacing w:after="40" w:line="480" w:lineRule="auto"/>
              <w:rPr>
                <w:del w:id="655" w:author="Coilin" w:date="2016-03-21T16:45:00Z"/>
                <w:rFonts w:eastAsia="Times New Roman" w:cs="Arial"/>
                <w:bCs/>
                <w:sz w:val="24"/>
                <w:szCs w:val="24"/>
                <w:lang w:eastAsia="en-IE"/>
              </w:rPr>
            </w:pPr>
            <w:del w:id="656" w:author="Coilin" w:date="2016-03-21T16:45:00Z">
              <w:r w:rsidRPr="00E7161A" w:rsidDel="00EC5C94">
                <w:rPr>
                  <w:rFonts w:eastAsia="Times New Roman" w:cs="Arial"/>
                  <w:bCs/>
                  <w:sz w:val="24"/>
                  <w:szCs w:val="24"/>
                  <w:lang w:eastAsia="en-IE"/>
                </w:rPr>
                <w:delText>Explanatory variables</w:delText>
              </w:r>
            </w:del>
          </w:p>
        </w:tc>
        <w:tc>
          <w:tcPr>
            <w:tcW w:w="1842" w:type="dxa"/>
            <w:tcBorders>
              <w:top w:val="single" w:sz="4" w:space="0" w:color="auto"/>
              <w:bottom w:val="single" w:sz="4" w:space="0" w:color="auto"/>
            </w:tcBorders>
            <w:shd w:val="clear" w:color="auto" w:fill="auto"/>
            <w:noWrap/>
            <w:vAlign w:val="bottom"/>
            <w:hideMark/>
            <w:tcPrChange w:id="657" w:author="Coilin" w:date="2016-03-21T16:45:00Z">
              <w:tcPr>
                <w:tcW w:w="1842" w:type="dxa"/>
                <w:tcBorders>
                  <w:top w:val="single" w:sz="4" w:space="0" w:color="auto"/>
                  <w:bottom w:val="single" w:sz="4" w:space="0" w:color="auto"/>
                </w:tcBorders>
                <w:shd w:val="clear" w:color="auto" w:fill="auto"/>
                <w:noWrap/>
                <w:vAlign w:val="bottom"/>
                <w:hideMark/>
              </w:tcPr>
            </w:tcPrChange>
          </w:tcPr>
          <w:p w14:paraId="52AF1048" w14:textId="7E286EFA" w:rsidR="00B75205" w:rsidRPr="000B1DDB" w:rsidDel="00EC5C94" w:rsidRDefault="00B75205" w:rsidP="000320C0">
            <w:pPr>
              <w:spacing w:after="40" w:line="480" w:lineRule="auto"/>
              <w:jc w:val="both"/>
              <w:rPr>
                <w:del w:id="658" w:author="Coilin" w:date="2016-03-21T16:45:00Z"/>
                <w:rFonts w:eastAsia="Times New Roman" w:cs="Arial"/>
                <w:bCs/>
                <w:sz w:val="24"/>
                <w:szCs w:val="24"/>
                <w:lang w:eastAsia="en-IE"/>
              </w:rPr>
            </w:pPr>
            <w:del w:id="659" w:author="Coilin" w:date="2016-03-21T16:45:00Z">
              <w:r w:rsidRPr="000B1DDB" w:rsidDel="00EC5C94">
                <w:rPr>
                  <w:rFonts w:eastAsia="Times New Roman" w:cs="Arial"/>
                  <w:bCs/>
                  <w:sz w:val="24"/>
                  <w:szCs w:val="24"/>
                  <w:lang w:eastAsia="en-IE"/>
                </w:rPr>
                <w:delText>Log-</w:delText>
              </w:r>
              <w:r w:rsidR="00526474" w:rsidDel="00EC5C94">
                <w:rPr>
                  <w:rFonts w:eastAsia="Times New Roman" w:cs="Arial"/>
                  <w:bCs/>
                  <w:sz w:val="24"/>
                  <w:szCs w:val="24"/>
                  <w:lang w:eastAsia="en-IE"/>
                </w:rPr>
                <w:delText>l</w:delText>
              </w:r>
              <w:r w:rsidRPr="000B1DDB" w:rsidDel="00EC5C94">
                <w:rPr>
                  <w:rFonts w:eastAsia="Times New Roman" w:cs="Arial"/>
                  <w:bCs/>
                  <w:sz w:val="24"/>
                  <w:szCs w:val="24"/>
                  <w:lang w:eastAsia="en-IE"/>
                </w:rPr>
                <w:delText>ikelihood</w:delText>
              </w:r>
            </w:del>
          </w:p>
        </w:tc>
        <w:tc>
          <w:tcPr>
            <w:tcW w:w="1134" w:type="dxa"/>
            <w:tcBorders>
              <w:top w:val="single" w:sz="4" w:space="0" w:color="auto"/>
              <w:bottom w:val="single" w:sz="4" w:space="0" w:color="auto"/>
            </w:tcBorders>
            <w:shd w:val="clear" w:color="auto" w:fill="auto"/>
            <w:noWrap/>
            <w:vAlign w:val="bottom"/>
            <w:hideMark/>
            <w:tcPrChange w:id="660" w:author="Coilin" w:date="2016-03-21T16:45:00Z">
              <w:tcPr>
                <w:tcW w:w="1134" w:type="dxa"/>
                <w:tcBorders>
                  <w:top w:val="single" w:sz="4" w:space="0" w:color="auto"/>
                  <w:bottom w:val="single" w:sz="4" w:space="0" w:color="auto"/>
                </w:tcBorders>
                <w:shd w:val="clear" w:color="auto" w:fill="auto"/>
                <w:noWrap/>
                <w:vAlign w:val="bottom"/>
                <w:hideMark/>
              </w:tcPr>
            </w:tcPrChange>
          </w:tcPr>
          <w:p w14:paraId="211070A0" w14:textId="7493BED1" w:rsidR="00B75205" w:rsidRPr="000B1DDB" w:rsidDel="00EC5C94" w:rsidRDefault="00B75205" w:rsidP="000320C0">
            <w:pPr>
              <w:spacing w:after="40" w:line="480" w:lineRule="auto"/>
              <w:jc w:val="both"/>
              <w:rPr>
                <w:del w:id="661" w:author="Coilin" w:date="2016-03-21T16:45:00Z"/>
                <w:rFonts w:eastAsia="Times New Roman" w:cs="Arial"/>
                <w:bCs/>
                <w:sz w:val="24"/>
                <w:szCs w:val="24"/>
                <w:lang w:eastAsia="en-IE"/>
              </w:rPr>
            </w:pPr>
            <w:del w:id="662" w:author="Coilin" w:date="2016-03-21T16:45:00Z">
              <w:r w:rsidRPr="000B1DDB" w:rsidDel="00EC5C94">
                <w:rPr>
                  <w:rFonts w:eastAsia="Times New Roman" w:cs="Arial"/>
                  <w:bCs/>
                  <w:sz w:val="24"/>
                  <w:szCs w:val="24"/>
                  <w:lang w:eastAsia="en-IE"/>
                </w:rPr>
                <w:delText>Model df</w:delText>
              </w:r>
            </w:del>
          </w:p>
        </w:tc>
        <w:tc>
          <w:tcPr>
            <w:tcW w:w="1276" w:type="dxa"/>
            <w:tcBorders>
              <w:top w:val="single" w:sz="4" w:space="0" w:color="auto"/>
              <w:bottom w:val="single" w:sz="4" w:space="0" w:color="auto"/>
            </w:tcBorders>
            <w:shd w:val="clear" w:color="auto" w:fill="auto"/>
            <w:noWrap/>
            <w:vAlign w:val="bottom"/>
            <w:hideMark/>
            <w:tcPrChange w:id="663" w:author="Coilin" w:date="2016-03-21T16:45:00Z">
              <w:tcPr>
                <w:tcW w:w="1276" w:type="dxa"/>
                <w:gridSpan w:val="2"/>
                <w:tcBorders>
                  <w:top w:val="single" w:sz="4" w:space="0" w:color="auto"/>
                  <w:bottom w:val="single" w:sz="4" w:space="0" w:color="auto"/>
                </w:tcBorders>
                <w:shd w:val="clear" w:color="auto" w:fill="auto"/>
                <w:noWrap/>
                <w:vAlign w:val="bottom"/>
                <w:hideMark/>
              </w:tcPr>
            </w:tcPrChange>
          </w:tcPr>
          <w:p w14:paraId="0EBD7522" w14:textId="6C6132F0" w:rsidR="00B75205" w:rsidRPr="000B1DDB" w:rsidDel="00EC5C94" w:rsidRDefault="00B75205" w:rsidP="000320C0">
            <w:pPr>
              <w:spacing w:after="40" w:line="480" w:lineRule="auto"/>
              <w:jc w:val="both"/>
              <w:rPr>
                <w:del w:id="664" w:author="Coilin" w:date="2016-03-21T16:45:00Z"/>
                <w:rFonts w:eastAsia="Times New Roman" w:cs="Arial"/>
                <w:bCs/>
                <w:sz w:val="24"/>
                <w:szCs w:val="24"/>
                <w:lang w:eastAsia="en-IE"/>
              </w:rPr>
            </w:pPr>
            <w:del w:id="665" w:author="Coilin" w:date="2016-03-21T16:45:00Z">
              <w:r w:rsidRPr="000B1DDB" w:rsidDel="00EC5C94">
                <w:rPr>
                  <w:rFonts w:eastAsia="Times New Roman" w:cs="Arial"/>
                  <w:bCs/>
                  <w:sz w:val="24"/>
                  <w:szCs w:val="24"/>
                  <w:lang w:eastAsia="en-IE"/>
                </w:rPr>
                <w:delText>AIC</w:delText>
              </w:r>
            </w:del>
          </w:p>
        </w:tc>
      </w:tr>
      <w:tr w:rsidR="00B75205" w:rsidRPr="000B1DDB" w:rsidDel="00EC5C94" w14:paraId="48D6DCBB" w14:textId="6852017F" w:rsidTr="00EC5C94">
        <w:trPr>
          <w:gridAfter w:val="4"/>
          <w:wAfter w:w="6722" w:type="dxa"/>
          <w:trHeight w:val="255"/>
          <w:del w:id="666" w:author="Coilin" w:date="2016-03-21T16:45:00Z"/>
          <w:trPrChange w:id="667" w:author="Coilin" w:date="2016-03-21T16:45:00Z">
            <w:trPr>
              <w:gridAfter w:val="4"/>
              <w:trHeight w:val="255"/>
            </w:trPr>
          </w:trPrChange>
        </w:trPr>
        <w:tc>
          <w:tcPr>
            <w:tcW w:w="2694" w:type="dxa"/>
            <w:tcBorders>
              <w:top w:val="single" w:sz="4" w:space="0" w:color="auto"/>
            </w:tcBorders>
            <w:shd w:val="clear" w:color="auto" w:fill="auto"/>
            <w:noWrap/>
            <w:vAlign w:val="bottom"/>
            <w:hideMark/>
            <w:tcPrChange w:id="668" w:author="Coilin" w:date="2016-03-21T16:45:00Z">
              <w:tcPr>
                <w:tcW w:w="2694" w:type="dxa"/>
                <w:tcBorders>
                  <w:top w:val="single" w:sz="4" w:space="0" w:color="auto"/>
                </w:tcBorders>
                <w:shd w:val="clear" w:color="auto" w:fill="auto"/>
                <w:noWrap/>
                <w:vAlign w:val="bottom"/>
                <w:hideMark/>
              </w:tcPr>
            </w:tcPrChange>
          </w:tcPr>
          <w:p w14:paraId="50E19E75" w14:textId="6788CDAC" w:rsidR="00B75205" w:rsidRPr="000B1DDB" w:rsidDel="00EC5C94" w:rsidRDefault="00B75205" w:rsidP="000320C0">
            <w:pPr>
              <w:spacing w:after="40" w:line="480" w:lineRule="auto"/>
              <w:rPr>
                <w:del w:id="669" w:author="Coilin" w:date="2016-03-21T16:45:00Z"/>
                <w:rFonts w:eastAsia="Times New Roman" w:cs="Arial"/>
                <w:sz w:val="24"/>
                <w:szCs w:val="24"/>
                <w:lang w:eastAsia="en-IE"/>
              </w:rPr>
            </w:pPr>
            <w:del w:id="670" w:author="Coilin" w:date="2016-03-21T16:45:00Z">
              <w:r w:rsidRPr="00E7161A" w:rsidDel="00EC5C94">
                <w:rPr>
                  <w:rFonts w:eastAsia="Times New Roman" w:cs="Arial"/>
                  <w:sz w:val="24"/>
                  <w:szCs w:val="24"/>
                  <w:lang w:eastAsia="en-IE"/>
                </w:rPr>
                <w:delText>None</w:delText>
              </w:r>
            </w:del>
          </w:p>
        </w:tc>
        <w:tc>
          <w:tcPr>
            <w:tcW w:w="1842" w:type="dxa"/>
            <w:tcBorders>
              <w:top w:val="single" w:sz="4" w:space="0" w:color="auto"/>
            </w:tcBorders>
            <w:shd w:val="clear" w:color="auto" w:fill="auto"/>
            <w:noWrap/>
            <w:vAlign w:val="bottom"/>
            <w:hideMark/>
            <w:tcPrChange w:id="671" w:author="Coilin" w:date="2016-03-21T16:45:00Z">
              <w:tcPr>
                <w:tcW w:w="1842" w:type="dxa"/>
                <w:tcBorders>
                  <w:top w:val="single" w:sz="4" w:space="0" w:color="auto"/>
                </w:tcBorders>
                <w:shd w:val="clear" w:color="auto" w:fill="auto"/>
                <w:noWrap/>
                <w:vAlign w:val="bottom"/>
                <w:hideMark/>
              </w:tcPr>
            </w:tcPrChange>
          </w:tcPr>
          <w:p w14:paraId="7A88BF46" w14:textId="75496148" w:rsidR="00B75205" w:rsidRPr="000B1DDB" w:rsidDel="00EC5C94" w:rsidRDefault="00B75205" w:rsidP="000320C0">
            <w:pPr>
              <w:spacing w:after="40" w:line="480" w:lineRule="auto"/>
              <w:jc w:val="both"/>
              <w:rPr>
                <w:del w:id="672" w:author="Coilin" w:date="2016-03-21T16:45:00Z"/>
                <w:rFonts w:eastAsia="Times New Roman" w:cs="Arial"/>
                <w:sz w:val="24"/>
                <w:szCs w:val="24"/>
                <w:lang w:eastAsia="en-IE"/>
              </w:rPr>
            </w:pPr>
            <w:del w:id="673" w:author="Coilin" w:date="2016-03-21T16:45:00Z">
              <w:r w:rsidRPr="000B1DDB" w:rsidDel="00EC5C94">
                <w:rPr>
                  <w:rFonts w:eastAsia="Times New Roman" w:cs="Arial"/>
                  <w:sz w:val="24"/>
                  <w:szCs w:val="24"/>
                  <w:lang w:eastAsia="en-IE"/>
                </w:rPr>
                <w:delText>-2084.79</w:delText>
              </w:r>
            </w:del>
          </w:p>
        </w:tc>
        <w:tc>
          <w:tcPr>
            <w:tcW w:w="1134" w:type="dxa"/>
            <w:tcBorders>
              <w:top w:val="single" w:sz="4" w:space="0" w:color="auto"/>
            </w:tcBorders>
            <w:shd w:val="clear" w:color="auto" w:fill="auto"/>
            <w:noWrap/>
            <w:vAlign w:val="bottom"/>
            <w:hideMark/>
            <w:tcPrChange w:id="674" w:author="Coilin" w:date="2016-03-21T16:45:00Z">
              <w:tcPr>
                <w:tcW w:w="1134" w:type="dxa"/>
                <w:tcBorders>
                  <w:top w:val="single" w:sz="4" w:space="0" w:color="auto"/>
                </w:tcBorders>
                <w:shd w:val="clear" w:color="auto" w:fill="auto"/>
                <w:noWrap/>
                <w:vAlign w:val="bottom"/>
                <w:hideMark/>
              </w:tcPr>
            </w:tcPrChange>
          </w:tcPr>
          <w:p w14:paraId="6B1ED949" w14:textId="1A2C463E" w:rsidR="00B75205" w:rsidRPr="000B1DDB" w:rsidDel="00EC5C94" w:rsidRDefault="00B75205" w:rsidP="000320C0">
            <w:pPr>
              <w:spacing w:after="40" w:line="480" w:lineRule="auto"/>
              <w:jc w:val="both"/>
              <w:rPr>
                <w:del w:id="675" w:author="Coilin" w:date="2016-03-21T16:45:00Z"/>
                <w:rFonts w:eastAsia="Times New Roman" w:cs="Arial"/>
                <w:sz w:val="24"/>
                <w:szCs w:val="24"/>
                <w:lang w:eastAsia="en-IE"/>
              </w:rPr>
            </w:pPr>
            <w:del w:id="676" w:author="Coilin" w:date="2016-03-21T16:45:00Z">
              <w:r w:rsidRPr="000B1DDB" w:rsidDel="00EC5C94">
                <w:rPr>
                  <w:rFonts w:eastAsia="Times New Roman" w:cs="Arial"/>
                  <w:sz w:val="24"/>
                  <w:szCs w:val="24"/>
                  <w:lang w:eastAsia="en-IE"/>
                </w:rPr>
                <w:delText>9</w:delText>
              </w:r>
            </w:del>
          </w:p>
        </w:tc>
        <w:tc>
          <w:tcPr>
            <w:tcW w:w="1276" w:type="dxa"/>
            <w:tcBorders>
              <w:top w:val="single" w:sz="4" w:space="0" w:color="auto"/>
            </w:tcBorders>
            <w:shd w:val="clear" w:color="auto" w:fill="auto"/>
            <w:noWrap/>
            <w:vAlign w:val="bottom"/>
            <w:hideMark/>
            <w:tcPrChange w:id="677" w:author="Coilin" w:date="2016-03-21T16:45:00Z">
              <w:tcPr>
                <w:tcW w:w="1276" w:type="dxa"/>
                <w:gridSpan w:val="2"/>
                <w:tcBorders>
                  <w:top w:val="single" w:sz="4" w:space="0" w:color="auto"/>
                </w:tcBorders>
                <w:shd w:val="clear" w:color="auto" w:fill="auto"/>
                <w:noWrap/>
                <w:vAlign w:val="bottom"/>
                <w:hideMark/>
              </w:tcPr>
            </w:tcPrChange>
          </w:tcPr>
          <w:p w14:paraId="1982C546" w14:textId="30D7F801" w:rsidR="00B75205" w:rsidRPr="000B1DDB" w:rsidDel="00EC5C94" w:rsidRDefault="00B75205" w:rsidP="000320C0">
            <w:pPr>
              <w:spacing w:after="40" w:line="480" w:lineRule="auto"/>
              <w:jc w:val="both"/>
              <w:rPr>
                <w:del w:id="678" w:author="Coilin" w:date="2016-03-21T16:45:00Z"/>
                <w:rFonts w:eastAsia="Times New Roman" w:cs="Arial"/>
                <w:sz w:val="24"/>
                <w:szCs w:val="24"/>
                <w:lang w:eastAsia="en-IE"/>
              </w:rPr>
            </w:pPr>
            <w:del w:id="679" w:author="Coilin" w:date="2016-03-21T16:45:00Z">
              <w:r w:rsidRPr="000B1DDB" w:rsidDel="00EC5C94">
                <w:rPr>
                  <w:rFonts w:eastAsia="Times New Roman" w:cs="Arial"/>
                  <w:sz w:val="24"/>
                  <w:szCs w:val="24"/>
                  <w:lang w:eastAsia="en-IE"/>
                </w:rPr>
                <w:delText>4187.58</w:delText>
              </w:r>
            </w:del>
          </w:p>
        </w:tc>
      </w:tr>
      <w:tr w:rsidR="00B75205" w:rsidRPr="000B1DDB" w:rsidDel="00EC5C94" w14:paraId="638EB30D" w14:textId="33F45239" w:rsidTr="00EC5C94">
        <w:trPr>
          <w:gridAfter w:val="4"/>
          <w:wAfter w:w="6722" w:type="dxa"/>
          <w:trHeight w:val="255"/>
          <w:del w:id="680" w:author="Coilin" w:date="2016-03-21T16:45:00Z"/>
          <w:trPrChange w:id="681" w:author="Coilin" w:date="2016-03-21T16:45:00Z">
            <w:trPr>
              <w:gridAfter w:val="4"/>
              <w:trHeight w:val="255"/>
            </w:trPr>
          </w:trPrChange>
        </w:trPr>
        <w:tc>
          <w:tcPr>
            <w:tcW w:w="2694" w:type="dxa"/>
            <w:shd w:val="clear" w:color="auto" w:fill="auto"/>
            <w:noWrap/>
            <w:vAlign w:val="bottom"/>
            <w:hideMark/>
            <w:tcPrChange w:id="682" w:author="Coilin" w:date="2016-03-21T16:45:00Z">
              <w:tcPr>
                <w:tcW w:w="2694" w:type="dxa"/>
                <w:shd w:val="clear" w:color="auto" w:fill="auto"/>
                <w:noWrap/>
                <w:vAlign w:val="bottom"/>
                <w:hideMark/>
              </w:tcPr>
            </w:tcPrChange>
          </w:tcPr>
          <w:p w14:paraId="75DEC4A7" w14:textId="679C9CD4" w:rsidR="00B75205" w:rsidRPr="000B1DDB" w:rsidDel="00EC5C94" w:rsidRDefault="00B75205" w:rsidP="000320C0">
            <w:pPr>
              <w:spacing w:after="40" w:line="480" w:lineRule="auto"/>
              <w:jc w:val="both"/>
              <w:rPr>
                <w:del w:id="683" w:author="Coilin" w:date="2016-03-21T16:45:00Z"/>
                <w:rFonts w:eastAsia="Times New Roman" w:cs="Arial"/>
                <w:sz w:val="24"/>
                <w:szCs w:val="24"/>
                <w:lang w:eastAsia="en-IE"/>
              </w:rPr>
            </w:pPr>
            <w:del w:id="684" w:author="Coilin" w:date="2016-03-21T16:45:00Z">
              <w:r w:rsidRPr="00E7161A" w:rsidDel="00EC5C94">
                <w:rPr>
                  <w:rFonts w:eastAsia="Times New Roman" w:cs="Arial"/>
                  <w:sz w:val="24"/>
                  <w:szCs w:val="24"/>
                  <w:lang w:eastAsia="en-IE"/>
                </w:rPr>
                <w:delText>CL</w:delText>
              </w:r>
            </w:del>
          </w:p>
        </w:tc>
        <w:tc>
          <w:tcPr>
            <w:tcW w:w="1842" w:type="dxa"/>
            <w:shd w:val="clear" w:color="auto" w:fill="auto"/>
            <w:noWrap/>
            <w:vAlign w:val="bottom"/>
            <w:hideMark/>
            <w:tcPrChange w:id="685" w:author="Coilin" w:date="2016-03-21T16:45:00Z">
              <w:tcPr>
                <w:tcW w:w="1842" w:type="dxa"/>
                <w:shd w:val="clear" w:color="auto" w:fill="auto"/>
                <w:noWrap/>
                <w:vAlign w:val="bottom"/>
                <w:hideMark/>
              </w:tcPr>
            </w:tcPrChange>
          </w:tcPr>
          <w:p w14:paraId="7E2B28E2" w14:textId="7B381458" w:rsidR="00B75205" w:rsidRPr="000B1DDB" w:rsidDel="00EC5C94" w:rsidRDefault="00B75205" w:rsidP="000320C0">
            <w:pPr>
              <w:spacing w:after="40" w:line="480" w:lineRule="auto"/>
              <w:jc w:val="both"/>
              <w:rPr>
                <w:del w:id="686" w:author="Coilin" w:date="2016-03-21T16:45:00Z"/>
                <w:rFonts w:eastAsia="Times New Roman" w:cs="Arial"/>
                <w:sz w:val="24"/>
                <w:szCs w:val="24"/>
                <w:lang w:eastAsia="en-IE"/>
              </w:rPr>
            </w:pPr>
            <w:del w:id="687" w:author="Coilin" w:date="2016-03-21T16:45:00Z">
              <w:r w:rsidRPr="000B1DDB" w:rsidDel="00EC5C94">
                <w:rPr>
                  <w:rFonts w:eastAsia="Times New Roman" w:cs="Arial"/>
                  <w:sz w:val="24"/>
                  <w:szCs w:val="24"/>
                  <w:lang w:eastAsia="en-IE"/>
                </w:rPr>
                <w:delText>-2062.56</w:delText>
              </w:r>
            </w:del>
          </w:p>
        </w:tc>
        <w:tc>
          <w:tcPr>
            <w:tcW w:w="1134" w:type="dxa"/>
            <w:shd w:val="clear" w:color="auto" w:fill="auto"/>
            <w:noWrap/>
            <w:vAlign w:val="bottom"/>
            <w:hideMark/>
            <w:tcPrChange w:id="688" w:author="Coilin" w:date="2016-03-21T16:45:00Z">
              <w:tcPr>
                <w:tcW w:w="1134" w:type="dxa"/>
                <w:shd w:val="clear" w:color="auto" w:fill="auto"/>
                <w:noWrap/>
                <w:vAlign w:val="bottom"/>
                <w:hideMark/>
              </w:tcPr>
            </w:tcPrChange>
          </w:tcPr>
          <w:p w14:paraId="58CC6DCC" w14:textId="64F63699" w:rsidR="00B75205" w:rsidRPr="000B1DDB" w:rsidDel="00EC5C94" w:rsidRDefault="00B75205" w:rsidP="000320C0">
            <w:pPr>
              <w:spacing w:after="40" w:line="480" w:lineRule="auto"/>
              <w:jc w:val="both"/>
              <w:rPr>
                <w:del w:id="689" w:author="Coilin" w:date="2016-03-21T16:45:00Z"/>
                <w:rFonts w:eastAsia="Times New Roman" w:cs="Arial"/>
                <w:sz w:val="24"/>
                <w:szCs w:val="24"/>
                <w:lang w:eastAsia="en-IE"/>
              </w:rPr>
            </w:pPr>
            <w:del w:id="690" w:author="Coilin" w:date="2016-03-21T16:45:00Z">
              <w:r w:rsidRPr="000B1DDB" w:rsidDel="00EC5C94">
                <w:rPr>
                  <w:rFonts w:eastAsia="Times New Roman" w:cs="Arial"/>
                  <w:sz w:val="24"/>
                  <w:szCs w:val="24"/>
                  <w:lang w:eastAsia="en-IE"/>
                </w:rPr>
                <w:delText>12</w:delText>
              </w:r>
            </w:del>
          </w:p>
        </w:tc>
        <w:tc>
          <w:tcPr>
            <w:tcW w:w="1276" w:type="dxa"/>
            <w:shd w:val="clear" w:color="auto" w:fill="auto"/>
            <w:noWrap/>
            <w:vAlign w:val="bottom"/>
            <w:hideMark/>
            <w:tcPrChange w:id="691" w:author="Coilin" w:date="2016-03-21T16:45:00Z">
              <w:tcPr>
                <w:tcW w:w="1276" w:type="dxa"/>
                <w:gridSpan w:val="2"/>
                <w:shd w:val="clear" w:color="auto" w:fill="auto"/>
                <w:noWrap/>
                <w:vAlign w:val="bottom"/>
                <w:hideMark/>
              </w:tcPr>
            </w:tcPrChange>
          </w:tcPr>
          <w:p w14:paraId="359D0327" w14:textId="1C7E4A47" w:rsidR="00B75205" w:rsidRPr="000B1DDB" w:rsidDel="00EC5C94" w:rsidRDefault="00B75205" w:rsidP="000320C0">
            <w:pPr>
              <w:spacing w:after="40" w:line="480" w:lineRule="auto"/>
              <w:jc w:val="both"/>
              <w:rPr>
                <w:del w:id="692" w:author="Coilin" w:date="2016-03-21T16:45:00Z"/>
                <w:rFonts w:eastAsia="Times New Roman" w:cs="Arial"/>
                <w:sz w:val="24"/>
                <w:szCs w:val="24"/>
                <w:lang w:eastAsia="en-IE"/>
              </w:rPr>
            </w:pPr>
            <w:del w:id="693" w:author="Coilin" w:date="2016-03-21T16:45:00Z">
              <w:r w:rsidRPr="000B1DDB" w:rsidDel="00EC5C94">
                <w:rPr>
                  <w:rFonts w:eastAsia="Times New Roman" w:cs="Arial"/>
                  <w:sz w:val="24"/>
                  <w:szCs w:val="24"/>
                  <w:lang w:eastAsia="en-IE"/>
                </w:rPr>
                <w:delText>4149.12</w:delText>
              </w:r>
            </w:del>
          </w:p>
        </w:tc>
      </w:tr>
      <w:tr w:rsidR="00B75205" w:rsidRPr="000B1DDB" w:rsidDel="00EC5C94" w14:paraId="287AF045" w14:textId="30AECA59" w:rsidTr="00EC5C94">
        <w:trPr>
          <w:gridAfter w:val="4"/>
          <w:wAfter w:w="6722" w:type="dxa"/>
          <w:trHeight w:val="255"/>
          <w:del w:id="694" w:author="Coilin" w:date="2016-03-21T16:45:00Z"/>
          <w:trPrChange w:id="695" w:author="Coilin" w:date="2016-03-21T16:45:00Z">
            <w:trPr>
              <w:gridAfter w:val="4"/>
              <w:trHeight w:val="255"/>
            </w:trPr>
          </w:trPrChange>
        </w:trPr>
        <w:tc>
          <w:tcPr>
            <w:tcW w:w="2694" w:type="dxa"/>
            <w:shd w:val="clear" w:color="auto" w:fill="auto"/>
            <w:noWrap/>
            <w:vAlign w:val="bottom"/>
            <w:hideMark/>
            <w:tcPrChange w:id="696" w:author="Coilin" w:date="2016-03-21T16:45:00Z">
              <w:tcPr>
                <w:tcW w:w="2694" w:type="dxa"/>
                <w:shd w:val="clear" w:color="auto" w:fill="auto"/>
                <w:noWrap/>
                <w:vAlign w:val="bottom"/>
                <w:hideMark/>
              </w:tcPr>
            </w:tcPrChange>
          </w:tcPr>
          <w:p w14:paraId="7477E94A" w14:textId="73F032A3" w:rsidR="00B75205" w:rsidRPr="000B1DDB" w:rsidDel="00EC5C94" w:rsidRDefault="00B75205" w:rsidP="000320C0">
            <w:pPr>
              <w:spacing w:after="40" w:line="480" w:lineRule="auto"/>
              <w:jc w:val="both"/>
              <w:rPr>
                <w:del w:id="697" w:author="Coilin" w:date="2016-03-21T16:45:00Z"/>
                <w:rFonts w:eastAsia="Times New Roman" w:cs="Arial"/>
                <w:sz w:val="24"/>
                <w:szCs w:val="24"/>
                <w:lang w:eastAsia="en-IE"/>
              </w:rPr>
            </w:pPr>
            <w:del w:id="698" w:author="Coilin" w:date="2016-03-21T16:45:00Z">
              <w:r w:rsidRPr="00E7161A" w:rsidDel="00EC5C94">
                <w:rPr>
                  <w:rFonts w:eastAsia="Times New Roman" w:cs="Arial"/>
                  <w:sz w:val="24"/>
                  <w:szCs w:val="24"/>
                  <w:lang w:eastAsia="en-IE"/>
                </w:rPr>
                <w:delText>NC</w:delText>
              </w:r>
            </w:del>
          </w:p>
        </w:tc>
        <w:tc>
          <w:tcPr>
            <w:tcW w:w="1842" w:type="dxa"/>
            <w:shd w:val="clear" w:color="auto" w:fill="auto"/>
            <w:noWrap/>
            <w:vAlign w:val="bottom"/>
            <w:hideMark/>
            <w:tcPrChange w:id="699" w:author="Coilin" w:date="2016-03-21T16:45:00Z">
              <w:tcPr>
                <w:tcW w:w="1842" w:type="dxa"/>
                <w:shd w:val="clear" w:color="auto" w:fill="auto"/>
                <w:noWrap/>
                <w:vAlign w:val="bottom"/>
                <w:hideMark/>
              </w:tcPr>
            </w:tcPrChange>
          </w:tcPr>
          <w:p w14:paraId="373DA77B" w14:textId="3019F8FB" w:rsidR="00B75205" w:rsidRPr="000B1DDB" w:rsidDel="00EC5C94" w:rsidRDefault="00B75205" w:rsidP="000320C0">
            <w:pPr>
              <w:spacing w:after="40" w:line="480" w:lineRule="auto"/>
              <w:jc w:val="both"/>
              <w:rPr>
                <w:del w:id="700" w:author="Coilin" w:date="2016-03-21T16:45:00Z"/>
                <w:rFonts w:eastAsia="Times New Roman" w:cs="Arial"/>
                <w:sz w:val="24"/>
                <w:szCs w:val="24"/>
                <w:lang w:eastAsia="en-IE"/>
              </w:rPr>
            </w:pPr>
            <w:del w:id="701" w:author="Coilin" w:date="2016-03-21T16:45:00Z">
              <w:r w:rsidRPr="000B1DDB" w:rsidDel="00EC5C94">
                <w:rPr>
                  <w:rFonts w:eastAsia="Times New Roman" w:cs="Arial"/>
                  <w:sz w:val="24"/>
                  <w:szCs w:val="24"/>
                  <w:lang w:eastAsia="en-IE"/>
                </w:rPr>
                <w:delText>-2049.41</w:delText>
              </w:r>
            </w:del>
          </w:p>
        </w:tc>
        <w:tc>
          <w:tcPr>
            <w:tcW w:w="1134" w:type="dxa"/>
            <w:shd w:val="clear" w:color="auto" w:fill="auto"/>
            <w:noWrap/>
            <w:vAlign w:val="bottom"/>
            <w:hideMark/>
            <w:tcPrChange w:id="702" w:author="Coilin" w:date="2016-03-21T16:45:00Z">
              <w:tcPr>
                <w:tcW w:w="1134" w:type="dxa"/>
                <w:shd w:val="clear" w:color="auto" w:fill="auto"/>
                <w:noWrap/>
                <w:vAlign w:val="bottom"/>
                <w:hideMark/>
              </w:tcPr>
            </w:tcPrChange>
          </w:tcPr>
          <w:p w14:paraId="534EED3A" w14:textId="72520D4E" w:rsidR="00B75205" w:rsidRPr="000B1DDB" w:rsidDel="00EC5C94" w:rsidRDefault="00B75205" w:rsidP="000320C0">
            <w:pPr>
              <w:spacing w:after="40" w:line="480" w:lineRule="auto"/>
              <w:jc w:val="both"/>
              <w:rPr>
                <w:del w:id="703" w:author="Coilin" w:date="2016-03-21T16:45:00Z"/>
                <w:rFonts w:eastAsia="Times New Roman" w:cs="Arial"/>
                <w:sz w:val="24"/>
                <w:szCs w:val="24"/>
                <w:lang w:eastAsia="en-IE"/>
              </w:rPr>
            </w:pPr>
            <w:del w:id="704" w:author="Coilin" w:date="2016-03-21T16:45:00Z">
              <w:r w:rsidRPr="000B1DDB" w:rsidDel="00EC5C94">
                <w:rPr>
                  <w:rFonts w:eastAsia="Times New Roman" w:cs="Arial"/>
                  <w:sz w:val="24"/>
                  <w:szCs w:val="24"/>
                  <w:lang w:eastAsia="en-IE"/>
                </w:rPr>
                <w:delText>18</w:delText>
              </w:r>
            </w:del>
          </w:p>
        </w:tc>
        <w:tc>
          <w:tcPr>
            <w:tcW w:w="1276" w:type="dxa"/>
            <w:shd w:val="clear" w:color="auto" w:fill="auto"/>
            <w:noWrap/>
            <w:vAlign w:val="bottom"/>
            <w:hideMark/>
            <w:tcPrChange w:id="705" w:author="Coilin" w:date="2016-03-21T16:45:00Z">
              <w:tcPr>
                <w:tcW w:w="1276" w:type="dxa"/>
                <w:gridSpan w:val="2"/>
                <w:shd w:val="clear" w:color="auto" w:fill="auto"/>
                <w:noWrap/>
                <w:vAlign w:val="bottom"/>
                <w:hideMark/>
              </w:tcPr>
            </w:tcPrChange>
          </w:tcPr>
          <w:p w14:paraId="15EFB838" w14:textId="266CA2D0" w:rsidR="00B75205" w:rsidRPr="000B1DDB" w:rsidDel="00EC5C94" w:rsidRDefault="00B75205" w:rsidP="000320C0">
            <w:pPr>
              <w:spacing w:after="40" w:line="480" w:lineRule="auto"/>
              <w:jc w:val="both"/>
              <w:rPr>
                <w:del w:id="706" w:author="Coilin" w:date="2016-03-21T16:45:00Z"/>
                <w:rFonts w:eastAsia="Times New Roman" w:cs="Arial"/>
                <w:sz w:val="24"/>
                <w:szCs w:val="24"/>
                <w:lang w:eastAsia="en-IE"/>
              </w:rPr>
            </w:pPr>
            <w:del w:id="707" w:author="Coilin" w:date="2016-03-21T16:45:00Z">
              <w:r w:rsidRPr="000B1DDB" w:rsidDel="00EC5C94">
                <w:rPr>
                  <w:rFonts w:eastAsia="Times New Roman" w:cs="Arial"/>
                  <w:sz w:val="24"/>
                  <w:szCs w:val="24"/>
                  <w:lang w:eastAsia="en-IE"/>
                </w:rPr>
                <w:delText>4134.82</w:delText>
              </w:r>
            </w:del>
          </w:p>
        </w:tc>
      </w:tr>
      <w:tr w:rsidR="00B75205" w:rsidRPr="000B1DDB" w:rsidDel="00EC5C94" w14:paraId="2471839A" w14:textId="01902062" w:rsidTr="00EC5C94">
        <w:trPr>
          <w:gridAfter w:val="4"/>
          <w:wAfter w:w="6722" w:type="dxa"/>
          <w:trHeight w:val="255"/>
          <w:del w:id="708" w:author="Coilin" w:date="2016-03-21T16:45:00Z"/>
          <w:trPrChange w:id="709" w:author="Coilin" w:date="2016-03-21T16:45:00Z">
            <w:trPr>
              <w:gridAfter w:val="4"/>
              <w:trHeight w:val="255"/>
            </w:trPr>
          </w:trPrChange>
        </w:trPr>
        <w:tc>
          <w:tcPr>
            <w:tcW w:w="2694" w:type="dxa"/>
            <w:shd w:val="clear" w:color="auto" w:fill="auto"/>
            <w:noWrap/>
            <w:vAlign w:val="bottom"/>
            <w:hideMark/>
            <w:tcPrChange w:id="710" w:author="Coilin" w:date="2016-03-21T16:45:00Z">
              <w:tcPr>
                <w:tcW w:w="2694" w:type="dxa"/>
                <w:shd w:val="clear" w:color="auto" w:fill="auto"/>
                <w:noWrap/>
                <w:vAlign w:val="bottom"/>
                <w:hideMark/>
              </w:tcPr>
            </w:tcPrChange>
          </w:tcPr>
          <w:p w14:paraId="0F605C30" w14:textId="4F9FC478" w:rsidR="00B75205" w:rsidRPr="000B1DDB" w:rsidDel="00EC5C94" w:rsidRDefault="00B75205" w:rsidP="000320C0">
            <w:pPr>
              <w:spacing w:after="40" w:line="480" w:lineRule="auto"/>
              <w:jc w:val="both"/>
              <w:rPr>
                <w:del w:id="711" w:author="Coilin" w:date="2016-03-21T16:45:00Z"/>
                <w:rFonts w:eastAsia="Times New Roman" w:cs="Arial"/>
                <w:sz w:val="24"/>
                <w:szCs w:val="24"/>
                <w:lang w:eastAsia="en-IE"/>
              </w:rPr>
            </w:pPr>
            <w:del w:id="712" w:author="Coilin" w:date="2016-03-21T16:45:00Z">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713" w:author="Coilin" w:date="2016-03-21T16:45:00Z">
              <w:tcPr>
                <w:tcW w:w="1842" w:type="dxa"/>
                <w:shd w:val="clear" w:color="auto" w:fill="auto"/>
                <w:noWrap/>
                <w:vAlign w:val="bottom"/>
                <w:hideMark/>
              </w:tcPr>
            </w:tcPrChange>
          </w:tcPr>
          <w:p w14:paraId="7EBD5E19" w14:textId="3CCEBC1A" w:rsidR="00B75205" w:rsidRPr="000B1DDB" w:rsidDel="00EC5C94" w:rsidRDefault="00B75205" w:rsidP="000320C0">
            <w:pPr>
              <w:spacing w:after="40" w:line="480" w:lineRule="auto"/>
              <w:jc w:val="both"/>
              <w:rPr>
                <w:del w:id="714" w:author="Coilin" w:date="2016-03-21T16:45:00Z"/>
                <w:rFonts w:eastAsia="Times New Roman" w:cs="Arial"/>
                <w:sz w:val="24"/>
                <w:szCs w:val="24"/>
                <w:lang w:eastAsia="en-IE"/>
              </w:rPr>
            </w:pPr>
            <w:del w:id="715" w:author="Coilin" w:date="2016-03-21T16:45:00Z">
              <w:r w:rsidRPr="000B1DDB" w:rsidDel="00EC5C94">
                <w:rPr>
                  <w:rFonts w:eastAsia="Times New Roman" w:cs="Arial"/>
                  <w:sz w:val="24"/>
                  <w:szCs w:val="24"/>
                  <w:lang w:eastAsia="en-IE"/>
                </w:rPr>
                <w:delText>-2058.52</w:delText>
              </w:r>
            </w:del>
          </w:p>
        </w:tc>
        <w:tc>
          <w:tcPr>
            <w:tcW w:w="1134" w:type="dxa"/>
            <w:shd w:val="clear" w:color="auto" w:fill="auto"/>
            <w:noWrap/>
            <w:vAlign w:val="bottom"/>
            <w:hideMark/>
            <w:tcPrChange w:id="716" w:author="Coilin" w:date="2016-03-21T16:45:00Z">
              <w:tcPr>
                <w:tcW w:w="1134" w:type="dxa"/>
                <w:shd w:val="clear" w:color="auto" w:fill="auto"/>
                <w:noWrap/>
                <w:vAlign w:val="bottom"/>
                <w:hideMark/>
              </w:tcPr>
            </w:tcPrChange>
          </w:tcPr>
          <w:p w14:paraId="41CFDBEB" w14:textId="0D269DE8" w:rsidR="00B75205" w:rsidRPr="000B1DDB" w:rsidDel="00EC5C94" w:rsidRDefault="00B75205" w:rsidP="000320C0">
            <w:pPr>
              <w:spacing w:after="40" w:line="480" w:lineRule="auto"/>
              <w:jc w:val="both"/>
              <w:rPr>
                <w:del w:id="717" w:author="Coilin" w:date="2016-03-21T16:45:00Z"/>
                <w:rFonts w:eastAsia="Times New Roman" w:cs="Arial"/>
                <w:sz w:val="24"/>
                <w:szCs w:val="24"/>
                <w:lang w:eastAsia="en-IE"/>
              </w:rPr>
            </w:pPr>
            <w:del w:id="718" w:author="Coilin" w:date="2016-03-21T16:45:00Z">
              <w:r w:rsidRPr="000B1DDB" w:rsidDel="00EC5C94">
                <w:rPr>
                  <w:rFonts w:eastAsia="Times New Roman" w:cs="Arial"/>
                  <w:sz w:val="24"/>
                  <w:szCs w:val="24"/>
                  <w:lang w:eastAsia="en-IE"/>
                </w:rPr>
                <w:delText>10</w:delText>
              </w:r>
            </w:del>
          </w:p>
        </w:tc>
        <w:tc>
          <w:tcPr>
            <w:tcW w:w="1276" w:type="dxa"/>
            <w:shd w:val="clear" w:color="auto" w:fill="auto"/>
            <w:noWrap/>
            <w:vAlign w:val="bottom"/>
            <w:hideMark/>
            <w:tcPrChange w:id="719" w:author="Coilin" w:date="2016-03-21T16:45:00Z">
              <w:tcPr>
                <w:tcW w:w="1276" w:type="dxa"/>
                <w:gridSpan w:val="2"/>
                <w:shd w:val="clear" w:color="auto" w:fill="auto"/>
                <w:noWrap/>
                <w:vAlign w:val="bottom"/>
                <w:hideMark/>
              </w:tcPr>
            </w:tcPrChange>
          </w:tcPr>
          <w:p w14:paraId="5E34A381" w14:textId="7E5AEF02" w:rsidR="00B75205" w:rsidRPr="000B1DDB" w:rsidDel="00EC5C94" w:rsidRDefault="00B75205" w:rsidP="000320C0">
            <w:pPr>
              <w:spacing w:after="40" w:line="480" w:lineRule="auto"/>
              <w:jc w:val="both"/>
              <w:rPr>
                <w:del w:id="720" w:author="Coilin" w:date="2016-03-21T16:45:00Z"/>
                <w:rFonts w:eastAsia="Times New Roman" w:cs="Arial"/>
                <w:sz w:val="24"/>
                <w:szCs w:val="24"/>
                <w:lang w:eastAsia="en-IE"/>
              </w:rPr>
            </w:pPr>
            <w:del w:id="721" w:author="Coilin" w:date="2016-03-21T16:45:00Z">
              <w:r w:rsidRPr="000B1DDB" w:rsidDel="00EC5C94">
                <w:rPr>
                  <w:rFonts w:eastAsia="Times New Roman" w:cs="Arial"/>
                  <w:sz w:val="24"/>
                  <w:szCs w:val="24"/>
                  <w:lang w:eastAsia="en-IE"/>
                </w:rPr>
                <w:delText>4137.04</w:delText>
              </w:r>
            </w:del>
          </w:p>
        </w:tc>
      </w:tr>
      <w:tr w:rsidR="00B75205" w:rsidRPr="000B1DDB" w:rsidDel="00EC5C94" w14:paraId="0CC47430" w14:textId="13F28FEF" w:rsidTr="00EC5C94">
        <w:trPr>
          <w:gridAfter w:val="4"/>
          <w:wAfter w:w="6722" w:type="dxa"/>
          <w:trHeight w:val="255"/>
          <w:del w:id="722" w:author="Coilin" w:date="2016-03-21T16:45:00Z"/>
          <w:trPrChange w:id="723" w:author="Coilin" w:date="2016-03-21T16:45:00Z">
            <w:trPr>
              <w:gridAfter w:val="4"/>
              <w:trHeight w:val="255"/>
            </w:trPr>
          </w:trPrChange>
        </w:trPr>
        <w:tc>
          <w:tcPr>
            <w:tcW w:w="2694" w:type="dxa"/>
            <w:shd w:val="clear" w:color="auto" w:fill="auto"/>
            <w:noWrap/>
            <w:vAlign w:val="bottom"/>
            <w:hideMark/>
            <w:tcPrChange w:id="724" w:author="Coilin" w:date="2016-03-21T16:45:00Z">
              <w:tcPr>
                <w:tcW w:w="2694" w:type="dxa"/>
                <w:shd w:val="clear" w:color="auto" w:fill="auto"/>
                <w:noWrap/>
                <w:vAlign w:val="bottom"/>
                <w:hideMark/>
              </w:tcPr>
            </w:tcPrChange>
          </w:tcPr>
          <w:p w14:paraId="31D26876" w14:textId="05CBAFF6" w:rsidR="00B75205" w:rsidRPr="000B1DDB" w:rsidDel="00EC5C94" w:rsidRDefault="00B75205" w:rsidP="000320C0">
            <w:pPr>
              <w:spacing w:after="40" w:line="480" w:lineRule="auto"/>
              <w:jc w:val="both"/>
              <w:rPr>
                <w:del w:id="725" w:author="Coilin" w:date="2016-03-21T16:45:00Z"/>
                <w:rFonts w:eastAsia="Times New Roman" w:cs="Arial"/>
                <w:sz w:val="24"/>
                <w:szCs w:val="24"/>
                <w:lang w:eastAsia="en-IE"/>
              </w:rPr>
            </w:pPr>
            <w:del w:id="726" w:author="Coilin" w:date="2016-03-21T16:45:00Z">
              <w:r w:rsidRPr="000B1DDB" w:rsidDel="00EC5C94">
                <w:rPr>
                  <w:rFonts w:eastAsia="Times New Roman" w:cs="Arial"/>
                  <w:sz w:val="24"/>
                  <w:szCs w:val="24"/>
                  <w:lang w:eastAsia="en-IE"/>
                </w:rPr>
                <w:delText>CL + NC</w:delText>
              </w:r>
            </w:del>
          </w:p>
        </w:tc>
        <w:tc>
          <w:tcPr>
            <w:tcW w:w="1842" w:type="dxa"/>
            <w:shd w:val="clear" w:color="auto" w:fill="auto"/>
            <w:noWrap/>
            <w:vAlign w:val="bottom"/>
            <w:hideMark/>
            <w:tcPrChange w:id="727" w:author="Coilin" w:date="2016-03-21T16:45:00Z">
              <w:tcPr>
                <w:tcW w:w="1842" w:type="dxa"/>
                <w:shd w:val="clear" w:color="auto" w:fill="auto"/>
                <w:noWrap/>
                <w:vAlign w:val="bottom"/>
                <w:hideMark/>
              </w:tcPr>
            </w:tcPrChange>
          </w:tcPr>
          <w:p w14:paraId="6FFE5593" w14:textId="5561BA91" w:rsidR="00B75205" w:rsidRPr="000B1DDB" w:rsidDel="00EC5C94" w:rsidRDefault="00B75205" w:rsidP="000320C0">
            <w:pPr>
              <w:spacing w:after="40" w:line="480" w:lineRule="auto"/>
              <w:jc w:val="both"/>
              <w:rPr>
                <w:del w:id="728" w:author="Coilin" w:date="2016-03-21T16:45:00Z"/>
                <w:rFonts w:eastAsia="Times New Roman" w:cs="Arial"/>
                <w:sz w:val="24"/>
                <w:szCs w:val="24"/>
                <w:lang w:eastAsia="en-IE"/>
              </w:rPr>
            </w:pPr>
            <w:del w:id="729" w:author="Coilin" w:date="2016-03-21T16:45:00Z">
              <w:r w:rsidRPr="000B1DDB" w:rsidDel="00EC5C94">
                <w:rPr>
                  <w:rFonts w:eastAsia="Times New Roman" w:cs="Arial"/>
                  <w:sz w:val="24"/>
                  <w:szCs w:val="24"/>
                  <w:lang w:eastAsia="en-IE"/>
                </w:rPr>
                <w:delText>-2027.31</w:delText>
              </w:r>
            </w:del>
          </w:p>
        </w:tc>
        <w:tc>
          <w:tcPr>
            <w:tcW w:w="1134" w:type="dxa"/>
            <w:shd w:val="clear" w:color="auto" w:fill="auto"/>
            <w:noWrap/>
            <w:vAlign w:val="bottom"/>
            <w:hideMark/>
            <w:tcPrChange w:id="730" w:author="Coilin" w:date="2016-03-21T16:45:00Z">
              <w:tcPr>
                <w:tcW w:w="1134" w:type="dxa"/>
                <w:shd w:val="clear" w:color="auto" w:fill="auto"/>
                <w:noWrap/>
                <w:vAlign w:val="bottom"/>
                <w:hideMark/>
              </w:tcPr>
            </w:tcPrChange>
          </w:tcPr>
          <w:p w14:paraId="0B25D906" w14:textId="10A3D162" w:rsidR="00B75205" w:rsidRPr="000B1DDB" w:rsidDel="00EC5C94" w:rsidRDefault="00B75205" w:rsidP="000320C0">
            <w:pPr>
              <w:spacing w:after="40" w:line="480" w:lineRule="auto"/>
              <w:jc w:val="both"/>
              <w:rPr>
                <w:del w:id="731" w:author="Coilin" w:date="2016-03-21T16:45:00Z"/>
                <w:rFonts w:eastAsia="Times New Roman" w:cs="Arial"/>
                <w:sz w:val="24"/>
                <w:szCs w:val="24"/>
                <w:lang w:eastAsia="en-IE"/>
              </w:rPr>
            </w:pPr>
            <w:del w:id="732" w:author="Coilin" w:date="2016-03-21T16:45:00Z">
              <w:r w:rsidRPr="000B1DDB" w:rsidDel="00EC5C94">
                <w:rPr>
                  <w:rFonts w:eastAsia="Times New Roman" w:cs="Arial"/>
                  <w:sz w:val="24"/>
                  <w:szCs w:val="24"/>
                  <w:lang w:eastAsia="en-IE"/>
                </w:rPr>
                <w:delText>21</w:delText>
              </w:r>
            </w:del>
          </w:p>
        </w:tc>
        <w:tc>
          <w:tcPr>
            <w:tcW w:w="1276" w:type="dxa"/>
            <w:shd w:val="clear" w:color="auto" w:fill="auto"/>
            <w:noWrap/>
            <w:vAlign w:val="bottom"/>
            <w:hideMark/>
            <w:tcPrChange w:id="733" w:author="Coilin" w:date="2016-03-21T16:45:00Z">
              <w:tcPr>
                <w:tcW w:w="1276" w:type="dxa"/>
                <w:gridSpan w:val="2"/>
                <w:shd w:val="clear" w:color="auto" w:fill="auto"/>
                <w:noWrap/>
                <w:vAlign w:val="bottom"/>
                <w:hideMark/>
              </w:tcPr>
            </w:tcPrChange>
          </w:tcPr>
          <w:p w14:paraId="46036EF5" w14:textId="7891FF0D" w:rsidR="00B75205" w:rsidRPr="000B1DDB" w:rsidDel="00EC5C94" w:rsidRDefault="00B75205" w:rsidP="000320C0">
            <w:pPr>
              <w:spacing w:after="40" w:line="480" w:lineRule="auto"/>
              <w:jc w:val="both"/>
              <w:rPr>
                <w:del w:id="734" w:author="Coilin" w:date="2016-03-21T16:45:00Z"/>
                <w:rFonts w:eastAsia="Times New Roman" w:cs="Arial"/>
                <w:sz w:val="24"/>
                <w:szCs w:val="24"/>
                <w:lang w:eastAsia="en-IE"/>
              </w:rPr>
            </w:pPr>
            <w:del w:id="735" w:author="Coilin" w:date="2016-03-21T16:45:00Z">
              <w:r w:rsidRPr="000B1DDB" w:rsidDel="00EC5C94">
                <w:rPr>
                  <w:rFonts w:eastAsia="Times New Roman" w:cs="Arial"/>
                  <w:sz w:val="24"/>
                  <w:szCs w:val="24"/>
                  <w:lang w:eastAsia="en-IE"/>
                </w:rPr>
                <w:delText>4096.62</w:delText>
              </w:r>
            </w:del>
          </w:p>
        </w:tc>
      </w:tr>
      <w:tr w:rsidR="00B75205" w:rsidRPr="000B1DDB" w:rsidDel="00EC5C94" w14:paraId="15AC5746" w14:textId="682F6C2B" w:rsidTr="00EC5C94">
        <w:trPr>
          <w:gridAfter w:val="4"/>
          <w:wAfter w:w="6722" w:type="dxa"/>
          <w:trHeight w:val="255"/>
          <w:del w:id="736" w:author="Coilin" w:date="2016-03-21T16:45:00Z"/>
          <w:trPrChange w:id="737" w:author="Coilin" w:date="2016-03-21T16:45:00Z">
            <w:trPr>
              <w:gridAfter w:val="4"/>
              <w:trHeight w:val="255"/>
            </w:trPr>
          </w:trPrChange>
        </w:trPr>
        <w:tc>
          <w:tcPr>
            <w:tcW w:w="2694" w:type="dxa"/>
            <w:shd w:val="clear" w:color="auto" w:fill="auto"/>
            <w:noWrap/>
            <w:vAlign w:val="bottom"/>
            <w:hideMark/>
            <w:tcPrChange w:id="738" w:author="Coilin" w:date="2016-03-21T16:45:00Z">
              <w:tcPr>
                <w:tcW w:w="2694" w:type="dxa"/>
                <w:shd w:val="clear" w:color="auto" w:fill="auto"/>
                <w:noWrap/>
                <w:vAlign w:val="bottom"/>
                <w:hideMark/>
              </w:tcPr>
            </w:tcPrChange>
          </w:tcPr>
          <w:p w14:paraId="67AA1E57" w14:textId="53CFAAE6" w:rsidR="00B75205" w:rsidRPr="000B1DDB" w:rsidDel="00EC5C94" w:rsidRDefault="00B75205" w:rsidP="000320C0">
            <w:pPr>
              <w:spacing w:after="40" w:line="480" w:lineRule="auto"/>
              <w:jc w:val="both"/>
              <w:rPr>
                <w:del w:id="739" w:author="Coilin" w:date="2016-03-21T16:45:00Z"/>
                <w:rFonts w:eastAsia="Times New Roman" w:cs="Arial"/>
                <w:sz w:val="24"/>
                <w:szCs w:val="24"/>
                <w:lang w:eastAsia="en-IE"/>
              </w:rPr>
            </w:pPr>
            <w:del w:id="740" w:author="Coilin" w:date="2016-03-21T16:45:00Z">
              <w:r w:rsidRPr="000B1DDB" w:rsidDel="00EC5C94">
                <w:rPr>
                  <w:rFonts w:eastAsia="Times New Roman" w:cs="Arial"/>
                  <w:sz w:val="24"/>
                  <w:szCs w:val="24"/>
                  <w:lang w:eastAsia="en-IE"/>
                </w:rPr>
                <w:delText xml:space="preserve">CL + </w:delText>
              </w:r>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741" w:author="Coilin" w:date="2016-03-21T16:45:00Z">
              <w:tcPr>
                <w:tcW w:w="1842" w:type="dxa"/>
                <w:shd w:val="clear" w:color="auto" w:fill="auto"/>
                <w:noWrap/>
                <w:vAlign w:val="bottom"/>
                <w:hideMark/>
              </w:tcPr>
            </w:tcPrChange>
          </w:tcPr>
          <w:p w14:paraId="045AE5B2" w14:textId="4A5F72F1" w:rsidR="00B75205" w:rsidRPr="000B1DDB" w:rsidDel="00EC5C94" w:rsidRDefault="00B75205" w:rsidP="000320C0">
            <w:pPr>
              <w:spacing w:after="40" w:line="480" w:lineRule="auto"/>
              <w:jc w:val="both"/>
              <w:rPr>
                <w:del w:id="742" w:author="Coilin" w:date="2016-03-21T16:45:00Z"/>
                <w:rFonts w:eastAsia="Times New Roman" w:cs="Arial"/>
                <w:sz w:val="24"/>
                <w:szCs w:val="24"/>
                <w:lang w:eastAsia="en-IE"/>
              </w:rPr>
            </w:pPr>
            <w:del w:id="743" w:author="Coilin" w:date="2016-03-21T16:45:00Z">
              <w:r w:rsidRPr="000B1DDB" w:rsidDel="00EC5C94">
                <w:rPr>
                  <w:rFonts w:eastAsia="Times New Roman" w:cs="Arial"/>
                  <w:sz w:val="24"/>
                  <w:szCs w:val="24"/>
                  <w:lang w:eastAsia="en-IE"/>
                </w:rPr>
                <w:delText>-2036.2</w:delText>
              </w:r>
              <w:r w:rsidR="006F464A" w:rsidDel="00EC5C94">
                <w:rPr>
                  <w:rFonts w:eastAsia="Times New Roman" w:cs="Arial"/>
                  <w:sz w:val="24"/>
                  <w:szCs w:val="24"/>
                  <w:lang w:eastAsia="en-IE"/>
                </w:rPr>
                <w:delText>0</w:delText>
              </w:r>
            </w:del>
          </w:p>
        </w:tc>
        <w:tc>
          <w:tcPr>
            <w:tcW w:w="1134" w:type="dxa"/>
            <w:shd w:val="clear" w:color="auto" w:fill="auto"/>
            <w:noWrap/>
            <w:vAlign w:val="bottom"/>
            <w:hideMark/>
            <w:tcPrChange w:id="744" w:author="Coilin" w:date="2016-03-21T16:45:00Z">
              <w:tcPr>
                <w:tcW w:w="1134" w:type="dxa"/>
                <w:shd w:val="clear" w:color="auto" w:fill="auto"/>
                <w:noWrap/>
                <w:vAlign w:val="bottom"/>
                <w:hideMark/>
              </w:tcPr>
            </w:tcPrChange>
          </w:tcPr>
          <w:p w14:paraId="2E2A9B55" w14:textId="288DA351" w:rsidR="00B75205" w:rsidRPr="000B1DDB" w:rsidDel="00EC5C94" w:rsidRDefault="00B75205" w:rsidP="000320C0">
            <w:pPr>
              <w:spacing w:after="40" w:line="480" w:lineRule="auto"/>
              <w:jc w:val="both"/>
              <w:rPr>
                <w:del w:id="745" w:author="Coilin" w:date="2016-03-21T16:45:00Z"/>
                <w:rFonts w:eastAsia="Times New Roman" w:cs="Arial"/>
                <w:sz w:val="24"/>
                <w:szCs w:val="24"/>
                <w:lang w:eastAsia="en-IE"/>
              </w:rPr>
            </w:pPr>
            <w:del w:id="746" w:author="Coilin" w:date="2016-03-21T16:45:00Z">
              <w:r w:rsidRPr="000B1DDB" w:rsidDel="00EC5C94">
                <w:rPr>
                  <w:rFonts w:eastAsia="Times New Roman" w:cs="Arial"/>
                  <w:sz w:val="24"/>
                  <w:szCs w:val="24"/>
                  <w:lang w:eastAsia="en-IE"/>
                </w:rPr>
                <w:delText>13</w:delText>
              </w:r>
            </w:del>
          </w:p>
        </w:tc>
        <w:tc>
          <w:tcPr>
            <w:tcW w:w="1276" w:type="dxa"/>
            <w:shd w:val="clear" w:color="auto" w:fill="auto"/>
            <w:noWrap/>
            <w:vAlign w:val="bottom"/>
            <w:hideMark/>
            <w:tcPrChange w:id="747" w:author="Coilin" w:date="2016-03-21T16:45:00Z">
              <w:tcPr>
                <w:tcW w:w="1276" w:type="dxa"/>
                <w:gridSpan w:val="2"/>
                <w:shd w:val="clear" w:color="auto" w:fill="auto"/>
                <w:noWrap/>
                <w:vAlign w:val="bottom"/>
                <w:hideMark/>
              </w:tcPr>
            </w:tcPrChange>
          </w:tcPr>
          <w:p w14:paraId="3395D22A" w14:textId="154DE3F8" w:rsidR="00B75205" w:rsidRPr="000B1DDB" w:rsidDel="00EC5C94" w:rsidRDefault="00B75205" w:rsidP="000320C0">
            <w:pPr>
              <w:spacing w:after="40" w:line="480" w:lineRule="auto"/>
              <w:jc w:val="both"/>
              <w:rPr>
                <w:del w:id="748" w:author="Coilin" w:date="2016-03-21T16:45:00Z"/>
                <w:rFonts w:eastAsia="Times New Roman" w:cs="Arial"/>
                <w:sz w:val="24"/>
                <w:szCs w:val="24"/>
                <w:lang w:eastAsia="en-IE"/>
              </w:rPr>
            </w:pPr>
            <w:del w:id="749" w:author="Coilin" w:date="2016-03-21T16:45:00Z">
              <w:r w:rsidRPr="000B1DDB" w:rsidDel="00EC5C94">
                <w:rPr>
                  <w:rFonts w:eastAsia="Times New Roman" w:cs="Arial"/>
                  <w:sz w:val="24"/>
                  <w:szCs w:val="24"/>
                  <w:lang w:eastAsia="en-IE"/>
                </w:rPr>
                <w:delText>4098.4</w:delText>
              </w:r>
              <w:r w:rsidR="006F464A" w:rsidDel="00EC5C94">
                <w:rPr>
                  <w:rFonts w:eastAsia="Times New Roman" w:cs="Arial"/>
                  <w:sz w:val="24"/>
                  <w:szCs w:val="24"/>
                  <w:lang w:eastAsia="en-IE"/>
                </w:rPr>
                <w:delText>0</w:delText>
              </w:r>
            </w:del>
          </w:p>
        </w:tc>
      </w:tr>
      <w:tr w:rsidR="00B75205" w:rsidRPr="000B1DDB" w:rsidDel="00EC5C94" w14:paraId="7C8C0EE6" w14:textId="6D9F72D5" w:rsidTr="00EC5C94">
        <w:trPr>
          <w:gridAfter w:val="4"/>
          <w:wAfter w:w="6722" w:type="dxa"/>
          <w:trHeight w:val="255"/>
          <w:del w:id="750" w:author="Coilin" w:date="2016-03-21T16:45:00Z"/>
          <w:trPrChange w:id="751" w:author="Coilin" w:date="2016-03-21T16:45:00Z">
            <w:trPr>
              <w:gridAfter w:val="4"/>
              <w:trHeight w:val="255"/>
            </w:trPr>
          </w:trPrChange>
        </w:trPr>
        <w:tc>
          <w:tcPr>
            <w:tcW w:w="2694" w:type="dxa"/>
            <w:shd w:val="clear" w:color="auto" w:fill="auto"/>
            <w:noWrap/>
            <w:vAlign w:val="bottom"/>
            <w:hideMark/>
            <w:tcPrChange w:id="752" w:author="Coilin" w:date="2016-03-21T16:45:00Z">
              <w:tcPr>
                <w:tcW w:w="2694" w:type="dxa"/>
                <w:shd w:val="clear" w:color="auto" w:fill="auto"/>
                <w:noWrap/>
                <w:vAlign w:val="bottom"/>
                <w:hideMark/>
              </w:tcPr>
            </w:tcPrChange>
          </w:tcPr>
          <w:p w14:paraId="0F9CCCE2" w14:textId="7468A252" w:rsidR="00B75205" w:rsidRPr="000B1DDB" w:rsidDel="00EC5C94" w:rsidRDefault="00B75205" w:rsidP="000320C0">
            <w:pPr>
              <w:spacing w:after="40" w:line="480" w:lineRule="auto"/>
              <w:jc w:val="both"/>
              <w:rPr>
                <w:del w:id="753" w:author="Coilin" w:date="2016-03-21T16:45:00Z"/>
                <w:rFonts w:eastAsia="Times New Roman" w:cs="Arial"/>
                <w:sz w:val="24"/>
                <w:szCs w:val="24"/>
                <w:lang w:eastAsia="en-IE"/>
              </w:rPr>
            </w:pPr>
            <w:del w:id="754" w:author="Coilin" w:date="2016-03-21T16:45:00Z">
              <w:r w:rsidRPr="000B1DDB" w:rsidDel="00EC5C94">
                <w:rPr>
                  <w:rFonts w:eastAsia="Times New Roman" w:cs="Arial"/>
                  <w:sz w:val="24"/>
                  <w:szCs w:val="24"/>
                  <w:lang w:eastAsia="en-IE"/>
                </w:rPr>
                <w:delText xml:space="preserve">NC + </w:delText>
              </w:r>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755" w:author="Coilin" w:date="2016-03-21T16:45:00Z">
              <w:tcPr>
                <w:tcW w:w="1842" w:type="dxa"/>
                <w:shd w:val="clear" w:color="auto" w:fill="auto"/>
                <w:noWrap/>
                <w:vAlign w:val="bottom"/>
                <w:hideMark/>
              </w:tcPr>
            </w:tcPrChange>
          </w:tcPr>
          <w:p w14:paraId="0D6CB346" w14:textId="3658CBD9" w:rsidR="00B75205" w:rsidRPr="000B1DDB" w:rsidDel="00EC5C94" w:rsidRDefault="00B75205" w:rsidP="000320C0">
            <w:pPr>
              <w:spacing w:after="40" w:line="480" w:lineRule="auto"/>
              <w:jc w:val="both"/>
              <w:rPr>
                <w:del w:id="756" w:author="Coilin" w:date="2016-03-21T16:45:00Z"/>
                <w:rFonts w:eastAsia="Times New Roman" w:cs="Arial"/>
                <w:sz w:val="24"/>
                <w:szCs w:val="24"/>
                <w:lang w:eastAsia="en-IE"/>
              </w:rPr>
            </w:pPr>
            <w:del w:id="757" w:author="Coilin" w:date="2016-03-21T16:45:00Z">
              <w:r w:rsidRPr="000B1DDB" w:rsidDel="00EC5C94">
                <w:rPr>
                  <w:rFonts w:eastAsia="Times New Roman" w:cs="Arial"/>
                  <w:sz w:val="24"/>
                  <w:szCs w:val="24"/>
                  <w:lang w:eastAsia="en-IE"/>
                </w:rPr>
                <w:delText>-2039.81</w:delText>
              </w:r>
            </w:del>
          </w:p>
        </w:tc>
        <w:tc>
          <w:tcPr>
            <w:tcW w:w="1134" w:type="dxa"/>
            <w:shd w:val="clear" w:color="auto" w:fill="auto"/>
            <w:noWrap/>
            <w:vAlign w:val="bottom"/>
            <w:hideMark/>
            <w:tcPrChange w:id="758" w:author="Coilin" w:date="2016-03-21T16:45:00Z">
              <w:tcPr>
                <w:tcW w:w="1134" w:type="dxa"/>
                <w:shd w:val="clear" w:color="auto" w:fill="auto"/>
                <w:noWrap/>
                <w:vAlign w:val="bottom"/>
                <w:hideMark/>
              </w:tcPr>
            </w:tcPrChange>
          </w:tcPr>
          <w:p w14:paraId="1E264E9C" w14:textId="64C4A5CF" w:rsidR="00B75205" w:rsidRPr="000B1DDB" w:rsidDel="00EC5C94" w:rsidRDefault="00B75205" w:rsidP="000320C0">
            <w:pPr>
              <w:spacing w:after="40" w:line="480" w:lineRule="auto"/>
              <w:jc w:val="both"/>
              <w:rPr>
                <w:del w:id="759" w:author="Coilin" w:date="2016-03-21T16:45:00Z"/>
                <w:rFonts w:eastAsia="Times New Roman" w:cs="Arial"/>
                <w:sz w:val="24"/>
                <w:szCs w:val="24"/>
                <w:lang w:eastAsia="en-IE"/>
              </w:rPr>
            </w:pPr>
            <w:del w:id="760" w:author="Coilin" w:date="2016-03-21T16:45:00Z">
              <w:r w:rsidRPr="000B1DDB" w:rsidDel="00EC5C94">
                <w:rPr>
                  <w:rFonts w:eastAsia="Times New Roman" w:cs="Arial"/>
                  <w:sz w:val="24"/>
                  <w:szCs w:val="24"/>
                  <w:lang w:eastAsia="en-IE"/>
                </w:rPr>
                <w:delText>19</w:delText>
              </w:r>
            </w:del>
          </w:p>
        </w:tc>
        <w:tc>
          <w:tcPr>
            <w:tcW w:w="1276" w:type="dxa"/>
            <w:shd w:val="clear" w:color="auto" w:fill="auto"/>
            <w:noWrap/>
            <w:vAlign w:val="bottom"/>
            <w:hideMark/>
            <w:tcPrChange w:id="761" w:author="Coilin" w:date="2016-03-21T16:45:00Z">
              <w:tcPr>
                <w:tcW w:w="1276" w:type="dxa"/>
                <w:gridSpan w:val="2"/>
                <w:shd w:val="clear" w:color="auto" w:fill="auto"/>
                <w:noWrap/>
                <w:vAlign w:val="bottom"/>
                <w:hideMark/>
              </w:tcPr>
            </w:tcPrChange>
          </w:tcPr>
          <w:p w14:paraId="3EA289C5" w14:textId="6939E8A8" w:rsidR="00B75205" w:rsidRPr="000B1DDB" w:rsidDel="00EC5C94" w:rsidRDefault="00B75205" w:rsidP="000320C0">
            <w:pPr>
              <w:spacing w:after="40" w:line="480" w:lineRule="auto"/>
              <w:jc w:val="both"/>
              <w:rPr>
                <w:del w:id="762" w:author="Coilin" w:date="2016-03-21T16:45:00Z"/>
                <w:rFonts w:eastAsia="Times New Roman" w:cs="Arial"/>
                <w:sz w:val="24"/>
                <w:szCs w:val="24"/>
                <w:lang w:eastAsia="en-IE"/>
              </w:rPr>
            </w:pPr>
            <w:del w:id="763" w:author="Coilin" w:date="2016-03-21T16:45:00Z">
              <w:r w:rsidRPr="000B1DDB" w:rsidDel="00EC5C94">
                <w:rPr>
                  <w:rFonts w:eastAsia="Times New Roman" w:cs="Arial"/>
                  <w:sz w:val="24"/>
                  <w:szCs w:val="24"/>
                  <w:lang w:eastAsia="en-IE"/>
                </w:rPr>
                <w:delText>4117.62</w:delText>
              </w:r>
            </w:del>
          </w:p>
        </w:tc>
      </w:tr>
      <w:tr w:rsidR="00B75205" w:rsidRPr="000B1DDB" w:rsidDel="00EC5C94" w14:paraId="152D576B" w14:textId="6F6D6006" w:rsidTr="00EC5C94">
        <w:trPr>
          <w:gridAfter w:val="4"/>
          <w:wAfter w:w="6722" w:type="dxa"/>
          <w:trHeight w:val="255"/>
          <w:del w:id="764" w:author="Coilin" w:date="2016-03-21T16:45:00Z"/>
          <w:trPrChange w:id="765" w:author="Coilin" w:date="2016-03-21T16:45:00Z">
            <w:trPr>
              <w:gridAfter w:val="4"/>
              <w:trHeight w:val="255"/>
            </w:trPr>
          </w:trPrChange>
        </w:trPr>
        <w:tc>
          <w:tcPr>
            <w:tcW w:w="2694" w:type="dxa"/>
            <w:shd w:val="clear" w:color="auto" w:fill="auto"/>
            <w:noWrap/>
            <w:vAlign w:val="bottom"/>
            <w:hideMark/>
            <w:tcPrChange w:id="766" w:author="Coilin" w:date="2016-03-21T16:45:00Z">
              <w:tcPr>
                <w:tcW w:w="2694" w:type="dxa"/>
                <w:shd w:val="clear" w:color="auto" w:fill="auto"/>
                <w:noWrap/>
                <w:vAlign w:val="bottom"/>
                <w:hideMark/>
              </w:tcPr>
            </w:tcPrChange>
          </w:tcPr>
          <w:p w14:paraId="24248092" w14:textId="14D11F07" w:rsidR="00B75205" w:rsidRPr="000B1DDB" w:rsidDel="00EC5C94" w:rsidRDefault="00B75205" w:rsidP="000320C0">
            <w:pPr>
              <w:spacing w:after="40" w:line="480" w:lineRule="auto"/>
              <w:jc w:val="both"/>
              <w:rPr>
                <w:del w:id="767" w:author="Coilin" w:date="2016-03-21T16:45:00Z"/>
                <w:rFonts w:eastAsia="Times New Roman" w:cs="Arial"/>
                <w:sz w:val="24"/>
                <w:szCs w:val="24"/>
                <w:lang w:eastAsia="en-IE"/>
              </w:rPr>
            </w:pPr>
            <w:del w:id="768" w:author="Coilin" w:date="2016-03-21T16:45:00Z">
              <w:r w:rsidRPr="000B1DDB" w:rsidDel="00EC5C94">
                <w:rPr>
                  <w:rFonts w:eastAsia="Times New Roman" w:cs="Arial"/>
                  <w:sz w:val="24"/>
                  <w:szCs w:val="24"/>
                  <w:lang w:eastAsia="en-IE"/>
                </w:rPr>
                <w:delText xml:space="preserve">CL + NC + </w:delText>
              </w:r>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769" w:author="Coilin" w:date="2016-03-21T16:45:00Z">
              <w:tcPr>
                <w:tcW w:w="1842" w:type="dxa"/>
                <w:shd w:val="clear" w:color="auto" w:fill="auto"/>
                <w:noWrap/>
                <w:vAlign w:val="bottom"/>
                <w:hideMark/>
              </w:tcPr>
            </w:tcPrChange>
          </w:tcPr>
          <w:p w14:paraId="276533FD" w14:textId="58B190B1" w:rsidR="00B75205" w:rsidRPr="000B1DDB" w:rsidDel="00EC5C94" w:rsidRDefault="00B75205" w:rsidP="000320C0">
            <w:pPr>
              <w:spacing w:after="40" w:line="480" w:lineRule="auto"/>
              <w:jc w:val="both"/>
              <w:rPr>
                <w:del w:id="770" w:author="Coilin" w:date="2016-03-21T16:45:00Z"/>
                <w:rFonts w:eastAsia="Times New Roman" w:cs="Arial"/>
                <w:sz w:val="24"/>
                <w:szCs w:val="24"/>
                <w:lang w:eastAsia="en-IE"/>
              </w:rPr>
            </w:pPr>
            <w:del w:id="771" w:author="Coilin" w:date="2016-03-21T16:45:00Z">
              <w:r w:rsidRPr="000B1DDB" w:rsidDel="00EC5C94">
                <w:rPr>
                  <w:rFonts w:eastAsia="Times New Roman" w:cs="Arial"/>
                  <w:sz w:val="24"/>
                  <w:szCs w:val="24"/>
                  <w:lang w:eastAsia="en-IE"/>
                </w:rPr>
                <w:delText>-2017.17</w:delText>
              </w:r>
            </w:del>
          </w:p>
        </w:tc>
        <w:tc>
          <w:tcPr>
            <w:tcW w:w="1134" w:type="dxa"/>
            <w:shd w:val="clear" w:color="auto" w:fill="auto"/>
            <w:noWrap/>
            <w:vAlign w:val="bottom"/>
            <w:hideMark/>
            <w:tcPrChange w:id="772" w:author="Coilin" w:date="2016-03-21T16:45:00Z">
              <w:tcPr>
                <w:tcW w:w="1134" w:type="dxa"/>
                <w:shd w:val="clear" w:color="auto" w:fill="auto"/>
                <w:noWrap/>
                <w:vAlign w:val="bottom"/>
                <w:hideMark/>
              </w:tcPr>
            </w:tcPrChange>
          </w:tcPr>
          <w:p w14:paraId="7088274E" w14:textId="7CA1D801" w:rsidR="00B75205" w:rsidRPr="000B1DDB" w:rsidDel="00EC5C94" w:rsidRDefault="00B75205" w:rsidP="000320C0">
            <w:pPr>
              <w:spacing w:after="40" w:line="480" w:lineRule="auto"/>
              <w:jc w:val="both"/>
              <w:rPr>
                <w:del w:id="773" w:author="Coilin" w:date="2016-03-21T16:45:00Z"/>
                <w:rFonts w:eastAsia="Times New Roman" w:cs="Arial"/>
                <w:sz w:val="24"/>
                <w:szCs w:val="24"/>
                <w:lang w:eastAsia="en-IE"/>
              </w:rPr>
            </w:pPr>
            <w:del w:id="774" w:author="Coilin" w:date="2016-03-21T16:45:00Z">
              <w:r w:rsidRPr="000B1DDB" w:rsidDel="00EC5C94">
                <w:rPr>
                  <w:rFonts w:eastAsia="Times New Roman" w:cs="Arial"/>
                  <w:sz w:val="24"/>
                  <w:szCs w:val="24"/>
                  <w:lang w:eastAsia="en-IE"/>
                </w:rPr>
                <w:delText>22</w:delText>
              </w:r>
            </w:del>
          </w:p>
        </w:tc>
        <w:tc>
          <w:tcPr>
            <w:tcW w:w="1276" w:type="dxa"/>
            <w:shd w:val="clear" w:color="auto" w:fill="auto"/>
            <w:noWrap/>
            <w:vAlign w:val="bottom"/>
            <w:hideMark/>
            <w:tcPrChange w:id="775" w:author="Coilin" w:date="2016-03-21T16:45:00Z">
              <w:tcPr>
                <w:tcW w:w="1276" w:type="dxa"/>
                <w:gridSpan w:val="2"/>
                <w:shd w:val="clear" w:color="auto" w:fill="auto"/>
                <w:noWrap/>
                <w:vAlign w:val="bottom"/>
                <w:hideMark/>
              </w:tcPr>
            </w:tcPrChange>
          </w:tcPr>
          <w:p w14:paraId="3258D698" w14:textId="609C837E" w:rsidR="00B75205" w:rsidRPr="000B1DDB" w:rsidDel="00EC5C94" w:rsidRDefault="00B75205" w:rsidP="000320C0">
            <w:pPr>
              <w:spacing w:after="40" w:line="480" w:lineRule="auto"/>
              <w:jc w:val="both"/>
              <w:rPr>
                <w:del w:id="776" w:author="Coilin" w:date="2016-03-21T16:45:00Z"/>
                <w:rFonts w:eastAsia="Times New Roman" w:cs="Arial"/>
                <w:sz w:val="24"/>
                <w:szCs w:val="24"/>
                <w:lang w:eastAsia="en-IE"/>
              </w:rPr>
            </w:pPr>
            <w:del w:id="777" w:author="Coilin" w:date="2016-03-21T16:45:00Z">
              <w:r w:rsidRPr="000B1DDB" w:rsidDel="00EC5C94">
                <w:rPr>
                  <w:rFonts w:eastAsia="Times New Roman" w:cs="Arial"/>
                  <w:sz w:val="24"/>
                  <w:szCs w:val="24"/>
                  <w:lang w:eastAsia="en-IE"/>
                </w:rPr>
                <w:delText>4078.34</w:delText>
              </w:r>
            </w:del>
          </w:p>
        </w:tc>
      </w:tr>
      <w:tr w:rsidR="00B75205" w:rsidRPr="000B1DDB" w:rsidDel="00EC5C94" w14:paraId="5C9F5182" w14:textId="7D321A95" w:rsidTr="00EC5C94">
        <w:trPr>
          <w:gridAfter w:val="4"/>
          <w:wAfter w:w="6722" w:type="dxa"/>
          <w:trHeight w:val="255"/>
          <w:del w:id="778" w:author="Coilin" w:date="2016-03-21T16:45:00Z"/>
          <w:trPrChange w:id="779" w:author="Coilin" w:date="2016-03-21T16:45:00Z">
            <w:trPr>
              <w:gridAfter w:val="4"/>
              <w:trHeight w:val="255"/>
            </w:trPr>
          </w:trPrChange>
        </w:trPr>
        <w:tc>
          <w:tcPr>
            <w:tcW w:w="2694" w:type="dxa"/>
            <w:shd w:val="clear" w:color="auto" w:fill="auto"/>
            <w:noWrap/>
            <w:vAlign w:val="bottom"/>
            <w:hideMark/>
            <w:tcPrChange w:id="780" w:author="Coilin" w:date="2016-03-21T16:45:00Z">
              <w:tcPr>
                <w:tcW w:w="2694" w:type="dxa"/>
                <w:shd w:val="clear" w:color="auto" w:fill="auto"/>
                <w:noWrap/>
                <w:vAlign w:val="bottom"/>
                <w:hideMark/>
              </w:tcPr>
            </w:tcPrChange>
          </w:tcPr>
          <w:p w14:paraId="077F6151" w14:textId="7FAEECD0" w:rsidR="00B75205" w:rsidRPr="000B1DDB" w:rsidDel="00EC5C94" w:rsidRDefault="00B75205" w:rsidP="000320C0">
            <w:pPr>
              <w:spacing w:after="40" w:line="480" w:lineRule="auto"/>
              <w:jc w:val="both"/>
              <w:rPr>
                <w:del w:id="781" w:author="Coilin" w:date="2016-03-21T16:45:00Z"/>
                <w:rFonts w:eastAsia="Times New Roman" w:cs="Arial"/>
                <w:sz w:val="24"/>
                <w:szCs w:val="24"/>
                <w:lang w:eastAsia="en-IE"/>
              </w:rPr>
            </w:pPr>
            <w:del w:id="782" w:author="Coilin" w:date="2016-03-21T16:45:00Z">
              <w:r w:rsidRPr="00E7161A" w:rsidDel="00EC5C94">
                <w:rPr>
                  <w:rFonts w:eastAsia="Times New Roman" w:cs="Arial"/>
                  <w:sz w:val="24"/>
                  <w:szCs w:val="24"/>
                  <w:lang w:eastAsia="en-IE"/>
                </w:rPr>
                <w:delText>CL + CL</w:delText>
              </w:r>
              <w:r w:rsidRPr="00E7161A" w:rsidDel="00EC5C94">
                <w:rPr>
                  <w:rFonts w:eastAsia="Times New Roman" w:cs="Arial"/>
                  <w:sz w:val="24"/>
                  <w:szCs w:val="24"/>
                  <w:vertAlign w:val="superscript"/>
                  <w:lang w:eastAsia="en-IE"/>
                </w:rPr>
                <w:delText>2</w:delText>
              </w:r>
              <w:r w:rsidRPr="00E7161A" w:rsidDel="00EC5C94">
                <w:rPr>
                  <w:rFonts w:eastAsia="Times New Roman" w:cs="Arial"/>
                  <w:sz w:val="24"/>
                  <w:szCs w:val="24"/>
                  <w:lang w:eastAsia="en-IE"/>
                </w:rPr>
                <w:delText xml:space="preserve"> + NC + W</w:delText>
              </w:r>
            </w:del>
          </w:p>
        </w:tc>
        <w:tc>
          <w:tcPr>
            <w:tcW w:w="1842" w:type="dxa"/>
            <w:shd w:val="clear" w:color="auto" w:fill="auto"/>
            <w:noWrap/>
            <w:vAlign w:val="bottom"/>
            <w:hideMark/>
            <w:tcPrChange w:id="783" w:author="Coilin" w:date="2016-03-21T16:45:00Z">
              <w:tcPr>
                <w:tcW w:w="1842" w:type="dxa"/>
                <w:shd w:val="clear" w:color="auto" w:fill="auto"/>
                <w:noWrap/>
                <w:vAlign w:val="bottom"/>
                <w:hideMark/>
              </w:tcPr>
            </w:tcPrChange>
          </w:tcPr>
          <w:p w14:paraId="3CC511CE" w14:textId="7E53DCBE" w:rsidR="00B75205" w:rsidRPr="000B1DDB" w:rsidDel="00EC5C94" w:rsidRDefault="00B75205" w:rsidP="000320C0">
            <w:pPr>
              <w:spacing w:after="40" w:line="480" w:lineRule="auto"/>
              <w:jc w:val="both"/>
              <w:rPr>
                <w:del w:id="784" w:author="Coilin" w:date="2016-03-21T16:45:00Z"/>
                <w:rFonts w:eastAsia="Times New Roman" w:cs="Arial"/>
                <w:sz w:val="24"/>
                <w:szCs w:val="24"/>
                <w:lang w:eastAsia="en-IE"/>
              </w:rPr>
            </w:pPr>
            <w:del w:id="785" w:author="Coilin" w:date="2016-03-21T16:45:00Z">
              <w:r w:rsidRPr="000B1DDB" w:rsidDel="00EC5C94">
                <w:rPr>
                  <w:rFonts w:eastAsia="Times New Roman" w:cs="Arial"/>
                  <w:sz w:val="24"/>
                  <w:szCs w:val="24"/>
                  <w:lang w:eastAsia="en-IE"/>
                </w:rPr>
                <w:delText>-2016.79</w:delText>
              </w:r>
            </w:del>
          </w:p>
        </w:tc>
        <w:tc>
          <w:tcPr>
            <w:tcW w:w="1134" w:type="dxa"/>
            <w:shd w:val="clear" w:color="auto" w:fill="auto"/>
            <w:noWrap/>
            <w:vAlign w:val="bottom"/>
            <w:hideMark/>
            <w:tcPrChange w:id="786" w:author="Coilin" w:date="2016-03-21T16:45:00Z">
              <w:tcPr>
                <w:tcW w:w="1134" w:type="dxa"/>
                <w:shd w:val="clear" w:color="auto" w:fill="auto"/>
                <w:noWrap/>
                <w:vAlign w:val="bottom"/>
                <w:hideMark/>
              </w:tcPr>
            </w:tcPrChange>
          </w:tcPr>
          <w:p w14:paraId="6F48DA35" w14:textId="5BAE52DB" w:rsidR="00B75205" w:rsidRPr="000B1DDB" w:rsidDel="00EC5C94" w:rsidRDefault="00B75205" w:rsidP="000320C0">
            <w:pPr>
              <w:spacing w:after="40" w:line="480" w:lineRule="auto"/>
              <w:jc w:val="both"/>
              <w:rPr>
                <w:del w:id="787" w:author="Coilin" w:date="2016-03-21T16:45:00Z"/>
                <w:rFonts w:eastAsia="Times New Roman" w:cs="Arial"/>
                <w:sz w:val="24"/>
                <w:szCs w:val="24"/>
                <w:lang w:eastAsia="en-IE"/>
              </w:rPr>
            </w:pPr>
            <w:del w:id="788" w:author="Coilin" w:date="2016-03-21T16:45:00Z">
              <w:r w:rsidRPr="000B1DDB" w:rsidDel="00EC5C94">
                <w:rPr>
                  <w:rFonts w:eastAsia="Times New Roman" w:cs="Arial"/>
                  <w:sz w:val="24"/>
                  <w:szCs w:val="24"/>
                  <w:lang w:eastAsia="en-IE"/>
                </w:rPr>
                <w:delText>25</w:delText>
              </w:r>
            </w:del>
          </w:p>
        </w:tc>
        <w:tc>
          <w:tcPr>
            <w:tcW w:w="1276" w:type="dxa"/>
            <w:shd w:val="clear" w:color="auto" w:fill="auto"/>
            <w:noWrap/>
            <w:vAlign w:val="bottom"/>
            <w:hideMark/>
            <w:tcPrChange w:id="789" w:author="Coilin" w:date="2016-03-21T16:45:00Z">
              <w:tcPr>
                <w:tcW w:w="1276" w:type="dxa"/>
                <w:gridSpan w:val="2"/>
                <w:shd w:val="clear" w:color="auto" w:fill="auto"/>
                <w:noWrap/>
                <w:vAlign w:val="bottom"/>
                <w:hideMark/>
              </w:tcPr>
            </w:tcPrChange>
          </w:tcPr>
          <w:p w14:paraId="58E8234E" w14:textId="1E389ED5" w:rsidR="00B75205" w:rsidRPr="000B1DDB" w:rsidDel="00EC5C94" w:rsidRDefault="00B75205" w:rsidP="000320C0">
            <w:pPr>
              <w:spacing w:after="40" w:line="480" w:lineRule="auto"/>
              <w:jc w:val="both"/>
              <w:rPr>
                <w:del w:id="790" w:author="Coilin" w:date="2016-03-21T16:45:00Z"/>
                <w:rFonts w:eastAsia="Times New Roman" w:cs="Arial"/>
                <w:sz w:val="24"/>
                <w:szCs w:val="24"/>
                <w:lang w:eastAsia="en-IE"/>
              </w:rPr>
            </w:pPr>
            <w:del w:id="791" w:author="Coilin" w:date="2016-03-21T16:45:00Z">
              <w:r w:rsidRPr="000B1DDB" w:rsidDel="00EC5C94">
                <w:rPr>
                  <w:rFonts w:eastAsia="Times New Roman" w:cs="Arial"/>
                  <w:sz w:val="24"/>
                  <w:szCs w:val="24"/>
                  <w:lang w:eastAsia="en-IE"/>
                </w:rPr>
                <w:delText>4083.58</w:delText>
              </w:r>
            </w:del>
          </w:p>
        </w:tc>
      </w:tr>
      <w:tr w:rsidR="00472734" w:rsidRPr="00472734" w14:paraId="2FF9FC16" w14:textId="77777777" w:rsidTr="00EC5C94">
        <w:tblPrEx>
          <w:tblBorders>
            <w:top w:val="none" w:sz="0" w:space="0" w:color="auto"/>
            <w:bottom w:val="none" w:sz="0" w:space="0" w:color="auto"/>
          </w:tblBorders>
          <w:tblPrExChange w:id="792" w:author="Coilin" w:date="2016-03-21T16:45:00Z">
            <w:tblPrEx>
              <w:tblW w:w="9740" w:type="dxa"/>
              <w:tblBorders>
                <w:top w:val="none" w:sz="0" w:space="0" w:color="auto"/>
                <w:bottom w:val="none" w:sz="0" w:space="0" w:color="auto"/>
              </w:tblBorders>
            </w:tblPrEx>
          </w:tblPrExChange>
        </w:tblPrEx>
        <w:trPr>
          <w:trHeight w:val="255"/>
          <w:ins w:id="793" w:author="Coilin" w:date="2016-03-21T15:51:00Z"/>
          <w:trPrChange w:id="794"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795" w:author="Coilin" w:date="2016-03-21T16:45:00Z">
              <w:tcPr>
                <w:tcW w:w="5760" w:type="dxa"/>
                <w:gridSpan w:val="4"/>
                <w:tcBorders>
                  <w:top w:val="nil"/>
                  <w:left w:val="nil"/>
                  <w:bottom w:val="nil"/>
                  <w:right w:val="nil"/>
                </w:tcBorders>
                <w:shd w:val="clear" w:color="auto" w:fill="auto"/>
                <w:noWrap/>
                <w:vAlign w:val="bottom"/>
              </w:tcPr>
            </w:tcPrChange>
          </w:tcPr>
          <w:tbl>
            <w:tblPr>
              <w:tblW w:w="9472" w:type="dxa"/>
              <w:tblLook w:val="04A0" w:firstRow="1" w:lastRow="0" w:firstColumn="1" w:lastColumn="0" w:noHBand="0" w:noVBand="1"/>
              <w:tblPrChange w:id="796" w:author="Coilin" w:date="2016-03-21T16:48:00Z">
                <w:tblPr>
                  <w:tblW w:w="8713" w:type="dxa"/>
                  <w:tblLook w:val="04A0" w:firstRow="1" w:lastRow="0" w:firstColumn="1" w:lastColumn="0" w:noHBand="0" w:noVBand="1"/>
                </w:tblPr>
              </w:tblPrChange>
            </w:tblPr>
            <w:tblGrid>
              <w:gridCol w:w="419"/>
              <w:gridCol w:w="5279"/>
              <w:gridCol w:w="1701"/>
              <w:gridCol w:w="1134"/>
              <w:gridCol w:w="939"/>
              <w:tblGridChange w:id="797">
                <w:tblGrid>
                  <w:gridCol w:w="5279"/>
                  <w:gridCol w:w="5279"/>
                  <w:gridCol w:w="1701"/>
                  <w:gridCol w:w="1134"/>
                  <w:gridCol w:w="939"/>
                </w:tblGrid>
              </w:tblGridChange>
            </w:tblGrid>
            <w:tr w:rsidR="00952E56" w:rsidRPr="00472734" w14:paraId="11F73EA2" w14:textId="77777777" w:rsidTr="00EC5C94">
              <w:trPr>
                <w:trHeight w:val="255"/>
                <w:ins w:id="798" w:author="Coilin" w:date="2016-03-21T15:59:00Z"/>
                <w:trPrChange w:id="799" w:author="Coilin" w:date="2016-03-21T16:48:00Z">
                  <w:trPr>
                    <w:trHeight w:val="255"/>
                  </w:trPr>
                </w:trPrChange>
              </w:trPr>
              <w:tc>
                <w:tcPr>
                  <w:tcW w:w="419" w:type="dxa"/>
                  <w:tcBorders>
                    <w:top w:val="single" w:sz="4" w:space="0" w:color="auto"/>
                    <w:left w:val="nil"/>
                    <w:bottom w:val="single" w:sz="4" w:space="0" w:color="auto"/>
                    <w:right w:val="nil"/>
                  </w:tcBorders>
                  <w:vAlign w:val="bottom"/>
                  <w:tcPrChange w:id="800" w:author="Coilin" w:date="2016-03-21T16:48:00Z">
                    <w:tcPr>
                      <w:tcW w:w="5279" w:type="dxa"/>
                      <w:tcBorders>
                        <w:top w:val="nil"/>
                        <w:left w:val="nil"/>
                        <w:bottom w:val="nil"/>
                        <w:right w:val="nil"/>
                      </w:tcBorders>
                    </w:tcPr>
                  </w:tcPrChange>
                </w:tcPr>
                <w:p w14:paraId="5A85A333" w14:textId="2336FA40" w:rsidR="00952E56" w:rsidRPr="00472734" w:rsidRDefault="00952E56">
                  <w:pPr>
                    <w:spacing w:after="0" w:line="240" w:lineRule="auto"/>
                    <w:rPr>
                      <w:ins w:id="801" w:author="Coilin" w:date="2016-03-21T16:25:00Z"/>
                      <w:rFonts w:ascii="Arial" w:eastAsia="Times New Roman" w:hAnsi="Arial" w:cs="Arial"/>
                      <w:b/>
                      <w:bCs/>
                      <w:sz w:val="20"/>
                      <w:szCs w:val="20"/>
                      <w:lang w:eastAsia="en-IE"/>
                    </w:rPr>
                  </w:pPr>
                  <w:ins w:id="802" w:author="Coilin" w:date="2016-03-21T16:25:00Z">
                    <w:r>
                      <w:rPr>
                        <w:rFonts w:ascii="Arial" w:eastAsia="Times New Roman" w:hAnsi="Arial" w:cs="Arial"/>
                        <w:b/>
                        <w:bCs/>
                        <w:sz w:val="20"/>
                        <w:szCs w:val="20"/>
                        <w:lang w:eastAsia="en-IE"/>
                      </w:rPr>
                      <w:t>ID</w:t>
                    </w:r>
                  </w:ins>
                </w:p>
              </w:tc>
              <w:tc>
                <w:tcPr>
                  <w:tcW w:w="5279" w:type="dxa"/>
                  <w:tcBorders>
                    <w:top w:val="single" w:sz="4" w:space="0" w:color="auto"/>
                    <w:left w:val="nil"/>
                    <w:bottom w:val="single" w:sz="4" w:space="0" w:color="auto"/>
                    <w:right w:val="nil"/>
                  </w:tcBorders>
                  <w:shd w:val="clear" w:color="auto" w:fill="auto"/>
                  <w:noWrap/>
                  <w:vAlign w:val="bottom"/>
                  <w:hideMark/>
                  <w:tcPrChange w:id="803" w:author="Coilin" w:date="2016-03-21T16:48:00Z">
                    <w:tcPr>
                      <w:tcW w:w="5279" w:type="dxa"/>
                      <w:tcBorders>
                        <w:top w:val="nil"/>
                        <w:left w:val="nil"/>
                        <w:bottom w:val="nil"/>
                        <w:right w:val="nil"/>
                      </w:tcBorders>
                      <w:shd w:val="clear" w:color="auto" w:fill="auto"/>
                      <w:noWrap/>
                      <w:vAlign w:val="bottom"/>
                      <w:hideMark/>
                    </w:tcPr>
                  </w:tcPrChange>
                </w:tcPr>
                <w:p w14:paraId="3DE64130" w14:textId="4840017B" w:rsidR="00952E56" w:rsidRPr="00472734" w:rsidRDefault="00952E56" w:rsidP="00472734">
                  <w:pPr>
                    <w:spacing w:after="0" w:line="240" w:lineRule="auto"/>
                    <w:rPr>
                      <w:ins w:id="804" w:author="Coilin" w:date="2016-03-21T15:59:00Z"/>
                      <w:rFonts w:ascii="Arial" w:eastAsia="Times New Roman" w:hAnsi="Arial" w:cs="Arial"/>
                      <w:b/>
                      <w:bCs/>
                      <w:sz w:val="20"/>
                      <w:szCs w:val="20"/>
                      <w:lang w:eastAsia="en-IE"/>
                    </w:rPr>
                  </w:pPr>
                  <w:ins w:id="805" w:author="Coilin" w:date="2016-03-21T15:59:00Z">
                    <w:r w:rsidRPr="00472734">
                      <w:rPr>
                        <w:rFonts w:ascii="Arial" w:eastAsia="Times New Roman" w:hAnsi="Arial" w:cs="Arial"/>
                        <w:b/>
                        <w:bCs/>
                        <w:sz w:val="20"/>
                        <w:szCs w:val="20"/>
                        <w:lang w:eastAsia="en-IE"/>
                      </w:rPr>
                      <w:t>Model</w:t>
                    </w:r>
                  </w:ins>
                </w:p>
              </w:tc>
              <w:tc>
                <w:tcPr>
                  <w:tcW w:w="1701" w:type="dxa"/>
                  <w:tcBorders>
                    <w:top w:val="single" w:sz="4" w:space="0" w:color="auto"/>
                    <w:left w:val="nil"/>
                    <w:bottom w:val="single" w:sz="4" w:space="0" w:color="auto"/>
                    <w:right w:val="nil"/>
                  </w:tcBorders>
                  <w:shd w:val="clear" w:color="auto" w:fill="auto"/>
                  <w:noWrap/>
                  <w:vAlign w:val="bottom"/>
                  <w:hideMark/>
                  <w:tcPrChange w:id="806" w:author="Coilin" w:date="2016-03-21T16:48:00Z">
                    <w:tcPr>
                      <w:tcW w:w="1701" w:type="dxa"/>
                      <w:tcBorders>
                        <w:top w:val="nil"/>
                        <w:left w:val="nil"/>
                        <w:bottom w:val="nil"/>
                        <w:right w:val="nil"/>
                      </w:tcBorders>
                      <w:shd w:val="clear" w:color="auto" w:fill="auto"/>
                      <w:noWrap/>
                      <w:vAlign w:val="bottom"/>
                      <w:hideMark/>
                    </w:tcPr>
                  </w:tcPrChange>
                </w:tcPr>
                <w:p w14:paraId="455FAECC" w14:textId="77777777" w:rsidR="00952E56" w:rsidRPr="00472734" w:rsidRDefault="00952E56" w:rsidP="00472734">
                  <w:pPr>
                    <w:spacing w:after="0" w:line="240" w:lineRule="auto"/>
                    <w:jc w:val="center"/>
                    <w:rPr>
                      <w:ins w:id="807" w:author="Coilin" w:date="2016-03-21T15:59:00Z"/>
                      <w:rFonts w:ascii="Arial" w:eastAsia="Times New Roman" w:hAnsi="Arial" w:cs="Arial"/>
                      <w:b/>
                      <w:bCs/>
                      <w:sz w:val="20"/>
                      <w:szCs w:val="20"/>
                      <w:lang w:eastAsia="en-IE"/>
                    </w:rPr>
                  </w:pPr>
                  <w:ins w:id="808" w:author="Coilin" w:date="2016-03-21T15:59:00Z">
                    <w:r w:rsidRPr="00472734">
                      <w:rPr>
                        <w:rFonts w:ascii="Arial" w:eastAsia="Times New Roman" w:hAnsi="Arial" w:cs="Arial"/>
                        <w:b/>
                        <w:bCs/>
                        <w:sz w:val="20"/>
                        <w:szCs w:val="20"/>
                        <w:lang w:eastAsia="en-IE"/>
                      </w:rPr>
                      <w:t>Log-likelihood</w:t>
                    </w:r>
                  </w:ins>
                </w:p>
              </w:tc>
              <w:tc>
                <w:tcPr>
                  <w:tcW w:w="1134" w:type="dxa"/>
                  <w:tcBorders>
                    <w:top w:val="single" w:sz="4" w:space="0" w:color="auto"/>
                    <w:left w:val="nil"/>
                    <w:bottom w:val="single" w:sz="4" w:space="0" w:color="auto"/>
                    <w:right w:val="nil"/>
                  </w:tcBorders>
                  <w:shd w:val="clear" w:color="auto" w:fill="auto"/>
                  <w:noWrap/>
                  <w:vAlign w:val="bottom"/>
                  <w:hideMark/>
                  <w:tcPrChange w:id="809" w:author="Coilin" w:date="2016-03-21T16:48:00Z">
                    <w:tcPr>
                      <w:tcW w:w="1134" w:type="dxa"/>
                      <w:tcBorders>
                        <w:top w:val="nil"/>
                        <w:left w:val="nil"/>
                        <w:bottom w:val="nil"/>
                        <w:right w:val="nil"/>
                      </w:tcBorders>
                      <w:shd w:val="clear" w:color="auto" w:fill="auto"/>
                      <w:noWrap/>
                      <w:vAlign w:val="bottom"/>
                      <w:hideMark/>
                    </w:tcPr>
                  </w:tcPrChange>
                </w:tcPr>
                <w:p w14:paraId="02C19238" w14:textId="77777777" w:rsidR="00952E56" w:rsidRPr="00472734" w:rsidRDefault="00952E56" w:rsidP="00472734">
                  <w:pPr>
                    <w:spacing w:after="0" w:line="240" w:lineRule="auto"/>
                    <w:jc w:val="center"/>
                    <w:rPr>
                      <w:ins w:id="810" w:author="Coilin" w:date="2016-03-21T15:59:00Z"/>
                      <w:rFonts w:ascii="Arial" w:eastAsia="Times New Roman" w:hAnsi="Arial" w:cs="Arial"/>
                      <w:b/>
                      <w:bCs/>
                      <w:sz w:val="20"/>
                      <w:szCs w:val="20"/>
                      <w:lang w:eastAsia="en-IE"/>
                    </w:rPr>
                  </w:pPr>
                  <w:ins w:id="811" w:author="Coilin" w:date="2016-03-21T15:59:00Z">
                    <w:r w:rsidRPr="00472734">
                      <w:rPr>
                        <w:rFonts w:ascii="Arial" w:eastAsia="Times New Roman" w:hAnsi="Arial" w:cs="Arial"/>
                        <w:b/>
                        <w:bCs/>
                        <w:sz w:val="20"/>
                        <w:szCs w:val="20"/>
                        <w:lang w:eastAsia="en-IE"/>
                      </w:rPr>
                      <w:t>Model df</w:t>
                    </w:r>
                  </w:ins>
                </w:p>
              </w:tc>
              <w:tc>
                <w:tcPr>
                  <w:tcW w:w="939" w:type="dxa"/>
                  <w:tcBorders>
                    <w:top w:val="single" w:sz="4" w:space="0" w:color="auto"/>
                    <w:left w:val="nil"/>
                    <w:bottom w:val="single" w:sz="4" w:space="0" w:color="auto"/>
                    <w:right w:val="nil"/>
                  </w:tcBorders>
                  <w:shd w:val="clear" w:color="auto" w:fill="auto"/>
                  <w:noWrap/>
                  <w:vAlign w:val="bottom"/>
                  <w:hideMark/>
                  <w:tcPrChange w:id="812" w:author="Coilin" w:date="2016-03-21T16:48:00Z">
                    <w:tcPr>
                      <w:tcW w:w="599" w:type="dxa"/>
                      <w:tcBorders>
                        <w:top w:val="nil"/>
                        <w:left w:val="nil"/>
                        <w:bottom w:val="nil"/>
                        <w:right w:val="nil"/>
                      </w:tcBorders>
                      <w:shd w:val="clear" w:color="auto" w:fill="auto"/>
                      <w:noWrap/>
                      <w:vAlign w:val="bottom"/>
                      <w:hideMark/>
                    </w:tcPr>
                  </w:tcPrChange>
                </w:tcPr>
                <w:p w14:paraId="5713141B" w14:textId="77777777" w:rsidR="00952E56" w:rsidRPr="00472734" w:rsidRDefault="00952E56" w:rsidP="00472734">
                  <w:pPr>
                    <w:spacing w:after="0" w:line="240" w:lineRule="auto"/>
                    <w:jc w:val="center"/>
                    <w:rPr>
                      <w:ins w:id="813" w:author="Coilin" w:date="2016-03-21T15:59:00Z"/>
                      <w:rFonts w:ascii="Arial" w:eastAsia="Times New Roman" w:hAnsi="Arial" w:cs="Arial"/>
                      <w:b/>
                      <w:bCs/>
                      <w:sz w:val="20"/>
                      <w:szCs w:val="20"/>
                      <w:lang w:eastAsia="en-IE"/>
                    </w:rPr>
                  </w:pPr>
                  <w:ins w:id="814" w:author="Coilin" w:date="2016-03-21T15:59:00Z">
                    <w:r w:rsidRPr="00472734">
                      <w:rPr>
                        <w:rFonts w:ascii="Arial" w:eastAsia="Times New Roman" w:hAnsi="Arial" w:cs="Arial"/>
                        <w:b/>
                        <w:bCs/>
                        <w:sz w:val="20"/>
                        <w:szCs w:val="20"/>
                        <w:lang w:eastAsia="en-IE"/>
                      </w:rPr>
                      <w:t>AIC</w:t>
                    </w:r>
                  </w:ins>
                </w:p>
              </w:tc>
            </w:tr>
            <w:tr w:rsidR="00952E56" w:rsidRPr="00472734" w14:paraId="090ED6CB" w14:textId="77777777" w:rsidTr="00EC5C94">
              <w:trPr>
                <w:trHeight w:val="255"/>
                <w:ins w:id="815" w:author="Coilin" w:date="2016-03-21T15:59:00Z"/>
                <w:trPrChange w:id="816" w:author="Coilin" w:date="2016-03-21T16:48:00Z">
                  <w:trPr>
                    <w:trHeight w:val="255"/>
                  </w:trPr>
                </w:trPrChange>
              </w:trPr>
              <w:tc>
                <w:tcPr>
                  <w:tcW w:w="419" w:type="dxa"/>
                  <w:tcBorders>
                    <w:top w:val="single" w:sz="4" w:space="0" w:color="auto"/>
                    <w:left w:val="nil"/>
                    <w:bottom w:val="nil"/>
                    <w:right w:val="nil"/>
                  </w:tcBorders>
                  <w:tcPrChange w:id="817" w:author="Coilin" w:date="2016-03-21T16:48:00Z">
                    <w:tcPr>
                      <w:tcW w:w="5279" w:type="dxa"/>
                      <w:tcBorders>
                        <w:top w:val="nil"/>
                        <w:left w:val="nil"/>
                        <w:bottom w:val="nil"/>
                        <w:right w:val="nil"/>
                      </w:tcBorders>
                    </w:tcPr>
                  </w:tcPrChange>
                </w:tcPr>
                <w:p w14:paraId="566A9E79" w14:textId="77777777" w:rsidR="00952E56" w:rsidRPr="00952E56" w:rsidRDefault="00952E56" w:rsidP="00472734">
                  <w:pPr>
                    <w:spacing w:after="0" w:line="240" w:lineRule="auto"/>
                    <w:rPr>
                      <w:ins w:id="818" w:author="Coilin" w:date="2016-03-21T16:25:00Z"/>
                      <w:rFonts w:ascii="Arial" w:eastAsia="Times New Roman" w:hAnsi="Arial" w:cs="Arial"/>
                      <w:iCs/>
                      <w:sz w:val="20"/>
                      <w:szCs w:val="20"/>
                      <w:lang w:eastAsia="en-IE"/>
                      <w:rPrChange w:id="819" w:author="Coilin" w:date="2016-03-21T16:26:00Z">
                        <w:rPr>
                          <w:ins w:id="820" w:author="Coilin" w:date="2016-03-21T16:25:00Z"/>
                          <w:rFonts w:ascii="Arial" w:eastAsia="Times New Roman" w:hAnsi="Arial" w:cs="Arial"/>
                          <w:i/>
                          <w:iCs/>
                          <w:sz w:val="20"/>
                          <w:szCs w:val="20"/>
                          <w:lang w:eastAsia="en-IE"/>
                        </w:rPr>
                      </w:rPrChange>
                    </w:rPr>
                  </w:pPr>
                </w:p>
              </w:tc>
              <w:tc>
                <w:tcPr>
                  <w:tcW w:w="6980" w:type="dxa"/>
                  <w:gridSpan w:val="2"/>
                  <w:tcBorders>
                    <w:top w:val="single" w:sz="4" w:space="0" w:color="auto"/>
                    <w:left w:val="nil"/>
                    <w:bottom w:val="nil"/>
                    <w:right w:val="nil"/>
                  </w:tcBorders>
                  <w:shd w:val="clear" w:color="auto" w:fill="auto"/>
                  <w:noWrap/>
                  <w:vAlign w:val="bottom"/>
                  <w:hideMark/>
                  <w:tcPrChange w:id="821" w:author="Coilin" w:date="2016-03-21T16:48:00Z">
                    <w:tcPr>
                      <w:tcW w:w="6980" w:type="dxa"/>
                      <w:gridSpan w:val="2"/>
                      <w:tcBorders>
                        <w:top w:val="nil"/>
                        <w:left w:val="nil"/>
                        <w:bottom w:val="nil"/>
                        <w:right w:val="nil"/>
                      </w:tcBorders>
                      <w:shd w:val="clear" w:color="auto" w:fill="auto"/>
                      <w:noWrap/>
                      <w:vAlign w:val="bottom"/>
                      <w:hideMark/>
                    </w:tcPr>
                  </w:tcPrChange>
                </w:tcPr>
                <w:p w14:paraId="552A89C4" w14:textId="71D89978" w:rsidR="00952E56" w:rsidRPr="00F949E3" w:rsidRDefault="00EC5C94">
                  <w:pPr>
                    <w:spacing w:after="0" w:line="240" w:lineRule="auto"/>
                    <w:rPr>
                      <w:ins w:id="822" w:author="Coilin" w:date="2016-03-21T15:59:00Z"/>
                      <w:rFonts w:ascii="Arial" w:eastAsia="Times New Roman" w:hAnsi="Arial" w:cs="Arial"/>
                      <w:iCs/>
                      <w:sz w:val="20"/>
                      <w:szCs w:val="20"/>
                      <w:lang w:eastAsia="en-IE"/>
                      <w:rPrChange w:id="823" w:author="Coilin" w:date="2016-03-21T16:42:00Z">
                        <w:rPr>
                          <w:ins w:id="824" w:author="Coilin" w:date="2016-03-21T15:59:00Z"/>
                          <w:rFonts w:ascii="Arial" w:eastAsia="Times New Roman" w:hAnsi="Arial" w:cs="Arial"/>
                          <w:i/>
                          <w:iCs/>
                          <w:sz w:val="20"/>
                          <w:szCs w:val="20"/>
                          <w:lang w:eastAsia="en-IE"/>
                        </w:rPr>
                      </w:rPrChange>
                    </w:rPr>
                  </w:pPr>
                  <w:ins w:id="825" w:author="Coilin" w:date="2016-03-21T15:59:00Z">
                    <w:r>
                      <w:rPr>
                        <w:rFonts w:ascii="Arial" w:eastAsia="Times New Roman" w:hAnsi="Arial" w:cs="Arial"/>
                        <w:iCs/>
                        <w:sz w:val="20"/>
                        <w:szCs w:val="20"/>
                        <w:lang w:eastAsia="en-IE"/>
                      </w:rPr>
                      <w:t>Main effects (</w:t>
                    </w:r>
                  </w:ins>
                  <w:ins w:id="826" w:author="Coilin" w:date="2016-03-21T16:51:00Z">
                    <w:r w:rsidRPr="00EC5C94">
                      <w:rPr>
                        <w:rFonts w:ascii="Arial" w:eastAsia="Times New Roman" w:hAnsi="Arial" w:cs="Arial"/>
                        <w:i/>
                        <w:iCs/>
                        <w:sz w:val="20"/>
                        <w:szCs w:val="20"/>
                        <w:lang w:eastAsia="en-IE"/>
                        <w:rPrChange w:id="827" w:author="Coilin" w:date="2016-03-21T16:51:00Z">
                          <w:rPr>
                            <w:rFonts w:ascii="Arial" w:eastAsia="Times New Roman" w:hAnsi="Arial" w:cs="Arial"/>
                            <w:iCs/>
                            <w:sz w:val="20"/>
                            <w:szCs w:val="20"/>
                            <w:lang w:eastAsia="en-IE"/>
                          </w:rPr>
                        </w:rPrChange>
                      </w:rPr>
                      <w:t>W</w:t>
                    </w:r>
                  </w:ins>
                  <w:ins w:id="828" w:author="Coilin" w:date="2016-03-21T15:59:00Z">
                    <w:r>
                      <w:rPr>
                        <w:rFonts w:ascii="Arial" w:eastAsia="Times New Roman" w:hAnsi="Arial" w:cs="Arial"/>
                        <w:iCs/>
                        <w:sz w:val="20"/>
                        <w:szCs w:val="20"/>
                        <w:lang w:eastAsia="en-IE"/>
                      </w:rPr>
                      <w:t xml:space="preserve"> &amp;</w:t>
                    </w:r>
                  </w:ins>
                  <w:ins w:id="829" w:author="Coilin" w:date="2016-03-21T16:49:00Z">
                    <w:r>
                      <w:rPr>
                        <w:rFonts w:ascii="Arial" w:eastAsia="Times New Roman" w:hAnsi="Arial" w:cs="Arial"/>
                        <w:iCs/>
                        <w:sz w:val="20"/>
                        <w:szCs w:val="20"/>
                        <w:lang w:eastAsia="en-IE"/>
                      </w:rPr>
                      <w:t xml:space="preserve"> </w:t>
                    </w:r>
                  </w:ins>
                  <w:ins w:id="830" w:author="Coilin" w:date="2016-03-21T16:51:00Z">
                    <w:r w:rsidRPr="00EC5C94">
                      <w:rPr>
                        <w:rFonts w:ascii="Arial" w:eastAsia="Times New Roman" w:hAnsi="Arial" w:cs="Arial"/>
                        <w:i/>
                        <w:iCs/>
                        <w:sz w:val="20"/>
                        <w:szCs w:val="20"/>
                        <w:lang w:eastAsia="en-IE"/>
                        <w:rPrChange w:id="831" w:author="Coilin" w:date="2016-03-21T16:51:00Z">
                          <w:rPr>
                            <w:rFonts w:ascii="Arial" w:eastAsia="Times New Roman" w:hAnsi="Arial" w:cs="Arial"/>
                            <w:iCs/>
                            <w:sz w:val="20"/>
                            <w:szCs w:val="20"/>
                            <w:lang w:eastAsia="en-IE"/>
                          </w:rPr>
                        </w:rPrChange>
                      </w:rPr>
                      <w:t>NP</w:t>
                    </w:r>
                  </w:ins>
                  <w:ins w:id="832" w:author="Coilin" w:date="2016-03-21T15:59:00Z">
                    <w:r w:rsidR="00952E56" w:rsidRPr="00F949E3">
                      <w:rPr>
                        <w:rFonts w:ascii="Arial" w:eastAsia="Times New Roman" w:hAnsi="Arial" w:cs="Arial"/>
                        <w:iCs/>
                        <w:sz w:val="20"/>
                        <w:szCs w:val="20"/>
                        <w:lang w:eastAsia="en-IE"/>
                        <w:rPrChange w:id="833" w:author="Coilin" w:date="2016-03-21T16:42:00Z">
                          <w:rPr>
                            <w:rFonts w:ascii="Arial" w:eastAsia="Times New Roman" w:hAnsi="Arial" w:cs="Arial"/>
                            <w:i/>
                            <w:iCs/>
                            <w:sz w:val="20"/>
                            <w:szCs w:val="20"/>
                            <w:lang w:eastAsia="en-IE"/>
                          </w:rPr>
                        </w:rPrChange>
                      </w:rPr>
                      <w:t xml:space="preserve"> effects common across meshes)</w:t>
                    </w:r>
                  </w:ins>
                </w:p>
              </w:tc>
              <w:tc>
                <w:tcPr>
                  <w:tcW w:w="1134" w:type="dxa"/>
                  <w:tcBorders>
                    <w:top w:val="single" w:sz="4" w:space="0" w:color="auto"/>
                    <w:left w:val="nil"/>
                    <w:bottom w:val="nil"/>
                    <w:right w:val="nil"/>
                  </w:tcBorders>
                  <w:shd w:val="clear" w:color="auto" w:fill="auto"/>
                  <w:noWrap/>
                  <w:vAlign w:val="bottom"/>
                  <w:hideMark/>
                  <w:tcPrChange w:id="834" w:author="Coilin" w:date="2016-03-21T16:48:00Z">
                    <w:tcPr>
                      <w:tcW w:w="1134" w:type="dxa"/>
                      <w:tcBorders>
                        <w:top w:val="nil"/>
                        <w:left w:val="nil"/>
                        <w:bottom w:val="nil"/>
                        <w:right w:val="nil"/>
                      </w:tcBorders>
                      <w:shd w:val="clear" w:color="auto" w:fill="auto"/>
                      <w:noWrap/>
                      <w:vAlign w:val="bottom"/>
                      <w:hideMark/>
                    </w:tcPr>
                  </w:tcPrChange>
                </w:tcPr>
                <w:p w14:paraId="5BF417E4" w14:textId="77777777" w:rsidR="00952E56" w:rsidRPr="00472734" w:rsidRDefault="00952E56" w:rsidP="00472734">
                  <w:pPr>
                    <w:spacing w:after="0" w:line="240" w:lineRule="auto"/>
                    <w:rPr>
                      <w:ins w:id="835" w:author="Coilin" w:date="2016-03-21T15:59:00Z"/>
                      <w:rFonts w:ascii="Arial" w:eastAsia="Times New Roman" w:hAnsi="Arial" w:cs="Arial"/>
                      <w:i/>
                      <w:iCs/>
                      <w:sz w:val="20"/>
                      <w:szCs w:val="20"/>
                      <w:lang w:eastAsia="en-IE"/>
                    </w:rPr>
                  </w:pPr>
                </w:p>
              </w:tc>
              <w:tc>
                <w:tcPr>
                  <w:tcW w:w="939" w:type="dxa"/>
                  <w:tcBorders>
                    <w:top w:val="single" w:sz="4" w:space="0" w:color="auto"/>
                    <w:left w:val="nil"/>
                    <w:bottom w:val="nil"/>
                    <w:right w:val="nil"/>
                  </w:tcBorders>
                  <w:shd w:val="clear" w:color="auto" w:fill="auto"/>
                  <w:noWrap/>
                  <w:vAlign w:val="bottom"/>
                  <w:hideMark/>
                  <w:tcPrChange w:id="836" w:author="Coilin" w:date="2016-03-21T16:48:00Z">
                    <w:tcPr>
                      <w:tcW w:w="599" w:type="dxa"/>
                      <w:tcBorders>
                        <w:top w:val="nil"/>
                        <w:left w:val="nil"/>
                        <w:bottom w:val="nil"/>
                        <w:right w:val="nil"/>
                      </w:tcBorders>
                      <w:shd w:val="clear" w:color="auto" w:fill="auto"/>
                      <w:noWrap/>
                      <w:vAlign w:val="bottom"/>
                      <w:hideMark/>
                    </w:tcPr>
                  </w:tcPrChange>
                </w:tcPr>
                <w:p w14:paraId="3E45710D" w14:textId="77777777" w:rsidR="00952E56" w:rsidRPr="00472734" w:rsidRDefault="00952E56" w:rsidP="00472734">
                  <w:pPr>
                    <w:spacing w:after="0" w:line="240" w:lineRule="auto"/>
                    <w:jc w:val="center"/>
                    <w:rPr>
                      <w:ins w:id="837" w:author="Coilin" w:date="2016-03-21T15:59:00Z"/>
                      <w:rFonts w:ascii="Times New Roman" w:eastAsia="Times New Roman" w:hAnsi="Times New Roman" w:cs="Times New Roman"/>
                      <w:sz w:val="20"/>
                      <w:szCs w:val="20"/>
                      <w:lang w:eastAsia="en-IE"/>
                    </w:rPr>
                  </w:pPr>
                </w:p>
              </w:tc>
            </w:tr>
            <w:tr w:rsidR="00952E56" w:rsidRPr="00472734" w14:paraId="20F973C8" w14:textId="77777777" w:rsidTr="00EC5C94">
              <w:trPr>
                <w:trHeight w:val="315"/>
                <w:ins w:id="838" w:author="Coilin" w:date="2016-03-21T15:59:00Z"/>
                <w:trPrChange w:id="839" w:author="Coilin" w:date="2016-03-21T16:52:00Z">
                  <w:trPr>
                    <w:trHeight w:val="315"/>
                  </w:trPr>
                </w:trPrChange>
              </w:trPr>
              <w:tc>
                <w:tcPr>
                  <w:tcW w:w="419" w:type="dxa"/>
                  <w:tcBorders>
                    <w:top w:val="nil"/>
                    <w:left w:val="nil"/>
                    <w:bottom w:val="nil"/>
                    <w:right w:val="nil"/>
                  </w:tcBorders>
                  <w:vAlign w:val="bottom"/>
                  <w:tcPrChange w:id="840" w:author="Coilin" w:date="2016-03-21T16:52:00Z">
                    <w:tcPr>
                      <w:tcW w:w="5279" w:type="dxa"/>
                      <w:tcBorders>
                        <w:top w:val="nil"/>
                        <w:left w:val="nil"/>
                        <w:bottom w:val="nil"/>
                        <w:right w:val="nil"/>
                      </w:tcBorders>
                    </w:tcPr>
                  </w:tcPrChange>
                </w:tcPr>
                <w:p w14:paraId="034F46A9" w14:textId="27408783" w:rsidR="00952E56" w:rsidRPr="00DA7034" w:rsidRDefault="00952E56">
                  <w:pPr>
                    <w:spacing w:after="0" w:line="240" w:lineRule="auto"/>
                    <w:rPr>
                      <w:ins w:id="841" w:author="Coilin" w:date="2016-03-21T16:25:00Z"/>
                      <w:rFonts w:ascii="Cambria" w:eastAsia="Times New Roman" w:hAnsi="Cambria" w:cs="Times New Roman"/>
                      <w:sz w:val="20"/>
                      <w:szCs w:val="20"/>
                      <w:lang w:eastAsia="en-IE"/>
                    </w:rPr>
                  </w:pPr>
                  <w:ins w:id="842" w:author="Coilin" w:date="2016-03-21T16:26:00Z">
                    <w:r>
                      <w:rPr>
                        <w:rFonts w:ascii="Cambria" w:eastAsia="Times New Roman" w:hAnsi="Cambria" w:cs="Times New Roman"/>
                        <w:sz w:val="20"/>
                        <w:szCs w:val="20"/>
                        <w:lang w:eastAsia="en-IE"/>
                      </w:rPr>
                      <w:t>1</w:t>
                    </w:r>
                  </w:ins>
                </w:p>
              </w:tc>
              <w:tc>
                <w:tcPr>
                  <w:tcW w:w="5279" w:type="dxa"/>
                  <w:tcBorders>
                    <w:top w:val="nil"/>
                    <w:left w:val="nil"/>
                    <w:bottom w:val="nil"/>
                    <w:right w:val="nil"/>
                  </w:tcBorders>
                  <w:shd w:val="clear" w:color="auto" w:fill="auto"/>
                  <w:noWrap/>
                  <w:vAlign w:val="bottom"/>
                  <w:hideMark/>
                  <w:tcPrChange w:id="843" w:author="Coilin" w:date="2016-03-21T16:52:00Z">
                    <w:tcPr>
                      <w:tcW w:w="5279" w:type="dxa"/>
                      <w:tcBorders>
                        <w:top w:val="nil"/>
                        <w:left w:val="nil"/>
                        <w:bottom w:val="nil"/>
                        <w:right w:val="nil"/>
                      </w:tcBorders>
                      <w:shd w:val="clear" w:color="auto" w:fill="auto"/>
                      <w:noWrap/>
                      <w:vAlign w:val="bottom"/>
                      <w:hideMark/>
                    </w:tcPr>
                  </w:tcPrChange>
                </w:tcPr>
                <w:p w14:paraId="1952DFC6" w14:textId="534E70EE" w:rsidR="00952E56" w:rsidRPr="003111C4" w:rsidRDefault="009A1D4A">
                  <w:pPr>
                    <w:spacing w:after="0" w:line="240" w:lineRule="auto"/>
                    <w:rPr>
                      <w:ins w:id="844" w:author="Coilin" w:date="2016-03-21T15:59:00Z"/>
                      <w:rFonts w:ascii="Arial" w:eastAsia="Times New Roman" w:hAnsi="Arial" w:cs="Arial"/>
                      <w:sz w:val="20"/>
                      <w:szCs w:val="20"/>
                      <w:lang w:eastAsia="en-IE"/>
                    </w:rPr>
                  </w:pPr>
                  <m:oMathPara>
                    <m:oMathParaPr>
                      <m:jc m:val="left"/>
                    </m:oMathParaPr>
                    <m:oMath>
                      <m:sSub>
                        <m:sSubPr>
                          <m:ctrlPr>
                            <w:ins w:id="845" w:author="Coilin" w:date="2016-03-21T16:01:00Z">
                              <w:rPr>
                                <w:rFonts w:ascii="Cambria Math" w:eastAsia="Times New Roman" w:hAnsi="Cambria Math" w:cs="Arial"/>
                                <w:i/>
                                <w:sz w:val="20"/>
                                <w:szCs w:val="20"/>
                                <w:lang w:eastAsia="en-IE"/>
                              </w:rPr>
                            </w:ins>
                          </m:ctrlPr>
                        </m:sSubPr>
                        <m:e>
                          <m:r>
                            <w:ins w:id="846" w:author="Coilin" w:date="2016-03-21T16:01:00Z">
                              <w:rPr>
                                <w:rFonts w:ascii="Cambria Math" w:eastAsia="Times New Roman" w:hAnsi="Cambria Math" w:cs="Arial"/>
                                <w:sz w:val="20"/>
                                <w:szCs w:val="20"/>
                                <w:lang w:eastAsia="en-IE"/>
                              </w:rPr>
                              <m:t>β</m:t>
                            </w:ins>
                          </m:r>
                        </m:e>
                        <m:sub>
                          <m:r>
                            <w:ins w:id="847" w:author="Coilin" w:date="2016-03-21T16:01:00Z">
                              <w:rPr>
                                <w:rFonts w:ascii="Cambria Math" w:eastAsia="Times New Roman" w:hAnsi="Cambria Math" w:cs="Arial"/>
                                <w:sz w:val="20"/>
                                <w:szCs w:val="20"/>
                                <w:lang w:eastAsia="en-IE"/>
                              </w:rPr>
                              <m:t>0,j</m:t>
                            </w:ins>
                          </m:r>
                        </m:sub>
                      </m:sSub>
                    </m:oMath>
                  </m:oMathPara>
                </w:p>
              </w:tc>
              <w:tc>
                <w:tcPr>
                  <w:tcW w:w="1701" w:type="dxa"/>
                  <w:tcBorders>
                    <w:top w:val="nil"/>
                    <w:left w:val="nil"/>
                    <w:bottom w:val="nil"/>
                    <w:right w:val="nil"/>
                  </w:tcBorders>
                  <w:shd w:val="clear" w:color="auto" w:fill="auto"/>
                  <w:noWrap/>
                  <w:vAlign w:val="bottom"/>
                  <w:hideMark/>
                  <w:tcPrChange w:id="848" w:author="Coilin" w:date="2016-03-21T16:52:00Z">
                    <w:tcPr>
                      <w:tcW w:w="1701" w:type="dxa"/>
                      <w:tcBorders>
                        <w:top w:val="nil"/>
                        <w:left w:val="nil"/>
                        <w:bottom w:val="nil"/>
                        <w:right w:val="nil"/>
                      </w:tcBorders>
                      <w:shd w:val="clear" w:color="auto" w:fill="auto"/>
                      <w:noWrap/>
                      <w:vAlign w:val="bottom"/>
                      <w:hideMark/>
                    </w:tcPr>
                  </w:tcPrChange>
                </w:tcPr>
                <w:p w14:paraId="1B5F60FC" w14:textId="77777777" w:rsidR="00952E56" w:rsidRPr="00472734" w:rsidRDefault="00952E56" w:rsidP="00472734">
                  <w:pPr>
                    <w:spacing w:after="0" w:line="240" w:lineRule="auto"/>
                    <w:jc w:val="center"/>
                    <w:rPr>
                      <w:ins w:id="849" w:author="Coilin" w:date="2016-03-21T15:59:00Z"/>
                      <w:rFonts w:ascii="Arial" w:eastAsia="Times New Roman" w:hAnsi="Arial" w:cs="Arial"/>
                      <w:sz w:val="20"/>
                      <w:szCs w:val="20"/>
                      <w:lang w:eastAsia="en-IE"/>
                    </w:rPr>
                  </w:pPr>
                  <w:ins w:id="850" w:author="Coilin" w:date="2016-03-21T15:59:00Z">
                    <w:r w:rsidRPr="00472734">
                      <w:rPr>
                        <w:rFonts w:ascii="Arial" w:eastAsia="Times New Roman" w:hAnsi="Arial" w:cs="Arial"/>
                        <w:sz w:val="20"/>
                        <w:szCs w:val="20"/>
                        <w:lang w:eastAsia="en-IE"/>
                      </w:rPr>
                      <w:t>-2106.85</w:t>
                    </w:r>
                  </w:ins>
                </w:p>
              </w:tc>
              <w:tc>
                <w:tcPr>
                  <w:tcW w:w="1134" w:type="dxa"/>
                  <w:tcBorders>
                    <w:top w:val="nil"/>
                    <w:left w:val="nil"/>
                    <w:bottom w:val="nil"/>
                    <w:right w:val="nil"/>
                  </w:tcBorders>
                  <w:shd w:val="clear" w:color="auto" w:fill="auto"/>
                  <w:noWrap/>
                  <w:vAlign w:val="bottom"/>
                  <w:hideMark/>
                  <w:tcPrChange w:id="851" w:author="Coilin" w:date="2016-03-21T16:52:00Z">
                    <w:tcPr>
                      <w:tcW w:w="1134" w:type="dxa"/>
                      <w:tcBorders>
                        <w:top w:val="nil"/>
                        <w:left w:val="nil"/>
                        <w:bottom w:val="nil"/>
                        <w:right w:val="nil"/>
                      </w:tcBorders>
                      <w:shd w:val="clear" w:color="auto" w:fill="auto"/>
                      <w:noWrap/>
                      <w:vAlign w:val="bottom"/>
                      <w:hideMark/>
                    </w:tcPr>
                  </w:tcPrChange>
                </w:tcPr>
                <w:p w14:paraId="351863E9" w14:textId="77777777" w:rsidR="00952E56" w:rsidRPr="00472734" w:rsidRDefault="00952E56" w:rsidP="00472734">
                  <w:pPr>
                    <w:spacing w:after="0" w:line="240" w:lineRule="auto"/>
                    <w:jc w:val="center"/>
                    <w:rPr>
                      <w:ins w:id="852" w:author="Coilin" w:date="2016-03-21T15:59:00Z"/>
                      <w:rFonts w:ascii="Arial" w:eastAsia="Times New Roman" w:hAnsi="Arial" w:cs="Arial"/>
                      <w:sz w:val="20"/>
                      <w:szCs w:val="20"/>
                      <w:lang w:eastAsia="en-IE"/>
                    </w:rPr>
                  </w:pPr>
                  <w:ins w:id="853" w:author="Coilin" w:date="2016-03-21T15:59:00Z">
                    <w:r w:rsidRPr="00472734">
                      <w:rPr>
                        <w:rFonts w:ascii="Arial" w:eastAsia="Times New Roman" w:hAnsi="Arial" w:cs="Arial"/>
                        <w:sz w:val="20"/>
                        <w:szCs w:val="20"/>
                        <w:lang w:eastAsia="en-IE"/>
                      </w:rPr>
                      <w:t>9</w:t>
                    </w:r>
                  </w:ins>
                </w:p>
              </w:tc>
              <w:tc>
                <w:tcPr>
                  <w:tcW w:w="939" w:type="dxa"/>
                  <w:tcBorders>
                    <w:top w:val="nil"/>
                    <w:left w:val="nil"/>
                    <w:bottom w:val="nil"/>
                    <w:right w:val="nil"/>
                  </w:tcBorders>
                  <w:shd w:val="clear" w:color="auto" w:fill="auto"/>
                  <w:noWrap/>
                  <w:vAlign w:val="bottom"/>
                  <w:hideMark/>
                  <w:tcPrChange w:id="854" w:author="Coilin" w:date="2016-03-21T16:52:00Z">
                    <w:tcPr>
                      <w:tcW w:w="599" w:type="dxa"/>
                      <w:tcBorders>
                        <w:top w:val="nil"/>
                        <w:left w:val="nil"/>
                        <w:bottom w:val="nil"/>
                        <w:right w:val="nil"/>
                      </w:tcBorders>
                      <w:shd w:val="clear" w:color="auto" w:fill="auto"/>
                      <w:noWrap/>
                      <w:vAlign w:val="bottom"/>
                      <w:hideMark/>
                    </w:tcPr>
                  </w:tcPrChange>
                </w:tcPr>
                <w:p w14:paraId="03BDBC9D" w14:textId="77777777" w:rsidR="00952E56" w:rsidRPr="00472734" w:rsidRDefault="00952E56" w:rsidP="00472734">
                  <w:pPr>
                    <w:spacing w:after="0" w:line="240" w:lineRule="auto"/>
                    <w:jc w:val="center"/>
                    <w:rPr>
                      <w:ins w:id="855" w:author="Coilin" w:date="2016-03-21T15:59:00Z"/>
                      <w:rFonts w:ascii="Arial" w:eastAsia="Times New Roman" w:hAnsi="Arial" w:cs="Arial"/>
                      <w:sz w:val="20"/>
                      <w:szCs w:val="20"/>
                      <w:lang w:eastAsia="en-IE"/>
                    </w:rPr>
                  </w:pPr>
                  <w:ins w:id="856" w:author="Coilin" w:date="2016-03-21T15:59:00Z">
                    <w:r w:rsidRPr="00472734">
                      <w:rPr>
                        <w:rFonts w:ascii="Arial" w:eastAsia="Times New Roman" w:hAnsi="Arial" w:cs="Arial"/>
                        <w:sz w:val="20"/>
                        <w:szCs w:val="20"/>
                        <w:lang w:eastAsia="en-IE"/>
                      </w:rPr>
                      <w:t>4231.70</w:t>
                    </w:r>
                  </w:ins>
                </w:p>
              </w:tc>
            </w:tr>
            <w:tr w:rsidR="00952E56" w:rsidRPr="00472734" w14:paraId="1F5259AD" w14:textId="77777777" w:rsidTr="00EC5C94">
              <w:trPr>
                <w:trHeight w:val="315"/>
                <w:ins w:id="857" w:author="Coilin" w:date="2016-03-21T15:59:00Z"/>
                <w:trPrChange w:id="858" w:author="Coilin" w:date="2016-03-21T16:52:00Z">
                  <w:trPr>
                    <w:trHeight w:val="315"/>
                  </w:trPr>
                </w:trPrChange>
              </w:trPr>
              <w:tc>
                <w:tcPr>
                  <w:tcW w:w="419" w:type="dxa"/>
                  <w:tcBorders>
                    <w:top w:val="nil"/>
                    <w:left w:val="nil"/>
                    <w:bottom w:val="nil"/>
                    <w:right w:val="nil"/>
                  </w:tcBorders>
                  <w:vAlign w:val="bottom"/>
                  <w:tcPrChange w:id="859" w:author="Coilin" w:date="2016-03-21T16:52:00Z">
                    <w:tcPr>
                      <w:tcW w:w="5279" w:type="dxa"/>
                      <w:tcBorders>
                        <w:top w:val="nil"/>
                        <w:left w:val="nil"/>
                        <w:bottom w:val="nil"/>
                        <w:right w:val="nil"/>
                      </w:tcBorders>
                    </w:tcPr>
                  </w:tcPrChange>
                </w:tcPr>
                <w:p w14:paraId="7877CD8B" w14:textId="719B7D82" w:rsidR="00952E56" w:rsidRPr="00DA7034" w:rsidRDefault="00952E56">
                  <w:pPr>
                    <w:spacing w:after="0" w:line="240" w:lineRule="auto"/>
                    <w:rPr>
                      <w:ins w:id="860" w:author="Coilin" w:date="2016-03-21T16:25:00Z"/>
                      <w:rFonts w:ascii="Calibri" w:eastAsia="Calibri" w:hAnsi="Calibri" w:cs="Times New Roman"/>
                      <w:sz w:val="20"/>
                      <w:szCs w:val="20"/>
                      <w:lang w:eastAsia="en-IE"/>
                    </w:rPr>
                  </w:pPr>
                  <w:ins w:id="861" w:author="Coilin" w:date="2016-03-21T16:26:00Z">
                    <w:r>
                      <w:rPr>
                        <w:rFonts w:ascii="Calibri" w:eastAsia="Calibri" w:hAnsi="Calibri" w:cs="Times New Roman"/>
                        <w:sz w:val="20"/>
                        <w:szCs w:val="20"/>
                        <w:lang w:eastAsia="en-IE"/>
                      </w:rPr>
                      <w:t>2</w:t>
                    </w:r>
                  </w:ins>
                </w:p>
              </w:tc>
              <w:tc>
                <w:tcPr>
                  <w:tcW w:w="5279" w:type="dxa"/>
                  <w:tcBorders>
                    <w:top w:val="nil"/>
                    <w:left w:val="nil"/>
                    <w:bottom w:val="nil"/>
                    <w:right w:val="nil"/>
                  </w:tcBorders>
                  <w:shd w:val="clear" w:color="auto" w:fill="auto"/>
                  <w:noWrap/>
                  <w:vAlign w:val="bottom"/>
                  <w:hideMark/>
                  <w:tcPrChange w:id="862" w:author="Coilin" w:date="2016-03-21T16:52:00Z">
                    <w:tcPr>
                      <w:tcW w:w="5279" w:type="dxa"/>
                      <w:tcBorders>
                        <w:top w:val="nil"/>
                        <w:left w:val="nil"/>
                        <w:bottom w:val="nil"/>
                        <w:right w:val="nil"/>
                      </w:tcBorders>
                      <w:shd w:val="clear" w:color="auto" w:fill="auto"/>
                      <w:noWrap/>
                      <w:vAlign w:val="bottom"/>
                      <w:hideMark/>
                    </w:tcPr>
                  </w:tcPrChange>
                </w:tcPr>
                <w:p w14:paraId="1CDB8198" w14:textId="13567FF6" w:rsidR="00952E56" w:rsidRPr="003111C4" w:rsidRDefault="009A1D4A" w:rsidP="00472734">
                  <w:pPr>
                    <w:spacing w:after="0" w:line="240" w:lineRule="auto"/>
                    <w:rPr>
                      <w:ins w:id="863" w:author="Coilin" w:date="2016-03-21T15:59:00Z"/>
                      <w:rFonts w:ascii="Arial" w:eastAsia="Times New Roman" w:hAnsi="Arial" w:cs="Arial"/>
                      <w:sz w:val="20"/>
                      <w:szCs w:val="20"/>
                      <w:lang w:eastAsia="en-IE"/>
                    </w:rPr>
                  </w:pPr>
                  <m:oMathPara>
                    <m:oMathParaPr>
                      <m:jc m:val="left"/>
                    </m:oMathParaPr>
                    <m:oMath>
                      <m:sSub>
                        <m:sSubPr>
                          <m:ctrlPr>
                            <w:ins w:id="864" w:author="Coilin" w:date="2016-03-21T16:01:00Z">
                              <w:rPr>
                                <w:rFonts w:ascii="Cambria Math" w:eastAsia="Times New Roman" w:hAnsi="Cambria Math" w:cs="Arial"/>
                                <w:i/>
                                <w:sz w:val="20"/>
                                <w:szCs w:val="20"/>
                                <w:lang w:eastAsia="en-IE"/>
                              </w:rPr>
                            </w:ins>
                          </m:ctrlPr>
                        </m:sSubPr>
                        <m:e>
                          <m:r>
                            <w:ins w:id="865" w:author="Coilin" w:date="2016-03-21T16:01:00Z">
                              <w:rPr>
                                <w:rFonts w:ascii="Cambria Math" w:eastAsia="Times New Roman" w:hAnsi="Cambria Math" w:cs="Arial"/>
                                <w:sz w:val="20"/>
                                <w:szCs w:val="20"/>
                                <w:lang w:eastAsia="en-IE"/>
                              </w:rPr>
                              <m:t>β</m:t>
                            </w:ins>
                          </m:r>
                        </m:e>
                        <m:sub>
                          <m:r>
                            <w:ins w:id="866" w:author="Coilin" w:date="2016-03-21T16:01:00Z">
                              <w:rPr>
                                <w:rFonts w:ascii="Cambria Math" w:eastAsia="Times New Roman" w:hAnsi="Cambria Math" w:cs="Arial"/>
                                <w:sz w:val="20"/>
                                <w:szCs w:val="20"/>
                                <w:lang w:eastAsia="en-IE"/>
                              </w:rPr>
                              <m:t>0,j</m:t>
                            </w:ins>
                          </m:r>
                        </m:sub>
                      </m:sSub>
                      <m:r>
                        <w:ins w:id="867" w:author="Coilin" w:date="2016-03-21T16:01:00Z">
                          <w:rPr>
                            <w:rFonts w:ascii="Cambria Math" w:eastAsia="Times New Roman" w:hAnsi="Cambria Math" w:cs="Arial"/>
                            <w:sz w:val="20"/>
                            <w:szCs w:val="20"/>
                            <w:lang w:eastAsia="en-IE"/>
                          </w:rPr>
                          <m:t xml:space="preserve">+ </m:t>
                        </w:ins>
                      </m:r>
                      <m:sSub>
                        <m:sSubPr>
                          <m:ctrlPr>
                            <w:ins w:id="868" w:author="Coilin" w:date="2016-03-21T16:01:00Z">
                              <w:rPr>
                                <w:rFonts w:ascii="Cambria Math" w:eastAsia="Times New Roman" w:hAnsi="Cambria Math" w:cs="Arial"/>
                                <w:i/>
                                <w:sz w:val="20"/>
                                <w:szCs w:val="20"/>
                                <w:lang w:eastAsia="en-IE"/>
                              </w:rPr>
                            </w:ins>
                          </m:ctrlPr>
                        </m:sSubPr>
                        <m:e>
                          <m:r>
                            <w:ins w:id="869" w:author="Coilin" w:date="2016-03-21T16:01:00Z">
                              <w:rPr>
                                <w:rFonts w:ascii="Cambria Math" w:eastAsia="Times New Roman" w:hAnsi="Cambria Math" w:cs="Arial"/>
                                <w:sz w:val="20"/>
                                <w:szCs w:val="20"/>
                                <w:lang w:eastAsia="en-IE"/>
                              </w:rPr>
                              <m:t>β</m:t>
                            </w:ins>
                          </m:r>
                        </m:e>
                        <m:sub>
                          <m:r>
                            <w:ins w:id="870" w:author="Coilin" w:date="2016-03-21T16:01:00Z">
                              <w:rPr>
                                <w:rFonts w:ascii="Cambria Math" w:eastAsia="Times New Roman" w:hAnsi="Cambria Math" w:cs="Arial"/>
                                <w:sz w:val="20"/>
                                <w:szCs w:val="20"/>
                                <w:lang w:eastAsia="en-IE"/>
                              </w:rPr>
                              <m:t>1,j</m:t>
                            </w:ins>
                          </m:r>
                        </m:sub>
                      </m:sSub>
                      <m:r>
                        <w:ins w:id="871" w:author="Coilin" w:date="2016-03-21T16:01:00Z">
                          <w:rPr>
                            <w:rFonts w:ascii="Cambria Math" w:eastAsia="Times New Roman" w:hAnsi="Cambria Math" w:cs="Arial"/>
                            <w:sz w:val="20"/>
                            <w:szCs w:val="20"/>
                            <w:lang w:eastAsia="en-IE"/>
                          </w:rPr>
                          <m:t>CL</m:t>
                        </w:ins>
                      </m:r>
                    </m:oMath>
                  </m:oMathPara>
                </w:p>
              </w:tc>
              <w:tc>
                <w:tcPr>
                  <w:tcW w:w="1701" w:type="dxa"/>
                  <w:tcBorders>
                    <w:top w:val="nil"/>
                    <w:left w:val="nil"/>
                    <w:bottom w:val="nil"/>
                    <w:right w:val="nil"/>
                  </w:tcBorders>
                  <w:shd w:val="clear" w:color="auto" w:fill="auto"/>
                  <w:noWrap/>
                  <w:vAlign w:val="bottom"/>
                  <w:hideMark/>
                  <w:tcPrChange w:id="872" w:author="Coilin" w:date="2016-03-21T16:52:00Z">
                    <w:tcPr>
                      <w:tcW w:w="1701" w:type="dxa"/>
                      <w:tcBorders>
                        <w:top w:val="nil"/>
                        <w:left w:val="nil"/>
                        <w:bottom w:val="nil"/>
                        <w:right w:val="nil"/>
                      </w:tcBorders>
                      <w:shd w:val="clear" w:color="auto" w:fill="auto"/>
                      <w:noWrap/>
                      <w:vAlign w:val="bottom"/>
                      <w:hideMark/>
                    </w:tcPr>
                  </w:tcPrChange>
                </w:tcPr>
                <w:p w14:paraId="2C077811" w14:textId="77777777" w:rsidR="00952E56" w:rsidRPr="00472734" w:rsidRDefault="00952E56" w:rsidP="00472734">
                  <w:pPr>
                    <w:spacing w:after="0" w:line="240" w:lineRule="auto"/>
                    <w:jc w:val="center"/>
                    <w:rPr>
                      <w:ins w:id="873" w:author="Coilin" w:date="2016-03-21T15:59:00Z"/>
                      <w:rFonts w:ascii="Arial" w:eastAsia="Times New Roman" w:hAnsi="Arial" w:cs="Arial"/>
                      <w:sz w:val="20"/>
                      <w:szCs w:val="20"/>
                      <w:lang w:eastAsia="en-IE"/>
                    </w:rPr>
                  </w:pPr>
                  <w:ins w:id="874" w:author="Coilin" w:date="2016-03-21T15:59:00Z">
                    <w:r w:rsidRPr="00472734">
                      <w:rPr>
                        <w:rFonts w:ascii="Arial" w:eastAsia="Times New Roman" w:hAnsi="Arial" w:cs="Arial"/>
                        <w:sz w:val="20"/>
                        <w:szCs w:val="20"/>
                        <w:lang w:eastAsia="en-IE"/>
                      </w:rPr>
                      <w:t>-2084.61</w:t>
                    </w:r>
                  </w:ins>
                </w:p>
              </w:tc>
              <w:tc>
                <w:tcPr>
                  <w:tcW w:w="1134" w:type="dxa"/>
                  <w:tcBorders>
                    <w:top w:val="nil"/>
                    <w:left w:val="nil"/>
                    <w:bottom w:val="nil"/>
                    <w:right w:val="nil"/>
                  </w:tcBorders>
                  <w:shd w:val="clear" w:color="auto" w:fill="auto"/>
                  <w:noWrap/>
                  <w:vAlign w:val="bottom"/>
                  <w:hideMark/>
                  <w:tcPrChange w:id="875" w:author="Coilin" w:date="2016-03-21T16:52:00Z">
                    <w:tcPr>
                      <w:tcW w:w="1134" w:type="dxa"/>
                      <w:tcBorders>
                        <w:top w:val="nil"/>
                        <w:left w:val="nil"/>
                        <w:bottom w:val="nil"/>
                        <w:right w:val="nil"/>
                      </w:tcBorders>
                      <w:shd w:val="clear" w:color="auto" w:fill="auto"/>
                      <w:noWrap/>
                      <w:vAlign w:val="bottom"/>
                      <w:hideMark/>
                    </w:tcPr>
                  </w:tcPrChange>
                </w:tcPr>
                <w:p w14:paraId="3595E178" w14:textId="77777777" w:rsidR="00952E56" w:rsidRPr="00472734" w:rsidRDefault="00952E56" w:rsidP="00472734">
                  <w:pPr>
                    <w:spacing w:after="0" w:line="240" w:lineRule="auto"/>
                    <w:jc w:val="center"/>
                    <w:rPr>
                      <w:ins w:id="876" w:author="Coilin" w:date="2016-03-21T15:59:00Z"/>
                      <w:rFonts w:ascii="Arial" w:eastAsia="Times New Roman" w:hAnsi="Arial" w:cs="Arial"/>
                      <w:sz w:val="20"/>
                      <w:szCs w:val="20"/>
                      <w:lang w:eastAsia="en-IE"/>
                    </w:rPr>
                  </w:pPr>
                  <w:ins w:id="877" w:author="Coilin" w:date="2016-03-21T15:59:00Z">
                    <w:r w:rsidRPr="00472734">
                      <w:rPr>
                        <w:rFonts w:ascii="Arial" w:eastAsia="Times New Roman" w:hAnsi="Arial" w:cs="Arial"/>
                        <w:sz w:val="20"/>
                        <w:szCs w:val="20"/>
                        <w:lang w:eastAsia="en-IE"/>
                      </w:rPr>
                      <w:t>12</w:t>
                    </w:r>
                  </w:ins>
                </w:p>
              </w:tc>
              <w:tc>
                <w:tcPr>
                  <w:tcW w:w="939" w:type="dxa"/>
                  <w:tcBorders>
                    <w:top w:val="nil"/>
                    <w:left w:val="nil"/>
                    <w:bottom w:val="nil"/>
                    <w:right w:val="nil"/>
                  </w:tcBorders>
                  <w:shd w:val="clear" w:color="auto" w:fill="auto"/>
                  <w:noWrap/>
                  <w:vAlign w:val="bottom"/>
                  <w:hideMark/>
                  <w:tcPrChange w:id="878" w:author="Coilin" w:date="2016-03-21T16:52:00Z">
                    <w:tcPr>
                      <w:tcW w:w="599" w:type="dxa"/>
                      <w:tcBorders>
                        <w:top w:val="nil"/>
                        <w:left w:val="nil"/>
                        <w:bottom w:val="nil"/>
                        <w:right w:val="nil"/>
                      </w:tcBorders>
                      <w:shd w:val="clear" w:color="auto" w:fill="auto"/>
                      <w:noWrap/>
                      <w:vAlign w:val="bottom"/>
                      <w:hideMark/>
                    </w:tcPr>
                  </w:tcPrChange>
                </w:tcPr>
                <w:p w14:paraId="51F78266" w14:textId="77777777" w:rsidR="00952E56" w:rsidRPr="00472734" w:rsidRDefault="00952E56" w:rsidP="00472734">
                  <w:pPr>
                    <w:spacing w:after="0" w:line="240" w:lineRule="auto"/>
                    <w:jc w:val="center"/>
                    <w:rPr>
                      <w:ins w:id="879" w:author="Coilin" w:date="2016-03-21T15:59:00Z"/>
                      <w:rFonts w:ascii="Arial" w:eastAsia="Times New Roman" w:hAnsi="Arial" w:cs="Arial"/>
                      <w:sz w:val="20"/>
                      <w:szCs w:val="20"/>
                      <w:lang w:eastAsia="en-IE"/>
                    </w:rPr>
                  </w:pPr>
                  <w:ins w:id="880" w:author="Coilin" w:date="2016-03-21T15:59:00Z">
                    <w:r w:rsidRPr="00472734">
                      <w:rPr>
                        <w:rFonts w:ascii="Arial" w:eastAsia="Times New Roman" w:hAnsi="Arial" w:cs="Arial"/>
                        <w:sz w:val="20"/>
                        <w:szCs w:val="20"/>
                        <w:lang w:eastAsia="en-IE"/>
                      </w:rPr>
                      <w:t>4193.22</w:t>
                    </w:r>
                  </w:ins>
                </w:p>
              </w:tc>
            </w:tr>
            <w:tr w:rsidR="00952E56" w:rsidRPr="00472734" w14:paraId="784FC3E6" w14:textId="77777777" w:rsidTr="00EC5C94">
              <w:trPr>
                <w:trHeight w:val="315"/>
                <w:ins w:id="881" w:author="Coilin" w:date="2016-03-21T15:59:00Z"/>
                <w:trPrChange w:id="882" w:author="Coilin" w:date="2016-03-21T16:52:00Z">
                  <w:trPr>
                    <w:trHeight w:val="315"/>
                  </w:trPr>
                </w:trPrChange>
              </w:trPr>
              <w:tc>
                <w:tcPr>
                  <w:tcW w:w="419" w:type="dxa"/>
                  <w:tcBorders>
                    <w:top w:val="nil"/>
                    <w:left w:val="nil"/>
                    <w:bottom w:val="nil"/>
                    <w:right w:val="nil"/>
                  </w:tcBorders>
                  <w:vAlign w:val="bottom"/>
                  <w:tcPrChange w:id="883" w:author="Coilin" w:date="2016-03-21T16:52:00Z">
                    <w:tcPr>
                      <w:tcW w:w="5279" w:type="dxa"/>
                      <w:tcBorders>
                        <w:top w:val="nil"/>
                        <w:left w:val="nil"/>
                        <w:bottom w:val="nil"/>
                        <w:right w:val="nil"/>
                      </w:tcBorders>
                    </w:tcPr>
                  </w:tcPrChange>
                </w:tcPr>
                <w:p w14:paraId="75899242" w14:textId="752AEB05" w:rsidR="00952E56" w:rsidRPr="00DA7034" w:rsidRDefault="00952E56">
                  <w:pPr>
                    <w:spacing w:after="0" w:line="240" w:lineRule="auto"/>
                    <w:rPr>
                      <w:ins w:id="884" w:author="Coilin" w:date="2016-03-21T16:25:00Z"/>
                      <w:rFonts w:ascii="Calibri" w:eastAsia="Calibri" w:hAnsi="Calibri" w:cs="Times New Roman"/>
                      <w:sz w:val="20"/>
                      <w:szCs w:val="20"/>
                      <w:lang w:eastAsia="en-IE"/>
                    </w:rPr>
                  </w:pPr>
                  <w:ins w:id="885" w:author="Coilin" w:date="2016-03-21T16:26:00Z">
                    <w:r>
                      <w:rPr>
                        <w:rFonts w:ascii="Calibri" w:eastAsia="Calibri" w:hAnsi="Calibri" w:cs="Times New Roman"/>
                        <w:sz w:val="20"/>
                        <w:szCs w:val="20"/>
                        <w:lang w:eastAsia="en-IE"/>
                      </w:rPr>
                      <w:t>3</w:t>
                    </w:r>
                  </w:ins>
                </w:p>
              </w:tc>
              <w:tc>
                <w:tcPr>
                  <w:tcW w:w="5279" w:type="dxa"/>
                  <w:tcBorders>
                    <w:top w:val="nil"/>
                    <w:left w:val="nil"/>
                    <w:bottom w:val="nil"/>
                    <w:right w:val="nil"/>
                  </w:tcBorders>
                  <w:shd w:val="clear" w:color="auto" w:fill="auto"/>
                  <w:noWrap/>
                  <w:vAlign w:val="bottom"/>
                  <w:hideMark/>
                  <w:tcPrChange w:id="886" w:author="Coilin" w:date="2016-03-21T16:52:00Z">
                    <w:tcPr>
                      <w:tcW w:w="5279" w:type="dxa"/>
                      <w:tcBorders>
                        <w:top w:val="nil"/>
                        <w:left w:val="nil"/>
                        <w:bottom w:val="nil"/>
                        <w:right w:val="nil"/>
                      </w:tcBorders>
                      <w:shd w:val="clear" w:color="auto" w:fill="auto"/>
                      <w:noWrap/>
                      <w:vAlign w:val="bottom"/>
                      <w:hideMark/>
                    </w:tcPr>
                  </w:tcPrChange>
                </w:tcPr>
                <w:p w14:paraId="3546F46D" w14:textId="271541C9" w:rsidR="00952E56" w:rsidRPr="003111C4" w:rsidRDefault="009A1D4A">
                  <w:pPr>
                    <w:spacing w:after="0" w:line="240" w:lineRule="auto"/>
                    <w:rPr>
                      <w:ins w:id="887" w:author="Coilin" w:date="2016-03-21T15:59:00Z"/>
                      <w:rFonts w:ascii="Arial" w:eastAsia="Times New Roman" w:hAnsi="Arial" w:cs="Arial"/>
                      <w:sz w:val="20"/>
                      <w:szCs w:val="20"/>
                      <w:lang w:eastAsia="en-IE"/>
                    </w:rPr>
                  </w:pPr>
                  <m:oMathPara>
                    <m:oMathParaPr>
                      <m:jc m:val="left"/>
                    </m:oMathParaPr>
                    <m:oMath>
                      <m:sSub>
                        <m:sSubPr>
                          <m:ctrlPr>
                            <w:ins w:id="888" w:author="Coilin" w:date="2016-03-21T16:02:00Z">
                              <w:rPr>
                                <w:rFonts w:ascii="Cambria Math" w:eastAsia="Times New Roman" w:hAnsi="Cambria Math" w:cs="Arial"/>
                                <w:i/>
                                <w:sz w:val="20"/>
                                <w:szCs w:val="20"/>
                                <w:lang w:eastAsia="en-IE"/>
                              </w:rPr>
                            </w:ins>
                          </m:ctrlPr>
                        </m:sSubPr>
                        <m:e>
                          <m:r>
                            <w:ins w:id="889" w:author="Coilin" w:date="2016-03-21T16:02:00Z">
                              <w:rPr>
                                <w:rFonts w:ascii="Cambria Math" w:eastAsia="Times New Roman" w:hAnsi="Cambria Math" w:cs="Arial"/>
                                <w:sz w:val="20"/>
                                <w:szCs w:val="20"/>
                                <w:lang w:eastAsia="en-IE"/>
                              </w:rPr>
                              <m:t>β</m:t>
                            </w:ins>
                          </m:r>
                        </m:e>
                        <m:sub>
                          <m:r>
                            <w:ins w:id="890" w:author="Coilin" w:date="2016-03-21T16:02:00Z">
                              <w:rPr>
                                <w:rFonts w:ascii="Cambria Math" w:eastAsia="Times New Roman" w:hAnsi="Cambria Math" w:cs="Arial"/>
                                <w:sz w:val="20"/>
                                <w:szCs w:val="20"/>
                                <w:lang w:eastAsia="en-IE"/>
                              </w:rPr>
                              <m:t>0,j</m:t>
                            </w:ins>
                          </m:r>
                        </m:sub>
                      </m:sSub>
                      <m:r>
                        <w:ins w:id="891" w:author="Coilin" w:date="2016-03-21T16:02:00Z">
                          <w:rPr>
                            <w:rFonts w:ascii="Cambria Math" w:eastAsia="Times New Roman" w:hAnsi="Cambria Math" w:cs="Arial"/>
                            <w:sz w:val="20"/>
                            <w:szCs w:val="20"/>
                            <w:lang w:eastAsia="en-IE"/>
                          </w:rPr>
                          <m:t xml:space="preserve">+ </m:t>
                        </w:ins>
                      </m:r>
                      <m:sSub>
                        <m:sSubPr>
                          <m:ctrlPr>
                            <w:ins w:id="892" w:author="Coilin" w:date="2016-03-21T16:02:00Z">
                              <w:rPr>
                                <w:rFonts w:ascii="Cambria Math" w:eastAsia="Times New Roman" w:hAnsi="Cambria Math" w:cs="Arial"/>
                                <w:i/>
                                <w:sz w:val="20"/>
                                <w:szCs w:val="20"/>
                                <w:lang w:eastAsia="en-IE"/>
                              </w:rPr>
                            </w:ins>
                          </m:ctrlPr>
                        </m:sSubPr>
                        <m:e>
                          <m:r>
                            <w:ins w:id="893" w:author="Coilin" w:date="2016-03-21T16:02:00Z">
                              <w:rPr>
                                <w:rFonts w:ascii="Cambria Math" w:eastAsia="Times New Roman" w:hAnsi="Cambria Math" w:cs="Arial"/>
                                <w:sz w:val="20"/>
                                <w:szCs w:val="20"/>
                                <w:lang w:eastAsia="en-IE"/>
                              </w:rPr>
                              <m:t>δ</m:t>
                            </w:ins>
                          </m:r>
                        </m:e>
                        <m:sub>
                          <m:r>
                            <w:ins w:id="894" w:author="Coilin" w:date="2016-03-21T16:03:00Z">
                              <w:rPr>
                                <w:rFonts w:ascii="Cambria Math" w:eastAsia="Times New Roman" w:hAnsi="Cambria Math" w:cs="Arial"/>
                                <w:sz w:val="20"/>
                                <w:szCs w:val="20"/>
                                <w:lang w:eastAsia="en-IE"/>
                              </w:rPr>
                              <m:t>1</m:t>
                            </w:ins>
                          </m:r>
                        </m:sub>
                      </m:sSub>
                      <m:r>
                        <w:ins w:id="895" w:author="Coilin" w:date="2016-03-21T16:03:00Z">
                          <w:rPr>
                            <w:rFonts w:ascii="Cambria Math" w:eastAsia="Times New Roman" w:hAnsi="Cambria Math" w:cs="Arial"/>
                            <w:sz w:val="20"/>
                            <w:szCs w:val="20"/>
                            <w:lang w:eastAsia="en-IE"/>
                          </w:rPr>
                          <m:t xml:space="preserve">PI+ </m:t>
                        </w:ins>
                      </m:r>
                      <m:sSub>
                        <m:sSubPr>
                          <m:ctrlPr>
                            <w:ins w:id="896" w:author="Coilin" w:date="2016-03-21T16:03:00Z">
                              <w:rPr>
                                <w:rFonts w:ascii="Cambria Math" w:eastAsia="Times New Roman" w:hAnsi="Cambria Math" w:cs="Arial"/>
                                <w:i/>
                                <w:sz w:val="20"/>
                                <w:szCs w:val="20"/>
                                <w:lang w:eastAsia="en-IE"/>
                              </w:rPr>
                            </w:ins>
                          </m:ctrlPr>
                        </m:sSubPr>
                        <m:e>
                          <m:r>
                            <w:ins w:id="897" w:author="Coilin" w:date="2016-03-21T16:03:00Z">
                              <w:rPr>
                                <w:rFonts w:ascii="Cambria Math" w:eastAsia="Times New Roman" w:hAnsi="Cambria Math" w:cs="Arial"/>
                                <w:sz w:val="20"/>
                                <w:szCs w:val="20"/>
                                <w:lang w:eastAsia="en-IE"/>
                              </w:rPr>
                              <m:t>δ</m:t>
                            </w:ins>
                          </m:r>
                        </m:e>
                        <m:sub>
                          <m:r>
                            <w:ins w:id="898" w:author="Coilin" w:date="2016-03-21T16:03:00Z">
                              <w:rPr>
                                <w:rFonts w:ascii="Cambria Math" w:eastAsia="Times New Roman" w:hAnsi="Cambria Math" w:cs="Arial"/>
                                <w:sz w:val="20"/>
                                <w:szCs w:val="20"/>
                                <w:lang w:eastAsia="en-IE"/>
                              </w:rPr>
                              <m:t>2</m:t>
                            </w:ins>
                          </m:r>
                        </m:sub>
                      </m:sSub>
                      <m:r>
                        <w:ins w:id="899" w:author="Coilin" w:date="2016-03-21T16:03:00Z">
                          <w:rPr>
                            <w:rFonts w:ascii="Cambria Math" w:eastAsia="Times New Roman" w:hAnsi="Cambria Math" w:cs="Arial"/>
                            <w:sz w:val="20"/>
                            <w:szCs w:val="20"/>
                            <w:lang w:eastAsia="en-IE"/>
                          </w:rPr>
                          <m:t xml:space="preserve">SI+ </m:t>
                        </w:ins>
                      </m:r>
                      <m:sSub>
                        <m:sSubPr>
                          <m:ctrlPr>
                            <w:ins w:id="900" w:author="Coilin" w:date="2016-03-21T16:03:00Z">
                              <w:rPr>
                                <w:rFonts w:ascii="Cambria Math" w:eastAsia="Times New Roman" w:hAnsi="Cambria Math" w:cs="Arial"/>
                                <w:i/>
                                <w:sz w:val="20"/>
                                <w:szCs w:val="20"/>
                                <w:lang w:eastAsia="en-IE"/>
                              </w:rPr>
                            </w:ins>
                          </m:ctrlPr>
                        </m:sSubPr>
                        <m:e>
                          <m:r>
                            <w:ins w:id="901" w:author="Coilin" w:date="2016-03-21T16:03:00Z">
                              <w:rPr>
                                <w:rFonts w:ascii="Cambria Math" w:eastAsia="Times New Roman" w:hAnsi="Cambria Math" w:cs="Arial"/>
                                <w:sz w:val="20"/>
                                <w:szCs w:val="20"/>
                                <w:lang w:eastAsia="en-IE"/>
                              </w:rPr>
                              <m:t>δ</m:t>
                            </w:ins>
                          </m:r>
                        </m:e>
                        <m:sub>
                          <m:r>
                            <w:ins w:id="902" w:author="Coilin" w:date="2016-03-21T16:03:00Z">
                              <w:rPr>
                                <w:rFonts w:ascii="Cambria Math" w:eastAsia="Times New Roman" w:hAnsi="Cambria Math" w:cs="Arial"/>
                                <w:sz w:val="20"/>
                                <w:szCs w:val="20"/>
                                <w:lang w:eastAsia="en-IE"/>
                              </w:rPr>
                              <m:t>3</m:t>
                            </w:ins>
                          </m:r>
                        </m:sub>
                      </m:sSub>
                      <m:r>
                        <w:ins w:id="903" w:author="Coilin" w:date="2016-03-21T16:03:00Z">
                          <w:rPr>
                            <w:rFonts w:ascii="Cambria Math" w:eastAsia="Times New Roman" w:hAnsi="Cambria Math" w:cs="Arial"/>
                            <w:sz w:val="20"/>
                            <w:szCs w:val="20"/>
                            <w:lang w:eastAsia="en-IE"/>
                          </w:rPr>
                          <m:t>SO</m:t>
                        </w:ins>
                      </m:r>
                    </m:oMath>
                  </m:oMathPara>
                </w:p>
              </w:tc>
              <w:tc>
                <w:tcPr>
                  <w:tcW w:w="1701" w:type="dxa"/>
                  <w:tcBorders>
                    <w:top w:val="nil"/>
                    <w:left w:val="nil"/>
                    <w:bottom w:val="nil"/>
                    <w:right w:val="nil"/>
                  </w:tcBorders>
                  <w:shd w:val="clear" w:color="auto" w:fill="auto"/>
                  <w:noWrap/>
                  <w:vAlign w:val="bottom"/>
                  <w:hideMark/>
                  <w:tcPrChange w:id="904" w:author="Coilin" w:date="2016-03-21T16:52:00Z">
                    <w:tcPr>
                      <w:tcW w:w="1701" w:type="dxa"/>
                      <w:tcBorders>
                        <w:top w:val="nil"/>
                        <w:left w:val="nil"/>
                        <w:bottom w:val="nil"/>
                        <w:right w:val="nil"/>
                      </w:tcBorders>
                      <w:shd w:val="clear" w:color="auto" w:fill="auto"/>
                      <w:noWrap/>
                      <w:vAlign w:val="bottom"/>
                      <w:hideMark/>
                    </w:tcPr>
                  </w:tcPrChange>
                </w:tcPr>
                <w:p w14:paraId="7E1BC45F" w14:textId="77777777" w:rsidR="00952E56" w:rsidRPr="00472734" w:rsidRDefault="00952E56" w:rsidP="00472734">
                  <w:pPr>
                    <w:spacing w:after="0" w:line="240" w:lineRule="auto"/>
                    <w:jc w:val="center"/>
                    <w:rPr>
                      <w:ins w:id="905" w:author="Coilin" w:date="2016-03-21T15:59:00Z"/>
                      <w:rFonts w:ascii="Arial" w:eastAsia="Times New Roman" w:hAnsi="Arial" w:cs="Arial"/>
                      <w:sz w:val="20"/>
                      <w:szCs w:val="20"/>
                      <w:lang w:eastAsia="en-IE"/>
                    </w:rPr>
                  </w:pPr>
                  <w:ins w:id="906" w:author="Coilin" w:date="2016-03-21T15:59:00Z">
                    <w:r w:rsidRPr="00472734">
                      <w:rPr>
                        <w:rFonts w:ascii="Arial" w:eastAsia="Times New Roman" w:hAnsi="Arial" w:cs="Arial"/>
                        <w:sz w:val="20"/>
                        <w:szCs w:val="20"/>
                        <w:lang w:eastAsia="en-IE"/>
                      </w:rPr>
                      <w:t>-2075.63</w:t>
                    </w:r>
                  </w:ins>
                </w:p>
              </w:tc>
              <w:tc>
                <w:tcPr>
                  <w:tcW w:w="1134" w:type="dxa"/>
                  <w:tcBorders>
                    <w:top w:val="nil"/>
                    <w:left w:val="nil"/>
                    <w:bottom w:val="nil"/>
                    <w:right w:val="nil"/>
                  </w:tcBorders>
                  <w:shd w:val="clear" w:color="auto" w:fill="auto"/>
                  <w:noWrap/>
                  <w:vAlign w:val="bottom"/>
                  <w:hideMark/>
                  <w:tcPrChange w:id="907" w:author="Coilin" w:date="2016-03-21T16:52:00Z">
                    <w:tcPr>
                      <w:tcW w:w="1134" w:type="dxa"/>
                      <w:tcBorders>
                        <w:top w:val="nil"/>
                        <w:left w:val="nil"/>
                        <w:bottom w:val="nil"/>
                        <w:right w:val="nil"/>
                      </w:tcBorders>
                      <w:shd w:val="clear" w:color="auto" w:fill="auto"/>
                      <w:noWrap/>
                      <w:vAlign w:val="bottom"/>
                      <w:hideMark/>
                    </w:tcPr>
                  </w:tcPrChange>
                </w:tcPr>
                <w:p w14:paraId="0A497B5C" w14:textId="77777777" w:rsidR="00952E56" w:rsidRPr="00472734" w:rsidRDefault="00952E56" w:rsidP="00472734">
                  <w:pPr>
                    <w:spacing w:after="0" w:line="240" w:lineRule="auto"/>
                    <w:jc w:val="center"/>
                    <w:rPr>
                      <w:ins w:id="908" w:author="Coilin" w:date="2016-03-21T15:59:00Z"/>
                      <w:rFonts w:ascii="Arial" w:eastAsia="Times New Roman" w:hAnsi="Arial" w:cs="Arial"/>
                      <w:sz w:val="20"/>
                      <w:szCs w:val="20"/>
                      <w:lang w:eastAsia="en-IE"/>
                    </w:rPr>
                  </w:pPr>
                  <w:ins w:id="909" w:author="Coilin" w:date="2016-03-21T15:59:00Z">
                    <w:r w:rsidRPr="00472734">
                      <w:rPr>
                        <w:rFonts w:ascii="Arial" w:eastAsia="Times New Roman" w:hAnsi="Arial" w:cs="Arial"/>
                        <w:sz w:val="20"/>
                        <w:szCs w:val="20"/>
                        <w:lang w:eastAsia="en-IE"/>
                      </w:rPr>
                      <w:t>12</w:t>
                    </w:r>
                  </w:ins>
                </w:p>
              </w:tc>
              <w:tc>
                <w:tcPr>
                  <w:tcW w:w="939" w:type="dxa"/>
                  <w:tcBorders>
                    <w:top w:val="nil"/>
                    <w:left w:val="nil"/>
                    <w:bottom w:val="nil"/>
                    <w:right w:val="nil"/>
                  </w:tcBorders>
                  <w:shd w:val="clear" w:color="auto" w:fill="auto"/>
                  <w:noWrap/>
                  <w:vAlign w:val="bottom"/>
                  <w:hideMark/>
                  <w:tcPrChange w:id="910" w:author="Coilin" w:date="2016-03-21T16:52:00Z">
                    <w:tcPr>
                      <w:tcW w:w="599" w:type="dxa"/>
                      <w:tcBorders>
                        <w:top w:val="nil"/>
                        <w:left w:val="nil"/>
                        <w:bottom w:val="nil"/>
                        <w:right w:val="nil"/>
                      </w:tcBorders>
                      <w:shd w:val="clear" w:color="auto" w:fill="auto"/>
                      <w:noWrap/>
                      <w:vAlign w:val="bottom"/>
                      <w:hideMark/>
                    </w:tcPr>
                  </w:tcPrChange>
                </w:tcPr>
                <w:p w14:paraId="400E1BDD" w14:textId="77777777" w:rsidR="00952E56" w:rsidRPr="00472734" w:rsidRDefault="00952E56" w:rsidP="00472734">
                  <w:pPr>
                    <w:spacing w:after="0" w:line="240" w:lineRule="auto"/>
                    <w:jc w:val="center"/>
                    <w:rPr>
                      <w:ins w:id="911" w:author="Coilin" w:date="2016-03-21T15:59:00Z"/>
                      <w:rFonts w:ascii="Arial" w:eastAsia="Times New Roman" w:hAnsi="Arial" w:cs="Arial"/>
                      <w:sz w:val="20"/>
                      <w:szCs w:val="20"/>
                      <w:lang w:eastAsia="en-IE"/>
                    </w:rPr>
                  </w:pPr>
                  <w:ins w:id="912" w:author="Coilin" w:date="2016-03-21T15:59:00Z">
                    <w:r w:rsidRPr="00472734">
                      <w:rPr>
                        <w:rFonts w:ascii="Arial" w:eastAsia="Times New Roman" w:hAnsi="Arial" w:cs="Arial"/>
                        <w:sz w:val="20"/>
                        <w:szCs w:val="20"/>
                        <w:lang w:eastAsia="en-IE"/>
                      </w:rPr>
                      <w:t>4175.26</w:t>
                    </w:r>
                  </w:ins>
                </w:p>
              </w:tc>
            </w:tr>
            <w:tr w:rsidR="00952E56" w:rsidRPr="00472734" w14:paraId="2751E0DB" w14:textId="77777777" w:rsidTr="00EC5C94">
              <w:trPr>
                <w:trHeight w:val="255"/>
                <w:ins w:id="913" w:author="Coilin" w:date="2016-03-21T15:59:00Z"/>
                <w:trPrChange w:id="914" w:author="Coilin" w:date="2016-03-21T16:52:00Z">
                  <w:trPr>
                    <w:trHeight w:val="255"/>
                  </w:trPr>
                </w:trPrChange>
              </w:trPr>
              <w:tc>
                <w:tcPr>
                  <w:tcW w:w="419" w:type="dxa"/>
                  <w:tcBorders>
                    <w:top w:val="nil"/>
                    <w:left w:val="nil"/>
                    <w:bottom w:val="nil"/>
                    <w:right w:val="nil"/>
                  </w:tcBorders>
                  <w:vAlign w:val="bottom"/>
                  <w:tcPrChange w:id="915" w:author="Coilin" w:date="2016-03-21T16:52:00Z">
                    <w:tcPr>
                      <w:tcW w:w="5279" w:type="dxa"/>
                      <w:tcBorders>
                        <w:top w:val="nil"/>
                        <w:left w:val="nil"/>
                        <w:bottom w:val="nil"/>
                        <w:right w:val="nil"/>
                      </w:tcBorders>
                    </w:tcPr>
                  </w:tcPrChange>
                </w:tcPr>
                <w:p w14:paraId="206EC802" w14:textId="0A871655" w:rsidR="00952E56" w:rsidRPr="00DA7034" w:rsidRDefault="00952E56">
                  <w:pPr>
                    <w:spacing w:after="0" w:line="240" w:lineRule="auto"/>
                    <w:rPr>
                      <w:ins w:id="916" w:author="Coilin" w:date="2016-03-21T16:25:00Z"/>
                      <w:rFonts w:ascii="Calibri" w:eastAsia="Calibri" w:hAnsi="Calibri" w:cs="Times New Roman"/>
                      <w:sz w:val="20"/>
                      <w:szCs w:val="20"/>
                      <w:lang w:eastAsia="en-IE"/>
                    </w:rPr>
                  </w:pPr>
                  <w:ins w:id="917" w:author="Coilin" w:date="2016-03-21T16:26:00Z">
                    <w:r>
                      <w:rPr>
                        <w:rFonts w:ascii="Calibri" w:eastAsia="Calibri" w:hAnsi="Calibri" w:cs="Times New Roman"/>
                        <w:sz w:val="20"/>
                        <w:szCs w:val="20"/>
                        <w:lang w:eastAsia="en-IE"/>
                      </w:rPr>
                      <w:t>4</w:t>
                    </w:r>
                  </w:ins>
                </w:p>
              </w:tc>
              <w:tc>
                <w:tcPr>
                  <w:tcW w:w="5279" w:type="dxa"/>
                  <w:tcBorders>
                    <w:top w:val="nil"/>
                    <w:left w:val="nil"/>
                    <w:bottom w:val="nil"/>
                    <w:right w:val="nil"/>
                  </w:tcBorders>
                  <w:shd w:val="clear" w:color="auto" w:fill="auto"/>
                  <w:noWrap/>
                  <w:vAlign w:val="bottom"/>
                  <w:hideMark/>
                  <w:tcPrChange w:id="918" w:author="Coilin" w:date="2016-03-21T16:52:00Z">
                    <w:tcPr>
                      <w:tcW w:w="5279" w:type="dxa"/>
                      <w:tcBorders>
                        <w:top w:val="nil"/>
                        <w:left w:val="nil"/>
                        <w:bottom w:val="nil"/>
                        <w:right w:val="nil"/>
                      </w:tcBorders>
                      <w:shd w:val="clear" w:color="auto" w:fill="auto"/>
                      <w:noWrap/>
                      <w:vAlign w:val="bottom"/>
                      <w:hideMark/>
                    </w:tcPr>
                  </w:tcPrChange>
                </w:tcPr>
                <w:p w14:paraId="271B4DDC" w14:textId="39BCF0CD" w:rsidR="00952E56" w:rsidRPr="003111C4" w:rsidRDefault="009A1D4A">
                  <w:pPr>
                    <w:spacing w:after="0" w:line="240" w:lineRule="auto"/>
                    <w:rPr>
                      <w:ins w:id="919" w:author="Coilin" w:date="2016-03-21T15:59:00Z"/>
                      <w:rFonts w:ascii="Arial" w:eastAsia="Times New Roman" w:hAnsi="Arial" w:cs="Arial"/>
                      <w:sz w:val="20"/>
                      <w:szCs w:val="20"/>
                      <w:lang w:eastAsia="en-IE"/>
                    </w:rPr>
                  </w:pPr>
                  <m:oMathPara>
                    <m:oMathParaPr>
                      <m:jc m:val="left"/>
                    </m:oMathParaPr>
                    <m:oMath>
                      <m:sSub>
                        <m:sSubPr>
                          <m:ctrlPr>
                            <w:ins w:id="920" w:author="Coilin" w:date="2016-03-21T16:03:00Z">
                              <w:rPr>
                                <w:rFonts w:ascii="Cambria Math" w:eastAsia="Times New Roman" w:hAnsi="Cambria Math" w:cs="Arial"/>
                                <w:i/>
                                <w:sz w:val="20"/>
                                <w:szCs w:val="20"/>
                                <w:lang w:eastAsia="en-IE"/>
                              </w:rPr>
                            </w:ins>
                          </m:ctrlPr>
                        </m:sSubPr>
                        <m:e>
                          <m:r>
                            <w:ins w:id="921" w:author="Coilin" w:date="2016-03-21T16:03:00Z">
                              <w:rPr>
                                <w:rFonts w:ascii="Cambria Math" w:eastAsia="Times New Roman" w:hAnsi="Cambria Math" w:cs="Arial"/>
                                <w:sz w:val="20"/>
                                <w:szCs w:val="20"/>
                                <w:lang w:eastAsia="en-IE"/>
                              </w:rPr>
                              <m:t>β</m:t>
                            </w:ins>
                          </m:r>
                        </m:e>
                        <m:sub>
                          <m:r>
                            <w:ins w:id="922" w:author="Coilin" w:date="2016-03-21T16:03:00Z">
                              <w:rPr>
                                <w:rFonts w:ascii="Cambria Math" w:eastAsia="Times New Roman" w:hAnsi="Cambria Math" w:cs="Arial"/>
                                <w:sz w:val="20"/>
                                <w:szCs w:val="20"/>
                                <w:lang w:eastAsia="en-IE"/>
                              </w:rPr>
                              <m:t>0,j</m:t>
                            </w:ins>
                          </m:r>
                        </m:sub>
                      </m:sSub>
                      <m:r>
                        <w:ins w:id="923" w:author="Coilin" w:date="2016-03-21T16:03:00Z">
                          <w:rPr>
                            <w:rFonts w:ascii="Cambria Math" w:eastAsia="Times New Roman" w:hAnsi="Cambria Math" w:cs="Arial"/>
                            <w:sz w:val="20"/>
                            <w:szCs w:val="20"/>
                            <w:lang w:eastAsia="en-IE"/>
                          </w:rPr>
                          <m:t>+ γW</m:t>
                        </w:ins>
                      </m:r>
                    </m:oMath>
                  </m:oMathPara>
                </w:p>
              </w:tc>
              <w:tc>
                <w:tcPr>
                  <w:tcW w:w="1701" w:type="dxa"/>
                  <w:tcBorders>
                    <w:top w:val="nil"/>
                    <w:left w:val="nil"/>
                    <w:bottom w:val="nil"/>
                    <w:right w:val="nil"/>
                  </w:tcBorders>
                  <w:shd w:val="clear" w:color="auto" w:fill="auto"/>
                  <w:noWrap/>
                  <w:vAlign w:val="bottom"/>
                  <w:hideMark/>
                  <w:tcPrChange w:id="924" w:author="Coilin" w:date="2016-03-21T16:52:00Z">
                    <w:tcPr>
                      <w:tcW w:w="1701" w:type="dxa"/>
                      <w:tcBorders>
                        <w:top w:val="nil"/>
                        <w:left w:val="nil"/>
                        <w:bottom w:val="nil"/>
                        <w:right w:val="nil"/>
                      </w:tcBorders>
                      <w:shd w:val="clear" w:color="auto" w:fill="auto"/>
                      <w:noWrap/>
                      <w:vAlign w:val="bottom"/>
                      <w:hideMark/>
                    </w:tcPr>
                  </w:tcPrChange>
                </w:tcPr>
                <w:p w14:paraId="5D86BBC6" w14:textId="77777777" w:rsidR="00952E56" w:rsidRPr="00472734" w:rsidRDefault="00952E56" w:rsidP="00472734">
                  <w:pPr>
                    <w:spacing w:after="0" w:line="240" w:lineRule="auto"/>
                    <w:jc w:val="center"/>
                    <w:rPr>
                      <w:ins w:id="925" w:author="Coilin" w:date="2016-03-21T15:59:00Z"/>
                      <w:rFonts w:ascii="Arial" w:eastAsia="Times New Roman" w:hAnsi="Arial" w:cs="Arial"/>
                      <w:sz w:val="20"/>
                      <w:szCs w:val="20"/>
                      <w:lang w:eastAsia="en-IE"/>
                    </w:rPr>
                  </w:pPr>
                  <w:ins w:id="926" w:author="Coilin" w:date="2016-03-21T15:59:00Z">
                    <w:r w:rsidRPr="00472734">
                      <w:rPr>
                        <w:rFonts w:ascii="Arial" w:eastAsia="Times New Roman" w:hAnsi="Arial" w:cs="Arial"/>
                        <w:sz w:val="20"/>
                        <w:szCs w:val="20"/>
                        <w:lang w:eastAsia="en-IE"/>
                      </w:rPr>
                      <w:t>-2080.57</w:t>
                    </w:r>
                  </w:ins>
                </w:p>
              </w:tc>
              <w:tc>
                <w:tcPr>
                  <w:tcW w:w="1134" w:type="dxa"/>
                  <w:tcBorders>
                    <w:top w:val="nil"/>
                    <w:left w:val="nil"/>
                    <w:bottom w:val="nil"/>
                    <w:right w:val="nil"/>
                  </w:tcBorders>
                  <w:shd w:val="clear" w:color="auto" w:fill="auto"/>
                  <w:noWrap/>
                  <w:vAlign w:val="bottom"/>
                  <w:hideMark/>
                  <w:tcPrChange w:id="927" w:author="Coilin" w:date="2016-03-21T16:52:00Z">
                    <w:tcPr>
                      <w:tcW w:w="1134" w:type="dxa"/>
                      <w:tcBorders>
                        <w:top w:val="nil"/>
                        <w:left w:val="nil"/>
                        <w:bottom w:val="nil"/>
                        <w:right w:val="nil"/>
                      </w:tcBorders>
                      <w:shd w:val="clear" w:color="auto" w:fill="auto"/>
                      <w:noWrap/>
                      <w:vAlign w:val="bottom"/>
                      <w:hideMark/>
                    </w:tcPr>
                  </w:tcPrChange>
                </w:tcPr>
                <w:p w14:paraId="14DE8661" w14:textId="77777777" w:rsidR="00952E56" w:rsidRPr="00472734" w:rsidRDefault="00952E56" w:rsidP="00472734">
                  <w:pPr>
                    <w:spacing w:after="0" w:line="240" w:lineRule="auto"/>
                    <w:jc w:val="center"/>
                    <w:rPr>
                      <w:ins w:id="928" w:author="Coilin" w:date="2016-03-21T15:59:00Z"/>
                      <w:rFonts w:ascii="Arial" w:eastAsia="Times New Roman" w:hAnsi="Arial" w:cs="Arial"/>
                      <w:sz w:val="20"/>
                      <w:szCs w:val="20"/>
                      <w:lang w:eastAsia="en-IE"/>
                    </w:rPr>
                  </w:pPr>
                  <w:ins w:id="929" w:author="Coilin" w:date="2016-03-21T15:59:00Z">
                    <w:r w:rsidRPr="00472734">
                      <w:rPr>
                        <w:rFonts w:ascii="Arial" w:eastAsia="Times New Roman" w:hAnsi="Arial" w:cs="Arial"/>
                        <w:sz w:val="20"/>
                        <w:szCs w:val="20"/>
                        <w:lang w:eastAsia="en-IE"/>
                      </w:rPr>
                      <w:t>10</w:t>
                    </w:r>
                  </w:ins>
                </w:p>
              </w:tc>
              <w:tc>
                <w:tcPr>
                  <w:tcW w:w="939" w:type="dxa"/>
                  <w:tcBorders>
                    <w:top w:val="nil"/>
                    <w:left w:val="nil"/>
                    <w:bottom w:val="nil"/>
                    <w:right w:val="nil"/>
                  </w:tcBorders>
                  <w:shd w:val="clear" w:color="auto" w:fill="auto"/>
                  <w:noWrap/>
                  <w:vAlign w:val="bottom"/>
                  <w:hideMark/>
                  <w:tcPrChange w:id="930" w:author="Coilin" w:date="2016-03-21T16:52:00Z">
                    <w:tcPr>
                      <w:tcW w:w="599" w:type="dxa"/>
                      <w:tcBorders>
                        <w:top w:val="nil"/>
                        <w:left w:val="nil"/>
                        <w:bottom w:val="nil"/>
                        <w:right w:val="nil"/>
                      </w:tcBorders>
                      <w:shd w:val="clear" w:color="auto" w:fill="auto"/>
                      <w:noWrap/>
                      <w:vAlign w:val="bottom"/>
                      <w:hideMark/>
                    </w:tcPr>
                  </w:tcPrChange>
                </w:tcPr>
                <w:p w14:paraId="37D5FCD9" w14:textId="77777777" w:rsidR="00952E56" w:rsidRPr="00472734" w:rsidRDefault="00952E56" w:rsidP="00472734">
                  <w:pPr>
                    <w:spacing w:after="0" w:line="240" w:lineRule="auto"/>
                    <w:jc w:val="center"/>
                    <w:rPr>
                      <w:ins w:id="931" w:author="Coilin" w:date="2016-03-21T15:59:00Z"/>
                      <w:rFonts w:ascii="Arial" w:eastAsia="Times New Roman" w:hAnsi="Arial" w:cs="Arial"/>
                      <w:sz w:val="20"/>
                      <w:szCs w:val="20"/>
                      <w:lang w:eastAsia="en-IE"/>
                    </w:rPr>
                  </w:pPr>
                  <w:ins w:id="932" w:author="Coilin" w:date="2016-03-21T15:59:00Z">
                    <w:r w:rsidRPr="00472734">
                      <w:rPr>
                        <w:rFonts w:ascii="Arial" w:eastAsia="Times New Roman" w:hAnsi="Arial" w:cs="Arial"/>
                        <w:sz w:val="20"/>
                        <w:szCs w:val="20"/>
                        <w:lang w:eastAsia="en-IE"/>
                      </w:rPr>
                      <w:t>4181.14</w:t>
                    </w:r>
                  </w:ins>
                </w:p>
              </w:tc>
            </w:tr>
            <w:tr w:rsidR="00952E56" w:rsidRPr="00472734" w14:paraId="0D1C4980" w14:textId="77777777" w:rsidTr="00EC5C94">
              <w:trPr>
                <w:trHeight w:val="255"/>
                <w:ins w:id="933" w:author="Coilin" w:date="2016-03-21T15:59:00Z"/>
                <w:trPrChange w:id="934" w:author="Coilin" w:date="2016-03-21T16:52:00Z">
                  <w:trPr>
                    <w:trHeight w:val="255"/>
                  </w:trPr>
                </w:trPrChange>
              </w:trPr>
              <w:tc>
                <w:tcPr>
                  <w:tcW w:w="419" w:type="dxa"/>
                  <w:tcBorders>
                    <w:top w:val="nil"/>
                    <w:left w:val="nil"/>
                    <w:bottom w:val="nil"/>
                    <w:right w:val="nil"/>
                  </w:tcBorders>
                  <w:vAlign w:val="bottom"/>
                  <w:tcPrChange w:id="935" w:author="Coilin" w:date="2016-03-21T16:52:00Z">
                    <w:tcPr>
                      <w:tcW w:w="5279" w:type="dxa"/>
                      <w:tcBorders>
                        <w:top w:val="nil"/>
                        <w:left w:val="nil"/>
                        <w:bottom w:val="nil"/>
                        <w:right w:val="nil"/>
                      </w:tcBorders>
                    </w:tcPr>
                  </w:tcPrChange>
                </w:tcPr>
                <w:p w14:paraId="58D79D60" w14:textId="7B706390" w:rsidR="00952E56" w:rsidRPr="00DA7034" w:rsidRDefault="00952E56">
                  <w:pPr>
                    <w:spacing w:after="0" w:line="240" w:lineRule="auto"/>
                    <w:rPr>
                      <w:ins w:id="936" w:author="Coilin" w:date="2016-03-21T16:25:00Z"/>
                      <w:rFonts w:ascii="Calibri" w:eastAsia="Calibri" w:hAnsi="Calibri" w:cs="Times New Roman"/>
                      <w:sz w:val="20"/>
                      <w:szCs w:val="20"/>
                      <w:lang w:eastAsia="en-IE"/>
                    </w:rPr>
                  </w:pPr>
                  <w:ins w:id="937" w:author="Coilin" w:date="2016-03-21T16:26:00Z">
                    <w:r>
                      <w:rPr>
                        <w:rFonts w:ascii="Calibri" w:eastAsia="Calibri" w:hAnsi="Calibri" w:cs="Times New Roman"/>
                        <w:sz w:val="20"/>
                        <w:szCs w:val="20"/>
                        <w:lang w:eastAsia="en-IE"/>
                      </w:rPr>
                      <w:t>5</w:t>
                    </w:r>
                  </w:ins>
                </w:p>
              </w:tc>
              <w:tc>
                <w:tcPr>
                  <w:tcW w:w="5279" w:type="dxa"/>
                  <w:tcBorders>
                    <w:top w:val="nil"/>
                    <w:left w:val="nil"/>
                    <w:bottom w:val="nil"/>
                    <w:right w:val="nil"/>
                  </w:tcBorders>
                  <w:shd w:val="clear" w:color="auto" w:fill="auto"/>
                  <w:noWrap/>
                  <w:vAlign w:val="bottom"/>
                  <w:hideMark/>
                  <w:tcPrChange w:id="938" w:author="Coilin" w:date="2016-03-21T16:52:00Z">
                    <w:tcPr>
                      <w:tcW w:w="5279" w:type="dxa"/>
                      <w:tcBorders>
                        <w:top w:val="nil"/>
                        <w:left w:val="nil"/>
                        <w:bottom w:val="nil"/>
                        <w:right w:val="nil"/>
                      </w:tcBorders>
                      <w:shd w:val="clear" w:color="auto" w:fill="auto"/>
                      <w:noWrap/>
                      <w:vAlign w:val="bottom"/>
                      <w:hideMark/>
                    </w:tcPr>
                  </w:tcPrChange>
                </w:tcPr>
                <w:p w14:paraId="0B2C0B1A" w14:textId="54FBBEE8" w:rsidR="00952E56" w:rsidRPr="007A406F" w:rsidRDefault="009A1D4A" w:rsidP="00472734">
                  <w:pPr>
                    <w:spacing w:after="0" w:line="240" w:lineRule="auto"/>
                    <w:rPr>
                      <w:ins w:id="939" w:author="Coilin" w:date="2016-03-21T15:59:00Z"/>
                      <w:rFonts w:ascii="Arial" w:eastAsia="Times New Roman" w:hAnsi="Arial" w:cs="Arial"/>
                      <w:sz w:val="20"/>
                      <w:szCs w:val="20"/>
                      <w:lang w:eastAsia="en-IE"/>
                    </w:rPr>
                  </w:pPr>
                  <m:oMathPara>
                    <m:oMathParaPr>
                      <m:jc m:val="left"/>
                    </m:oMathParaPr>
                    <m:oMath>
                      <m:sSub>
                        <m:sSubPr>
                          <m:ctrlPr>
                            <w:ins w:id="940" w:author="Coilin" w:date="2016-03-21T16:06:00Z">
                              <w:rPr>
                                <w:rFonts w:ascii="Cambria Math" w:eastAsia="Times New Roman" w:hAnsi="Cambria Math" w:cs="Arial"/>
                                <w:i/>
                                <w:sz w:val="20"/>
                                <w:szCs w:val="20"/>
                                <w:lang w:eastAsia="en-IE"/>
                              </w:rPr>
                            </w:ins>
                          </m:ctrlPr>
                        </m:sSubPr>
                        <m:e>
                          <m:r>
                            <w:ins w:id="941" w:author="Coilin" w:date="2016-03-21T16:06:00Z">
                              <w:rPr>
                                <w:rFonts w:ascii="Cambria Math" w:eastAsia="Times New Roman" w:hAnsi="Cambria Math" w:cs="Arial"/>
                                <w:sz w:val="20"/>
                                <w:szCs w:val="20"/>
                                <w:lang w:eastAsia="en-IE"/>
                              </w:rPr>
                              <m:t>β</m:t>
                            </w:ins>
                          </m:r>
                        </m:e>
                        <m:sub>
                          <m:r>
                            <w:ins w:id="942" w:author="Coilin" w:date="2016-03-21T16:06:00Z">
                              <w:rPr>
                                <w:rFonts w:ascii="Cambria Math" w:eastAsia="Times New Roman" w:hAnsi="Cambria Math" w:cs="Arial"/>
                                <w:sz w:val="20"/>
                                <w:szCs w:val="20"/>
                                <w:lang w:eastAsia="en-IE"/>
                              </w:rPr>
                              <m:t>0,j</m:t>
                            </w:ins>
                          </m:r>
                        </m:sub>
                      </m:sSub>
                      <m:r>
                        <w:ins w:id="943" w:author="Coilin" w:date="2016-03-21T16:06:00Z">
                          <w:rPr>
                            <w:rFonts w:ascii="Cambria Math" w:eastAsia="Times New Roman" w:hAnsi="Cambria Math" w:cs="Arial"/>
                            <w:sz w:val="20"/>
                            <w:szCs w:val="20"/>
                            <w:lang w:eastAsia="en-IE"/>
                          </w:rPr>
                          <m:t xml:space="preserve">+ </m:t>
                        </w:ins>
                      </m:r>
                      <m:sSub>
                        <m:sSubPr>
                          <m:ctrlPr>
                            <w:ins w:id="944" w:author="Coilin" w:date="2016-03-21T16:06:00Z">
                              <w:rPr>
                                <w:rFonts w:ascii="Cambria Math" w:eastAsia="Times New Roman" w:hAnsi="Cambria Math" w:cs="Arial"/>
                                <w:i/>
                                <w:sz w:val="20"/>
                                <w:szCs w:val="20"/>
                                <w:lang w:eastAsia="en-IE"/>
                              </w:rPr>
                            </w:ins>
                          </m:ctrlPr>
                        </m:sSubPr>
                        <m:e>
                          <m:r>
                            <w:ins w:id="945" w:author="Coilin" w:date="2016-03-21T16:06:00Z">
                              <w:rPr>
                                <w:rFonts w:ascii="Cambria Math" w:eastAsia="Times New Roman" w:hAnsi="Cambria Math" w:cs="Arial"/>
                                <w:sz w:val="20"/>
                                <w:szCs w:val="20"/>
                                <w:lang w:eastAsia="en-IE"/>
                              </w:rPr>
                              <m:t>β</m:t>
                            </w:ins>
                          </m:r>
                        </m:e>
                        <m:sub>
                          <m:r>
                            <w:ins w:id="946" w:author="Coilin" w:date="2016-03-21T16:06:00Z">
                              <w:rPr>
                                <w:rFonts w:ascii="Cambria Math" w:eastAsia="Times New Roman" w:hAnsi="Cambria Math" w:cs="Arial"/>
                                <w:sz w:val="20"/>
                                <w:szCs w:val="20"/>
                                <w:lang w:eastAsia="en-IE"/>
                              </w:rPr>
                              <m:t>1,j</m:t>
                            </w:ins>
                          </m:r>
                        </m:sub>
                      </m:sSub>
                      <m:r>
                        <w:ins w:id="947" w:author="Coilin" w:date="2016-03-21T16:06:00Z">
                          <w:rPr>
                            <w:rFonts w:ascii="Cambria Math" w:eastAsia="Times New Roman" w:hAnsi="Cambria Math" w:cs="Arial"/>
                            <w:sz w:val="20"/>
                            <w:szCs w:val="20"/>
                            <w:lang w:eastAsia="en-IE"/>
                          </w:rPr>
                          <m:t>CL</m:t>
                        </w:ins>
                      </m:r>
                      <m:r>
                        <w:ins w:id="948" w:author="Coilin" w:date="2016-03-21T16:04:00Z">
                          <w:rPr>
                            <w:rFonts w:ascii="Cambria Math" w:eastAsia="Times New Roman" w:hAnsi="Cambria Math" w:cs="Arial"/>
                            <w:sz w:val="20"/>
                            <w:szCs w:val="20"/>
                            <w:lang w:eastAsia="en-IE"/>
                          </w:rPr>
                          <m:t xml:space="preserve">+ </m:t>
                        </w:ins>
                      </m:r>
                      <m:sSub>
                        <m:sSubPr>
                          <m:ctrlPr>
                            <w:ins w:id="949" w:author="Coilin" w:date="2016-03-21T16:04:00Z">
                              <w:rPr>
                                <w:rFonts w:ascii="Cambria Math" w:eastAsia="Times New Roman" w:hAnsi="Cambria Math" w:cs="Arial"/>
                                <w:i/>
                                <w:sz w:val="20"/>
                                <w:szCs w:val="20"/>
                                <w:lang w:eastAsia="en-IE"/>
                              </w:rPr>
                            </w:ins>
                          </m:ctrlPr>
                        </m:sSubPr>
                        <m:e>
                          <m:r>
                            <w:ins w:id="950" w:author="Coilin" w:date="2016-03-21T16:04:00Z">
                              <w:rPr>
                                <w:rFonts w:ascii="Cambria Math" w:eastAsia="Times New Roman" w:hAnsi="Cambria Math" w:cs="Arial"/>
                                <w:sz w:val="20"/>
                                <w:szCs w:val="20"/>
                                <w:lang w:eastAsia="en-IE"/>
                              </w:rPr>
                              <m:t>δ</m:t>
                            </w:ins>
                          </m:r>
                        </m:e>
                        <m:sub>
                          <m:r>
                            <w:ins w:id="951" w:author="Coilin" w:date="2016-03-21T16:04:00Z">
                              <w:rPr>
                                <w:rFonts w:ascii="Cambria Math" w:eastAsia="Times New Roman" w:hAnsi="Cambria Math" w:cs="Arial"/>
                                <w:sz w:val="20"/>
                                <w:szCs w:val="20"/>
                                <w:lang w:eastAsia="en-IE"/>
                              </w:rPr>
                              <m:t>1</m:t>
                            </w:ins>
                          </m:r>
                        </m:sub>
                      </m:sSub>
                      <m:r>
                        <w:ins w:id="952" w:author="Coilin" w:date="2016-03-21T16:04:00Z">
                          <w:rPr>
                            <w:rFonts w:ascii="Cambria Math" w:eastAsia="Times New Roman" w:hAnsi="Cambria Math" w:cs="Arial"/>
                            <w:sz w:val="20"/>
                            <w:szCs w:val="20"/>
                            <w:lang w:eastAsia="en-IE"/>
                          </w:rPr>
                          <m:t xml:space="preserve">PI+ </m:t>
                        </w:ins>
                      </m:r>
                      <m:sSub>
                        <m:sSubPr>
                          <m:ctrlPr>
                            <w:ins w:id="953" w:author="Coilin" w:date="2016-03-21T16:04:00Z">
                              <w:rPr>
                                <w:rFonts w:ascii="Cambria Math" w:eastAsia="Times New Roman" w:hAnsi="Cambria Math" w:cs="Arial"/>
                                <w:i/>
                                <w:sz w:val="20"/>
                                <w:szCs w:val="20"/>
                                <w:lang w:eastAsia="en-IE"/>
                              </w:rPr>
                            </w:ins>
                          </m:ctrlPr>
                        </m:sSubPr>
                        <m:e>
                          <m:r>
                            <w:ins w:id="954" w:author="Coilin" w:date="2016-03-21T16:04:00Z">
                              <w:rPr>
                                <w:rFonts w:ascii="Cambria Math" w:eastAsia="Times New Roman" w:hAnsi="Cambria Math" w:cs="Arial"/>
                                <w:sz w:val="20"/>
                                <w:szCs w:val="20"/>
                                <w:lang w:eastAsia="en-IE"/>
                              </w:rPr>
                              <m:t>δ</m:t>
                            </w:ins>
                          </m:r>
                        </m:e>
                        <m:sub>
                          <m:r>
                            <w:ins w:id="955" w:author="Coilin" w:date="2016-03-21T16:04:00Z">
                              <w:rPr>
                                <w:rFonts w:ascii="Cambria Math" w:eastAsia="Times New Roman" w:hAnsi="Cambria Math" w:cs="Arial"/>
                                <w:sz w:val="20"/>
                                <w:szCs w:val="20"/>
                                <w:lang w:eastAsia="en-IE"/>
                              </w:rPr>
                              <m:t>2</m:t>
                            </w:ins>
                          </m:r>
                        </m:sub>
                      </m:sSub>
                      <m:r>
                        <w:ins w:id="956" w:author="Coilin" w:date="2016-03-21T16:04:00Z">
                          <w:rPr>
                            <w:rFonts w:ascii="Cambria Math" w:eastAsia="Times New Roman" w:hAnsi="Cambria Math" w:cs="Arial"/>
                            <w:sz w:val="20"/>
                            <w:szCs w:val="20"/>
                            <w:lang w:eastAsia="en-IE"/>
                          </w:rPr>
                          <m:t xml:space="preserve">SI+ </m:t>
                        </w:ins>
                      </m:r>
                      <m:sSub>
                        <m:sSubPr>
                          <m:ctrlPr>
                            <w:ins w:id="957" w:author="Coilin" w:date="2016-03-21T16:04:00Z">
                              <w:rPr>
                                <w:rFonts w:ascii="Cambria Math" w:eastAsia="Times New Roman" w:hAnsi="Cambria Math" w:cs="Arial"/>
                                <w:i/>
                                <w:sz w:val="20"/>
                                <w:szCs w:val="20"/>
                                <w:lang w:eastAsia="en-IE"/>
                              </w:rPr>
                            </w:ins>
                          </m:ctrlPr>
                        </m:sSubPr>
                        <m:e>
                          <m:r>
                            <w:ins w:id="958" w:author="Coilin" w:date="2016-03-21T16:04:00Z">
                              <w:rPr>
                                <w:rFonts w:ascii="Cambria Math" w:eastAsia="Times New Roman" w:hAnsi="Cambria Math" w:cs="Arial"/>
                                <w:sz w:val="20"/>
                                <w:szCs w:val="20"/>
                                <w:lang w:eastAsia="en-IE"/>
                              </w:rPr>
                              <m:t>δ</m:t>
                            </w:ins>
                          </m:r>
                        </m:e>
                        <m:sub>
                          <m:r>
                            <w:ins w:id="959" w:author="Coilin" w:date="2016-03-21T16:04:00Z">
                              <w:rPr>
                                <w:rFonts w:ascii="Cambria Math" w:eastAsia="Times New Roman" w:hAnsi="Cambria Math" w:cs="Arial"/>
                                <w:sz w:val="20"/>
                                <w:szCs w:val="20"/>
                                <w:lang w:eastAsia="en-IE"/>
                              </w:rPr>
                              <m:t>3</m:t>
                            </w:ins>
                          </m:r>
                        </m:sub>
                      </m:sSub>
                      <m:r>
                        <w:ins w:id="960" w:author="Coilin" w:date="2016-03-21T16:04:00Z">
                          <w:rPr>
                            <w:rFonts w:ascii="Cambria Math" w:eastAsia="Times New Roman" w:hAnsi="Cambria Math" w:cs="Arial"/>
                            <w:sz w:val="20"/>
                            <w:szCs w:val="20"/>
                            <w:lang w:eastAsia="en-IE"/>
                          </w:rPr>
                          <m:t>SO</m:t>
                        </w:ins>
                      </m:r>
                    </m:oMath>
                  </m:oMathPara>
                </w:p>
              </w:tc>
              <w:tc>
                <w:tcPr>
                  <w:tcW w:w="1701" w:type="dxa"/>
                  <w:tcBorders>
                    <w:top w:val="nil"/>
                    <w:left w:val="nil"/>
                    <w:bottom w:val="nil"/>
                    <w:right w:val="nil"/>
                  </w:tcBorders>
                  <w:shd w:val="clear" w:color="auto" w:fill="auto"/>
                  <w:noWrap/>
                  <w:vAlign w:val="bottom"/>
                  <w:hideMark/>
                  <w:tcPrChange w:id="961" w:author="Coilin" w:date="2016-03-21T16:52:00Z">
                    <w:tcPr>
                      <w:tcW w:w="1701" w:type="dxa"/>
                      <w:tcBorders>
                        <w:top w:val="nil"/>
                        <w:left w:val="nil"/>
                        <w:bottom w:val="nil"/>
                        <w:right w:val="nil"/>
                      </w:tcBorders>
                      <w:shd w:val="clear" w:color="auto" w:fill="auto"/>
                      <w:noWrap/>
                      <w:vAlign w:val="bottom"/>
                      <w:hideMark/>
                    </w:tcPr>
                  </w:tcPrChange>
                </w:tcPr>
                <w:p w14:paraId="33B29A3F" w14:textId="77777777" w:rsidR="00952E56" w:rsidRPr="00472734" w:rsidRDefault="00952E56" w:rsidP="00472734">
                  <w:pPr>
                    <w:spacing w:after="0" w:line="240" w:lineRule="auto"/>
                    <w:jc w:val="center"/>
                    <w:rPr>
                      <w:ins w:id="962" w:author="Coilin" w:date="2016-03-21T15:59:00Z"/>
                      <w:rFonts w:ascii="Arial" w:eastAsia="Times New Roman" w:hAnsi="Arial" w:cs="Arial"/>
                      <w:sz w:val="20"/>
                      <w:szCs w:val="20"/>
                      <w:lang w:eastAsia="en-IE"/>
                    </w:rPr>
                  </w:pPr>
                  <w:ins w:id="963" w:author="Coilin" w:date="2016-03-21T15:59:00Z">
                    <w:r w:rsidRPr="00472734">
                      <w:rPr>
                        <w:rFonts w:ascii="Arial" w:eastAsia="Times New Roman" w:hAnsi="Arial" w:cs="Arial"/>
                        <w:sz w:val="20"/>
                        <w:szCs w:val="20"/>
                        <w:lang w:eastAsia="en-IE"/>
                      </w:rPr>
                      <w:t>-2053.30</w:t>
                    </w:r>
                  </w:ins>
                </w:p>
              </w:tc>
              <w:tc>
                <w:tcPr>
                  <w:tcW w:w="1134" w:type="dxa"/>
                  <w:tcBorders>
                    <w:top w:val="nil"/>
                    <w:left w:val="nil"/>
                    <w:bottom w:val="nil"/>
                    <w:right w:val="nil"/>
                  </w:tcBorders>
                  <w:shd w:val="clear" w:color="auto" w:fill="auto"/>
                  <w:noWrap/>
                  <w:vAlign w:val="bottom"/>
                  <w:hideMark/>
                  <w:tcPrChange w:id="964" w:author="Coilin" w:date="2016-03-21T16:52:00Z">
                    <w:tcPr>
                      <w:tcW w:w="1134" w:type="dxa"/>
                      <w:tcBorders>
                        <w:top w:val="nil"/>
                        <w:left w:val="nil"/>
                        <w:bottom w:val="nil"/>
                        <w:right w:val="nil"/>
                      </w:tcBorders>
                      <w:shd w:val="clear" w:color="auto" w:fill="auto"/>
                      <w:noWrap/>
                      <w:vAlign w:val="bottom"/>
                      <w:hideMark/>
                    </w:tcPr>
                  </w:tcPrChange>
                </w:tcPr>
                <w:p w14:paraId="65D42665" w14:textId="77777777" w:rsidR="00952E56" w:rsidRPr="00472734" w:rsidRDefault="00952E56" w:rsidP="00472734">
                  <w:pPr>
                    <w:spacing w:after="0" w:line="240" w:lineRule="auto"/>
                    <w:jc w:val="center"/>
                    <w:rPr>
                      <w:ins w:id="965" w:author="Coilin" w:date="2016-03-21T15:59:00Z"/>
                      <w:rFonts w:ascii="Arial" w:eastAsia="Times New Roman" w:hAnsi="Arial" w:cs="Arial"/>
                      <w:sz w:val="20"/>
                      <w:szCs w:val="20"/>
                      <w:lang w:eastAsia="en-IE"/>
                    </w:rPr>
                  </w:pPr>
                  <w:ins w:id="966" w:author="Coilin" w:date="2016-03-21T15:59:00Z">
                    <w:r w:rsidRPr="00472734">
                      <w:rPr>
                        <w:rFonts w:ascii="Arial" w:eastAsia="Times New Roman" w:hAnsi="Arial" w:cs="Arial"/>
                        <w:sz w:val="20"/>
                        <w:szCs w:val="20"/>
                        <w:lang w:eastAsia="en-IE"/>
                      </w:rPr>
                      <w:t>15</w:t>
                    </w:r>
                  </w:ins>
                </w:p>
              </w:tc>
              <w:tc>
                <w:tcPr>
                  <w:tcW w:w="939" w:type="dxa"/>
                  <w:tcBorders>
                    <w:top w:val="nil"/>
                    <w:left w:val="nil"/>
                    <w:bottom w:val="nil"/>
                    <w:right w:val="nil"/>
                  </w:tcBorders>
                  <w:shd w:val="clear" w:color="auto" w:fill="auto"/>
                  <w:noWrap/>
                  <w:vAlign w:val="bottom"/>
                  <w:hideMark/>
                  <w:tcPrChange w:id="967" w:author="Coilin" w:date="2016-03-21T16:52:00Z">
                    <w:tcPr>
                      <w:tcW w:w="599" w:type="dxa"/>
                      <w:tcBorders>
                        <w:top w:val="nil"/>
                        <w:left w:val="nil"/>
                        <w:bottom w:val="nil"/>
                        <w:right w:val="nil"/>
                      </w:tcBorders>
                      <w:shd w:val="clear" w:color="auto" w:fill="auto"/>
                      <w:noWrap/>
                      <w:vAlign w:val="bottom"/>
                      <w:hideMark/>
                    </w:tcPr>
                  </w:tcPrChange>
                </w:tcPr>
                <w:p w14:paraId="16D1E3C9" w14:textId="77777777" w:rsidR="00952E56" w:rsidRPr="00472734" w:rsidRDefault="00952E56" w:rsidP="00472734">
                  <w:pPr>
                    <w:spacing w:after="0" w:line="240" w:lineRule="auto"/>
                    <w:jc w:val="center"/>
                    <w:rPr>
                      <w:ins w:id="968" w:author="Coilin" w:date="2016-03-21T15:59:00Z"/>
                      <w:rFonts w:ascii="Arial" w:eastAsia="Times New Roman" w:hAnsi="Arial" w:cs="Arial"/>
                      <w:sz w:val="20"/>
                      <w:szCs w:val="20"/>
                      <w:lang w:eastAsia="en-IE"/>
                    </w:rPr>
                  </w:pPr>
                  <w:ins w:id="969" w:author="Coilin" w:date="2016-03-21T15:59:00Z">
                    <w:r w:rsidRPr="00472734">
                      <w:rPr>
                        <w:rFonts w:ascii="Arial" w:eastAsia="Times New Roman" w:hAnsi="Arial" w:cs="Arial"/>
                        <w:sz w:val="20"/>
                        <w:szCs w:val="20"/>
                        <w:lang w:eastAsia="en-IE"/>
                      </w:rPr>
                      <w:t>4136.60</w:t>
                    </w:r>
                  </w:ins>
                </w:p>
              </w:tc>
            </w:tr>
            <w:tr w:rsidR="00952E56" w:rsidRPr="00472734" w14:paraId="79D74393" w14:textId="77777777" w:rsidTr="00EC5C94">
              <w:trPr>
                <w:trHeight w:val="255"/>
                <w:ins w:id="970" w:author="Coilin" w:date="2016-03-21T15:59:00Z"/>
                <w:trPrChange w:id="971" w:author="Coilin" w:date="2016-03-21T16:52:00Z">
                  <w:trPr>
                    <w:trHeight w:val="255"/>
                  </w:trPr>
                </w:trPrChange>
              </w:trPr>
              <w:tc>
                <w:tcPr>
                  <w:tcW w:w="419" w:type="dxa"/>
                  <w:tcBorders>
                    <w:top w:val="nil"/>
                    <w:left w:val="nil"/>
                    <w:bottom w:val="nil"/>
                    <w:right w:val="nil"/>
                  </w:tcBorders>
                  <w:vAlign w:val="bottom"/>
                  <w:tcPrChange w:id="972" w:author="Coilin" w:date="2016-03-21T16:52:00Z">
                    <w:tcPr>
                      <w:tcW w:w="5279" w:type="dxa"/>
                      <w:tcBorders>
                        <w:top w:val="nil"/>
                        <w:left w:val="nil"/>
                        <w:bottom w:val="nil"/>
                        <w:right w:val="nil"/>
                      </w:tcBorders>
                    </w:tcPr>
                  </w:tcPrChange>
                </w:tcPr>
                <w:p w14:paraId="14AF120F" w14:textId="21A87D5B" w:rsidR="00952E56" w:rsidRPr="00DA7034" w:rsidRDefault="00952E56">
                  <w:pPr>
                    <w:spacing w:after="0" w:line="240" w:lineRule="auto"/>
                    <w:rPr>
                      <w:ins w:id="973" w:author="Coilin" w:date="2016-03-21T16:25:00Z"/>
                      <w:rFonts w:ascii="Calibri" w:eastAsia="Calibri" w:hAnsi="Calibri" w:cs="Times New Roman"/>
                      <w:sz w:val="20"/>
                      <w:szCs w:val="20"/>
                      <w:lang w:eastAsia="en-IE"/>
                    </w:rPr>
                  </w:pPr>
                  <w:ins w:id="974" w:author="Coilin" w:date="2016-03-21T16:26:00Z">
                    <w:r>
                      <w:rPr>
                        <w:rFonts w:ascii="Calibri" w:eastAsia="Calibri" w:hAnsi="Calibri" w:cs="Times New Roman"/>
                        <w:sz w:val="20"/>
                        <w:szCs w:val="20"/>
                        <w:lang w:eastAsia="en-IE"/>
                      </w:rPr>
                      <w:t>6</w:t>
                    </w:r>
                  </w:ins>
                </w:p>
              </w:tc>
              <w:tc>
                <w:tcPr>
                  <w:tcW w:w="5279" w:type="dxa"/>
                  <w:tcBorders>
                    <w:top w:val="nil"/>
                    <w:left w:val="nil"/>
                    <w:bottom w:val="nil"/>
                    <w:right w:val="nil"/>
                  </w:tcBorders>
                  <w:shd w:val="clear" w:color="auto" w:fill="auto"/>
                  <w:noWrap/>
                  <w:vAlign w:val="bottom"/>
                  <w:hideMark/>
                  <w:tcPrChange w:id="975" w:author="Coilin" w:date="2016-03-21T16:52:00Z">
                    <w:tcPr>
                      <w:tcW w:w="5279" w:type="dxa"/>
                      <w:tcBorders>
                        <w:top w:val="nil"/>
                        <w:left w:val="nil"/>
                        <w:bottom w:val="nil"/>
                        <w:right w:val="nil"/>
                      </w:tcBorders>
                      <w:shd w:val="clear" w:color="auto" w:fill="auto"/>
                      <w:noWrap/>
                      <w:vAlign w:val="bottom"/>
                      <w:hideMark/>
                    </w:tcPr>
                  </w:tcPrChange>
                </w:tcPr>
                <w:p w14:paraId="113C5ED0" w14:textId="62BD5692" w:rsidR="00952E56" w:rsidRPr="007A406F" w:rsidRDefault="009A1D4A">
                  <w:pPr>
                    <w:spacing w:after="0" w:line="240" w:lineRule="auto"/>
                    <w:rPr>
                      <w:ins w:id="976" w:author="Coilin" w:date="2016-03-21T15:59:00Z"/>
                      <w:rFonts w:ascii="Arial" w:eastAsia="Times New Roman" w:hAnsi="Arial" w:cs="Arial"/>
                      <w:sz w:val="20"/>
                      <w:szCs w:val="20"/>
                      <w:lang w:eastAsia="en-IE"/>
                    </w:rPr>
                  </w:pPr>
                  <m:oMathPara>
                    <m:oMathParaPr>
                      <m:jc m:val="left"/>
                    </m:oMathParaPr>
                    <m:oMath>
                      <m:sSub>
                        <m:sSubPr>
                          <m:ctrlPr>
                            <w:ins w:id="977" w:author="Coilin" w:date="2016-03-21T16:04:00Z">
                              <w:rPr>
                                <w:rFonts w:ascii="Cambria Math" w:eastAsia="Times New Roman" w:hAnsi="Cambria Math" w:cs="Arial"/>
                                <w:i/>
                                <w:sz w:val="20"/>
                                <w:szCs w:val="20"/>
                                <w:lang w:eastAsia="en-IE"/>
                              </w:rPr>
                            </w:ins>
                          </m:ctrlPr>
                        </m:sSubPr>
                        <m:e>
                          <m:r>
                            <w:ins w:id="978" w:author="Coilin" w:date="2016-03-21T16:04:00Z">
                              <w:rPr>
                                <w:rFonts w:ascii="Cambria Math" w:eastAsia="Times New Roman" w:hAnsi="Cambria Math" w:cs="Arial"/>
                                <w:sz w:val="20"/>
                                <w:szCs w:val="20"/>
                                <w:lang w:eastAsia="en-IE"/>
                              </w:rPr>
                              <m:t>β</m:t>
                            </w:ins>
                          </m:r>
                        </m:e>
                        <m:sub>
                          <m:r>
                            <w:ins w:id="979" w:author="Coilin" w:date="2016-03-21T16:04:00Z">
                              <w:rPr>
                                <w:rFonts w:ascii="Cambria Math" w:eastAsia="Times New Roman" w:hAnsi="Cambria Math" w:cs="Arial"/>
                                <w:sz w:val="20"/>
                                <w:szCs w:val="20"/>
                                <w:lang w:eastAsia="en-IE"/>
                              </w:rPr>
                              <m:t>0,j</m:t>
                            </w:ins>
                          </m:r>
                        </m:sub>
                      </m:sSub>
                      <m:r>
                        <w:ins w:id="980" w:author="Coilin" w:date="2016-03-21T16:04:00Z">
                          <w:rPr>
                            <w:rFonts w:ascii="Cambria Math" w:eastAsia="Times New Roman" w:hAnsi="Cambria Math" w:cs="Arial"/>
                            <w:sz w:val="20"/>
                            <w:szCs w:val="20"/>
                            <w:lang w:eastAsia="en-IE"/>
                          </w:rPr>
                          <m:t xml:space="preserve">+ </m:t>
                        </w:ins>
                      </m:r>
                      <m:sSub>
                        <m:sSubPr>
                          <m:ctrlPr>
                            <w:ins w:id="981" w:author="Coilin" w:date="2016-03-21T16:04:00Z">
                              <w:rPr>
                                <w:rFonts w:ascii="Cambria Math" w:eastAsia="Times New Roman" w:hAnsi="Cambria Math" w:cs="Arial"/>
                                <w:i/>
                                <w:sz w:val="20"/>
                                <w:szCs w:val="20"/>
                                <w:lang w:eastAsia="en-IE"/>
                              </w:rPr>
                            </w:ins>
                          </m:ctrlPr>
                        </m:sSubPr>
                        <m:e>
                          <m:r>
                            <w:ins w:id="982" w:author="Coilin" w:date="2016-03-21T16:04:00Z">
                              <w:rPr>
                                <w:rFonts w:ascii="Cambria Math" w:eastAsia="Times New Roman" w:hAnsi="Cambria Math" w:cs="Arial"/>
                                <w:sz w:val="20"/>
                                <w:szCs w:val="20"/>
                                <w:lang w:eastAsia="en-IE"/>
                              </w:rPr>
                              <m:t>β</m:t>
                            </w:ins>
                          </m:r>
                        </m:e>
                        <m:sub>
                          <m:r>
                            <w:ins w:id="983" w:author="Coilin" w:date="2016-03-21T16:04:00Z">
                              <w:rPr>
                                <w:rFonts w:ascii="Cambria Math" w:eastAsia="Times New Roman" w:hAnsi="Cambria Math" w:cs="Arial"/>
                                <w:sz w:val="20"/>
                                <w:szCs w:val="20"/>
                                <w:lang w:eastAsia="en-IE"/>
                              </w:rPr>
                              <m:t>1,j</m:t>
                            </w:ins>
                          </m:r>
                        </m:sub>
                      </m:sSub>
                      <m:r>
                        <w:ins w:id="984" w:author="Coilin" w:date="2016-03-21T16:04:00Z">
                          <w:rPr>
                            <w:rFonts w:ascii="Cambria Math" w:eastAsia="Times New Roman" w:hAnsi="Cambria Math" w:cs="Arial"/>
                            <w:sz w:val="20"/>
                            <w:szCs w:val="20"/>
                            <w:lang w:eastAsia="en-IE"/>
                          </w:rPr>
                          <m:t>CL</m:t>
                        </w:ins>
                      </m:r>
                      <m:r>
                        <w:ins w:id="985" w:author="Coilin" w:date="2016-03-21T16:05:00Z">
                          <w:rPr>
                            <w:rFonts w:ascii="Cambria Math" w:eastAsia="Times New Roman" w:hAnsi="Cambria Math" w:cs="Arial"/>
                            <w:sz w:val="20"/>
                            <w:szCs w:val="20"/>
                            <w:lang w:eastAsia="en-IE"/>
                          </w:rPr>
                          <m:t>+ γW</m:t>
                        </w:ins>
                      </m:r>
                    </m:oMath>
                  </m:oMathPara>
                </w:p>
              </w:tc>
              <w:tc>
                <w:tcPr>
                  <w:tcW w:w="1701" w:type="dxa"/>
                  <w:tcBorders>
                    <w:top w:val="nil"/>
                    <w:left w:val="nil"/>
                    <w:bottom w:val="nil"/>
                    <w:right w:val="nil"/>
                  </w:tcBorders>
                  <w:shd w:val="clear" w:color="auto" w:fill="auto"/>
                  <w:noWrap/>
                  <w:vAlign w:val="bottom"/>
                  <w:hideMark/>
                  <w:tcPrChange w:id="986" w:author="Coilin" w:date="2016-03-21T16:52:00Z">
                    <w:tcPr>
                      <w:tcW w:w="1701" w:type="dxa"/>
                      <w:tcBorders>
                        <w:top w:val="nil"/>
                        <w:left w:val="nil"/>
                        <w:bottom w:val="nil"/>
                        <w:right w:val="nil"/>
                      </w:tcBorders>
                      <w:shd w:val="clear" w:color="auto" w:fill="auto"/>
                      <w:noWrap/>
                      <w:vAlign w:val="bottom"/>
                      <w:hideMark/>
                    </w:tcPr>
                  </w:tcPrChange>
                </w:tcPr>
                <w:p w14:paraId="540E0496" w14:textId="77777777" w:rsidR="00952E56" w:rsidRPr="00472734" w:rsidRDefault="00952E56" w:rsidP="00472734">
                  <w:pPr>
                    <w:spacing w:after="0" w:line="240" w:lineRule="auto"/>
                    <w:jc w:val="center"/>
                    <w:rPr>
                      <w:ins w:id="987" w:author="Coilin" w:date="2016-03-21T15:59:00Z"/>
                      <w:rFonts w:ascii="Arial" w:eastAsia="Times New Roman" w:hAnsi="Arial" w:cs="Arial"/>
                      <w:sz w:val="20"/>
                      <w:szCs w:val="20"/>
                      <w:lang w:eastAsia="en-IE"/>
                    </w:rPr>
                  </w:pPr>
                  <w:ins w:id="988" w:author="Coilin" w:date="2016-03-21T15:59:00Z">
                    <w:r w:rsidRPr="00472734">
                      <w:rPr>
                        <w:rFonts w:ascii="Arial" w:eastAsia="Times New Roman" w:hAnsi="Arial" w:cs="Arial"/>
                        <w:sz w:val="20"/>
                        <w:szCs w:val="20"/>
                        <w:lang w:eastAsia="en-IE"/>
                      </w:rPr>
                      <w:t>-2058.25</w:t>
                    </w:r>
                  </w:ins>
                </w:p>
              </w:tc>
              <w:tc>
                <w:tcPr>
                  <w:tcW w:w="1134" w:type="dxa"/>
                  <w:tcBorders>
                    <w:top w:val="nil"/>
                    <w:left w:val="nil"/>
                    <w:bottom w:val="nil"/>
                    <w:right w:val="nil"/>
                  </w:tcBorders>
                  <w:shd w:val="clear" w:color="auto" w:fill="auto"/>
                  <w:noWrap/>
                  <w:vAlign w:val="bottom"/>
                  <w:hideMark/>
                  <w:tcPrChange w:id="989" w:author="Coilin" w:date="2016-03-21T16:52:00Z">
                    <w:tcPr>
                      <w:tcW w:w="1134" w:type="dxa"/>
                      <w:tcBorders>
                        <w:top w:val="nil"/>
                        <w:left w:val="nil"/>
                        <w:bottom w:val="nil"/>
                        <w:right w:val="nil"/>
                      </w:tcBorders>
                      <w:shd w:val="clear" w:color="auto" w:fill="auto"/>
                      <w:noWrap/>
                      <w:vAlign w:val="bottom"/>
                      <w:hideMark/>
                    </w:tcPr>
                  </w:tcPrChange>
                </w:tcPr>
                <w:p w14:paraId="38D2E315" w14:textId="77777777" w:rsidR="00952E56" w:rsidRPr="00472734" w:rsidRDefault="00952E56" w:rsidP="00472734">
                  <w:pPr>
                    <w:spacing w:after="0" w:line="240" w:lineRule="auto"/>
                    <w:jc w:val="center"/>
                    <w:rPr>
                      <w:ins w:id="990" w:author="Coilin" w:date="2016-03-21T15:59:00Z"/>
                      <w:rFonts w:ascii="Arial" w:eastAsia="Times New Roman" w:hAnsi="Arial" w:cs="Arial"/>
                      <w:sz w:val="20"/>
                      <w:szCs w:val="20"/>
                      <w:lang w:eastAsia="en-IE"/>
                    </w:rPr>
                  </w:pPr>
                  <w:ins w:id="991" w:author="Coilin" w:date="2016-03-21T15:59:00Z">
                    <w:r w:rsidRPr="00472734">
                      <w:rPr>
                        <w:rFonts w:ascii="Arial" w:eastAsia="Times New Roman" w:hAnsi="Arial" w:cs="Arial"/>
                        <w:sz w:val="20"/>
                        <w:szCs w:val="20"/>
                        <w:lang w:eastAsia="en-IE"/>
                      </w:rPr>
                      <w:t>13</w:t>
                    </w:r>
                  </w:ins>
                </w:p>
              </w:tc>
              <w:tc>
                <w:tcPr>
                  <w:tcW w:w="939" w:type="dxa"/>
                  <w:tcBorders>
                    <w:top w:val="nil"/>
                    <w:left w:val="nil"/>
                    <w:bottom w:val="nil"/>
                    <w:right w:val="nil"/>
                  </w:tcBorders>
                  <w:shd w:val="clear" w:color="auto" w:fill="auto"/>
                  <w:noWrap/>
                  <w:vAlign w:val="bottom"/>
                  <w:hideMark/>
                  <w:tcPrChange w:id="992" w:author="Coilin" w:date="2016-03-21T16:52:00Z">
                    <w:tcPr>
                      <w:tcW w:w="599" w:type="dxa"/>
                      <w:tcBorders>
                        <w:top w:val="nil"/>
                        <w:left w:val="nil"/>
                        <w:bottom w:val="nil"/>
                        <w:right w:val="nil"/>
                      </w:tcBorders>
                      <w:shd w:val="clear" w:color="auto" w:fill="auto"/>
                      <w:noWrap/>
                      <w:vAlign w:val="bottom"/>
                      <w:hideMark/>
                    </w:tcPr>
                  </w:tcPrChange>
                </w:tcPr>
                <w:p w14:paraId="0D5E6863" w14:textId="77777777" w:rsidR="00952E56" w:rsidRPr="00472734" w:rsidRDefault="00952E56" w:rsidP="00472734">
                  <w:pPr>
                    <w:spacing w:after="0" w:line="240" w:lineRule="auto"/>
                    <w:jc w:val="center"/>
                    <w:rPr>
                      <w:ins w:id="993" w:author="Coilin" w:date="2016-03-21T15:59:00Z"/>
                      <w:rFonts w:ascii="Arial" w:eastAsia="Times New Roman" w:hAnsi="Arial" w:cs="Arial"/>
                      <w:sz w:val="20"/>
                      <w:szCs w:val="20"/>
                      <w:lang w:eastAsia="en-IE"/>
                    </w:rPr>
                  </w:pPr>
                  <w:ins w:id="994" w:author="Coilin" w:date="2016-03-21T15:59:00Z">
                    <w:r w:rsidRPr="00472734">
                      <w:rPr>
                        <w:rFonts w:ascii="Arial" w:eastAsia="Times New Roman" w:hAnsi="Arial" w:cs="Arial"/>
                        <w:sz w:val="20"/>
                        <w:szCs w:val="20"/>
                        <w:lang w:eastAsia="en-IE"/>
                      </w:rPr>
                      <w:t>4142.50</w:t>
                    </w:r>
                  </w:ins>
                </w:p>
              </w:tc>
            </w:tr>
            <w:tr w:rsidR="00952E56" w:rsidRPr="00472734" w14:paraId="06B54D35" w14:textId="77777777" w:rsidTr="00EC5C94">
              <w:trPr>
                <w:trHeight w:val="255"/>
                <w:ins w:id="995" w:author="Coilin" w:date="2016-03-21T15:59:00Z"/>
                <w:trPrChange w:id="996" w:author="Coilin" w:date="2016-03-21T16:52:00Z">
                  <w:trPr>
                    <w:trHeight w:val="255"/>
                  </w:trPr>
                </w:trPrChange>
              </w:trPr>
              <w:tc>
                <w:tcPr>
                  <w:tcW w:w="419" w:type="dxa"/>
                  <w:tcBorders>
                    <w:top w:val="nil"/>
                    <w:left w:val="nil"/>
                    <w:bottom w:val="nil"/>
                    <w:right w:val="nil"/>
                  </w:tcBorders>
                  <w:vAlign w:val="bottom"/>
                  <w:tcPrChange w:id="997" w:author="Coilin" w:date="2016-03-21T16:52:00Z">
                    <w:tcPr>
                      <w:tcW w:w="5279" w:type="dxa"/>
                      <w:tcBorders>
                        <w:top w:val="nil"/>
                        <w:left w:val="nil"/>
                        <w:bottom w:val="nil"/>
                        <w:right w:val="nil"/>
                      </w:tcBorders>
                    </w:tcPr>
                  </w:tcPrChange>
                </w:tcPr>
                <w:p w14:paraId="123E0DCD" w14:textId="73B01DEB" w:rsidR="00952E56" w:rsidRPr="00DA7034" w:rsidRDefault="00952E56">
                  <w:pPr>
                    <w:spacing w:after="0" w:line="240" w:lineRule="auto"/>
                    <w:rPr>
                      <w:ins w:id="998" w:author="Coilin" w:date="2016-03-21T16:25:00Z"/>
                      <w:rFonts w:ascii="Calibri" w:eastAsia="Calibri" w:hAnsi="Calibri" w:cs="Times New Roman"/>
                      <w:sz w:val="20"/>
                      <w:szCs w:val="20"/>
                      <w:lang w:eastAsia="en-IE"/>
                    </w:rPr>
                  </w:pPr>
                  <w:ins w:id="999" w:author="Coilin" w:date="2016-03-21T16:26:00Z">
                    <w:r>
                      <w:rPr>
                        <w:rFonts w:ascii="Calibri" w:eastAsia="Calibri" w:hAnsi="Calibri" w:cs="Times New Roman"/>
                        <w:sz w:val="20"/>
                        <w:szCs w:val="20"/>
                        <w:lang w:eastAsia="en-IE"/>
                      </w:rPr>
                      <w:t>7</w:t>
                    </w:r>
                  </w:ins>
                </w:p>
              </w:tc>
              <w:tc>
                <w:tcPr>
                  <w:tcW w:w="5279" w:type="dxa"/>
                  <w:tcBorders>
                    <w:top w:val="nil"/>
                    <w:left w:val="nil"/>
                    <w:bottom w:val="nil"/>
                    <w:right w:val="nil"/>
                  </w:tcBorders>
                  <w:shd w:val="clear" w:color="auto" w:fill="auto"/>
                  <w:noWrap/>
                  <w:vAlign w:val="bottom"/>
                  <w:hideMark/>
                  <w:tcPrChange w:id="1000" w:author="Coilin" w:date="2016-03-21T16:52:00Z">
                    <w:tcPr>
                      <w:tcW w:w="5279" w:type="dxa"/>
                      <w:tcBorders>
                        <w:top w:val="nil"/>
                        <w:left w:val="nil"/>
                        <w:bottom w:val="nil"/>
                        <w:right w:val="nil"/>
                      </w:tcBorders>
                      <w:shd w:val="clear" w:color="auto" w:fill="auto"/>
                      <w:noWrap/>
                      <w:vAlign w:val="bottom"/>
                      <w:hideMark/>
                    </w:tcPr>
                  </w:tcPrChange>
                </w:tcPr>
                <w:p w14:paraId="524865A6" w14:textId="1B5475F6" w:rsidR="00952E56" w:rsidRPr="007A406F" w:rsidRDefault="009A1D4A">
                  <w:pPr>
                    <w:spacing w:after="0" w:line="240" w:lineRule="auto"/>
                    <w:rPr>
                      <w:ins w:id="1001" w:author="Coilin" w:date="2016-03-21T15:59:00Z"/>
                      <w:rFonts w:ascii="Arial" w:eastAsia="Times New Roman" w:hAnsi="Arial" w:cs="Arial"/>
                      <w:sz w:val="20"/>
                      <w:szCs w:val="20"/>
                      <w:lang w:eastAsia="en-IE"/>
                    </w:rPr>
                  </w:pPr>
                  <m:oMathPara>
                    <m:oMathParaPr>
                      <m:jc m:val="left"/>
                    </m:oMathParaPr>
                    <m:oMath>
                      <m:sSub>
                        <m:sSubPr>
                          <m:ctrlPr>
                            <w:ins w:id="1002" w:author="Coilin" w:date="2016-03-21T16:05:00Z">
                              <w:rPr>
                                <w:rFonts w:ascii="Cambria Math" w:eastAsia="Times New Roman" w:hAnsi="Cambria Math" w:cs="Arial"/>
                                <w:i/>
                                <w:sz w:val="20"/>
                                <w:szCs w:val="20"/>
                                <w:lang w:eastAsia="en-IE"/>
                              </w:rPr>
                            </w:ins>
                          </m:ctrlPr>
                        </m:sSubPr>
                        <m:e>
                          <m:r>
                            <w:ins w:id="1003" w:author="Coilin" w:date="2016-03-21T16:05:00Z">
                              <w:rPr>
                                <w:rFonts w:ascii="Cambria Math" w:eastAsia="Times New Roman" w:hAnsi="Cambria Math" w:cs="Arial"/>
                                <w:sz w:val="20"/>
                                <w:szCs w:val="20"/>
                                <w:lang w:eastAsia="en-IE"/>
                              </w:rPr>
                              <m:t>β</m:t>
                            </w:ins>
                          </m:r>
                        </m:e>
                        <m:sub>
                          <m:r>
                            <w:ins w:id="1004" w:author="Coilin" w:date="2016-03-21T16:05:00Z">
                              <w:rPr>
                                <w:rFonts w:ascii="Cambria Math" w:eastAsia="Times New Roman" w:hAnsi="Cambria Math" w:cs="Arial"/>
                                <w:sz w:val="20"/>
                                <w:szCs w:val="20"/>
                                <w:lang w:eastAsia="en-IE"/>
                              </w:rPr>
                              <m:t>0,j</m:t>
                            </w:ins>
                          </m:r>
                        </m:sub>
                      </m:sSub>
                      <m:r>
                        <w:ins w:id="1005" w:author="Coilin" w:date="2016-03-21T16:05:00Z">
                          <w:rPr>
                            <w:rFonts w:ascii="Cambria Math" w:eastAsia="Times New Roman" w:hAnsi="Cambria Math" w:cs="Arial"/>
                            <w:sz w:val="20"/>
                            <w:szCs w:val="20"/>
                            <w:lang w:eastAsia="en-IE"/>
                          </w:rPr>
                          <m:t xml:space="preserve">+ </m:t>
                        </w:ins>
                      </m:r>
                      <m:sSub>
                        <m:sSubPr>
                          <m:ctrlPr>
                            <w:ins w:id="1006" w:author="Coilin" w:date="2016-03-21T16:05:00Z">
                              <w:rPr>
                                <w:rFonts w:ascii="Cambria Math" w:eastAsia="Times New Roman" w:hAnsi="Cambria Math" w:cs="Arial"/>
                                <w:i/>
                                <w:sz w:val="20"/>
                                <w:szCs w:val="20"/>
                                <w:lang w:eastAsia="en-IE"/>
                              </w:rPr>
                            </w:ins>
                          </m:ctrlPr>
                        </m:sSubPr>
                        <m:e>
                          <m:r>
                            <w:ins w:id="1007" w:author="Coilin" w:date="2016-03-21T16:05:00Z">
                              <w:rPr>
                                <w:rFonts w:ascii="Cambria Math" w:eastAsia="Times New Roman" w:hAnsi="Cambria Math" w:cs="Arial"/>
                                <w:sz w:val="20"/>
                                <w:szCs w:val="20"/>
                                <w:lang w:eastAsia="en-IE"/>
                              </w:rPr>
                              <m:t>δ</m:t>
                            </w:ins>
                          </m:r>
                        </m:e>
                        <m:sub>
                          <m:r>
                            <w:ins w:id="1008" w:author="Coilin" w:date="2016-03-21T16:05:00Z">
                              <w:rPr>
                                <w:rFonts w:ascii="Cambria Math" w:eastAsia="Times New Roman" w:hAnsi="Cambria Math" w:cs="Arial"/>
                                <w:sz w:val="20"/>
                                <w:szCs w:val="20"/>
                                <w:lang w:eastAsia="en-IE"/>
                              </w:rPr>
                              <m:t>1</m:t>
                            </w:ins>
                          </m:r>
                        </m:sub>
                      </m:sSub>
                      <m:r>
                        <w:ins w:id="1009" w:author="Coilin" w:date="2016-03-21T16:05:00Z">
                          <w:rPr>
                            <w:rFonts w:ascii="Cambria Math" w:eastAsia="Times New Roman" w:hAnsi="Cambria Math" w:cs="Arial"/>
                            <w:sz w:val="20"/>
                            <w:szCs w:val="20"/>
                            <w:lang w:eastAsia="en-IE"/>
                          </w:rPr>
                          <m:t xml:space="preserve">PI+ </m:t>
                        </w:ins>
                      </m:r>
                      <m:sSub>
                        <m:sSubPr>
                          <m:ctrlPr>
                            <w:ins w:id="1010" w:author="Coilin" w:date="2016-03-21T16:05:00Z">
                              <w:rPr>
                                <w:rFonts w:ascii="Cambria Math" w:eastAsia="Times New Roman" w:hAnsi="Cambria Math" w:cs="Arial"/>
                                <w:i/>
                                <w:sz w:val="20"/>
                                <w:szCs w:val="20"/>
                                <w:lang w:eastAsia="en-IE"/>
                              </w:rPr>
                            </w:ins>
                          </m:ctrlPr>
                        </m:sSubPr>
                        <m:e>
                          <m:r>
                            <w:ins w:id="1011" w:author="Coilin" w:date="2016-03-21T16:05:00Z">
                              <w:rPr>
                                <w:rFonts w:ascii="Cambria Math" w:eastAsia="Times New Roman" w:hAnsi="Cambria Math" w:cs="Arial"/>
                                <w:sz w:val="20"/>
                                <w:szCs w:val="20"/>
                                <w:lang w:eastAsia="en-IE"/>
                              </w:rPr>
                              <m:t>δ</m:t>
                            </w:ins>
                          </m:r>
                        </m:e>
                        <m:sub>
                          <m:r>
                            <w:ins w:id="1012" w:author="Coilin" w:date="2016-03-21T16:05:00Z">
                              <w:rPr>
                                <w:rFonts w:ascii="Cambria Math" w:eastAsia="Times New Roman" w:hAnsi="Cambria Math" w:cs="Arial"/>
                                <w:sz w:val="20"/>
                                <w:szCs w:val="20"/>
                                <w:lang w:eastAsia="en-IE"/>
                              </w:rPr>
                              <m:t>2</m:t>
                            </w:ins>
                          </m:r>
                        </m:sub>
                      </m:sSub>
                      <m:r>
                        <w:ins w:id="1013" w:author="Coilin" w:date="2016-03-21T16:05:00Z">
                          <w:rPr>
                            <w:rFonts w:ascii="Cambria Math" w:eastAsia="Times New Roman" w:hAnsi="Cambria Math" w:cs="Arial"/>
                            <w:sz w:val="20"/>
                            <w:szCs w:val="20"/>
                            <w:lang w:eastAsia="en-IE"/>
                          </w:rPr>
                          <m:t xml:space="preserve">SI+ </m:t>
                        </w:ins>
                      </m:r>
                      <m:sSub>
                        <m:sSubPr>
                          <m:ctrlPr>
                            <w:ins w:id="1014" w:author="Coilin" w:date="2016-03-21T16:05:00Z">
                              <w:rPr>
                                <w:rFonts w:ascii="Cambria Math" w:eastAsia="Times New Roman" w:hAnsi="Cambria Math" w:cs="Arial"/>
                                <w:i/>
                                <w:sz w:val="20"/>
                                <w:szCs w:val="20"/>
                                <w:lang w:eastAsia="en-IE"/>
                              </w:rPr>
                            </w:ins>
                          </m:ctrlPr>
                        </m:sSubPr>
                        <m:e>
                          <m:r>
                            <w:ins w:id="1015" w:author="Coilin" w:date="2016-03-21T16:05:00Z">
                              <w:rPr>
                                <w:rFonts w:ascii="Cambria Math" w:eastAsia="Times New Roman" w:hAnsi="Cambria Math" w:cs="Arial"/>
                                <w:sz w:val="20"/>
                                <w:szCs w:val="20"/>
                                <w:lang w:eastAsia="en-IE"/>
                              </w:rPr>
                              <m:t>δ</m:t>
                            </w:ins>
                          </m:r>
                        </m:e>
                        <m:sub>
                          <m:r>
                            <w:ins w:id="1016" w:author="Coilin" w:date="2016-03-21T16:05:00Z">
                              <w:rPr>
                                <w:rFonts w:ascii="Cambria Math" w:eastAsia="Times New Roman" w:hAnsi="Cambria Math" w:cs="Arial"/>
                                <w:sz w:val="20"/>
                                <w:szCs w:val="20"/>
                                <w:lang w:eastAsia="en-IE"/>
                              </w:rPr>
                              <m:t>3</m:t>
                            </w:ins>
                          </m:r>
                        </m:sub>
                      </m:sSub>
                      <m:r>
                        <w:ins w:id="1017" w:author="Coilin" w:date="2016-03-21T16:05:00Z">
                          <w:rPr>
                            <w:rFonts w:ascii="Cambria Math" w:eastAsia="Times New Roman" w:hAnsi="Cambria Math" w:cs="Arial"/>
                            <w:sz w:val="20"/>
                            <w:szCs w:val="20"/>
                            <w:lang w:eastAsia="en-IE"/>
                          </w:rPr>
                          <m:t>SO +γW</m:t>
                        </w:ins>
                      </m:r>
                    </m:oMath>
                  </m:oMathPara>
                </w:p>
              </w:tc>
              <w:tc>
                <w:tcPr>
                  <w:tcW w:w="1701" w:type="dxa"/>
                  <w:tcBorders>
                    <w:top w:val="nil"/>
                    <w:left w:val="nil"/>
                    <w:bottom w:val="nil"/>
                    <w:right w:val="nil"/>
                  </w:tcBorders>
                  <w:shd w:val="clear" w:color="auto" w:fill="auto"/>
                  <w:noWrap/>
                  <w:vAlign w:val="bottom"/>
                  <w:hideMark/>
                  <w:tcPrChange w:id="1018" w:author="Coilin" w:date="2016-03-21T16:52:00Z">
                    <w:tcPr>
                      <w:tcW w:w="1701" w:type="dxa"/>
                      <w:tcBorders>
                        <w:top w:val="nil"/>
                        <w:left w:val="nil"/>
                        <w:bottom w:val="nil"/>
                        <w:right w:val="nil"/>
                      </w:tcBorders>
                      <w:shd w:val="clear" w:color="auto" w:fill="auto"/>
                      <w:noWrap/>
                      <w:vAlign w:val="bottom"/>
                      <w:hideMark/>
                    </w:tcPr>
                  </w:tcPrChange>
                </w:tcPr>
                <w:p w14:paraId="3E7065E6" w14:textId="77777777" w:rsidR="00952E56" w:rsidRPr="00472734" w:rsidRDefault="00952E56" w:rsidP="00472734">
                  <w:pPr>
                    <w:spacing w:after="0" w:line="240" w:lineRule="auto"/>
                    <w:jc w:val="center"/>
                    <w:rPr>
                      <w:ins w:id="1019" w:author="Coilin" w:date="2016-03-21T15:59:00Z"/>
                      <w:rFonts w:ascii="Arial" w:eastAsia="Times New Roman" w:hAnsi="Arial" w:cs="Arial"/>
                      <w:sz w:val="20"/>
                      <w:szCs w:val="20"/>
                      <w:lang w:eastAsia="en-IE"/>
                    </w:rPr>
                  </w:pPr>
                  <w:ins w:id="1020" w:author="Coilin" w:date="2016-03-21T15:59:00Z">
                    <w:r w:rsidRPr="00472734">
                      <w:rPr>
                        <w:rFonts w:ascii="Arial" w:eastAsia="Times New Roman" w:hAnsi="Arial" w:cs="Arial"/>
                        <w:sz w:val="20"/>
                        <w:szCs w:val="20"/>
                        <w:lang w:eastAsia="en-IE"/>
                      </w:rPr>
                      <w:t>-2067.25</w:t>
                    </w:r>
                  </w:ins>
                </w:p>
              </w:tc>
              <w:tc>
                <w:tcPr>
                  <w:tcW w:w="1134" w:type="dxa"/>
                  <w:tcBorders>
                    <w:top w:val="nil"/>
                    <w:left w:val="nil"/>
                    <w:bottom w:val="nil"/>
                    <w:right w:val="nil"/>
                  </w:tcBorders>
                  <w:shd w:val="clear" w:color="auto" w:fill="auto"/>
                  <w:noWrap/>
                  <w:vAlign w:val="bottom"/>
                  <w:hideMark/>
                  <w:tcPrChange w:id="1021" w:author="Coilin" w:date="2016-03-21T16:52:00Z">
                    <w:tcPr>
                      <w:tcW w:w="1134" w:type="dxa"/>
                      <w:tcBorders>
                        <w:top w:val="nil"/>
                        <w:left w:val="nil"/>
                        <w:bottom w:val="nil"/>
                        <w:right w:val="nil"/>
                      </w:tcBorders>
                      <w:shd w:val="clear" w:color="auto" w:fill="auto"/>
                      <w:noWrap/>
                      <w:vAlign w:val="bottom"/>
                      <w:hideMark/>
                    </w:tcPr>
                  </w:tcPrChange>
                </w:tcPr>
                <w:p w14:paraId="7902052A" w14:textId="77777777" w:rsidR="00952E56" w:rsidRPr="00472734" w:rsidRDefault="00952E56" w:rsidP="00472734">
                  <w:pPr>
                    <w:spacing w:after="0" w:line="240" w:lineRule="auto"/>
                    <w:jc w:val="center"/>
                    <w:rPr>
                      <w:ins w:id="1022" w:author="Coilin" w:date="2016-03-21T15:59:00Z"/>
                      <w:rFonts w:ascii="Arial" w:eastAsia="Times New Roman" w:hAnsi="Arial" w:cs="Arial"/>
                      <w:sz w:val="20"/>
                      <w:szCs w:val="20"/>
                      <w:lang w:eastAsia="en-IE"/>
                    </w:rPr>
                  </w:pPr>
                  <w:ins w:id="1023" w:author="Coilin" w:date="2016-03-21T15:59:00Z">
                    <w:r w:rsidRPr="00472734">
                      <w:rPr>
                        <w:rFonts w:ascii="Arial" w:eastAsia="Times New Roman" w:hAnsi="Arial" w:cs="Arial"/>
                        <w:sz w:val="20"/>
                        <w:szCs w:val="20"/>
                        <w:lang w:eastAsia="en-IE"/>
                      </w:rPr>
                      <w:t>13</w:t>
                    </w:r>
                  </w:ins>
                </w:p>
              </w:tc>
              <w:tc>
                <w:tcPr>
                  <w:tcW w:w="939" w:type="dxa"/>
                  <w:tcBorders>
                    <w:top w:val="nil"/>
                    <w:left w:val="nil"/>
                    <w:bottom w:val="nil"/>
                    <w:right w:val="nil"/>
                  </w:tcBorders>
                  <w:shd w:val="clear" w:color="auto" w:fill="auto"/>
                  <w:noWrap/>
                  <w:vAlign w:val="bottom"/>
                  <w:hideMark/>
                  <w:tcPrChange w:id="1024" w:author="Coilin" w:date="2016-03-21T16:52:00Z">
                    <w:tcPr>
                      <w:tcW w:w="599" w:type="dxa"/>
                      <w:tcBorders>
                        <w:top w:val="nil"/>
                        <w:left w:val="nil"/>
                        <w:bottom w:val="nil"/>
                        <w:right w:val="nil"/>
                      </w:tcBorders>
                      <w:shd w:val="clear" w:color="auto" w:fill="auto"/>
                      <w:noWrap/>
                      <w:vAlign w:val="bottom"/>
                      <w:hideMark/>
                    </w:tcPr>
                  </w:tcPrChange>
                </w:tcPr>
                <w:p w14:paraId="5D8D0994" w14:textId="77777777" w:rsidR="00952E56" w:rsidRPr="00472734" w:rsidRDefault="00952E56" w:rsidP="00472734">
                  <w:pPr>
                    <w:spacing w:after="0" w:line="240" w:lineRule="auto"/>
                    <w:jc w:val="center"/>
                    <w:rPr>
                      <w:ins w:id="1025" w:author="Coilin" w:date="2016-03-21T15:59:00Z"/>
                      <w:rFonts w:ascii="Arial" w:eastAsia="Times New Roman" w:hAnsi="Arial" w:cs="Arial"/>
                      <w:sz w:val="20"/>
                      <w:szCs w:val="20"/>
                      <w:lang w:eastAsia="en-IE"/>
                    </w:rPr>
                  </w:pPr>
                  <w:ins w:id="1026" w:author="Coilin" w:date="2016-03-21T15:59:00Z">
                    <w:r w:rsidRPr="00472734">
                      <w:rPr>
                        <w:rFonts w:ascii="Arial" w:eastAsia="Times New Roman" w:hAnsi="Arial" w:cs="Arial"/>
                        <w:sz w:val="20"/>
                        <w:szCs w:val="20"/>
                        <w:lang w:eastAsia="en-IE"/>
                      </w:rPr>
                      <w:t>4160.50</w:t>
                    </w:r>
                  </w:ins>
                </w:p>
              </w:tc>
            </w:tr>
            <w:tr w:rsidR="00952E56" w:rsidRPr="00472734" w14:paraId="554835A4" w14:textId="77777777" w:rsidTr="00EC5C94">
              <w:trPr>
                <w:trHeight w:val="255"/>
                <w:ins w:id="1027" w:author="Coilin" w:date="2016-03-21T15:59:00Z"/>
                <w:trPrChange w:id="1028" w:author="Coilin" w:date="2016-03-21T16:52:00Z">
                  <w:trPr>
                    <w:trHeight w:val="255"/>
                  </w:trPr>
                </w:trPrChange>
              </w:trPr>
              <w:tc>
                <w:tcPr>
                  <w:tcW w:w="419" w:type="dxa"/>
                  <w:tcBorders>
                    <w:top w:val="nil"/>
                    <w:left w:val="nil"/>
                    <w:bottom w:val="nil"/>
                    <w:right w:val="nil"/>
                  </w:tcBorders>
                  <w:vAlign w:val="bottom"/>
                  <w:tcPrChange w:id="1029" w:author="Coilin" w:date="2016-03-21T16:52:00Z">
                    <w:tcPr>
                      <w:tcW w:w="5279" w:type="dxa"/>
                      <w:tcBorders>
                        <w:top w:val="nil"/>
                        <w:left w:val="nil"/>
                        <w:bottom w:val="nil"/>
                        <w:right w:val="nil"/>
                      </w:tcBorders>
                    </w:tcPr>
                  </w:tcPrChange>
                </w:tcPr>
                <w:p w14:paraId="410AB15F" w14:textId="4678B2A3" w:rsidR="00952E56" w:rsidRPr="00DA7034" w:rsidRDefault="00952E56">
                  <w:pPr>
                    <w:spacing w:after="0" w:line="240" w:lineRule="auto"/>
                    <w:rPr>
                      <w:ins w:id="1030" w:author="Coilin" w:date="2016-03-21T16:25:00Z"/>
                      <w:rFonts w:ascii="Calibri" w:eastAsia="Calibri" w:hAnsi="Calibri" w:cs="Times New Roman"/>
                      <w:sz w:val="20"/>
                      <w:szCs w:val="20"/>
                      <w:lang w:eastAsia="en-IE"/>
                    </w:rPr>
                  </w:pPr>
                  <w:ins w:id="1031" w:author="Coilin" w:date="2016-03-21T16:26:00Z">
                    <w:r>
                      <w:rPr>
                        <w:rFonts w:ascii="Calibri" w:eastAsia="Calibri" w:hAnsi="Calibri" w:cs="Times New Roman"/>
                        <w:sz w:val="20"/>
                        <w:szCs w:val="20"/>
                        <w:lang w:eastAsia="en-IE"/>
                      </w:rPr>
                      <w:t>8</w:t>
                    </w:r>
                  </w:ins>
                </w:p>
              </w:tc>
              <w:tc>
                <w:tcPr>
                  <w:tcW w:w="5279" w:type="dxa"/>
                  <w:tcBorders>
                    <w:top w:val="nil"/>
                    <w:left w:val="nil"/>
                    <w:bottom w:val="nil"/>
                    <w:right w:val="nil"/>
                  </w:tcBorders>
                  <w:shd w:val="clear" w:color="auto" w:fill="auto"/>
                  <w:noWrap/>
                  <w:vAlign w:val="bottom"/>
                  <w:hideMark/>
                  <w:tcPrChange w:id="1032" w:author="Coilin" w:date="2016-03-21T16:52:00Z">
                    <w:tcPr>
                      <w:tcW w:w="5279" w:type="dxa"/>
                      <w:tcBorders>
                        <w:top w:val="nil"/>
                        <w:left w:val="nil"/>
                        <w:bottom w:val="nil"/>
                        <w:right w:val="nil"/>
                      </w:tcBorders>
                      <w:shd w:val="clear" w:color="auto" w:fill="auto"/>
                      <w:noWrap/>
                      <w:vAlign w:val="bottom"/>
                      <w:hideMark/>
                    </w:tcPr>
                  </w:tcPrChange>
                </w:tcPr>
                <w:p w14:paraId="745FA6F1" w14:textId="71A4241F" w:rsidR="00952E56" w:rsidRPr="007A406F" w:rsidRDefault="009A1D4A" w:rsidP="00472734">
                  <w:pPr>
                    <w:spacing w:after="0" w:line="240" w:lineRule="auto"/>
                    <w:rPr>
                      <w:ins w:id="1033" w:author="Coilin" w:date="2016-03-21T15:59:00Z"/>
                      <w:rFonts w:ascii="Arial" w:eastAsia="Times New Roman" w:hAnsi="Arial" w:cs="Arial"/>
                      <w:sz w:val="20"/>
                      <w:szCs w:val="20"/>
                      <w:lang w:eastAsia="en-IE"/>
                    </w:rPr>
                  </w:pPr>
                  <m:oMathPara>
                    <m:oMathParaPr>
                      <m:jc m:val="left"/>
                    </m:oMathParaPr>
                    <m:oMath>
                      <m:sSub>
                        <m:sSubPr>
                          <m:ctrlPr>
                            <w:ins w:id="1034" w:author="Coilin" w:date="2016-03-21T16:06:00Z">
                              <w:rPr>
                                <w:rFonts w:ascii="Cambria Math" w:eastAsia="Times New Roman" w:hAnsi="Cambria Math" w:cs="Arial"/>
                                <w:i/>
                                <w:sz w:val="20"/>
                                <w:szCs w:val="20"/>
                                <w:lang w:eastAsia="en-IE"/>
                              </w:rPr>
                            </w:ins>
                          </m:ctrlPr>
                        </m:sSubPr>
                        <m:e>
                          <m:r>
                            <w:ins w:id="1035" w:author="Coilin" w:date="2016-03-21T16:06:00Z">
                              <w:rPr>
                                <w:rFonts w:ascii="Cambria Math" w:eastAsia="Times New Roman" w:hAnsi="Cambria Math" w:cs="Arial"/>
                                <w:sz w:val="20"/>
                                <w:szCs w:val="20"/>
                                <w:lang w:eastAsia="en-IE"/>
                              </w:rPr>
                              <m:t>β</m:t>
                            </w:ins>
                          </m:r>
                        </m:e>
                        <m:sub>
                          <m:r>
                            <w:ins w:id="1036" w:author="Coilin" w:date="2016-03-21T16:06:00Z">
                              <w:rPr>
                                <w:rFonts w:ascii="Cambria Math" w:eastAsia="Times New Roman" w:hAnsi="Cambria Math" w:cs="Arial"/>
                                <w:sz w:val="20"/>
                                <w:szCs w:val="20"/>
                                <w:lang w:eastAsia="en-IE"/>
                              </w:rPr>
                              <m:t>0,j</m:t>
                            </w:ins>
                          </m:r>
                        </m:sub>
                      </m:sSub>
                      <m:r>
                        <w:ins w:id="1037" w:author="Coilin" w:date="2016-03-21T16:06:00Z">
                          <w:rPr>
                            <w:rFonts w:ascii="Cambria Math" w:eastAsia="Times New Roman" w:hAnsi="Cambria Math" w:cs="Arial"/>
                            <w:sz w:val="20"/>
                            <w:szCs w:val="20"/>
                            <w:lang w:eastAsia="en-IE"/>
                          </w:rPr>
                          <m:t xml:space="preserve">+ </m:t>
                        </w:ins>
                      </m:r>
                      <m:sSub>
                        <m:sSubPr>
                          <m:ctrlPr>
                            <w:ins w:id="1038" w:author="Coilin" w:date="2016-03-21T16:06:00Z">
                              <w:rPr>
                                <w:rFonts w:ascii="Cambria Math" w:eastAsia="Times New Roman" w:hAnsi="Cambria Math" w:cs="Arial"/>
                                <w:i/>
                                <w:sz w:val="20"/>
                                <w:szCs w:val="20"/>
                                <w:lang w:eastAsia="en-IE"/>
                              </w:rPr>
                            </w:ins>
                          </m:ctrlPr>
                        </m:sSubPr>
                        <m:e>
                          <m:r>
                            <w:ins w:id="1039" w:author="Coilin" w:date="2016-03-21T16:06:00Z">
                              <w:rPr>
                                <w:rFonts w:ascii="Cambria Math" w:eastAsia="Times New Roman" w:hAnsi="Cambria Math" w:cs="Arial"/>
                                <w:sz w:val="20"/>
                                <w:szCs w:val="20"/>
                                <w:lang w:eastAsia="en-IE"/>
                              </w:rPr>
                              <m:t>β</m:t>
                            </w:ins>
                          </m:r>
                        </m:e>
                        <m:sub>
                          <m:r>
                            <w:ins w:id="1040" w:author="Coilin" w:date="2016-03-21T16:06:00Z">
                              <w:rPr>
                                <w:rFonts w:ascii="Cambria Math" w:eastAsia="Times New Roman" w:hAnsi="Cambria Math" w:cs="Arial"/>
                                <w:sz w:val="20"/>
                                <w:szCs w:val="20"/>
                                <w:lang w:eastAsia="en-IE"/>
                              </w:rPr>
                              <m:t>1,j</m:t>
                            </w:ins>
                          </m:r>
                        </m:sub>
                      </m:sSub>
                      <m:r>
                        <w:ins w:id="1041" w:author="Coilin" w:date="2016-03-21T16:06:00Z">
                          <w:rPr>
                            <w:rFonts w:ascii="Cambria Math" w:eastAsia="Times New Roman" w:hAnsi="Cambria Math" w:cs="Arial"/>
                            <w:sz w:val="20"/>
                            <w:szCs w:val="20"/>
                            <w:lang w:eastAsia="en-IE"/>
                          </w:rPr>
                          <m:t xml:space="preserve">CL+ </m:t>
                        </w:ins>
                      </m:r>
                      <m:sSub>
                        <m:sSubPr>
                          <m:ctrlPr>
                            <w:ins w:id="1042" w:author="Coilin" w:date="2016-03-21T16:06:00Z">
                              <w:rPr>
                                <w:rFonts w:ascii="Cambria Math" w:eastAsia="Times New Roman" w:hAnsi="Cambria Math" w:cs="Arial"/>
                                <w:i/>
                                <w:sz w:val="20"/>
                                <w:szCs w:val="20"/>
                                <w:lang w:eastAsia="en-IE"/>
                              </w:rPr>
                            </w:ins>
                          </m:ctrlPr>
                        </m:sSubPr>
                        <m:e>
                          <m:r>
                            <w:ins w:id="1043" w:author="Coilin" w:date="2016-03-21T16:06:00Z">
                              <w:rPr>
                                <w:rFonts w:ascii="Cambria Math" w:eastAsia="Times New Roman" w:hAnsi="Cambria Math" w:cs="Arial"/>
                                <w:sz w:val="20"/>
                                <w:szCs w:val="20"/>
                                <w:lang w:eastAsia="en-IE"/>
                              </w:rPr>
                              <m:t>δ</m:t>
                            </w:ins>
                          </m:r>
                        </m:e>
                        <m:sub>
                          <m:r>
                            <w:ins w:id="1044" w:author="Coilin" w:date="2016-03-21T16:06:00Z">
                              <w:rPr>
                                <w:rFonts w:ascii="Cambria Math" w:eastAsia="Times New Roman" w:hAnsi="Cambria Math" w:cs="Arial"/>
                                <w:sz w:val="20"/>
                                <w:szCs w:val="20"/>
                                <w:lang w:eastAsia="en-IE"/>
                              </w:rPr>
                              <m:t>1</m:t>
                            </w:ins>
                          </m:r>
                        </m:sub>
                      </m:sSub>
                      <m:r>
                        <w:ins w:id="1045" w:author="Coilin" w:date="2016-03-21T16:06:00Z">
                          <w:rPr>
                            <w:rFonts w:ascii="Cambria Math" w:eastAsia="Times New Roman" w:hAnsi="Cambria Math" w:cs="Arial"/>
                            <w:sz w:val="20"/>
                            <w:szCs w:val="20"/>
                            <w:lang w:eastAsia="en-IE"/>
                          </w:rPr>
                          <m:t xml:space="preserve">PI+ </m:t>
                        </w:ins>
                      </m:r>
                      <m:sSub>
                        <m:sSubPr>
                          <m:ctrlPr>
                            <w:ins w:id="1046" w:author="Coilin" w:date="2016-03-21T16:06:00Z">
                              <w:rPr>
                                <w:rFonts w:ascii="Cambria Math" w:eastAsia="Times New Roman" w:hAnsi="Cambria Math" w:cs="Arial"/>
                                <w:i/>
                                <w:sz w:val="20"/>
                                <w:szCs w:val="20"/>
                                <w:lang w:eastAsia="en-IE"/>
                              </w:rPr>
                            </w:ins>
                          </m:ctrlPr>
                        </m:sSubPr>
                        <m:e>
                          <m:r>
                            <w:ins w:id="1047" w:author="Coilin" w:date="2016-03-21T16:06:00Z">
                              <w:rPr>
                                <w:rFonts w:ascii="Cambria Math" w:eastAsia="Times New Roman" w:hAnsi="Cambria Math" w:cs="Arial"/>
                                <w:sz w:val="20"/>
                                <w:szCs w:val="20"/>
                                <w:lang w:eastAsia="en-IE"/>
                              </w:rPr>
                              <m:t>δ</m:t>
                            </w:ins>
                          </m:r>
                        </m:e>
                        <m:sub>
                          <m:r>
                            <w:ins w:id="1048" w:author="Coilin" w:date="2016-03-21T16:06:00Z">
                              <w:rPr>
                                <w:rFonts w:ascii="Cambria Math" w:eastAsia="Times New Roman" w:hAnsi="Cambria Math" w:cs="Arial"/>
                                <w:sz w:val="20"/>
                                <w:szCs w:val="20"/>
                                <w:lang w:eastAsia="en-IE"/>
                              </w:rPr>
                              <m:t>2</m:t>
                            </w:ins>
                          </m:r>
                        </m:sub>
                      </m:sSub>
                      <m:r>
                        <w:ins w:id="1049" w:author="Coilin" w:date="2016-03-21T16:06:00Z">
                          <w:rPr>
                            <w:rFonts w:ascii="Cambria Math" w:eastAsia="Times New Roman" w:hAnsi="Cambria Math" w:cs="Arial"/>
                            <w:sz w:val="20"/>
                            <w:szCs w:val="20"/>
                            <w:lang w:eastAsia="en-IE"/>
                          </w:rPr>
                          <m:t xml:space="preserve">SI+ </m:t>
                        </w:ins>
                      </m:r>
                      <m:sSub>
                        <m:sSubPr>
                          <m:ctrlPr>
                            <w:ins w:id="1050" w:author="Coilin" w:date="2016-03-21T16:06:00Z">
                              <w:rPr>
                                <w:rFonts w:ascii="Cambria Math" w:eastAsia="Times New Roman" w:hAnsi="Cambria Math" w:cs="Arial"/>
                                <w:i/>
                                <w:sz w:val="20"/>
                                <w:szCs w:val="20"/>
                                <w:lang w:eastAsia="en-IE"/>
                              </w:rPr>
                            </w:ins>
                          </m:ctrlPr>
                        </m:sSubPr>
                        <m:e>
                          <m:r>
                            <w:ins w:id="1051" w:author="Coilin" w:date="2016-03-21T16:06:00Z">
                              <w:rPr>
                                <w:rFonts w:ascii="Cambria Math" w:eastAsia="Times New Roman" w:hAnsi="Cambria Math" w:cs="Arial"/>
                                <w:sz w:val="20"/>
                                <w:szCs w:val="20"/>
                                <w:lang w:eastAsia="en-IE"/>
                              </w:rPr>
                              <m:t>δ</m:t>
                            </w:ins>
                          </m:r>
                        </m:e>
                        <m:sub>
                          <m:r>
                            <w:ins w:id="1052" w:author="Coilin" w:date="2016-03-21T16:06:00Z">
                              <w:rPr>
                                <w:rFonts w:ascii="Cambria Math" w:eastAsia="Times New Roman" w:hAnsi="Cambria Math" w:cs="Arial"/>
                                <w:sz w:val="20"/>
                                <w:szCs w:val="20"/>
                                <w:lang w:eastAsia="en-IE"/>
                              </w:rPr>
                              <m:t>3</m:t>
                            </w:ins>
                          </m:r>
                        </m:sub>
                      </m:sSub>
                      <m:r>
                        <w:ins w:id="1053" w:author="Coilin" w:date="2016-03-21T16:06:00Z">
                          <w:rPr>
                            <w:rFonts w:ascii="Cambria Math" w:eastAsia="Times New Roman" w:hAnsi="Cambria Math" w:cs="Arial"/>
                            <w:sz w:val="20"/>
                            <w:szCs w:val="20"/>
                            <w:lang w:eastAsia="en-IE"/>
                          </w:rPr>
                          <m:t>SO +</m:t>
                        </w:ins>
                      </m:r>
                      <m:r>
                        <w:ins w:id="1054" w:author="Coilin" w:date="2016-03-21T16:07:00Z">
                          <w:rPr>
                            <w:rFonts w:ascii="Cambria Math" w:eastAsia="Times New Roman" w:hAnsi="Cambria Math" w:cs="Arial"/>
                            <w:sz w:val="20"/>
                            <w:szCs w:val="20"/>
                            <w:lang w:eastAsia="en-IE"/>
                          </w:rPr>
                          <m:t>γW</m:t>
                        </w:ins>
                      </m:r>
                    </m:oMath>
                  </m:oMathPara>
                </w:p>
              </w:tc>
              <w:tc>
                <w:tcPr>
                  <w:tcW w:w="1701" w:type="dxa"/>
                  <w:tcBorders>
                    <w:top w:val="nil"/>
                    <w:left w:val="nil"/>
                    <w:bottom w:val="nil"/>
                    <w:right w:val="nil"/>
                  </w:tcBorders>
                  <w:shd w:val="clear" w:color="auto" w:fill="auto"/>
                  <w:noWrap/>
                  <w:vAlign w:val="bottom"/>
                  <w:hideMark/>
                  <w:tcPrChange w:id="1055" w:author="Coilin" w:date="2016-03-21T16:52:00Z">
                    <w:tcPr>
                      <w:tcW w:w="1701" w:type="dxa"/>
                      <w:tcBorders>
                        <w:top w:val="nil"/>
                        <w:left w:val="nil"/>
                        <w:bottom w:val="nil"/>
                        <w:right w:val="nil"/>
                      </w:tcBorders>
                      <w:shd w:val="clear" w:color="auto" w:fill="auto"/>
                      <w:noWrap/>
                      <w:vAlign w:val="bottom"/>
                      <w:hideMark/>
                    </w:tcPr>
                  </w:tcPrChange>
                </w:tcPr>
                <w:p w14:paraId="149470B4" w14:textId="77777777" w:rsidR="00952E56" w:rsidRPr="00472734" w:rsidRDefault="00952E56" w:rsidP="00472734">
                  <w:pPr>
                    <w:spacing w:after="0" w:line="240" w:lineRule="auto"/>
                    <w:jc w:val="center"/>
                    <w:rPr>
                      <w:ins w:id="1056" w:author="Coilin" w:date="2016-03-21T15:59:00Z"/>
                      <w:rFonts w:ascii="Arial" w:eastAsia="Times New Roman" w:hAnsi="Arial" w:cs="Arial"/>
                      <w:sz w:val="20"/>
                      <w:szCs w:val="20"/>
                      <w:lang w:eastAsia="en-IE"/>
                    </w:rPr>
                  </w:pPr>
                  <w:ins w:id="1057" w:author="Coilin" w:date="2016-03-21T15:59:00Z">
                    <w:r w:rsidRPr="00472734">
                      <w:rPr>
                        <w:rFonts w:ascii="Arial" w:eastAsia="Times New Roman" w:hAnsi="Arial" w:cs="Arial"/>
                        <w:sz w:val="20"/>
                        <w:szCs w:val="20"/>
                        <w:lang w:eastAsia="en-IE"/>
                      </w:rPr>
                      <w:t>-2044.49</w:t>
                    </w:r>
                  </w:ins>
                </w:p>
              </w:tc>
              <w:tc>
                <w:tcPr>
                  <w:tcW w:w="1134" w:type="dxa"/>
                  <w:tcBorders>
                    <w:top w:val="nil"/>
                    <w:left w:val="nil"/>
                    <w:bottom w:val="nil"/>
                    <w:right w:val="nil"/>
                  </w:tcBorders>
                  <w:shd w:val="clear" w:color="auto" w:fill="auto"/>
                  <w:noWrap/>
                  <w:vAlign w:val="bottom"/>
                  <w:hideMark/>
                  <w:tcPrChange w:id="1058" w:author="Coilin" w:date="2016-03-21T16:52:00Z">
                    <w:tcPr>
                      <w:tcW w:w="1134" w:type="dxa"/>
                      <w:tcBorders>
                        <w:top w:val="nil"/>
                        <w:left w:val="nil"/>
                        <w:bottom w:val="nil"/>
                        <w:right w:val="nil"/>
                      </w:tcBorders>
                      <w:shd w:val="clear" w:color="auto" w:fill="auto"/>
                      <w:noWrap/>
                      <w:vAlign w:val="bottom"/>
                      <w:hideMark/>
                    </w:tcPr>
                  </w:tcPrChange>
                </w:tcPr>
                <w:p w14:paraId="1DB45454" w14:textId="77777777" w:rsidR="00952E56" w:rsidRPr="00472734" w:rsidRDefault="00952E56" w:rsidP="00472734">
                  <w:pPr>
                    <w:spacing w:after="0" w:line="240" w:lineRule="auto"/>
                    <w:jc w:val="center"/>
                    <w:rPr>
                      <w:ins w:id="1059" w:author="Coilin" w:date="2016-03-21T15:59:00Z"/>
                      <w:rFonts w:ascii="Arial" w:eastAsia="Times New Roman" w:hAnsi="Arial" w:cs="Arial"/>
                      <w:sz w:val="20"/>
                      <w:szCs w:val="20"/>
                      <w:lang w:eastAsia="en-IE"/>
                    </w:rPr>
                  </w:pPr>
                  <w:ins w:id="1060" w:author="Coilin" w:date="2016-03-21T15:59:00Z">
                    <w:r w:rsidRPr="00472734">
                      <w:rPr>
                        <w:rFonts w:ascii="Arial" w:eastAsia="Times New Roman" w:hAnsi="Arial" w:cs="Arial"/>
                        <w:sz w:val="20"/>
                        <w:szCs w:val="20"/>
                        <w:lang w:eastAsia="en-IE"/>
                      </w:rPr>
                      <w:t>16</w:t>
                    </w:r>
                  </w:ins>
                </w:p>
              </w:tc>
              <w:tc>
                <w:tcPr>
                  <w:tcW w:w="939" w:type="dxa"/>
                  <w:tcBorders>
                    <w:top w:val="nil"/>
                    <w:left w:val="nil"/>
                    <w:bottom w:val="nil"/>
                    <w:right w:val="nil"/>
                  </w:tcBorders>
                  <w:shd w:val="clear" w:color="auto" w:fill="auto"/>
                  <w:noWrap/>
                  <w:vAlign w:val="bottom"/>
                  <w:hideMark/>
                  <w:tcPrChange w:id="1061" w:author="Coilin" w:date="2016-03-21T16:52:00Z">
                    <w:tcPr>
                      <w:tcW w:w="599" w:type="dxa"/>
                      <w:tcBorders>
                        <w:top w:val="nil"/>
                        <w:left w:val="nil"/>
                        <w:bottom w:val="nil"/>
                        <w:right w:val="nil"/>
                      </w:tcBorders>
                      <w:shd w:val="clear" w:color="auto" w:fill="auto"/>
                      <w:noWrap/>
                      <w:vAlign w:val="bottom"/>
                      <w:hideMark/>
                    </w:tcPr>
                  </w:tcPrChange>
                </w:tcPr>
                <w:p w14:paraId="2A13D111" w14:textId="77777777" w:rsidR="00952E56" w:rsidRPr="00472734" w:rsidRDefault="00952E56" w:rsidP="00472734">
                  <w:pPr>
                    <w:spacing w:after="0" w:line="240" w:lineRule="auto"/>
                    <w:jc w:val="center"/>
                    <w:rPr>
                      <w:ins w:id="1062" w:author="Coilin" w:date="2016-03-21T15:59:00Z"/>
                      <w:rFonts w:ascii="Arial" w:eastAsia="Times New Roman" w:hAnsi="Arial" w:cs="Arial"/>
                      <w:sz w:val="20"/>
                      <w:szCs w:val="20"/>
                      <w:lang w:eastAsia="en-IE"/>
                    </w:rPr>
                  </w:pPr>
                  <w:ins w:id="1063" w:author="Coilin" w:date="2016-03-21T15:59:00Z">
                    <w:r w:rsidRPr="00472734">
                      <w:rPr>
                        <w:rFonts w:ascii="Arial" w:eastAsia="Times New Roman" w:hAnsi="Arial" w:cs="Arial"/>
                        <w:sz w:val="20"/>
                        <w:szCs w:val="20"/>
                        <w:lang w:eastAsia="en-IE"/>
                      </w:rPr>
                      <w:t>4120.98</w:t>
                    </w:r>
                  </w:ins>
                </w:p>
              </w:tc>
            </w:tr>
            <w:tr w:rsidR="00952E56" w:rsidRPr="00472734" w14:paraId="02694C63" w14:textId="77777777" w:rsidTr="00EC5C94">
              <w:trPr>
                <w:trHeight w:val="255"/>
                <w:ins w:id="1064" w:author="Coilin" w:date="2016-03-21T15:59:00Z"/>
                <w:trPrChange w:id="1065" w:author="Coilin" w:date="2016-03-21T16:52:00Z">
                  <w:trPr>
                    <w:trHeight w:val="255"/>
                  </w:trPr>
                </w:trPrChange>
              </w:trPr>
              <w:tc>
                <w:tcPr>
                  <w:tcW w:w="419" w:type="dxa"/>
                  <w:tcBorders>
                    <w:top w:val="nil"/>
                    <w:left w:val="nil"/>
                    <w:bottom w:val="nil"/>
                    <w:right w:val="nil"/>
                  </w:tcBorders>
                  <w:vAlign w:val="bottom"/>
                  <w:tcPrChange w:id="1066" w:author="Coilin" w:date="2016-03-21T16:52:00Z">
                    <w:tcPr>
                      <w:tcW w:w="5279" w:type="dxa"/>
                      <w:tcBorders>
                        <w:top w:val="nil"/>
                        <w:left w:val="nil"/>
                        <w:bottom w:val="nil"/>
                        <w:right w:val="nil"/>
                      </w:tcBorders>
                    </w:tcPr>
                  </w:tcPrChange>
                </w:tcPr>
                <w:p w14:paraId="7F4439FC" w14:textId="1F69F135" w:rsidR="00952E56" w:rsidRPr="00DA7034" w:rsidRDefault="00952E56">
                  <w:pPr>
                    <w:spacing w:after="0" w:line="240" w:lineRule="auto"/>
                    <w:rPr>
                      <w:ins w:id="1067" w:author="Coilin" w:date="2016-03-21T16:25:00Z"/>
                      <w:rFonts w:ascii="Calibri" w:eastAsia="Calibri" w:hAnsi="Calibri" w:cs="Times New Roman"/>
                      <w:sz w:val="20"/>
                      <w:szCs w:val="20"/>
                      <w:lang w:eastAsia="en-IE"/>
                    </w:rPr>
                  </w:pPr>
                  <w:ins w:id="1068" w:author="Coilin" w:date="2016-03-21T16:26:00Z">
                    <w:r>
                      <w:rPr>
                        <w:rFonts w:ascii="Calibri" w:eastAsia="Calibri" w:hAnsi="Calibri" w:cs="Times New Roman"/>
                        <w:sz w:val="20"/>
                        <w:szCs w:val="20"/>
                        <w:lang w:eastAsia="en-IE"/>
                      </w:rPr>
                      <w:t>9</w:t>
                    </w:r>
                  </w:ins>
                </w:p>
              </w:tc>
              <w:tc>
                <w:tcPr>
                  <w:tcW w:w="5279" w:type="dxa"/>
                  <w:tcBorders>
                    <w:top w:val="nil"/>
                    <w:left w:val="nil"/>
                    <w:bottom w:val="nil"/>
                    <w:right w:val="nil"/>
                  </w:tcBorders>
                  <w:shd w:val="clear" w:color="auto" w:fill="auto"/>
                  <w:noWrap/>
                  <w:vAlign w:val="bottom"/>
                  <w:hideMark/>
                  <w:tcPrChange w:id="1069" w:author="Coilin" w:date="2016-03-21T16:52:00Z">
                    <w:tcPr>
                      <w:tcW w:w="5279" w:type="dxa"/>
                      <w:tcBorders>
                        <w:top w:val="nil"/>
                        <w:left w:val="nil"/>
                        <w:bottom w:val="nil"/>
                        <w:right w:val="nil"/>
                      </w:tcBorders>
                      <w:shd w:val="clear" w:color="auto" w:fill="auto"/>
                      <w:noWrap/>
                      <w:vAlign w:val="bottom"/>
                      <w:hideMark/>
                    </w:tcPr>
                  </w:tcPrChange>
                </w:tcPr>
                <w:p w14:paraId="4E3EC4D2" w14:textId="524369F2" w:rsidR="00952E56" w:rsidRPr="007A406F" w:rsidRDefault="009A1D4A" w:rsidP="00472734">
                  <w:pPr>
                    <w:spacing w:after="0" w:line="240" w:lineRule="auto"/>
                    <w:rPr>
                      <w:ins w:id="1070" w:author="Coilin" w:date="2016-03-21T15:59:00Z"/>
                      <w:rFonts w:ascii="Arial" w:eastAsia="Times New Roman" w:hAnsi="Arial" w:cs="Arial"/>
                      <w:sz w:val="20"/>
                      <w:szCs w:val="20"/>
                      <w:lang w:eastAsia="en-IE"/>
                    </w:rPr>
                  </w:pPr>
                  <m:oMathPara>
                    <m:oMathParaPr>
                      <m:jc m:val="left"/>
                    </m:oMathParaPr>
                    <m:oMath>
                      <m:sSub>
                        <m:sSubPr>
                          <m:ctrlPr>
                            <w:ins w:id="1071" w:author="Coilin" w:date="2016-03-21T16:07:00Z">
                              <w:rPr>
                                <w:rFonts w:ascii="Cambria Math" w:eastAsia="Times New Roman" w:hAnsi="Cambria Math" w:cs="Arial"/>
                                <w:i/>
                                <w:sz w:val="20"/>
                                <w:szCs w:val="20"/>
                                <w:lang w:eastAsia="en-IE"/>
                              </w:rPr>
                            </w:ins>
                          </m:ctrlPr>
                        </m:sSubPr>
                        <m:e>
                          <m:r>
                            <w:ins w:id="1072" w:author="Coilin" w:date="2016-03-21T16:07:00Z">
                              <w:rPr>
                                <w:rFonts w:ascii="Cambria Math" w:eastAsia="Times New Roman" w:hAnsi="Cambria Math" w:cs="Arial"/>
                                <w:sz w:val="20"/>
                                <w:szCs w:val="20"/>
                                <w:lang w:eastAsia="en-IE"/>
                              </w:rPr>
                              <m:t>β</m:t>
                            </w:ins>
                          </m:r>
                        </m:e>
                        <m:sub>
                          <m:r>
                            <w:ins w:id="1073" w:author="Coilin" w:date="2016-03-21T16:07:00Z">
                              <w:rPr>
                                <w:rFonts w:ascii="Cambria Math" w:eastAsia="Times New Roman" w:hAnsi="Cambria Math" w:cs="Arial"/>
                                <w:sz w:val="20"/>
                                <w:szCs w:val="20"/>
                                <w:lang w:eastAsia="en-IE"/>
                              </w:rPr>
                              <m:t>0,j</m:t>
                            </w:ins>
                          </m:r>
                        </m:sub>
                      </m:sSub>
                      <m:r>
                        <w:ins w:id="1074" w:author="Coilin" w:date="2016-03-21T16:07:00Z">
                          <w:rPr>
                            <w:rFonts w:ascii="Cambria Math" w:eastAsia="Times New Roman" w:hAnsi="Cambria Math" w:cs="Arial"/>
                            <w:sz w:val="20"/>
                            <w:szCs w:val="20"/>
                            <w:lang w:eastAsia="en-IE"/>
                          </w:rPr>
                          <m:t xml:space="preserve">+ </m:t>
                        </w:ins>
                      </m:r>
                      <m:sSub>
                        <m:sSubPr>
                          <m:ctrlPr>
                            <w:ins w:id="1075" w:author="Coilin" w:date="2016-03-21T16:07:00Z">
                              <w:rPr>
                                <w:rFonts w:ascii="Cambria Math" w:eastAsia="Times New Roman" w:hAnsi="Cambria Math" w:cs="Arial"/>
                                <w:i/>
                                <w:sz w:val="20"/>
                                <w:szCs w:val="20"/>
                                <w:lang w:eastAsia="en-IE"/>
                              </w:rPr>
                            </w:ins>
                          </m:ctrlPr>
                        </m:sSubPr>
                        <m:e>
                          <m:r>
                            <w:ins w:id="1076" w:author="Coilin" w:date="2016-03-21T16:07:00Z">
                              <w:rPr>
                                <w:rFonts w:ascii="Cambria Math" w:eastAsia="Times New Roman" w:hAnsi="Cambria Math" w:cs="Arial"/>
                                <w:sz w:val="20"/>
                                <w:szCs w:val="20"/>
                                <w:lang w:eastAsia="en-IE"/>
                              </w:rPr>
                              <m:t>β</m:t>
                            </w:ins>
                          </m:r>
                        </m:e>
                        <m:sub>
                          <m:r>
                            <w:ins w:id="1077" w:author="Coilin" w:date="2016-03-21T16:07:00Z">
                              <w:rPr>
                                <w:rFonts w:ascii="Cambria Math" w:eastAsia="Times New Roman" w:hAnsi="Cambria Math" w:cs="Arial"/>
                                <w:sz w:val="20"/>
                                <w:szCs w:val="20"/>
                                <w:lang w:eastAsia="en-IE"/>
                              </w:rPr>
                              <m:t>1,j</m:t>
                            </w:ins>
                          </m:r>
                        </m:sub>
                      </m:sSub>
                      <m:r>
                        <w:ins w:id="1078" w:author="Coilin" w:date="2016-03-21T16:07:00Z">
                          <w:rPr>
                            <w:rFonts w:ascii="Cambria Math" w:eastAsia="Times New Roman" w:hAnsi="Cambria Math" w:cs="Arial"/>
                            <w:sz w:val="20"/>
                            <w:szCs w:val="20"/>
                            <w:lang w:eastAsia="en-IE"/>
                          </w:rPr>
                          <m:t xml:space="preserve">CL+ </m:t>
                        </w:ins>
                      </m:r>
                      <m:sSub>
                        <m:sSubPr>
                          <m:ctrlPr>
                            <w:ins w:id="1079" w:author="Coilin" w:date="2016-03-21T16:07:00Z">
                              <w:rPr>
                                <w:rFonts w:ascii="Cambria Math" w:eastAsia="Times New Roman" w:hAnsi="Cambria Math" w:cs="Arial"/>
                                <w:i/>
                                <w:sz w:val="20"/>
                                <w:szCs w:val="20"/>
                                <w:lang w:eastAsia="en-IE"/>
                              </w:rPr>
                            </w:ins>
                          </m:ctrlPr>
                        </m:sSubPr>
                        <m:e>
                          <m:r>
                            <w:ins w:id="1080" w:author="Coilin" w:date="2016-03-21T16:07:00Z">
                              <w:rPr>
                                <w:rFonts w:ascii="Cambria Math" w:eastAsia="Times New Roman" w:hAnsi="Cambria Math" w:cs="Arial"/>
                                <w:sz w:val="20"/>
                                <w:szCs w:val="20"/>
                                <w:lang w:eastAsia="en-IE"/>
                              </w:rPr>
                              <m:t>β</m:t>
                            </w:ins>
                          </m:r>
                        </m:e>
                        <m:sub>
                          <m:r>
                            <w:ins w:id="1081" w:author="Coilin" w:date="2016-03-21T16:07:00Z">
                              <w:rPr>
                                <w:rFonts w:ascii="Cambria Math" w:eastAsia="Times New Roman" w:hAnsi="Cambria Math" w:cs="Arial"/>
                                <w:sz w:val="20"/>
                                <w:szCs w:val="20"/>
                                <w:lang w:eastAsia="en-IE"/>
                              </w:rPr>
                              <m:t>2,j</m:t>
                            </w:ins>
                          </m:r>
                        </m:sub>
                      </m:sSub>
                      <m:sSup>
                        <m:sSupPr>
                          <m:ctrlPr>
                            <w:ins w:id="1082" w:author="Coilin" w:date="2016-03-21T16:07:00Z">
                              <w:rPr>
                                <w:rFonts w:ascii="Cambria Math" w:eastAsia="Times New Roman" w:hAnsi="Cambria Math" w:cs="Arial"/>
                                <w:i/>
                                <w:sz w:val="20"/>
                                <w:szCs w:val="20"/>
                                <w:lang w:eastAsia="en-IE"/>
                              </w:rPr>
                            </w:ins>
                          </m:ctrlPr>
                        </m:sSupPr>
                        <m:e>
                          <m:r>
                            <w:ins w:id="1083" w:author="Coilin" w:date="2016-03-21T16:07:00Z">
                              <w:rPr>
                                <w:rFonts w:ascii="Cambria Math" w:eastAsia="Times New Roman" w:hAnsi="Cambria Math" w:cs="Arial"/>
                                <w:sz w:val="20"/>
                                <w:szCs w:val="20"/>
                                <w:lang w:eastAsia="en-IE"/>
                              </w:rPr>
                              <m:t>CL</m:t>
                            </w:ins>
                          </m:r>
                        </m:e>
                        <m:sup>
                          <m:r>
                            <w:ins w:id="1084" w:author="Coilin" w:date="2016-03-21T16:07:00Z">
                              <w:rPr>
                                <w:rFonts w:ascii="Cambria Math" w:eastAsia="Times New Roman" w:hAnsi="Cambria Math" w:cs="Arial"/>
                                <w:sz w:val="20"/>
                                <w:szCs w:val="20"/>
                                <w:lang w:eastAsia="en-IE"/>
                              </w:rPr>
                              <m:t>2</m:t>
                            </w:ins>
                          </m:r>
                        </m:sup>
                      </m:sSup>
                      <m:r>
                        <w:ins w:id="1085" w:author="Coilin" w:date="2016-03-21T16:07:00Z">
                          <w:rPr>
                            <w:rFonts w:ascii="Cambria Math" w:eastAsia="Times New Roman" w:hAnsi="Cambria Math" w:cs="Arial"/>
                            <w:sz w:val="20"/>
                            <w:szCs w:val="20"/>
                            <w:lang w:eastAsia="en-IE"/>
                          </w:rPr>
                          <m:t xml:space="preserve">+ </m:t>
                        </w:ins>
                      </m:r>
                      <m:sSub>
                        <m:sSubPr>
                          <m:ctrlPr>
                            <w:ins w:id="1086" w:author="Coilin" w:date="2016-03-21T16:07:00Z">
                              <w:rPr>
                                <w:rFonts w:ascii="Cambria Math" w:eastAsia="Times New Roman" w:hAnsi="Cambria Math" w:cs="Arial"/>
                                <w:i/>
                                <w:sz w:val="20"/>
                                <w:szCs w:val="20"/>
                                <w:lang w:eastAsia="en-IE"/>
                              </w:rPr>
                            </w:ins>
                          </m:ctrlPr>
                        </m:sSubPr>
                        <m:e>
                          <m:r>
                            <w:ins w:id="1087" w:author="Coilin" w:date="2016-03-21T16:07:00Z">
                              <w:rPr>
                                <w:rFonts w:ascii="Cambria Math" w:eastAsia="Times New Roman" w:hAnsi="Cambria Math" w:cs="Arial"/>
                                <w:sz w:val="20"/>
                                <w:szCs w:val="20"/>
                                <w:lang w:eastAsia="en-IE"/>
                              </w:rPr>
                              <m:t>δ</m:t>
                            </w:ins>
                          </m:r>
                        </m:e>
                        <m:sub>
                          <m:r>
                            <w:ins w:id="1088" w:author="Coilin" w:date="2016-03-21T16:07:00Z">
                              <w:rPr>
                                <w:rFonts w:ascii="Cambria Math" w:eastAsia="Times New Roman" w:hAnsi="Cambria Math" w:cs="Arial"/>
                                <w:sz w:val="20"/>
                                <w:szCs w:val="20"/>
                                <w:lang w:eastAsia="en-IE"/>
                              </w:rPr>
                              <m:t>1</m:t>
                            </w:ins>
                          </m:r>
                        </m:sub>
                      </m:sSub>
                      <m:r>
                        <w:ins w:id="1089" w:author="Coilin" w:date="2016-03-21T16:07:00Z">
                          <w:rPr>
                            <w:rFonts w:ascii="Cambria Math" w:eastAsia="Times New Roman" w:hAnsi="Cambria Math" w:cs="Arial"/>
                            <w:sz w:val="20"/>
                            <w:szCs w:val="20"/>
                            <w:lang w:eastAsia="en-IE"/>
                          </w:rPr>
                          <m:t xml:space="preserve">PI+ </m:t>
                        </w:ins>
                      </m:r>
                      <m:sSub>
                        <m:sSubPr>
                          <m:ctrlPr>
                            <w:ins w:id="1090" w:author="Coilin" w:date="2016-03-21T16:07:00Z">
                              <w:rPr>
                                <w:rFonts w:ascii="Cambria Math" w:eastAsia="Times New Roman" w:hAnsi="Cambria Math" w:cs="Arial"/>
                                <w:i/>
                                <w:sz w:val="20"/>
                                <w:szCs w:val="20"/>
                                <w:lang w:eastAsia="en-IE"/>
                              </w:rPr>
                            </w:ins>
                          </m:ctrlPr>
                        </m:sSubPr>
                        <m:e>
                          <m:r>
                            <w:ins w:id="1091" w:author="Coilin" w:date="2016-03-21T16:07:00Z">
                              <w:rPr>
                                <w:rFonts w:ascii="Cambria Math" w:eastAsia="Times New Roman" w:hAnsi="Cambria Math" w:cs="Arial"/>
                                <w:sz w:val="20"/>
                                <w:szCs w:val="20"/>
                                <w:lang w:eastAsia="en-IE"/>
                              </w:rPr>
                              <m:t>δ</m:t>
                            </w:ins>
                          </m:r>
                        </m:e>
                        <m:sub>
                          <m:r>
                            <w:ins w:id="1092" w:author="Coilin" w:date="2016-03-21T16:07:00Z">
                              <w:rPr>
                                <w:rFonts w:ascii="Cambria Math" w:eastAsia="Times New Roman" w:hAnsi="Cambria Math" w:cs="Arial"/>
                                <w:sz w:val="20"/>
                                <w:szCs w:val="20"/>
                                <w:lang w:eastAsia="en-IE"/>
                              </w:rPr>
                              <m:t>2</m:t>
                            </w:ins>
                          </m:r>
                        </m:sub>
                      </m:sSub>
                      <m:r>
                        <w:ins w:id="1093" w:author="Coilin" w:date="2016-03-21T16:07:00Z">
                          <w:rPr>
                            <w:rFonts w:ascii="Cambria Math" w:eastAsia="Times New Roman" w:hAnsi="Cambria Math" w:cs="Arial"/>
                            <w:sz w:val="20"/>
                            <w:szCs w:val="20"/>
                            <w:lang w:eastAsia="en-IE"/>
                          </w:rPr>
                          <m:t xml:space="preserve">SI+ </m:t>
                        </w:ins>
                      </m:r>
                      <m:sSub>
                        <m:sSubPr>
                          <m:ctrlPr>
                            <w:ins w:id="1094" w:author="Coilin" w:date="2016-03-21T16:07:00Z">
                              <w:rPr>
                                <w:rFonts w:ascii="Cambria Math" w:eastAsia="Times New Roman" w:hAnsi="Cambria Math" w:cs="Arial"/>
                                <w:i/>
                                <w:sz w:val="20"/>
                                <w:szCs w:val="20"/>
                                <w:lang w:eastAsia="en-IE"/>
                              </w:rPr>
                            </w:ins>
                          </m:ctrlPr>
                        </m:sSubPr>
                        <m:e>
                          <m:r>
                            <w:ins w:id="1095" w:author="Coilin" w:date="2016-03-21T16:07:00Z">
                              <w:rPr>
                                <w:rFonts w:ascii="Cambria Math" w:eastAsia="Times New Roman" w:hAnsi="Cambria Math" w:cs="Arial"/>
                                <w:sz w:val="20"/>
                                <w:szCs w:val="20"/>
                                <w:lang w:eastAsia="en-IE"/>
                              </w:rPr>
                              <m:t>δ</m:t>
                            </w:ins>
                          </m:r>
                        </m:e>
                        <m:sub>
                          <m:r>
                            <w:ins w:id="1096" w:author="Coilin" w:date="2016-03-21T16:07:00Z">
                              <w:rPr>
                                <w:rFonts w:ascii="Cambria Math" w:eastAsia="Times New Roman" w:hAnsi="Cambria Math" w:cs="Arial"/>
                                <w:sz w:val="20"/>
                                <w:szCs w:val="20"/>
                                <w:lang w:eastAsia="en-IE"/>
                              </w:rPr>
                              <m:t>3</m:t>
                            </w:ins>
                          </m:r>
                        </m:sub>
                      </m:sSub>
                      <m:r>
                        <w:ins w:id="1097" w:author="Coilin" w:date="2016-03-21T16:07:00Z">
                          <w:rPr>
                            <w:rFonts w:ascii="Cambria Math" w:eastAsia="Times New Roman" w:hAnsi="Cambria Math" w:cs="Arial"/>
                            <w:sz w:val="20"/>
                            <w:szCs w:val="20"/>
                            <w:lang w:eastAsia="en-IE"/>
                          </w:rPr>
                          <m:t>SO +γW</m:t>
                        </w:ins>
                      </m:r>
                    </m:oMath>
                  </m:oMathPara>
                </w:p>
              </w:tc>
              <w:tc>
                <w:tcPr>
                  <w:tcW w:w="1701" w:type="dxa"/>
                  <w:tcBorders>
                    <w:top w:val="nil"/>
                    <w:left w:val="nil"/>
                    <w:bottom w:val="nil"/>
                    <w:right w:val="nil"/>
                  </w:tcBorders>
                  <w:shd w:val="clear" w:color="auto" w:fill="auto"/>
                  <w:noWrap/>
                  <w:vAlign w:val="bottom"/>
                  <w:hideMark/>
                  <w:tcPrChange w:id="1098" w:author="Coilin" w:date="2016-03-21T16:52:00Z">
                    <w:tcPr>
                      <w:tcW w:w="1701" w:type="dxa"/>
                      <w:tcBorders>
                        <w:top w:val="nil"/>
                        <w:left w:val="nil"/>
                        <w:bottom w:val="nil"/>
                        <w:right w:val="nil"/>
                      </w:tcBorders>
                      <w:shd w:val="clear" w:color="auto" w:fill="auto"/>
                      <w:noWrap/>
                      <w:vAlign w:val="bottom"/>
                      <w:hideMark/>
                    </w:tcPr>
                  </w:tcPrChange>
                </w:tcPr>
                <w:p w14:paraId="591189E0" w14:textId="77777777" w:rsidR="00952E56" w:rsidRPr="00472734" w:rsidRDefault="00952E56" w:rsidP="00472734">
                  <w:pPr>
                    <w:spacing w:after="0" w:line="240" w:lineRule="auto"/>
                    <w:jc w:val="center"/>
                    <w:rPr>
                      <w:ins w:id="1099" w:author="Coilin" w:date="2016-03-21T15:59:00Z"/>
                      <w:rFonts w:ascii="Arial" w:eastAsia="Times New Roman" w:hAnsi="Arial" w:cs="Arial"/>
                      <w:sz w:val="20"/>
                      <w:szCs w:val="20"/>
                      <w:lang w:eastAsia="en-IE"/>
                    </w:rPr>
                  </w:pPr>
                  <w:ins w:id="1100" w:author="Coilin" w:date="2016-03-21T15:59:00Z">
                    <w:r w:rsidRPr="00472734">
                      <w:rPr>
                        <w:rFonts w:ascii="Arial" w:eastAsia="Times New Roman" w:hAnsi="Arial" w:cs="Arial"/>
                        <w:sz w:val="20"/>
                        <w:szCs w:val="20"/>
                        <w:lang w:eastAsia="en-IE"/>
                      </w:rPr>
                      <w:t>-2044.11</w:t>
                    </w:r>
                  </w:ins>
                </w:p>
              </w:tc>
              <w:tc>
                <w:tcPr>
                  <w:tcW w:w="1134" w:type="dxa"/>
                  <w:tcBorders>
                    <w:top w:val="nil"/>
                    <w:left w:val="nil"/>
                    <w:bottom w:val="nil"/>
                    <w:right w:val="nil"/>
                  </w:tcBorders>
                  <w:shd w:val="clear" w:color="auto" w:fill="auto"/>
                  <w:noWrap/>
                  <w:vAlign w:val="bottom"/>
                  <w:hideMark/>
                  <w:tcPrChange w:id="1101" w:author="Coilin" w:date="2016-03-21T16:52:00Z">
                    <w:tcPr>
                      <w:tcW w:w="1134" w:type="dxa"/>
                      <w:tcBorders>
                        <w:top w:val="nil"/>
                        <w:left w:val="nil"/>
                        <w:bottom w:val="nil"/>
                        <w:right w:val="nil"/>
                      </w:tcBorders>
                      <w:shd w:val="clear" w:color="auto" w:fill="auto"/>
                      <w:noWrap/>
                      <w:vAlign w:val="bottom"/>
                      <w:hideMark/>
                    </w:tcPr>
                  </w:tcPrChange>
                </w:tcPr>
                <w:p w14:paraId="10E32B32" w14:textId="77777777" w:rsidR="00952E56" w:rsidRPr="00472734" w:rsidRDefault="00952E56" w:rsidP="00472734">
                  <w:pPr>
                    <w:spacing w:after="0" w:line="240" w:lineRule="auto"/>
                    <w:jc w:val="center"/>
                    <w:rPr>
                      <w:ins w:id="1102" w:author="Coilin" w:date="2016-03-21T15:59:00Z"/>
                      <w:rFonts w:ascii="Arial" w:eastAsia="Times New Roman" w:hAnsi="Arial" w:cs="Arial"/>
                      <w:sz w:val="20"/>
                      <w:szCs w:val="20"/>
                      <w:lang w:eastAsia="en-IE"/>
                    </w:rPr>
                  </w:pPr>
                  <w:ins w:id="1103" w:author="Coilin" w:date="2016-03-21T15:59:00Z">
                    <w:r w:rsidRPr="00472734">
                      <w:rPr>
                        <w:rFonts w:ascii="Arial" w:eastAsia="Times New Roman" w:hAnsi="Arial" w:cs="Arial"/>
                        <w:sz w:val="20"/>
                        <w:szCs w:val="20"/>
                        <w:lang w:eastAsia="en-IE"/>
                      </w:rPr>
                      <w:t>19</w:t>
                    </w:r>
                  </w:ins>
                </w:p>
              </w:tc>
              <w:tc>
                <w:tcPr>
                  <w:tcW w:w="939" w:type="dxa"/>
                  <w:tcBorders>
                    <w:top w:val="nil"/>
                    <w:left w:val="nil"/>
                    <w:bottom w:val="nil"/>
                    <w:right w:val="nil"/>
                  </w:tcBorders>
                  <w:shd w:val="clear" w:color="auto" w:fill="auto"/>
                  <w:noWrap/>
                  <w:vAlign w:val="bottom"/>
                  <w:hideMark/>
                  <w:tcPrChange w:id="1104" w:author="Coilin" w:date="2016-03-21T16:52:00Z">
                    <w:tcPr>
                      <w:tcW w:w="599" w:type="dxa"/>
                      <w:tcBorders>
                        <w:top w:val="nil"/>
                        <w:left w:val="nil"/>
                        <w:bottom w:val="nil"/>
                        <w:right w:val="nil"/>
                      </w:tcBorders>
                      <w:shd w:val="clear" w:color="auto" w:fill="auto"/>
                      <w:noWrap/>
                      <w:vAlign w:val="bottom"/>
                      <w:hideMark/>
                    </w:tcPr>
                  </w:tcPrChange>
                </w:tcPr>
                <w:p w14:paraId="75FCE850" w14:textId="77777777" w:rsidR="00952E56" w:rsidRPr="00472734" w:rsidRDefault="00952E56" w:rsidP="00472734">
                  <w:pPr>
                    <w:spacing w:after="0" w:line="240" w:lineRule="auto"/>
                    <w:jc w:val="center"/>
                    <w:rPr>
                      <w:ins w:id="1105" w:author="Coilin" w:date="2016-03-21T15:59:00Z"/>
                      <w:rFonts w:ascii="Arial" w:eastAsia="Times New Roman" w:hAnsi="Arial" w:cs="Arial"/>
                      <w:sz w:val="20"/>
                      <w:szCs w:val="20"/>
                      <w:lang w:eastAsia="en-IE"/>
                    </w:rPr>
                  </w:pPr>
                  <w:ins w:id="1106" w:author="Coilin" w:date="2016-03-21T15:59:00Z">
                    <w:r w:rsidRPr="00472734">
                      <w:rPr>
                        <w:rFonts w:ascii="Arial" w:eastAsia="Times New Roman" w:hAnsi="Arial" w:cs="Arial"/>
                        <w:sz w:val="20"/>
                        <w:szCs w:val="20"/>
                        <w:lang w:eastAsia="en-IE"/>
                      </w:rPr>
                      <w:t>4126.22</w:t>
                    </w:r>
                  </w:ins>
                </w:p>
              </w:tc>
            </w:tr>
            <w:tr w:rsidR="00952E56" w:rsidRPr="00472734" w14:paraId="698C8450" w14:textId="77777777" w:rsidTr="00EC5C94">
              <w:trPr>
                <w:trHeight w:val="300"/>
                <w:ins w:id="1107" w:author="Coilin" w:date="2016-03-21T15:59:00Z"/>
                <w:trPrChange w:id="1108" w:author="Coilin" w:date="2016-03-21T16:52:00Z">
                  <w:trPr>
                    <w:trHeight w:val="300"/>
                  </w:trPr>
                </w:trPrChange>
              </w:trPr>
              <w:tc>
                <w:tcPr>
                  <w:tcW w:w="419" w:type="dxa"/>
                  <w:tcBorders>
                    <w:top w:val="nil"/>
                    <w:left w:val="nil"/>
                    <w:bottom w:val="nil"/>
                    <w:right w:val="nil"/>
                  </w:tcBorders>
                  <w:vAlign w:val="bottom"/>
                  <w:tcPrChange w:id="1109" w:author="Coilin" w:date="2016-03-21T16:52:00Z">
                    <w:tcPr>
                      <w:tcW w:w="5279" w:type="dxa"/>
                      <w:tcBorders>
                        <w:top w:val="nil"/>
                        <w:left w:val="nil"/>
                        <w:bottom w:val="nil"/>
                        <w:right w:val="nil"/>
                      </w:tcBorders>
                    </w:tcPr>
                  </w:tcPrChange>
                </w:tcPr>
                <w:p w14:paraId="54860E47" w14:textId="77777777" w:rsidR="00952E56" w:rsidRPr="00472734" w:rsidRDefault="00952E56">
                  <w:pPr>
                    <w:spacing w:after="0" w:line="240" w:lineRule="auto"/>
                    <w:rPr>
                      <w:ins w:id="1110" w:author="Coilin" w:date="2016-03-21T16:25:00Z"/>
                      <w:rFonts w:ascii="Arial" w:eastAsia="Times New Roman" w:hAnsi="Arial" w:cs="Arial"/>
                      <w:sz w:val="20"/>
                      <w:szCs w:val="20"/>
                      <w:lang w:eastAsia="en-IE"/>
                    </w:rPr>
                    <w:pPrChange w:id="1111" w:author="Coilin" w:date="2016-03-21T16:52:00Z">
                      <w:pPr>
                        <w:spacing w:after="0" w:line="240" w:lineRule="auto"/>
                        <w:jc w:val="center"/>
                      </w:pPr>
                    </w:pPrChange>
                  </w:pPr>
                </w:p>
              </w:tc>
              <w:tc>
                <w:tcPr>
                  <w:tcW w:w="5279" w:type="dxa"/>
                  <w:tcBorders>
                    <w:top w:val="nil"/>
                    <w:left w:val="nil"/>
                    <w:bottom w:val="nil"/>
                    <w:right w:val="nil"/>
                  </w:tcBorders>
                  <w:shd w:val="clear" w:color="auto" w:fill="auto"/>
                  <w:noWrap/>
                  <w:vAlign w:val="bottom"/>
                  <w:hideMark/>
                  <w:tcPrChange w:id="1112" w:author="Coilin" w:date="2016-03-21T16:52:00Z">
                    <w:tcPr>
                      <w:tcW w:w="5279" w:type="dxa"/>
                      <w:tcBorders>
                        <w:top w:val="nil"/>
                        <w:left w:val="nil"/>
                        <w:bottom w:val="nil"/>
                        <w:right w:val="nil"/>
                      </w:tcBorders>
                      <w:shd w:val="clear" w:color="auto" w:fill="auto"/>
                      <w:noWrap/>
                      <w:vAlign w:val="bottom"/>
                      <w:hideMark/>
                    </w:tcPr>
                  </w:tcPrChange>
                </w:tcPr>
                <w:p w14:paraId="1CA4273E" w14:textId="777166EA" w:rsidR="00952E56" w:rsidRPr="00472734" w:rsidRDefault="00952E56" w:rsidP="00472734">
                  <w:pPr>
                    <w:spacing w:after="0" w:line="240" w:lineRule="auto"/>
                    <w:jc w:val="center"/>
                    <w:rPr>
                      <w:ins w:id="1113" w:author="Coilin" w:date="2016-03-21T15:59:00Z"/>
                      <w:rFonts w:ascii="Arial" w:eastAsia="Times New Roman" w:hAnsi="Arial" w:cs="Arial"/>
                      <w:sz w:val="20"/>
                      <w:szCs w:val="20"/>
                      <w:lang w:eastAsia="en-IE"/>
                    </w:rPr>
                  </w:pPr>
                </w:p>
              </w:tc>
              <w:tc>
                <w:tcPr>
                  <w:tcW w:w="1701" w:type="dxa"/>
                  <w:tcBorders>
                    <w:top w:val="nil"/>
                    <w:left w:val="nil"/>
                    <w:bottom w:val="nil"/>
                    <w:right w:val="nil"/>
                  </w:tcBorders>
                  <w:shd w:val="clear" w:color="auto" w:fill="auto"/>
                  <w:noWrap/>
                  <w:vAlign w:val="bottom"/>
                  <w:hideMark/>
                  <w:tcPrChange w:id="1114" w:author="Coilin" w:date="2016-03-21T16:52:00Z">
                    <w:tcPr>
                      <w:tcW w:w="1701" w:type="dxa"/>
                      <w:tcBorders>
                        <w:top w:val="nil"/>
                        <w:left w:val="nil"/>
                        <w:bottom w:val="nil"/>
                        <w:right w:val="nil"/>
                      </w:tcBorders>
                      <w:shd w:val="clear" w:color="auto" w:fill="auto"/>
                      <w:noWrap/>
                      <w:vAlign w:val="bottom"/>
                      <w:hideMark/>
                    </w:tcPr>
                  </w:tcPrChange>
                </w:tcPr>
                <w:p w14:paraId="60822E9F" w14:textId="77777777" w:rsidR="00952E56" w:rsidRPr="00472734" w:rsidRDefault="00952E56" w:rsidP="00472734">
                  <w:pPr>
                    <w:spacing w:after="0" w:line="240" w:lineRule="auto"/>
                    <w:rPr>
                      <w:ins w:id="1115" w:author="Coilin" w:date="2016-03-21T15:59:00Z"/>
                      <w:rFonts w:ascii="Times New Roman" w:eastAsia="Times New Roman" w:hAnsi="Times New Roman" w:cs="Times New Roman"/>
                      <w:sz w:val="20"/>
                      <w:szCs w:val="20"/>
                      <w:lang w:eastAsia="en-IE"/>
                    </w:rPr>
                  </w:pPr>
                </w:p>
              </w:tc>
              <w:tc>
                <w:tcPr>
                  <w:tcW w:w="1134" w:type="dxa"/>
                  <w:tcBorders>
                    <w:top w:val="nil"/>
                    <w:left w:val="nil"/>
                    <w:bottom w:val="nil"/>
                    <w:right w:val="nil"/>
                  </w:tcBorders>
                  <w:shd w:val="clear" w:color="auto" w:fill="auto"/>
                  <w:noWrap/>
                  <w:vAlign w:val="bottom"/>
                  <w:hideMark/>
                  <w:tcPrChange w:id="1116" w:author="Coilin" w:date="2016-03-21T16:52:00Z">
                    <w:tcPr>
                      <w:tcW w:w="1134" w:type="dxa"/>
                      <w:tcBorders>
                        <w:top w:val="nil"/>
                        <w:left w:val="nil"/>
                        <w:bottom w:val="nil"/>
                        <w:right w:val="nil"/>
                      </w:tcBorders>
                      <w:shd w:val="clear" w:color="auto" w:fill="auto"/>
                      <w:noWrap/>
                      <w:vAlign w:val="bottom"/>
                      <w:hideMark/>
                    </w:tcPr>
                  </w:tcPrChange>
                </w:tcPr>
                <w:p w14:paraId="7D4363F9" w14:textId="77777777" w:rsidR="00952E56" w:rsidRPr="00472734" w:rsidRDefault="00952E56" w:rsidP="00472734">
                  <w:pPr>
                    <w:spacing w:after="0" w:line="240" w:lineRule="auto"/>
                    <w:jc w:val="center"/>
                    <w:rPr>
                      <w:ins w:id="1117" w:author="Coilin" w:date="2016-03-21T15:59: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1118" w:author="Coilin" w:date="2016-03-21T16:52:00Z">
                    <w:tcPr>
                      <w:tcW w:w="599" w:type="dxa"/>
                      <w:tcBorders>
                        <w:top w:val="nil"/>
                        <w:left w:val="nil"/>
                        <w:bottom w:val="nil"/>
                        <w:right w:val="nil"/>
                      </w:tcBorders>
                      <w:shd w:val="clear" w:color="auto" w:fill="auto"/>
                      <w:noWrap/>
                      <w:vAlign w:val="bottom"/>
                      <w:hideMark/>
                    </w:tcPr>
                  </w:tcPrChange>
                </w:tcPr>
                <w:p w14:paraId="1D5F3BF9" w14:textId="77777777" w:rsidR="00952E56" w:rsidRPr="00472734" w:rsidRDefault="00952E56" w:rsidP="00472734">
                  <w:pPr>
                    <w:spacing w:after="0" w:line="240" w:lineRule="auto"/>
                    <w:jc w:val="center"/>
                    <w:rPr>
                      <w:ins w:id="1119" w:author="Coilin" w:date="2016-03-21T15:59:00Z"/>
                      <w:rFonts w:ascii="Times New Roman" w:eastAsia="Times New Roman" w:hAnsi="Times New Roman" w:cs="Times New Roman"/>
                      <w:sz w:val="20"/>
                      <w:szCs w:val="20"/>
                      <w:lang w:eastAsia="en-IE"/>
                    </w:rPr>
                  </w:pPr>
                </w:p>
              </w:tc>
            </w:tr>
            <w:tr w:rsidR="00952E56" w:rsidRPr="00472734" w14:paraId="22E88290" w14:textId="77777777" w:rsidTr="00EC5C94">
              <w:trPr>
                <w:trHeight w:val="255"/>
                <w:ins w:id="1120" w:author="Coilin" w:date="2016-03-21T15:59:00Z"/>
                <w:trPrChange w:id="1121" w:author="Coilin" w:date="2016-03-21T16:52:00Z">
                  <w:trPr>
                    <w:trHeight w:val="255"/>
                  </w:trPr>
                </w:trPrChange>
              </w:trPr>
              <w:tc>
                <w:tcPr>
                  <w:tcW w:w="419" w:type="dxa"/>
                  <w:tcBorders>
                    <w:top w:val="nil"/>
                    <w:left w:val="nil"/>
                    <w:bottom w:val="nil"/>
                    <w:right w:val="nil"/>
                  </w:tcBorders>
                  <w:vAlign w:val="bottom"/>
                  <w:tcPrChange w:id="1122" w:author="Coilin" w:date="2016-03-21T16:52:00Z">
                    <w:tcPr>
                      <w:tcW w:w="5279" w:type="dxa"/>
                      <w:tcBorders>
                        <w:top w:val="nil"/>
                        <w:left w:val="nil"/>
                        <w:bottom w:val="nil"/>
                        <w:right w:val="nil"/>
                      </w:tcBorders>
                    </w:tcPr>
                  </w:tcPrChange>
                </w:tcPr>
                <w:p w14:paraId="355150DB" w14:textId="77777777" w:rsidR="00952E56" w:rsidRPr="00472734" w:rsidRDefault="00952E56">
                  <w:pPr>
                    <w:spacing w:after="0" w:line="240" w:lineRule="auto"/>
                    <w:rPr>
                      <w:ins w:id="1123" w:author="Coilin" w:date="2016-03-21T16:25:00Z"/>
                      <w:rFonts w:ascii="Arial" w:eastAsia="Times New Roman" w:hAnsi="Arial" w:cs="Arial"/>
                      <w:i/>
                      <w:iCs/>
                      <w:sz w:val="20"/>
                      <w:szCs w:val="20"/>
                      <w:lang w:eastAsia="en-IE"/>
                    </w:rPr>
                  </w:pPr>
                </w:p>
              </w:tc>
              <w:tc>
                <w:tcPr>
                  <w:tcW w:w="5279" w:type="dxa"/>
                  <w:tcBorders>
                    <w:top w:val="nil"/>
                    <w:left w:val="nil"/>
                    <w:bottom w:val="nil"/>
                    <w:right w:val="nil"/>
                  </w:tcBorders>
                  <w:shd w:val="clear" w:color="auto" w:fill="auto"/>
                  <w:noWrap/>
                  <w:vAlign w:val="bottom"/>
                  <w:hideMark/>
                  <w:tcPrChange w:id="1124" w:author="Coilin" w:date="2016-03-21T16:52:00Z">
                    <w:tcPr>
                      <w:tcW w:w="5279" w:type="dxa"/>
                      <w:tcBorders>
                        <w:top w:val="nil"/>
                        <w:left w:val="nil"/>
                        <w:bottom w:val="nil"/>
                        <w:right w:val="nil"/>
                      </w:tcBorders>
                      <w:shd w:val="clear" w:color="auto" w:fill="auto"/>
                      <w:noWrap/>
                      <w:vAlign w:val="bottom"/>
                      <w:hideMark/>
                    </w:tcPr>
                  </w:tcPrChange>
                </w:tcPr>
                <w:p w14:paraId="4EBCEE7E" w14:textId="20256400" w:rsidR="00952E56" w:rsidRPr="00F949E3" w:rsidRDefault="00952E56">
                  <w:pPr>
                    <w:spacing w:after="0" w:line="240" w:lineRule="auto"/>
                    <w:rPr>
                      <w:ins w:id="1125" w:author="Coilin" w:date="2016-03-21T15:59:00Z"/>
                      <w:rFonts w:ascii="Arial" w:eastAsia="Times New Roman" w:hAnsi="Arial" w:cs="Arial"/>
                      <w:iCs/>
                      <w:sz w:val="20"/>
                      <w:szCs w:val="20"/>
                      <w:lang w:eastAsia="en-IE"/>
                      <w:rPrChange w:id="1126" w:author="Coilin" w:date="2016-03-21T16:42:00Z">
                        <w:rPr>
                          <w:ins w:id="1127" w:author="Coilin" w:date="2016-03-21T15:59:00Z"/>
                          <w:rFonts w:ascii="Arial" w:eastAsia="Times New Roman" w:hAnsi="Arial" w:cs="Arial"/>
                          <w:i/>
                          <w:iCs/>
                          <w:sz w:val="20"/>
                          <w:szCs w:val="20"/>
                          <w:lang w:eastAsia="en-IE"/>
                        </w:rPr>
                      </w:rPrChange>
                    </w:rPr>
                  </w:pPr>
                  <w:ins w:id="1128" w:author="Coilin" w:date="2016-03-21T15:59:00Z">
                    <w:r w:rsidRPr="00F949E3">
                      <w:rPr>
                        <w:rFonts w:ascii="Arial" w:eastAsia="Times New Roman" w:hAnsi="Arial" w:cs="Arial"/>
                        <w:iCs/>
                        <w:sz w:val="20"/>
                        <w:szCs w:val="20"/>
                        <w:lang w:eastAsia="en-IE"/>
                        <w:rPrChange w:id="1129" w:author="Coilin" w:date="2016-03-21T16:42:00Z">
                          <w:rPr>
                            <w:rFonts w:ascii="Arial" w:eastAsia="Times New Roman" w:hAnsi="Arial" w:cs="Arial"/>
                            <w:i/>
                            <w:iCs/>
                            <w:sz w:val="20"/>
                            <w:szCs w:val="20"/>
                            <w:lang w:eastAsia="en-IE"/>
                          </w:rPr>
                        </w:rPrChange>
                      </w:rPr>
                      <w:t>Main effects (</w:t>
                    </w:r>
                  </w:ins>
                  <w:ins w:id="1130" w:author="Coilin" w:date="2016-03-21T16:50:00Z">
                    <w:r w:rsidR="00EC5C94" w:rsidRPr="00EC5C94">
                      <w:rPr>
                        <w:rFonts w:ascii="Arial" w:eastAsia="Times New Roman" w:hAnsi="Arial" w:cs="Arial"/>
                        <w:i/>
                        <w:iCs/>
                        <w:sz w:val="20"/>
                        <w:szCs w:val="20"/>
                        <w:lang w:eastAsia="en-IE"/>
                        <w:rPrChange w:id="1131" w:author="Coilin" w:date="2016-03-21T16:51:00Z">
                          <w:rPr>
                            <w:rFonts w:ascii="Arial" w:eastAsia="Times New Roman" w:hAnsi="Arial" w:cs="Arial"/>
                            <w:iCs/>
                            <w:sz w:val="20"/>
                            <w:szCs w:val="20"/>
                            <w:lang w:eastAsia="en-IE"/>
                          </w:rPr>
                        </w:rPrChange>
                      </w:rPr>
                      <w:t>W</w:t>
                    </w:r>
                  </w:ins>
                  <w:ins w:id="1132" w:author="Coilin" w:date="2016-03-21T15:59:00Z">
                    <w:r w:rsidRPr="00F949E3">
                      <w:rPr>
                        <w:rFonts w:ascii="Arial" w:eastAsia="Times New Roman" w:hAnsi="Arial" w:cs="Arial"/>
                        <w:iCs/>
                        <w:sz w:val="20"/>
                        <w:szCs w:val="20"/>
                        <w:lang w:eastAsia="en-IE"/>
                        <w:rPrChange w:id="1133" w:author="Coilin" w:date="2016-03-21T16:42:00Z">
                          <w:rPr>
                            <w:rFonts w:ascii="Arial" w:eastAsia="Times New Roman" w:hAnsi="Arial" w:cs="Arial"/>
                            <w:i/>
                            <w:iCs/>
                            <w:sz w:val="20"/>
                            <w:szCs w:val="20"/>
                            <w:lang w:eastAsia="en-IE"/>
                          </w:rPr>
                        </w:rPrChange>
                      </w:rPr>
                      <w:t xml:space="preserve"> and </w:t>
                    </w:r>
                    <w:r w:rsidRPr="00EC5C94">
                      <w:rPr>
                        <w:rFonts w:ascii="Arial" w:eastAsia="Times New Roman" w:hAnsi="Arial" w:cs="Arial"/>
                        <w:i/>
                        <w:iCs/>
                        <w:sz w:val="20"/>
                        <w:szCs w:val="20"/>
                        <w:lang w:eastAsia="en-IE"/>
                      </w:rPr>
                      <w:t>NP</w:t>
                    </w:r>
                    <w:r w:rsidRPr="00F949E3">
                      <w:rPr>
                        <w:rFonts w:ascii="Arial" w:eastAsia="Times New Roman" w:hAnsi="Arial" w:cs="Arial"/>
                        <w:iCs/>
                        <w:sz w:val="20"/>
                        <w:szCs w:val="20"/>
                        <w:lang w:eastAsia="en-IE"/>
                        <w:rPrChange w:id="1134" w:author="Coilin" w:date="2016-03-21T16:42:00Z">
                          <w:rPr>
                            <w:rFonts w:ascii="Arial" w:eastAsia="Times New Roman" w:hAnsi="Arial" w:cs="Arial"/>
                            <w:i/>
                            <w:iCs/>
                            <w:sz w:val="20"/>
                            <w:szCs w:val="20"/>
                            <w:lang w:eastAsia="en-IE"/>
                          </w:rPr>
                        </w:rPrChange>
                      </w:rPr>
                      <w:t xml:space="preserve"> effects differ by mesh)</w:t>
                    </w:r>
                  </w:ins>
                </w:p>
              </w:tc>
              <w:tc>
                <w:tcPr>
                  <w:tcW w:w="1701" w:type="dxa"/>
                  <w:tcBorders>
                    <w:top w:val="nil"/>
                    <w:left w:val="nil"/>
                    <w:bottom w:val="nil"/>
                    <w:right w:val="nil"/>
                  </w:tcBorders>
                  <w:shd w:val="clear" w:color="auto" w:fill="auto"/>
                  <w:noWrap/>
                  <w:vAlign w:val="bottom"/>
                  <w:hideMark/>
                  <w:tcPrChange w:id="1135" w:author="Coilin" w:date="2016-03-21T16:52:00Z">
                    <w:tcPr>
                      <w:tcW w:w="1701" w:type="dxa"/>
                      <w:tcBorders>
                        <w:top w:val="nil"/>
                        <w:left w:val="nil"/>
                        <w:bottom w:val="nil"/>
                        <w:right w:val="nil"/>
                      </w:tcBorders>
                      <w:shd w:val="clear" w:color="auto" w:fill="auto"/>
                      <w:noWrap/>
                      <w:vAlign w:val="bottom"/>
                      <w:hideMark/>
                    </w:tcPr>
                  </w:tcPrChange>
                </w:tcPr>
                <w:p w14:paraId="41163429" w14:textId="77777777" w:rsidR="00952E56" w:rsidRPr="00472734" w:rsidRDefault="00952E56" w:rsidP="00472734">
                  <w:pPr>
                    <w:spacing w:after="0" w:line="240" w:lineRule="auto"/>
                    <w:rPr>
                      <w:ins w:id="1136" w:author="Coilin" w:date="2016-03-21T15:59:00Z"/>
                      <w:rFonts w:ascii="Arial" w:eastAsia="Times New Roman" w:hAnsi="Arial" w:cs="Arial"/>
                      <w:i/>
                      <w:iCs/>
                      <w:sz w:val="20"/>
                      <w:szCs w:val="20"/>
                      <w:lang w:eastAsia="en-IE"/>
                    </w:rPr>
                  </w:pPr>
                </w:p>
              </w:tc>
              <w:tc>
                <w:tcPr>
                  <w:tcW w:w="1134" w:type="dxa"/>
                  <w:tcBorders>
                    <w:top w:val="nil"/>
                    <w:left w:val="nil"/>
                    <w:bottom w:val="nil"/>
                    <w:right w:val="nil"/>
                  </w:tcBorders>
                  <w:shd w:val="clear" w:color="auto" w:fill="auto"/>
                  <w:noWrap/>
                  <w:vAlign w:val="bottom"/>
                  <w:hideMark/>
                  <w:tcPrChange w:id="1137" w:author="Coilin" w:date="2016-03-21T16:52:00Z">
                    <w:tcPr>
                      <w:tcW w:w="1134" w:type="dxa"/>
                      <w:tcBorders>
                        <w:top w:val="nil"/>
                        <w:left w:val="nil"/>
                        <w:bottom w:val="nil"/>
                        <w:right w:val="nil"/>
                      </w:tcBorders>
                      <w:shd w:val="clear" w:color="auto" w:fill="auto"/>
                      <w:noWrap/>
                      <w:vAlign w:val="bottom"/>
                      <w:hideMark/>
                    </w:tcPr>
                  </w:tcPrChange>
                </w:tcPr>
                <w:p w14:paraId="0BDBE150" w14:textId="77777777" w:rsidR="00952E56" w:rsidRPr="00472734" w:rsidRDefault="00952E56" w:rsidP="00472734">
                  <w:pPr>
                    <w:spacing w:after="0" w:line="240" w:lineRule="auto"/>
                    <w:jc w:val="center"/>
                    <w:rPr>
                      <w:ins w:id="1138" w:author="Coilin" w:date="2016-03-21T15:59: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1139" w:author="Coilin" w:date="2016-03-21T16:52:00Z">
                    <w:tcPr>
                      <w:tcW w:w="599" w:type="dxa"/>
                      <w:tcBorders>
                        <w:top w:val="nil"/>
                        <w:left w:val="nil"/>
                        <w:bottom w:val="nil"/>
                        <w:right w:val="nil"/>
                      </w:tcBorders>
                      <w:shd w:val="clear" w:color="auto" w:fill="auto"/>
                      <w:noWrap/>
                      <w:vAlign w:val="bottom"/>
                      <w:hideMark/>
                    </w:tcPr>
                  </w:tcPrChange>
                </w:tcPr>
                <w:p w14:paraId="0D5F7A6E" w14:textId="77777777" w:rsidR="00952E56" w:rsidRPr="00472734" w:rsidRDefault="00952E56" w:rsidP="00472734">
                  <w:pPr>
                    <w:spacing w:after="0" w:line="240" w:lineRule="auto"/>
                    <w:jc w:val="center"/>
                    <w:rPr>
                      <w:ins w:id="1140" w:author="Coilin" w:date="2016-03-21T15:59:00Z"/>
                      <w:rFonts w:ascii="Times New Roman" w:eastAsia="Times New Roman" w:hAnsi="Times New Roman" w:cs="Times New Roman"/>
                      <w:sz w:val="20"/>
                      <w:szCs w:val="20"/>
                      <w:lang w:eastAsia="en-IE"/>
                    </w:rPr>
                  </w:pPr>
                </w:p>
              </w:tc>
            </w:tr>
            <w:tr w:rsidR="00952E56" w:rsidRPr="00472734" w14:paraId="15C7F54B" w14:textId="77777777" w:rsidTr="00EC5C94">
              <w:trPr>
                <w:trHeight w:val="255"/>
                <w:ins w:id="1141" w:author="Coilin" w:date="2016-03-21T15:59:00Z"/>
                <w:trPrChange w:id="1142" w:author="Coilin" w:date="2016-03-21T16:52:00Z">
                  <w:trPr>
                    <w:trHeight w:val="255"/>
                  </w:trPr>
                </w:trPrChange>
              </w:trPr>
              <w:tc>
                <w:tcPr>
                  <w:tcW w:w="419" w:type="dxa"/>
                  <w:tcBorders>
                    <w:top w:val="nil"/>
                    <w:left w:val="nil"/>
                    <w:bottom w:val="nil"/>
                    <w:right w:val="nil"/>
                  </w:tcBorders>
                  <w:vAlign w:val="bottom"/>
                  <w:tcPrChange w:id="1143" w:author="Coilin" w:date="2016-03-21T16:52:00Z">
                    <w:tcPr>
                      <w:tcW w:w="5279" w:type="dxa"/>
                      <w:tcBorders>
                        <w:top w:val="nil"/>
                        <w:left w:val="nil"/>
                        <w:bottom w:val="nil"/>
                        <w:right w:val="nil"/>
                      </w:tcBorders>
                    </w:tcPr>
                  </w:tcPrChange>
                </w:tcPr>
                <w:p w14:paraId="5370B298" w14:textId="3E573780" w:rsidR="00952E56" w:rsidRPr="00DA7034" w:rsidRDefault="00952E56">
                  <w:pPr>
                    <w:spacing w:after="0" w:line="240" w:lineRule="auto"/>
                    <w:rPr>
                      <w:ins w:id="1144" w:author="Coilin" w:date="2016-03-21T16:25:00Z"/>
                      <w:rFonts w:ascii="Calibri" w:eastAsia="Calibri" w:hAnsi="Calibri" w:cs="Times New Roman"/>
                      <w:sz w:val="20"/>
                      <w:szCs w:val="20"/>
                      <w:lang w:eastAsia="en-IE"/>
                    </w:rPr>
                  </w:pPr>
                  <w:ins w:id="1145" w:author="Coilin" w:date="2016-03-21T16:26:00Z">
                    <w:r>
                      <w:rPr>
                        <w:rFonts w:ascii="Calibri" w:eastAsia="Calibri" w:hAnsi="Calibri" w:cs="Times New Roman"/>
                        <w:sz w:val="20"/>
                        <w:szCs w:val="20"/>
                        <w:lang w:eastAsia="en-IE"/>
                      </w:rPr>
                      <w:t>10</w:t>
                    </w:r>
                  </w:ins>
                </w:p>
              </w:tc>
              <w:tc>
                <w:tcPr>
                  <w:tcW w:w="5279" w:type="dxa"/>
                  <w:tcBorders>
                    <w:top w:val="nil"/>
                    <w:left w:val="nil"/>
                    <w:bottom w:val="nil"/>
                    <w:right w:val="nil"/>
                  </w:tcBorders>
                  <w:shd w:val="clear" w:color="auto" w:fill="auto"/>
                  <w:noWrap/>
                  <w:vAlign w:val="bottom"/>
                  <w:hideMark/>
                  <w:tcPrChange w:id="1146" w:author="Coilin" w:date="2016-03-21T16:52:00Z">
                    <w:tcPr>
                      <w:tcW w:w="5279" w:type="dxa"/>
                      <w:tcBorders>
                        <w:top w:val="nil"/>
                        <w:left w:val="nil"/>
                        <w:bottom w:val="nil"/>
                        <w:right w:val="nil"/>
                      </w:tcBorders>
                      <w:shd w:val="clear" w:color="auto" w:fill="auto"/>
                      <w:noWrap/>
                      <w:vAlign w:val="bottom"/>
                      <w:hideMark/>
                    </w:tcPr>
                  </w:tcPrChange>
                </w:tcPr>
                <w:p w14:paraId="4CE5956B" w14:textId="0B97A3B9" w:rsidR="00952E56" w:rsidRPr="00B7390D" w:rsidRDefault="009A1D4A" w:rsidP="00472734">
                  <w:pPr>
                    <w:spacing w:after="0" w:line="240" w:lineRule="auto"/>
                    <w:rPr>
                      <w:ins w:id="1147" w:author="Coilin" w:date="2016-03-21T15:59:00Z"/>
                      <w:rFonts w:ascii="Arial" w:eastAsia="Times New Roman" w:hAnsi="Arial" w:cs="Arial"/>
                      <w:sz w:val="20"/>
                      <w:szCs w:val="20"/>
                      <w:lang w:eastAsia="en-IE"/>
                    </w:rPr>
                  </w:pPr>
                  <m:oMathPara>
                    <m:oMathParaPr>
                      <m:jc m:val="left"/>
                    </m:oMathParaPr>
                    <m:oMath>
                      <m:sSub>
                        <m:sSubPr>
                          <m:ctrlPr>
                            <w:ins w:id="1148" w:author="Coilin" w:date="2016-03-21T16:09:00Z">
                              <w:rPr>
                                <w:rFonts w:ascii="Cambria Math" w:eastAsia="Times New Roman" w:hAnsi="Cambria Math" w:cs="Arial"/>
                                <w:i/>
                                <w:sz w:val="20"/>
                                <w:szCs w:val="20"/>
                                <w:lang w:eastAsia="en-IE"/>
                              </w:rPr>
                            </w:ins>
                          </m:ctrlPr>
                        </m:sSubPr>
                        <m:e>
                          <m:r>
                            <w:ins w:id="1149" w:author="Coilin" w:date="2016-03-21T16:09:00Z">
                              <w:rPr>
                                <w:rFonts w:ascii="Cambria Math" w:eastAsia="Times New Roman" w:hAnsi="Cambria Math" w:cs="Arial"/>
                                <w:sz w:val="20"/>
                                <w:szCs w:val="20"/>
                                <w:lang w:eastAsia="en-IE"/>
                              </w:rPr>
                              <m:t>β</m:t>
                            </w:ins>
                          </m:r>
                        </m:e>
                        <m:sub>
                          <m:r>
                            <w:ins w:id="1150" w:author="Coilin" w:date="2016-03-21T16:09:00Z">
                              <w:rPr>
                                <w:rFonts w:ascii="Cambria Math" w:eastAsia="Times New Roman" w:hAnsi="Cambria Math" w:cs="Arial"/>
                                <w:sz w:val="20"/>
                                <w:szCs w:val="20"/>
                                <w:lang w:eastAsia="en-IE"/>
                              </w:rPr>
                              <m:t>0,j</m:t>
                            </w:ins>
                          </m:r>
                        </m:sub>
                      </m:sSub>
                      <m:r>
                        <w:ins w:id="1151" w:author="Coilin" w:date="2016-03-21T16:09:00Z">
                          <w:rPr>
                            <w:rFonts w:ascii="Cambria Math" w:eastAsia="Times New Roman" w:hAnsi="Cambria Math" w:cs="Arial"/>
                            <w:sz w:val="20"/>
                            <w:szCs w:val="20"/>
                            <w:lang w:eastAsia="en-IE"/>
                          </w:rPr>
                          <m:t xml:space="preserve">+ </m:t>
                        </w:ins>
                      </m:r>
                      <m:sSub>
                        <m:sSubPr>
                          <m:ctrlPr>
                            <w:ins w:id="1152" w:author="Coilin" w:date="2016-03-21T16:09:00Z">
                              <w:rPr>
                                <w:rFonts w:ascii="Cambria Math" w:eastAsia="Times New Roman" w:hAnsi="Cambria Math" w:cs="Arial"/>
                                <w:i/>
                                <w:sz w:val="20"/>
                                <w:szCs w:val="20"/>
                                <w:lang w:eastAsia="en-IE"/>
                              </w:rPr>
                            </w:ins>
                          </m:ctrlPr>
                        </m:sSubPr>
                        <m:e>
                          <m:r>
                            <w:ins w:id="1153" w:author="Coilin" w:date="2016-03-21T16:09:00Z">
                              <w:rPr>
                                <w:rFonts w:ascii="Cambria Math" w:eastAsia="Times New Roman" w:hAnsi="Cambria Math" w:cs="Arial"/>
                                <w:sz w:val="20"/>
                                <w:szCs w:val="20"/>
                                <w:lang w:eastAsia="en-IE"/>
                              </w:rPr>
                              <m:t>δ</m:t>
                            </w:ins>
                          </m:r>
                        </m:e>
                        <m:sub>
                          <m:r>
                            <w:ins w:id="1154" w:author="Coilin" w:date="2016-03-21T16:09:00Z">
                              <w:rPr>
                                <w:rFonts w:ascii="Cambria Math" w:eastAsia="Times New Roman" w:hAnsi="Cambria Math" w:cs="Arial"/>
                                <w:sz w:val="20"/>
                                <w:szCs w:val="20"/>
                                <w:lang w:eastAsia="en-IE"/>
                              </w:rPr>
                              <m:t>1,j</m:t>
                            </w:ins>
                          </m:r>
                        </m:sub>
                      </m:sSub>
                      <m:r>
                        <w:ins w:id="1155" w:author="Coilin" w:date="2016-03-21T16:09:00Z">
                          <w:rPr>
                            <w:rFonts w:ascii="Cambria Math" w:eastAsia="Times New Roman" w:hAnsi="Cambria Math" w:cs="Arial"/>
                            <w:sz w:val="20"/>
                            <w:szCs w:val="20"/>
                            <w:lang w:eastAsia="en-IE"/>
                          </w:rPr>
                          <m:t xml:space="preserve">PI+ </m:t>
                        </w:ins>
                      </m:r>
                      <m:sSub>
                        <m:sSubPr>
                          <m:ctrlPr>
                            <w:ins w:id="1156" w:author="Coilin" w:date="2016-03-21T16:09:00Z">
                              <w:rPr>
                                <w:rFonts w:ascii="Cambria Math" w:eastAsia="Times New Roman" w:hAnsi="Cambria Math" w:cs="Arial"/>
                                <w:i/>
                                <w:sz w:val="20"/>
                                <w:szCs w:val="20"/>
                                <w:lang w:eastAsia="en-IE"/>
                              </w:rPr>
                            </w:ins>
                          </m:ctrlPr>
                        </m:sSubPr>
                        <m:e>
                          <m:r>
                            <w:ins w:id="1157" w:author="Coilin" w:date="2016-03-21T16:09:00Z">
                              <w:rPr>
                                <w:rFonts w:ascii="Cambria Math" w:eastAsia="Times New Roman" w:hAnsi="Cambria Math" w:cs="Arial"/>
                                <w:sz w:val="20"/>
                                <w:szCs w:val="20"/>
                                <w:lang w:eastAsia="en-IE"/>
                              </w:rPr>
                              <m:t>δ</m:t>
                            </w:ins>
                          </m:r>
                        </m:e>
                        <m:sub>
                          <m:r>
                            <w:ins w:id="1158" w:author="Coilin" w:date="2016-03-21T16:09:00Z">
                              <w:rPr>
                                <w:rFonts w:ascii="Cambria Math" w:eastAsia="Times New Roman" w:hAnsi="Cambria Math" w:cs="Arial"/>
                                <w:sz w:val="20"/>
                                <w:szCs w:val="20"/>
                                <w:lang w:eastAsia="en-IE"/>
                              </w:rPr>
                              <m:t>2,j</m:t>
                            </w:ins>
                          </m:r>
                        </m:sub>
                      </m:sSub>
                      <m:r>
                        <w:ins w:id="1159" w:author="Coilin" w:date="2016-03-21T16:09:00Z">
                          <w:rPr>
                            <w:rFonts w:ascii="Cambria Math" w:eastAsia="Times New Roman" w:hAnsi="Cambria Math" w:cs="Arial"/>
                            <w:sz w:val="20"/>
                            <w:szCs w:val="20"/>
                            <w:lang w:eastAsia="en-IE"/>
                          </w:rPr>
                          <m:t xml:space="preserve">SI+ </m:t>
                        </w:ins>
                      </m:r>
                      <m:sSub>
                        <m:sSubPr>
                          <m:ctrlPr>
                            <w:ins w:id="1160" w:author="Coilin" w:date="2016-03-21T16:09:00Z">
                              <w:rPr>
                                <w:rFonts w:ascii="Cambria Math" w:eastAsia="Times New Roman" w:hAnsi="Cambria Math" w:cs="Arial"/>
                                <w:i/>
                                <w:sz w:val="20"/>
                                <w:szCs w:val="20"/>
                                <w:lang w:eastAsia="en-IE"/>
                              </w:rPr>
                            </w:ins>
                          </m:ctrlPr>
                        </m:sSubPr>
                        <m:e>
                          <m:r>
                            <w:ins w:id="1161" w:author="Coilin" w:date="2016-03-21T16:09:00Z">
                              <w:rPr>
                                <w:rFonts w:ascii="Cambria Math" w:eastAsia="Times New Roman" w:hAnsi="Cambria Math" w:cs="Arial"/>
                                <w:sz w:val="20"/>
                                <w:szCs w:val="20"/>
                                <w:lang w:eastAsia="en-IE"/>
                              </w:rPr>
                              <m:t>δ</m:t>
                            </w:ins>
                          </m:r>
                        </m:e>
                        <m:sub>
                          <m:r>
                            <w:ins w:id="1162" w:author="Coilin" w:date="2016-03-21T16:09:00Z">
                              <w:rPr>
                                <w:rFonts w:ascii="Cambria Math" w:eastAsia="Times New Roman" w:hAnsi="Cambria Math" w:cs="Arial"/>
                                <w:sz w:val="20"/>
                                <w:szCs w:val="20"/>
                                <w:lang w:eastAsia="en-IE"/>
                              </w:rPr>
                              <m:t>3,j</m:t>
                            </w:ins>
                          </m:r>
                        </m:sub>
                      </m:sSub>
                      <m:r>
                        <w:ins w:id="1163" w:author="Coilin" w:date="2016-03-21T16:09:00Z">
                          <w:rPr>
                            <w:rFonts w:ascii="Cambria Math" w:eastAsia="Times New Roman" w:hAnsi="Cambria Math" w:cs="Arial"/>
                            <w:sz w:val="20"/>
                            <w:szCs w:val="20"/>
                            <w:lang w:eastAsia="en-IE"/>
                          </w:rPr>
                          <m:t>SO</m:t>
                        </w:ins>
                      </m:r>
                    </m:oMath>
                  </m:oMathPara>
                </w:p>
              </w:tc>
              <w:tc>
                <w:tcPr>
                  <w:tcW w:w="1701" w:type="dxa"/>
                  <w:tcBorders>
                    <w:top w:val="nil"/>
                    <w:left w:val="nil"/>
                    <w:bottom w:val="nil"/>
                    <w:right w:val="nil"/>
                  </w:tcBorders>
                  <w:shd w:val="clear" w:color="auto" w:fill="auto"/>
                  <w:noWrap/>
                  <w:vAlign w:val="bottom"/>
                  <w:hideMark/>
                  <w:tcPrChange w:id="1164" w:author="Coilin" w:date="2016-03-21T16:52:00Z">
                    <w:tcPr>
                      <w:tcW w:w="1701" w:type="dxa"/>
                      <w:tcBorders>
                        <w:top w:val="nil"/>
                        <w:left w:val="nil"/>
                        <w:bottom w:val="nil"/>
                        <w:right w:val="nil"/>
                      </w:tcBorders>
                      <w:shd w:val="clear" w:color="auto" w:fill="auto"/>
                      <w:noWrap/>
                      <w:vAlign w:val="bottom"/>
                      <w:hideMark/>
                    </w:tcPr>
                  </w:tcPrChange>
                </w:tcPr>
                <w:p w14:paraId="1EA2122C" w14:textId="77777777" w:rsidR="00952E56" w:rsidRPr="00472734" w:rsidRDefault="00952E56" w:rsidP="00472734">
                  <w:pPr>
                    <w:spacing w:after="0" w:line="240" w:lineRule="auto"/>
                    <w:jc w:val="center"/>
                    <w:rPr>
                      <w:ins w:id="1165" w:author="Coilin" w:date="2016-03-21T15:59:00Z"/>
                      <w:rFonts w:ascii="Arial" w:eastAsia="Times New Roman" w:hAnsi="Arial" w:cs="Arial"/>
                      <w:sz w:val="20"/>
                      <w:szCs w:val="20"/>
                      <w:lang w:eastAsia="en-IE"/>
                    </w:rPr>
                  </w:pPr>
                  <w:ins w:id="1166" w:author="Coilin" w:date="2016-03-21T15:59:00Z">
                    <w:r w:rsidRPr="00472734">
                      <w:rPr>
                        <w:rFonts w:ascii="Arial" w:eastAsia="Times New Roman" w:hAnsi="Arial" w:cs="Arial"/>
                        <w:sz w:val="20"/>
                        <w:szCs w:val="20"/>
                        <w:lang w:eastAsia="en-IE"/>
                      </w:rPr>
                      <w:t>-2071.46</w:t>
                    </w:r>
                  </w:ins>
                </w:p>
              </w:tc>
              <w:tc>
                <w:tcPr>
                  <w:tcW w:w="1134" w:type="dxa"/>
                  <w:tcBorders>
                    <w:top w:val="nil"/>
                    <w:left w:val="nil"/>
                    <w:bottom w:val="nil"/>
                    <w:right w:val="nil"/>
                  </w:tcBorders>
                  <w:shd w:val="clear" w:color="auto" w:fill="auto"/>
                  <w:noWrap/>
                  <w:vAlign w:val="bottom"/>
                  <w:hideMark/>
                  <w:tcPrChange w:id="1167" w:author="Coilin" w:date="2016-03-21T16:52:00Z">
                    <w:tcPr>
                      <w:tcW w:w="1134" w:type="dxa"/>
                      <w:tcBorders>
                        <w:top w:val="nil"/>
                        <w:left w:val="nil"/>
                        <w:bottom w:val="nil"/>
                        <w:right w:val="nil"/>
                      </w:tcBorders>
                      <w:shd w:val="clear" w:color="auto" w:fill="auto"/>
                      <w:noWrap/>
                      <w:vAlign w:val="bottom"/>
                      <w:hideMark/>
                    </w:tcPr>
                  </w:tcPrChange>
                </w:tcPr>
                <w:p w14:paraId="4A9FF5D4" w14:textId="77777777" w:rsidR="00952E56" w:rsidRPr="00472734" w:rsidRDefault="00952E56" w:rsidP="00472734">
                  <w:pPr>
                    <w:spacing w:after="0" w:line="240" w:lineRule="auto"/>
                    <w:jc w:val="center"/>
                    <w:rPr>
                      <w:ins w:id="1168" w:author="Coilin" w:date="2016-03-21T15:59:00Z"/>
                      <w:rFonts w:ascii="Arial" w:eastAsia="Times New Roman" w:hAnsi="Arial" w:cs="Arial"/>
                      <w:sz w:val="20"/>
                      <w:szCs w:val="20"/>
                      <w:lang w:eastAsia="en-IE"/>
                    </w:rPr>
                  </w:pPr>
                  <w:ins w:id="1169" w:author="Coilin" w:date="2016-03-21T15:59:00Z">
                    <w:r w:rsidRPr="00472734">
                      <w:rPr>
                        <w:rFonts w:ascii="Arial" w:eastAsia="Times New Roman" w:hAnsi="Arial" w:cs="Arial"/>
                        <w:sz w:val="20"/>
                        <w:szCs w:val="20"/>
                        <w:lang w:eastAsia="en-IE"/>
                      </w:rPr>
                      <w:t>18</w:t>
                    </w:r>
                  </w:ins>
                </w:p>
              </w:tc>
              <w:tc>
                <w:tcPr>
                  <w:tcW w:w="939" w:type="dxa"/>
                  <w:tcBorders>
                    <w:top w:val="nil"/>
                    <w:left w:val="nil"/>
                    <w:bottom w:val="nil"/>
                    <w:right w:val="nil"/>
                  </w:tcBorders>
                  <w:shd w:val="clear" w:color="auto" w:fill="auto"/>
                  <w:noWrap/>
                  <w:vAlign w:val="bottom"/>
                  <w:hideMark/>
                  <w:tcPrChange w:id="1170" w:author="Coilin" w:date="2016-03-21T16:52:00Z">
                    <w:tcPr>
                      <w:tcW w:w="599" w:type="dxa"/>
                      <w:tcBorders>
                        <w:top w:val="nil"/>
                        <w:left w:val="nil"/>
                        <w:bottom w:val="nil"/>
                        <w:right w:val="nil"/>
                      </w:tcBorders>
                      <w:shd w:val="clear" w:color="auto" w:fill="auto"/>
                      <w:noWrap/>
                      <w:vAlign w:val="bottom"/>
                      <w:hideMark/>
                    </w:tcPr>
                  </w:tcPrChange>
                </w:tcPr>
                <w:p w14:paraId="75A6A9AB" w14:textId="77777777" w:rsidR="00952E56" w:rsidRPr="00472734" w:rsidRDefault="00952E56" w:rsidP="00472734">
                  <w:pPr>
                    <w:spacing w:after="0" w:line="240" w:lineRule="auto"/>
                    <w:jc w:val="center"/>
                    <w:rPr>
                      <w:ins w:id="1171" w:author="Coilin" w:date="2016-03-21T15:59:00Z"/>
                      <w:rFonts w:ascii="Arial" w:eastAsia="Times New Roman" w:hAnsi="Arial" w:cs="Arial"/>
                      <w:sz w:val="20"/>
                      <w:szCs w:val="20"/>
                      <w:lang w:eastAsia="en-IE"/>
                    </w:rPr>
                  </w:pPr>
                  <w:ins w:id="1172" w:author="Coilin" w:date="2016-03-21T15:59:00Z">
                    <w:r w:rsidRPr="00472734">
                      <w:rPr>
                        <w:rFonts w:ascii="Arial" w:eastAsia="Times New Roman" w:hAnsi="Arial" w:cs="Arial"/>
                        <w:sz w:val="20"/>
                        <w:szCs w:val="20"/>
                        <w:lang w:eastAsia="en-IE"/>
                      </w:rPr>
                      <w:t>4178.92</w:t>
                    </w:r>
                  </w:ins>
                </w:p>
              </w:tc>
            </w:tr>
            <w:tr w:rsidR="00952E56" w:rsidRPr="00472734" w14:paraId="1E00C063" w14:textId="77777777" w:rsidTr="00EC5C94">
              <w:trPr>
                <w:trHeight w:val="255"/>
                <w:ins w:id="1173" w:author="Coilin" w:date="2016-03-21T15:59:00Z"/>
                <w:trPrChange w:id="1174" w:author="Coilin" w:date="2016-03-21T16:52:00Z">
                  <w:trPr>
                    <w:trHeight w:val="255"/>
                  </w:trPr>
                </w:trPrChange>
              </w:trPr>
              <w:tc>
                <w:tcPr>
                  <w:tcW w:w="419" w:type="dxa"/>
                  <w:tcBorders>
                    <w:top w:val="nil"/>
                    <w:left w:val="nil"/>
                    <w:bottom w:val="nil"/>
                    <w:right w:val="nil"/>
                  </w:tcBorders>
                  <w:vAlign w:val="bottom"/>
                  <w:tcPrChange w:id="1175" w:author="Coilin" w:date="2016-03-21T16:52:00Z">
                    <w:tcPr>
                      <w:tcW w:w="5279" w:type="dxa"/>
                      <w:tcBorders>
                        <w:top w:val="nil"/>
                        <w:left w:val="nil"/>
                        <w:bottom w:val="nil"/>
                        <w:right w:val="nil"/>
                      </w:tcBorders>
                    </w:tcPr>
                  </w:tcPrChange>
                </w:tcPr>
                <w:p w14:paraId="456A9485" w14:textId="14B48148" w:rsidR="00952E56" w:rsidRPr="00DA7034" w:rsidRDefault="00952E56">
                  <w:pPr>
                    <w:spacing w:after="0" w:line="240" w:lineRule="auto"/>
                    <w:rPr>
                      <w:ins w:id="1176" w:author="Coilin" w:date="2016-03-21T16:25:00Z"/>
                      <w:rFonts w:ascii="Calibri" w:eastAsia="Calibri" w:hAnsi="Calibri" w:cs="Times New Roman"/>
                      <w:sz w:val="20"/>
                      <w:szCs w:val="20"/>
                      <w:lang w:eastAsia="en-IE"/>
                    </w:rPr>
                  </w:pPr>
                  <w:ins w:id="1177" w:author="Coilin" w:date="2016-03-21T16:26:00Z">
                    <w:r>
                      <w:rPr>
                        <w:rFonts w:ascii="Calibri" w:eastAsia="Calibri" w:hAnsi="Calibri" w:cs="Times New Roman"/>
                        <w:sz w:val="20"/>
                        <w:szCs w:val="20"/>
                        <w:lang w:eastAsia="en-IE"/>
                      </w:rPr>
                      <w:t>11</w:t>
                    </w:r>
                  </w:ins>
                </w:p>
              </w:tc>
              <w:tc>
                <w:tcPr>
                  <w:tcW w:w="5279" w:type="dxa"/>
                  <w:tcBorders>
                    <w:top w:val="nil"/>
                    <w:left w:val="nil"/>
                    <w:bottom w:val="nil"/>
                    <w:right w:val="nil"/>
                  </w:tcBorders>
                  <w:shd w:val="clear" w:color="auto" w:fill="auto"/>
                  <w:noWrap/>
                  <w:vAlign w:val="bottom"/>
                  <w:hideMark/>
                  <w:tcPrChange w:id="1178" w:author="Coilin" w:date="2016-03-21T16:52:00Z">
                    <w:tcPr>
                      <w:tcW w:w="5279" w:type="dxa"/>
                      <w:tcBorders>
                        <w:top w:val="nil"/>
                        <w:left w:val="nil"/>
                        <w:bottom w:val="nil"/>
                        <w:right w:val="nil"/>
                      </w:tcBorders>
                      <w:shd w:val="clear" w:color="auto" w:fill="auto"/>
                      <w:noWrap/>
                      <w:vAlign w:val="bottom"/>
                      <w:hideMark/>
                    </w:tcPr>
                  </w:tcPrChange>
                </w:tcPr>
                <w:p w14:paraId="3319EE93" w14:textId="25804883" w:rsidR="00952E56" w:rsidRPr="00B7390D" w:rsidRDefault="009A1D4A" w:rsidP="00472734">
                  <w:pPr>
                    <w:spacing w:after="0" w:line="240" w:lineRule="auto"/>
                    <w:rPr>
                      <w:ins w:id="1179" w:author="Coilin" w:date="2016-03-21T15:59:00Z"/>
                      <w:rFonts w:ascii="Arial" w:eastAsia="Times New Roman" w:hAnsi="Arial" w:cs="Arial"/>
                      <w:sz w:val="20"/>
                      <w:szCs w:val="20"/>
                      <w:lang w:eastAsia="en-IE"/>
                    </w:rPr>
                  </w:pPr>
                  <m:oMathPara>
                    <m:oMathParaPr>
                      <m:jc m:val="left"/>
                    </m:oMathParaPr>
                    <m:oMath>
                      <m:sSub>
                        <m:sSubPr>
                          <m:ctrlPr>
                            <w:ins w:id="1180" w:author="Coilin" w:date="2016-03-21T16:10:00Z">
                              <w:rPr>
                                <w:rFonts w:ascii="Cambria Math" w:eastAsia="Times New Roman" w:hAnsi="Cambria Math" w:cs="Arial"/>
                                <w:i/>
                                <w:sz w:val="20"/>
                                <w:szCs w:val="20"/>
                                <w:lang w:eastAsia="en-IE"/>
                              </w:rPr>
                            </w:ins>
                          </m:ctrlPr>
                        </m:sSubPr>
                        <m:e>
                          <m:r>
                            <w:ins w:id="1181" w:author="Coilin" w:date="2016-03-21T16:10:00Z">
                              <w:rPr>
                                <w:rFonts w:ascii="Cambria Math" w:eastAsia="Times New Roman" w:hAnsi="Cambria Math" w:cs="Arial"/>
                                <w:sz w:val="20"/>
                                <w:szCs w:val="20"/>
                                <w:lang w:eastAsia="en-IE"/>
                              </w:rPr>
                              <m:t>β</m:t>
                            </w:ins>
                          </m:r>
                        </m:e>
                        <m:sub>
                          <m:r>
                            <w:ins w:id="1182" w:author="Coilin" w:date="2016-03-21T16:10:00Z">
                              <w:rPr>
                                <w:rFonts w:ascii="Cambria Math" w:eastAsia="Times New Roman" w:hAnsi="Cambria Math" w:cs="Arial"/>
                                <w:sz w:val="20"/>
                                <w:szCs w:val="20"/>
                                <w:lang w:eastAsia="en-IE"/>
                              </w:rPr>
                              <m:t>0,j</m:t>
                            </w:ins>
                          </m:r>
                        </m:sub>
                      </m:sSub>
                      <m:r>
                        <w:ins w:id="1183" w:author="Coilin" w:date="2016-03-21T16:10:00Z">
                          <w:rPr>
                            <w:rFonts w:ascii="Cambria Math" w:eastAsia="Times New Roman" w:hAnsi="Cambria Math" w:cs="Arial"/>
                            <w:sz w:val="20"/>
                            <w:szCs w:val="20"/>
                            <w:lang w:eastAsia="en-IE"/>
                          </w:rPr>
                          <m:t xml:space="preserve">+ </m:t>
                        </w:ins>
                      </m:r>
                      <m:sSub>
                        <m:sSubPr>
                          <m:ctrlPr>
                            <w:ins w:id="1184" w:author="Coilin" w:date="2016-03-21T16:10:00Z">
                              <w:rPr>
                                <w:rFonts w:ascii="Cambria Math" w:eastAsia="Times New Roman" w:hAnsi="Cambria Math" w:cs="Arial"/>
                                <w:i/>
                                <w:sz w:val="20"/>
                                <w:szCs w:val="20"/>
                                <w:lang w:eastAsia="en-IE"/>
                              </w:rPr>
                            </w:ins>
                          </m:ctrlPr>
                        </m:sSubPr>
                        <m:e>
                          <m:r>
                            <w:ins w:id="1185" w:author="Coilin" w:date="2016-03-21T16:10:00Z">
                              <w:rPr>
                                <w:rFonts w:ascii="Cambria Math" w:eastAsia="Times New Roman" w:hAnsi="Cambria Math" w:cs="Arial"/>
                                <w:sz w:val="20"/>
                                <w:szCs w:val="20"/>
                                <w:lang w:eastAsia="en-IE"/>
                              </w:rPr>
                              <m:t>γ</m:t>
                            </w:ins>
                          </m:r>
                        </m:e>
                        <m:sub>
                          <m:r>
                            <w:ins w:id="1186" w:author="Coilin" w:date="2016-03-21T16:10:00Z">
                              <w:rPr>
                                <w:rFonts w:ascii="Cambria Math" w:eastAsia="Times New Roman" w:hAnsi="Cambria Math" w:cs="Arial"/>
                                <w:sz w:val="20"/>
                                <w:szCs w:val="20"/>
                                <w:lang w:eastAsia="en-IE"/>
                              </w:rPr>
                              <m:t>j</m:t>
                            </w:ins>
                          </m:r>
                        </m:sub>
                      </m:sSub>
                      <m:r>
                        <w:ins w:id="1187" w:author="Coilin" w:date="2016-03-21T16:10: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188" w:author="Coilin" w:date="2016-03-21T16:52:00Z">
                    <w:tcPr>
                      <w:tcW w:w="1701" w:type="dxa"/>
                      <w:tcBorders>
                        <w:top w:val="nil"/>
                        <w:left w:val="nil"/>
                        <w:bottom w:val="nil"/>
                        <w:right w:val="nil"/>
                      </w:tcBorders>
                      <w:shd w:val="clear" w:color="auto" w:fill="auto"/>
                      <w:noWrap/>
                      <w:vAlign w:val="bottom"/>
                      <w:hideMark/>
                    </w:tcPr>
                  </w:tcPrChange>
                </w:tcPr>
                <w:p w14:paraId="04E25D51" w14:textId="77777777" w:rsidR="00952E56" w:rsidRPr="00472734" w:rsidRDefault="00952E56" w:rsidP="00472734">
                  <w:pPr>
                    <w:spacing w:after="0" w:line="240" w:lineRule="auto"/>
                    <w:jc w:val="center"/>
                    <w:rPr>
                      <w:ins w:id="1189" w:author="Coilin" w:date="2016-03-21T15:59:00Z"/>
                      <w:rFonts w:ascii="Arial" w:eastAsia="Times New Roman" w:hAnsi="Arial" w:cs="Arial"/>
                      <w:sz w:val="20"/>
                      <w:szCs w:val="20"/>
                      <w:lang w:eastAsia="en-IE"/>
                    </w:rPr>
                  </w:pPr>
                  <w:ins w:id="1190" w:author="Coilin" w:date="2016-03-21T15:59:00Z">
                    <w:r w:rsidRPr="00472734">
                      <w:rPr>
                        <w:rFonts w:ascii="Arial" w:eastAsia="Times New Roman" w:hAnsi="Arial" w:cs="Arial"/>
                        <w:sz w:val="20"/>
                        <w:szCs w:val="20"/>
                        <w:lang w:eastAsia="en-IE"/>
                      </w:rPr>
                      <w:t>-2072.33</w:t>
                    </w:r>
                  </w:ins>
                </w:p>
              </w:tc>
              <w:tc>
                <w:tcPr>
                  <w:tcW w:w="1134" w:type="dxa"/>
                  <w:tcBorders>
                    <w:top w:val="nil"/>
                    <w:left w:val="nil"/>
                    <w:bottom w:val="nil"/>
                    <w:right w:val="nil"/>
                  </w:tcBorders>
                  <w:shd w:val="clear" w:color="auto" w:fill="auto"/>
                  <w:noWrap/>
                  <w:vAlign w:val="bottom"/>
                  <w:hideMark/>
                  <w:tcPrChange w:id="1191" w:author="Coilin" w:date="2016-03-21T16:52:00Z">
                    <w:tcPr>
                      <w:tcW w:w="1134" w:type="dxa"/>
                      <w:tcBorders>
                        <w:top w:val="nil"/>
                        <w:left w:val="nil"/>
                        <w:bottom w:val="nil"/>
                        <w:right w:val="nil"/>
                      </w:tcBorders>
                      <w:shd w:val="clear" w:color="auto" w:fill="auto"/>
                      <w:noWrap/>
                      <w:vAlign w:val="bottom"/>
                      <w:hideMark/>
                    </w:tcPr>
                  </w:tcPrChange>
                </w:tcPr>
                <w:p w14:paraId="7B228CB7" w14:textId="77777777" w:rsidR="00952E56" w:rsidRPr="00472734" w:rsidRDefault="00952E56" w:rsidP="00472734">
                  <w:pPr>
                    <w:spacing w:after="0" w:line="240" w:lineRule="auto"/>
                    <w:jc w:val="center"/>
                    <w:rPr>
                      <w:ins w:id="1192" w:author="Coilin" w:date="2016-03-21T15:59:00Z"/>
                      <w:rFonts w:ascii="Arial" w:eastAsia="Times New Roman" w:hAnsi="Arial" w:cs="Arial"/>
                      <w:sz w:val="20"/>
                      <w:szCs w:val="20"/>
                      <w:lang w:eastAsia="en-IE"/>
                    </w:rPr>
                  </w:pPr>
                  <w:ins w:id="1193" w:author="Coilin" w:date="2016-03-21T15:59:00Z">
                    <w:r w:rsidRPr="00472734">
                      <w:rPr>
                        <w:rFonts w:ascii="Arial" w:eastAsia="Times New Roman" w:hAnsi="Arial" w:cs="Arial"/>
                        <w:sz w:val="20"/>
                        <w:szCs w:val="20"/>
                        <w:lang w:eastAsia="en-IE"/>
                      </w:rPr>
                      <w:t>13</w:t>
                    </w:r>
                  </w:ins>
                </w:p>
              </w:tc>
              <w:tc>
                <w:tcPr>
                  <w:tcW w:w="939" w:type="dxa"/>
                  <w:tcBorders>
                    <w:top w:val="nil"/>
                    <w:left w:val="nil"/>
                    <w:bottom w:val="nil"/>
                    <w:right w:val="nil"/>
                  </w:tcBorders>
                  <w:shd w:val="clear" w:color="auto" w:fill="auto"/>
                  <w:noWrap/>
                  <w:vAlign w:val="bottom"/>
                  <w:hideMark/>
                  <w:tcPrChange w:id="1194" w:author="Coilin" w:date="2016-03-21T16:52:00Z">
                    <w:tcPr>
                      <w:tcW w:w="599" w:type="dxa"/>
                      <w:tcBorders>
                        <w:top w:val="nil"/>
                        <w:left w:val="nil"/>
                        <w:bottom w:val="nil"/>
                        <w:right w:val="nil"/>
                      </w:tcBorders>
                      <w:shd w:val="clear" w:color="auto" w:fill="auto"/>
                      <w:noWrap/>
                      <w:vAlign w:val="bottom"/>
                      <w:hideMark/>
                    </w:tcPr>
                  </w:tcPrChange>
                </w:tcPr>
                <w:p w14:paraId="777D53B2" w14:textId="77777777" w:rsidR="00952E56" w:rsidRPr="00472734" w:rsidRDefault="00952E56" w:rsidP="00472734">
                  <w:pPr>
                    <w:spacing w:after="0" w:line="240" w:lineRule="auto"/>
                    <w:jc w:val="center"/>
                    <w:rPr>
                      <w:ins w:id="1195" w:author="Coilin" w:date="2016-03-21T15:59:00Z"/>
                      <w:rFonts w:ascii="Arial" w:eastAsia="Times New Roman" w:hAnsi="Arial" w:cs="Arial"/>
                      <w:sz w:val="20"/>
                      <w:szCs w:val="20"/>
                      <w:lang w:eastAsia="en-IE"/>
                    </w:rPr>
                  </w:pPr>
                  <w:ins w:id="1196" w:author="Coilin" w:date="2016-03-21T15:59:00Z">
                    <w:r w:rsidRPr="00472734">
                      <w:rPr>
                        <w:rFonts w:ascii="Arial" w:eastAsia="Times New Roman" w:hAnsi="Arial" w:cs="Arial"/>
                        <w:sz w:val="20"/>
                        <w:szCs w:val="20"/>
                        <w:lang w:eastAsia="en-IE"/>
                      </w:rPr>
                      <w:t>4170.66</w:t>
                    </w:r>
                  </w:ins>
                </w:p>
              </w:tc>
            </w:tr>
            <w:tr w:rsidR="00952E56" w:rsidRPr="00472734" w14:paraId="1D60053A" w14:textId="77777777" w:rsidTr="00EC5C94">
              <w:trPr>
                <w:trHeight w:val="255"/>
                <w:ins w:id="1197" w:author="Coilin" w:date="2016-03-21T15:59:00Z"/>
                <w:trPrChange w:id="1198" w:author="Coilin" w:date="2016-03-21T16:52:00Z">
                  <w:trPr>
                    <w:trHeight w:val="255"/>
                  </w:trPr>
                </w:trPrChange>
              </w:trPr>
              <w:tc>
                <w:tcPr>
                  <w:tcW w:w="419" w:type="dxa"/>
                  <w:tcBorders>
                    <w:top w:val="nil"/>
                    <w:left w:val="nil"/>
                    <w:bottom w:val="nil"/>
                    <w:right w:val="nil"/>
                  </w:tcBorders>
                  <w:vAlign w:val="bottom"/>
                  <w:tcPrChange w:id="1199" w:author="Coilin" w:date="2016-03-21T16:52:00Z">
                    <w:tcPr>
                      <w:tcW w:w="5279" w:type="dxa"/>
                      <w:tcBorders>
                        <w:top w:val="nil"/>
                        <w:left w:val="nil"/>
                        <w:bottom w:val="nil"/>
                        <w:right w:val="nil"/>
                      </w:tcBorders>
                    </w:tcPr>
                  </w:tcPrChange>
                </w:tcPr>
                <w:p w14:paraId="6D8CC3FF" w14:textId="6BD06BDD" w:rsidR="00952E56" w:rsidRPr="00DA7034" w:rsidRDefault="00952E56">
                  <w:pPr>
                    <w:spacing w:after="0" w:line="240" w:lineRule="auto"/>
                    <w:rPr>
                      <w:ins w:id="1200" w:author="Coilin" w:date="2016-03-21T16:25:00Z"/>
                      <w:rFonts w:ascii="Calibri" w:eastAsia="Calibri" w:hAnsi="Calibri" w:cs="Times New Roman"/>
                      <w:sz w:val="20"/>
                      <w:szCs w:val="20"/>
                      <w:lang w:eastAsia="en-IE"/>
                    </w:rPr>
                  </w:pPr>
                  <w:ins w:id="1201" w:author="Coilin" w:date="2016-03-21T16:26:00Z">
                    <w:r>
                      <w:rPr>
                        <w:rFonts w:ascii="Calibri" w:eastAsia="Calibri" w:hAnsi="Calibri" w:cs="Times New Roman"/>
                        <w:sz w:val="20"/>
                        <w:szCs w:val="20"/>
                        <w:lang w:eastAsia="en-IE"/>
                      </w:rPr>
                      <w:t>12</w:t>
                    </w:r>
                  </w:ins>
                </w:p>
              </w:tc>
              <w:tc>
                <w:tcPr>
                  <w:tcW w:w="5279" w:type="dxa"/>
                  <w:tcBorders>
                    <w:top w:val="nil"/>
                    <w:left w:val="nil"/>
                    <w:bottom w:val="nil"/>
                    <w:right w:val="nil"/>
                  </w:tcBorders>
                  <w:shd w:val="clear" w:color="auto" w:fill="auto"/>
                  <w:noWrap/>
                  <w:vAlign w:val="bottom"/>
                  <w:hideMark/>
                  <w:tcPrChange w:id="1202" w:author="Coilin" w:date="2016-03-21T16:52:00Z">
                    <w:tcPr>
                      <w:tcW w:w="5279" w:type="dxa"/>
                      <w:tcBorders>
                        <w:top w:val="nil"/>
                        <w:left w:val="nil"/>
                        <w:bottom w:val="nil"/>
                        <w:right w:val="nil"/>
                      </w:tcBorders>
                      <w:shd w:val="clear" w:color="auto" w:fill="auto"/>
                      <w:noWrap/>
                      <w:vAlign w:val="bottom"/>
                      <w:hideMark/>
                    </w:tcPr>
                  </w:tcPrChange>
                </w:tcPr>
                <w:p w14:paraId="1DE15F06" w14:textId="24D07E5F" w:rsidR="00952E56" w:rsidRPr="00B7390D" w:rsidRDefault="009A1D4A" w:rsidP="00472734">
                  <w:pPr>
                    <w:spacing w:after="0" w:line="240" w:lineRule="auto"/>
                    <w:rPr>
                      <w:ins w:id="1203" w:author="Coilin" w:date="2016-03-21T15:59:00Z"/>
                      <w:rFonts w:ascii="Arial" w:eastAsia="Times New Roman" w:hAnsi="Arial" w:cs="Arial"/>
                      <w:sz w:val="20"/>
                      <w:szCs w:val="20"/>
                      <w:lang w:eastAsia="en-IE"/>
                    </w:rPr>
                  </w:pPr>
                  <m:oMathPara>
                    <m:oMathParaPr>
                      <m:jc m:val="left"/>
                    </m:oMathParaPr>
                    <m:oMath>
                      <m:sSub>
                        <m:sSubPr>
                          <m:ctrlPr>
                            <w:ins w:id="1204" w:author="Coilin" w:date="2016-03-21T16:11:00Z">
                              <w:rPr>
                                <w:rFonts w:ascii="Cambria Math" w:eastAsia="Times New Roman" w:hAnsi="Cambria Math" w:cs="Arial"/>
                                <w:i/>
                                <w:sz w:val="20"/>
                                <w:szCs w:val="20"/>
                                <w:lang w:eastAsia="en-IE"/>
                              </w:rPr>
                            </w:ins>
                          </m:ctrlPr>
                        </m:sSubPr>
                        <m:e>
                          <m:r>
                            <w:ins w:id="1205" w:author="Coilin" w:date="2016-03-21T16:11:00Z">
                              <w:rPr>
                                <w:rFonts w:ascii="Cambria Math" w:eastAsia="Times New Roman" w:hAnsi="Cambria Math" w:cs="Arial"/>
                                <w:sz w:val="20"/>
                                <w:szCs w:val="20"/>
                                <w:lang w:eastAsia="en-IE"/>
                              </w:rPr>
                              <m:t>β</m:t>
                            </w:ins>
                          </m:r>
                        </m:e>
                        <m:sub>
                          <m:r>
                            <w:ins w:id="1206" w:author="Coilin" w:date="2016-03-21T16:11:00Z">
                              <w:rPr>
                                <w:rFonts w:ascii="Cambria Math" w:eastAsia="Times New Roman" w:hAnsi="Cambria Math" w:cs="Arial"/>
                                <w:sz w:val="20"/>
                                <w:szCs w:val="20"/>
                                <w:lang w:eastAsia="en-IE"/>
                              </w:rPr>
                              <m:t>0,j</m:t>
                            </w:ins>
                          </m:r>
                        </m:sub>
                      </m:sSub>
                      <m:r>
                        <w:ins w:id="1207" w:author="Coilin" w:date="2016-03-21T16:11:00Z">
                          <w:rPr>
                            <w:rFonts w:ascii="Cambria Math" w:eastAsia="Times New Roman" w:hAnsi="Cambria Math" w:cs="Arial"/>
                            <w:sz w:val="20"/>
                            <w:szCs w:val="20"/>
                            <w:lang w:eastAsia="en-IE"/>
                          </w:rPr>
                          <m:t xml:space="preserve">+ </m:t>
                        </w:ins>
                      </m:r>
                      <m:sSub>
                        <m:sSubPr>
                          <m:ctrlPr>
                            <w:ins w:id="1208" w:author="Coilin" w:date="2016-03-21T16:11:00Z">
                              <w:rPr>
                                <w:rFonts w:ascii="Cambria Math" w:eastAsia="Times New Roman" w:hAnsi="Cambria Math" w:cs="Arial"/>
                                <w:i/>
                                <w:sz w:val="20"/>
                                <w:szCs w:val="20"/>
                                <w:lang w:eastAsia="en-IE"/>
                              </w:rPr>
                            </w:ins>
                          </m:ctrlPr>
                        </m:sSubPr>
                        <m:e>
                          <m:r>
                            <w:ins w:id="1209" w:author="Coilin" w:date="2016-03-21T16:11:00Z">
                              <w:rPr>
                                <w:rFonts w:ascii="Cambria Math" w:eastAsia="Times New Roman" w:hAnsi="Cambria Math" w:cs="Arial"/>
                                <w:sz w:val="20"/>
                                <w:szCs w:val="20"/>
                                <w:lang w:eastAsia="en-IE"/>
                              </w:rPr>
                              <m:t>β</m:t>
                            </w:ins>
                          </m:r>
                        </m:e>
                        <m:sub>
                          <m:r>
                            <w:ins w:id="1210" w:author="Coilin" w:date="2016-03-21T16:11:00Z">
                              <w:rPr>
                                <w:rFonts w:ascii="Cambria Math" w:eastAsia="Times New Roman" w:hAnsi="Cambria Math" w:cs="Arial"/>
                                <w:sz w:val="20"/>
                                <w:szCs w:val="20"/>
                                <w:lang w:eastAsia="en-IE"/>
                              </w:rPr>
                              <m:t>1,j</m:t>
                            </w:ins>
                          </m:r>
                        </m:sub>
                      </m:sSub>
                      <m:r>
                        <w:ins w:id="1211" w:author="Coilin" w:date="2016-03-21T16:11:00Z">
                          <w:rPr>
                            <w:rFonts w:ascii="Cambria Math" w:eastAsia="Times New Roman" w:hAnsi="Cambria Math" w:cs="Arial"/>
                            <w:sz w:val="20"/>
                            <w:szCs w:val="20"/>
                            <w:lang w:eastAsia="en-IE"/>
                          </w:rPr>
                          <m:t xml:space="preserve">CL+ </m:t>
                        </w:ins>
                      </m:r>
                      <m:sSub>
                        <m:sSubPr>
                          <m:ctrlPr>
                            <w:ins w:id="1212" w:author="Coilin" w:date="2016-03-21T16:11:00Z">
                              <w:rPr>
                                <w:rFonts w:ascii="Cambria Math" w:eastAsia="Times New Roman" w:hAnsi="Cambria Math" w:cs="Arial"/>
                                <w:i/>
                                <w:sz w:val="20"/>
                                <w:szCs w:val="20"/>
                                <w:lang w:eastAsia="en-IE"/>
                              </w:rPr>
                            </w:ins>
                          </m:ctrlPr>
                        </m:sSubPr>
                        <m:e>
                          <m:r>
                            <w:ins w:id="1213" w:author="Coilin" w:date="2016-03-21T16:11:00Z">
                              <w:rPr>
                                <w:rFonts w:ascii="Cambria Math" w:eastAsia="Times New Roman" w:hAnsi="Cambria Math" w:cs="Arial"/>
                                <w:sz w:val="20"/>
                                <w:szCs w:val="20"/>
                                <w:lang w:eastAsia="en-IE"/>
                              </w:rPr>
                              <m:t>δ</m:t>
                            </w:ins>
                          </m:r>
                        </m:e>
                        <m:sub>
                          <m:r>
                            <w:ins w:id="1214" w:author="Coilin" w:date="2016-03-21T16:11:00Z">
                              <w:rPr>
                                <w:rFonts w:ascii="Cambria Math" w:eastAsia="Times New Roman" w:hAnsi="Cambria Math" w:cs="Arial"/>
                                <w:sz w:val="20"/>
                                <w:szCs w:val="20"/>
                                <w:lang w:eastAsia="en-IE"/>
                              </w:rPr>
                              <m:t>1</m:t>
                            </w:ins>
                          </m:r>
                          <m:r>
                            <w:ins w:id="1215" w:author="Coilin" w:date="2016-03-21T16:12:00Z">
                              <w:rPr>
                                <w:rFonts w:ascii="Cambria Math" w:eastAsia="Times New Roman" w:hAnsi="Cambria Math" w:cs="Arial"/>
                                <w:sz w:val="20"/>
                                <w:szCs w:val="20"/>
                                <w:lang w:eastAsia="en-IE"/>
                              </w:rPr>
                              <m:t>,j</m:t>
                            </w:ins>
                          </m:r>
                        </m:sub>
                      </m:sSub>
                      <m:r>
                        <w:ins w:id="1216" w:author="Coilin" w:date="2016-03-21T16:11:00Z">
                          <w:rPr>
                            <w:rFonts w:ascii="Cambria Math" w:eastAsia="Times New Roman" w:hAnsi="Cambria Math" w:cs="Arial"/>
                            <w:sz w:val="20"/>
                            <w:szCs w:val="20"/>
                            <w:lang w:eastAsia="en-IE"/>
                          </w:rPr>
                          <m:t xml:space="preserve">PI+ </m:t>
                        </w:ins>
                      </m:r>
                      <m:sSub>
                        <m:sSubPr>
                          <m:ctrlPr>
                            <w:ins w:id="1217" w:author="Coilin" w:date="2016-03-21T16:11:00Z">
                              <w:rPr>
                                <w:rFonts w:ascii="Cambria Math" w:eastAsia="Times New Roman" w:hAnsi="Cambria Math" w:cs="Arial"/>
                                <w:i/>
                                <w:sz w:val="20"/>
                                <w:szCs w:val="20"/>
                                <w:lang w:eastAsia="en-IE"/>
                              </w:rPr>
                            </w:ins>
                          </m:ctrlPr>
                        </m:sSubPr>
                        <m:e>
                          <m:r>
                            <w:ins w:id="1218" w:author="Coilin" w:date="2016-03-21T16:11:00Z">
                              <w:rPr>
                                <w:rFonts w:ascii="Cambria Math" w:eastAsia="Times New Roman" w:hAnsi="Cambria Math" w:cs="Arial"/>
                                <w:sz w:val="20"/>
                                <w:szCs w:val="20"/>
                                <w:lang w:eastAsia="en-IE"/>
                              </w:rPr>
                              <m:t>δ</m:t>
                            </w:ins>
                          </m:r>
                        </m:e>
                        <m:sub>
                          <m:r>
                            <w:ins w:id="1219" w:author="Coilin" w:date="2016-03-21T16:11:00Z">
                              <w:rPr>
                                <w:rFonts w:ascii="Cambria Math" w:eastAsia="Times New Roman" w:hAnsi="Cambria Math" w:cs="Arial"/>
                                <w:sz w:val="20"/>
                                <w:szCs w:val="20"/>
                                <w:lang w:eastAsia="en-IE"/>
                              </w:rPr>
                              <m:t>2</m:t>
                            </w:ins>
                          </m:r>
                          <m:r>
                            <w:ins w:id="1220" w:author="Coilin" w:date="2016-03-21T16:12:00Z">
                              <w:rPr>
                                <w:rFonts w:ascii="Cambria Math" w:eastAsia="Times New Roman" w:hAnsi="Cambria Math" w:cs="Arial"/>
                                <w:sz w:val="20"/>
                                <w:szCs w:val="20"/>
                                <w:lang w:eastAsia="en-IE"/>
                              </w:rPr>
                              <m:t>,j</m:t>
                            </w:ins>
                          </m:r>
                        </m:sub>
                      </m:sSub>
                      <m:r>
                        <w:ins w:id="1221" w:author="Coilin" w:date="2016-03-21T16:11:00Z">
                          <w:rPr>
                            <w:rFonts w:ascii="Cambria Math" w:eastAsia="Times New Roman" w:hAnsi="Cambria Math" w:cs="Arial"/>
                            <w:sz w:val="20"/>
                            <w:szCs w:val="20"/>
                            <w:lang w:eastAsia="en-IE"/>
                          </w:rPr>
                          <m:t xml:space="preserve">SI+ </m:t>
                        </w:ins>
                      </m:r>
                      <m:sSub>
                        <m:sSubPr>
                          <m:ctrlPr>
                            <w:ins w:id="1222" w:author="Coilin" w:date="2016-03-21T16:11:00Z">
                              <w:rPr>
                                <w:rFonts w:ascii="Cambria Math" w:eastAsia="Times New Roman" w:hAnsi="Cambria Math" w:cs="Arial"/>
                                <w:i/>
                                <w:sz w:val="20"/>
                                <w:szCs w:val="20"/>
                                <w:lang w:eastAsia="en-IE"/>
                              </w:rPr>
                            </w:ins>
                          </m:ctrlPr>
                        </m:sSubPr>
                        <m:e>
                          <m:r>
                            <w:ins w:id="1223" w:author="Coilin" w:date="2016-03-21T16:11:00Z">
                              <w:rPr>
                                <w:rFonts w:ascii="Cambria Math" w:eastAsia="Times New Roman" w:hAnsi="Cambria Math" w:cs="Arial"/>
                                <w:sz w:val="20"/>
                                <w:szCs w:val="20"/>
                                <w:lang w:eastAsia="en-IE"/>
                              </w:rPr>
                              <m:t>δ</m:t>
                            </w:ins>
                          </m:r>
                        </m:e>
                        <m:sub>
                          <m:r>
                            <w:ins w:id="1224" w:author="Coilin" w:date="2016-03-21T16:11:00Z">
                              <w:rPr>
                                <w:rFonts w:ascii="Cambria Math" w:eastAsia="Times New Roman" w:hAnsi="Cambria Math" w:cs="Arial"/>
                                <w:sz w:val="20"/>
                                <w:szCs w:val="20"/>
                                <w:lang w:eastAsia="en-IE"/>
                              </w:rPr>
                              <m:t>3</m:t>
                            </w:ins>
                          </m:r>
                          <m:r>
                            <w:ins w:id="1225" w:author="Coilin" w:date="2016-03-21T16:12:00Z">
                              <w:rPr>
                                <w:rFonts w:ascii="Cambria Math" w:eastAsia="Times New Roman" w:hAnsi="Cambria Math" w:cs="Arial"/>
                                <w:sz w:val="20"/>
                                <w:szCs w:val="20"/>
                                <w:lang w:eastAsia="en-IE"/>
                              </w:rPr>
                              <m:t>,j</m:t>
                            </w:ins>
                          </m:r>
                        </m:sub>
                      </m:sSub>
                      <m:r>
                        <w:ins w:id="1226" w:author="Coilin" w:date="2016-03-21T16:11:00Z">
                          <w:rPr>
                            <w:rFonts w:ascii="Cambria Math" w:eastAsia="Times New Roman" w:hAnsi="Cambria Math" w:cs="Arial"/>
                            <w:sz w:val="20"/>
                            <w:szCs w:val="20"/>
                            <w:lang w:eastAsia="en-IE"/>
                          </w:rPr>
                          <m:t>SO</m:t>
                        </w:ins>
                      </m:r>
                    </m:oMath>
                  </m:oMathPara>
                </w:p>
              </w:tc>
              <w:tc>
                <w:tcPr>
                  <w:tcW w:w="1701" w:type="dxa"/>
                  <w:tcBorders>
                    <w:top w:val="nil"/>
                    <w:left w:val="nil"/>
                    <w:bottom w:val="nil"/>
                    <w:right w:val="nil"/>
                  </w:tcBorders>
                  <w:shd w:val="clear" w:color="auto" w:fill="auto"/>
                  <w:noWrap/>
                  <w:vAlign w:val="bottom"/>
                  <w:hideMark/>
                  <w:tcPrChange w:id="1227" w:author="Coilin" w:date="2016-03-21T16:52:00Z">
                    <w:tcPr>
                      <w:tcW w:w="1701" w:type="dxa"/>
                      <w:tcBorders>
                        <w:top w:val="nil"/>
                        <w:left w:val="nil"/>
                        <w:bottom w:val="nil"/>
                        <w:right w:val="nil"/>
                      </w:tcBorders>
                      <w:shd w:val="clear" w:color="auto" w:fill="auto"/>
                      <w:noWrap/>
                      <w:vAlign w:val="bottom"/>
                      <w:hideMark/>
                    </w:tcPr>
                  </w:tcPrChange>
                </w:tcPr>
                <w:p w14:paraId="6A072079" w14:textId="77777777" w:rsidR="00952E56" w:rsidRPr="00472734" w:rsidRDefault="00952E56" w:rsidP="00472734">
                  <w:pPr>
                    <w:spacing w:after="0" w:line="240" w:lineRule="auto"/>
                    <w:jc w:val="center"/>
                    <w:rPr>
                      <w:ins w:id="1228" w:author="Coilin" w:date="2016-03-21T15:59:00Z"/>
                      <w:rFonts w:ascii="Arial" w:eastAsia="Times New Roman" w:hAnsi="Arial" w:cs="Arial"/>
                      <w:sz w:val="20"/>
                      <w:szCs w:val="20"/>
                      <w:lang w:eastAsia="en-IE"/>
                    </w:rPr>
                  </w:pPr>
                  <w:ins w:id="1229" w:author="Coilin" w:date="2016-03-21T15:59:00Z">
                    <w:r w:rsidRPr="00472734">
                      <w:rPr>
                        <w:rFonts w:ascii="Arial" w:eastAsia="Times New Roman" w:hAnsi="Arial" w:cs="Arial"/>
                        <w:sz w:val="20"/>
                        <w:szCs w:val="20"/>
                        <w:lang w:eastAsia="en-IE"/>
                      </w:rPr>
                      <w:t>-2049.37</w:t>
                    </w:r>
                  </w:ins>
                </w:p>
              </w:tc>
              <w:tc>
                <w:tcPr>
                  <w:tcW w:w="1134" w:type="dxa"/>
                  <w:tcBorders>
                    <w:top w:val="nil"/>
                    <w:left w:val="nil"/>
                    <w:bottom w:val="nil"/>
                    <w:right w:val="nil"/>
                  </w:tcBorders>
                  <w:shd w:val="clear" w:color="auto" w:fill="auto"/>
                  <w:noWrap/>
                  <w:vAlign w:val="bottom"/>
                  <w:hideMark/>
                  <w:tcPrChange w:id="1230" w:author="Coilin" w:date="2016-03-21T16:52:00Z">
                    <w:tcPr>
                      <w:tcW w:w="1134" w:type="dxa"/>
                      <w:tcBorders>
                        <w:top w:val="nil"/>
                        <w:left w:val="nil"/>
                        <w:bottom w:val="nil"/>
                        <w:right w:val="nil"/>
                      </w:tcBorders>
                      <w:shd w:val="clear" w:color="auto" w:fill="auto"/>
                      <w:noWrap/>
                      <w:vAlign w:val="bottom"/>
                      <w:hideMark/>
                    </w:tcPr>
                  </w:tcPrChange>
                </w:tcPr>
                <w:p w14:paraId="2E75C41C" w14:textId="77777777" w:rsidR="00952E56" w:rsidRPr="00472734" w:rsidRDefault="00952E56" w:rsidP="00472734">
                  <w:pPr>
                    <w:spacing w:after="0" w:line="240" w:lineRule="auto"/>
                    <w:jc w:val="center"/>
                    <w:rPr>
                      <w:ins w:id="1231" w:author="Coilin" w:date="2016-03-21T15:59:00Z"/>
                      <w:rFonts w:ascii="Arial" w:eastAsia="Times New Roman" w:hAnsi="Arial" w:cs="Arial"/>
                      <w:sz w:val="20"/>
                      <w:szCs w:val="20"/>
                      <w:lang w:eastAsia="en-IE"/>
                    </w:rPr>
                  </w:pPr>
                  <w:ins w:id="1232" w:author="Coilin" w:date="2016-03-21T15:59:00Z">
                    <w:r w:rsidRPr="00472734">
                      <w:rPr>
                        <w:rFonts w:ascii="Arial" w:eastAsia="Times New Roman" w:hAnsi="Arial" w:cs="Arial"/>
                        <w:sz w:val="20"/>
                        <w:szCs w:val="20"/>
                        <w:lang w:eastAsia="en-IE"/>
                      </w:rPr>
                      <w:t>21</w:t>
                    </w:r>
                  </w:ins>
                </w:p>
              </w:tc>
              <w:tc>
                <w:tcPr>
                  <w:tcW w:w="939" w:type="dxa"/>
                  <w:tcBorders>
                    <w:top w:val="nil"/>
                    <w:left w:val="nil"/>
                    <w:bottom w:val="nil"/>
                    <w:right w:val="nil"/>
                  </w:tcBorders>
                  <w:shd w:val="clear" w:color="auto" w:fill="auto"/>
                  <w:noWrap/>
                  <w:vAlign w:val="bottom"/>
                  <w:hideMark/>
                  <w:tcPrChange w:id="1233" w:author="Coilin" w:date="2016-03-21T16:52:00Z">
                    <w:tcPr>
                      <w:tcW w:w="599" w:type="dxa"/>
                      <w:tcBorders>
                        <w:top w:val="nil"/>
                        <w:left w:val="nil"/>
                        <w:bottom w:val="nil"/>
                        <w:right w:val="nil"/>
                      </w:tcBorders>
                      <w:shd w:val="clear" w:color="auto" w:fill="auto"/>
                      <w:noWrap/>
                      <w:vAlign w:val="bottom"/>
                      <w:hideMark/>
                    </w:tcPr>
                  </w:tcPrChange>
                </w:tcPr>
                <w:p w14:paraId="76F12D33" w14:textId="77777777" w:rsidR="00952E56" w:rsidRPr="00472734" w:rsidRDefault="00952E56" w:rsidP="00472734">
                  <w:pPr>
                    <w:spacing w:after="0" w:line="240" w:lineRule="auto"/>
                    <w:jc w:val="center"/>
                    <w:rPr>
                      <w:ins w:id="1234" w:author="Coilin" w:date="2016-03-21T15:59:00Z"/>
                      <w:rFonts w:ascii="Arial" w:eastAsia="Times New Roman" w:hAnsi="Arial" w:cs="Arial"/>
                      <w:sz w:val="20"/>
                      <w:szCs w:val="20"/>
                      <w:lang w:eastAsia="en-IE"/>
                    </w:rPr>
                  </w:pPr>
                  <w:ins w:id="1235" w:author="Coilin" w:date="2016-03-21T15:59:00Z">
                    <w:r w:rsidRPr="00472734">
                      <w:rPr>
                        <w:rFonts w:ascii="Arial" w:eastAsia="Times New Roman" w:hAnsi="Arial" w:cs="Arial"/>
                        <w:sz w:val="20"/>
                        <w:szCs w:val="20"/>
                        <w:lang w:eastAsia="en-IE"/>
                      </w:rPr>
                      <w:t>4140.74</w:t>
                    </w:r>
                  </w:ins>
                </w:p>
              </w:tc>
            </w:tr>
            <w:tr w:rsidR="00952E56" w:rsidRPr="00472734" w14:paraId="4C3C2923" w14:textId="77777777" w:rsidTr="00EC5C94">
              <w:trPr>
                <w:trHeight w:val="255"/>
                <w:ins w:id="1236" w:author="Coilin" w:date="2016-03-21T15:59:00Z"/>
                <w:trPrChange w:id="1237" w:author="Coilin" w:date="2016-03-21T16:52:00Z">
                  <w:trPr>
                    <w:trHeight w:val="255"/>
                  </w:trPr>
                </w:trPrChange>
              </w:trPr>
              <w:tc>
                <w:tcPr>
                  <w:tcW w:w="419" w:type="dxa"/>
                  <w:tcBorders>
                    <w:top w:val="nil"/>
                    <w:left w:val="nil"/>
                    <w:bottom w:val="nil"/>
                    <w:right w:val="nil"/>
                  </w:tcBorders>
                  <w:vAlign w:val="bottom"/>
                  <w:tcPrChange w:id="1238" w:author="Coilin" w:date="2016-03-21T16:52:00Z">
                    <w:tcPr>
                      <w:tcW w:w="5279" w:type="dxa"/>
                      <w:tcBorders>
                        <w:top w:val="nil"/>
                        <w:left w:val="nil"/>
                        <w:bottom w:val="nil"/>
                        <w:right w:val="nil"/>
                      </w:tcBorders>
                    </w:tcPr>
                  </w:tcPrChange>
                </w:tcPr>
                <w:p w14:paraId="01DD9327" w14:textId="35C6ECC8" w:rsidR="00952E56" w:rsidRPr="00DA7034" w:rsidRDefault="00952E56">
                  <w:pPr>
                    <w:spacing w:after="0" w:line="240" w:lineRule="auto"/>
                    <w:rPr>
                      <w:ins w:id="1239" w:author="Coilin" w:date="2016-03-21T16:25:00Z"/>
                      <w:rFonts w:ascii="Calibri" w:eastAsia="Calibri" w:hAnsi="Calibri" w:cs="Times New Roman"/>
                      <w:sz w:val="20"/>
                      <w:szCs w:val="20"/>
                      <w:lang w:eastAsia="en-IE"/>
                    </w:rPr>
                  </w:pPr>
                  <w:ins w:id="1240" w:author="Coilin" w:date="2016-03-21T16:26:00Z">
                    <w:r>
                      <w:rPr>
                        <w:rFonts w:ascii="Calibri" w:eastAsia="Calibri" w:hAnsi="Calibri" w:cs="Times New Roman"/>
                        <w:sz w:val="20"/>
                        <w:szCs w:val="20"/>
                        <w:lang w:eastAsia="en-IE"/>
                      </w:rPr>
                      <w:t>13</w:t>
                    </w:r>
                  </w:ins>
                </w:p>
              </w:tc>
              <w:tc>
                <w:tcPr>
                  <w:tcW w:w="5279" w:type="dxa"/>
                  <w:tcBorders>
                    <w:top w:val="nil"/>
                    <w:left w:val="nil"/>
                    <w:bottom w:val="nil"/>
                    <w:right w:val="nil"/>
                  </w:tcBorders>
                  <w:shd w:val="clear" w:color="auto" w:fill="auto"/>
                  <w:noWrap/>
                  <w:vAlign w:val="bottom"/>
                  <w:hideMark/>
                  <w:tcPrChange w:id="1241" w:author="Coilin" w:date="2016-03-21T16:52:00Z">
                    <w:tcPr>
                      <w:tcW w:w="5279" w:type="dxa"/>
                      <w:tcBorders>
                        <w:top w:val="nil"/>
                        <w:left w:val="nil"/>
                        <w:bottom w:val="nil"/>
                        <w:right w:val="nil"/>
                      </w:tcBorders>
                      <w:shd w:val="clear" w:color="auto" w:fill="auto"/>
                      <w:noWrap/>
                      <w:vAlign w:val="bottom"/>
                      <w:hideMark/>
                    </w:tcPr>
                  </w:tcPrChange>
                </w:tcPr>
                <w:p w14:paraId="07B533C0" w14:textId="4C480466" w:rsidR="00952E56" w:rsidRPr="00B7390D" w:rsidRDefault="009A1D4A" w:rsidP="00472734">
                  <w:pPr>
                    <w:spacing w:after="0" w:line="240" w:lineRule="auto"/>
                    <w:rPr>
                      <w:ins w:id="1242" w:author="Coilin" w:date="2016-03-21T15:59:00Z"/>
                      <w:rFonts w:ascii="Arial" w:eastAsia="Times New Roman" w:hAnsi="Arial" w:cs="Arial"/>
                      <w:sz w:val="20"/>
                      <w:szCs w:val="20"/>
                      <w:lang w:eastAsia="en-IE"/>
                    </w:rPr>
                  </w:pPr>
                  <m:oMathPara>
                    <m:oMathParaPr>
                      <m:jc m:val="left"/>
                    </m:oMathParaPr>
                    <m:oMath>
                      <m:sSub>
                        <m:sSubPr>
                          <m:ctrlPr>
                            <w:ins w:id="1243" w:author="Coilin" w:date="2016-03-21T16:13:00Z">
                              <w:rPr>
                                <w:rFonts w:ascii="Cambria Math" w:eastAsia="Times New Roman" w:hAnsi="Cambria Math" w:cs="Arial"/>
                                <w:i/>
                                <w:sz w:val="20"/>
                                <w:szCs w:val="20"/>
                                <w:lang w:eastAsia="en-IE"/>
                              </w:rPr>
                            </w:ins>
                          </m:ctrlPr>
                        </m:sSubPr>
                        <m:e>
                          <m:r>
                            <w:ins w:id="1244" w:author="Coilin" w:date="2016-03-21T16:13:00Z">
                              <w:rPr>
                                <w:rFonts w:ascii="Cambria Math" w:eastAsia="Times New Roman" w:hAnsi="Cambria Math" w:cs="Arial"/>
                                <w:sz w:val="20"/>
                                <w:szCs w:val="20"/>
                                <w:lang w:eastAsia="en-IE"/>
                              </w:rPr>
                              <m:t>β</m:t>
                            </w:ins>
                          </m:r>
                        </m:e>
                        <m:sub>
                          <m:r>
                            <w:ins w:id="1245" w:author="Coilin" w:date="2016-03-21T16:13:00Z">
                              <w:rPr>
                                <w:rFonts w:ascii="Cambria Math" w:eastAsia="Times New Roman" w:hAnsi="Cambria Math" w:cs="Arial"/>
                                <w:sz w:val="20"/>
                                <w:szCs w:val="20"/>
                                <w:lang w:eastAsia="en-IE"/>
                              </w:rPr>
                              <m:t>0,j</m:t>
                            </w:ins>
                          </m:r>
                        </m:sub>
                      </m:sSub>
                      <m:r>
                        <w:ins w:id="1246" w:author="Coilin" w:date="2016-03-21T16:13:00Z">
                          <w:rPr>
                            <w:rFonts w:ascii="Cambria Math" w:eastAsia="Times New Roman" w:hAnsi="Cambria Math" w:cs="Arial"/>
                            <w:sz w:val="20"/>
                            <w:szCs w:val="20"/>
                            <w:lang w:eastAsia="en-IE"/>
                          </w:rPr>
                          <m:t xml:space="preserve">+ </m:t>
                        </w:ins>
                      </m:r>
                      <m:sSub>
                        <m:sSubPr>
                          <m:ctrlPr>
                            <w:ins w:id="1247" w:author="Coilin" w:date="2016-03-21T16:13:00Z">
                              <w:rPr>
                                <w:rFonts w:ascii="Cambria Math" w:eastAsia="Times New Roman" w:hAnsi="Cambria Math" w:cs="Arial"/>
                                <w:i/>
                                <w:sz w:val="20"/>
                                <w:szCs w:val="20"/>
                                <w:lang w:eastAsia="en-IE"/>
                              </w:rPr>
                            </w:ins>
                          </m:ctrlPr>
                        </m:sSubPr>
                        <m:e>
                          <m:r>
                            <w:ins w:id="1248" w:author="Coilin" w:date="2016-03-21T16:13:00Z">
                              <w:rPr>
                                <w:rFonts w:ascii="Cambria Math" w:eastAsia="Times New Roman" w:hAnsi="Cambria Math" w:cs="Arial"/>
                                <w:sz w:val="20"/>
                                <w:szCs w:val="20"/>
                                <w:lang w:eastAsia="en-IE"/>
                              </w:rPr>
                              <m:t>β</m:t>
                            </w:ins>
                          </m:r>
                        </m:e>
                        <m:sub>
                          <m:r>
                            <w:ins w:id="1249" w:author="Coilin" w:date="2016-03-21T16:13:00Z">
                              <w:rPr>
                                <w:rFonts w:ascii="Cambria Math" w:eastAsia="Times New Roman" w:hAnsi="Cambria Math" w:cs="Arial"/>
                                <w:sz w:val="20"/>
                                <w:szCs w:val="20"/>
                                <w:lang w:eastAsia="en-IE"/>
                              </w:rPr>
                              <m:t>1,j</m:t>
                            </w:ins>
                          </m:r>
                        </m:sub>
                      </m:sSub>
                      <m:r>
                        <w:ins w:id="1250" w:author="Coilin" w:date="2016-03-21T16:13:00Z">
                          <w:rPr>
                            <w:rFonts w:ascii="Cambria Math" w:eastAsia="Times New Roman" w:hAnsi="Cambria Math" w:cs="Arial"/>
                            <w:sz w:val="20"/>
                            <w:szCs w:val="20"/>
                            <w:lang w:eastAsia="en-IE"/>
                          </w:rPr>
                          <m:t xml:space="preserve">CL+ </m:t>
                        </w:ins>
                      </m:r>
                      <m:sSub>
                        <m:sSubPr>
                          <m:ctrlPr>
                            <w:ins w:id="1251" w:author="Coilin" w:date="2016-03-21T16:14:00Z">
                              <w:rPr>
                                <w:rFonts w:ascii="Cambria Math" w:eastAsia="Times New Roman" w:hAnsi="Cambria Math" w:cs="Arial"/>
                                <w:i/>
                                <w:sz w:val="20"/>
                                <w:szCs w:val="20"/>
                                <w:lang w:eastAsia="en-IE"/>
                              </w:rPr>
                            </w:ins>
                          </m:ctrlPr>
                        </m:sSubPr>
                        <m:e>
                          <m:r>
                            <w:ins w:id="1252" w:author="Coilin" w:date="2016-03-21T16:14:00Z">
                              <w:rPr>
                                <w:rFonts w:ascii="Cambria Math" w:eastAsia="Times New Roman" w:hAnsi="Cambria Math" w:cs="Arial"/>
                                <w:sz w:val="20"/>
                                <w:szCs w:val="20"/>
                                <w:lang w:eastAsia="en-IE"/>
                              </w:rPr>
                              <m:t>γ</m:t>
                            </w:ins>
                          </m:r>
                        </m:e>
                        <m:sub>
                          <m:r>
                            <w:ins w:id="1253" w:author="Coilin" w:date="2016-03-21T16:14:00Z">
                              <w:rPr>
                                <w:rFonts w:ascii="Cambria Math" w:eastAsia="Times New Roman" w:hAnsi="Cambria Math" w:cs="Arial"/>
                                <w:sz w:val="20"/>
                                <w:szCs w:val="20"/>
                                <w:lang w:eastAsia="en-IE"/>
                              </w:rPr>
                              <m:t>j</m:t>
                            </w:ins>
                          </m:r>
                        </m:sub>
                      </m:sSub>
                      <m:r>
                        <w:ins w:id="1254" w:author="Coilin" w:date="2016-03-21T16:13: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255" w:author="Coilin" w:date="2016-03-21T16:52:00Z">
                    <w:tcPr>
                      <w:tcW w:w="1701" w:type="dxa"/>
                      <w:tcBorders>
                        <w:top w:val="nil"/>
                        <w:left w:val="nil"/>
                        <w:bottom w:val="nil"/>
                        <w:right w:val="nil"/>
                      </w:tcBorders>
                      <w:shd w:val="clear" w:color="auto" w:fill="auto"/>
                      <w:noWrap/>
                      <w:vAlign w:val="bottom"/>
                      <w:hideMark/>
                    </w:tcPr>
                  </w:tcPrChange>
                </w:tcPr>
                <w:p w14:paraId="4D8F10A2" w14:textId="77777777" w:rsidR="00952E56" w:rsidRPr="00472734" w:rsidRDefault="00952E56" w:rsidP="00472734">
                  <w:pPr>
                    <w:spacing w:after="0" w:line="240" w:lineRule="auto"/>
                    <w:jc w:val="center"/>
                    <w:rPr>
                      <w:ins w:id="1256" w:author="Coilin" w:date="2016-03-21T15:59:00Z"/>
                      <w:rFonts w:ascii="Arial" w:eastAsia="Times New Roman" w:hAnsi="Arial" w:cs="Arial"/>
                      <w:sz w:val="20"/>
                      <w:szCs w:val="20"/>
                      <w:lang w:eastAsia="en-IE"/>
                    </w:rPr>
                  </w:pPr>
                  <w:ins w:id="1257" w:author="Coilin" w:date="2016-03-21T15:59:00Z">
                    <w:r w:rsidRPr="00472734">
                      <w:rPr>
                        <w:rFonts w:ascii="Arial" w:eastAsia="Times New Roman" w:hAnsi="Arial" w:cs="Arial"/>
                        <w:sz w:val="20"/>
                        <w:szCs w:val="20"/>
                        <w:lang w:eastAsia="en-IE"/>
                      </w:rPr>
                      <w:t>-2049.76</w:t>
                    </w:r>
                  </w:ins>
                </w:p>
              </w:tc>
              <w:tc>
                <w:tcPr>
                  <w:tcW w:w="1134" w:type="dxa"/>
                  <w:tcBorders>
                    <w:top w:val="nil"/>
                    <w:left w:val="nil"/>
                    <w:bottom w:val="nil"/>
                    <w:right w:val="nil"/>
                  </w:tcBorders>
                  <w:shd w:val="clear" w:color="auto" w:fill="auto"/>
                  <w:noWrap/>
                  <w:vAlign w:val="bottom"/>
                  <w:hideMark/>
                  <w:tcPrChange w:id="1258" w:author="Coilin" w:date="2016-03-21T16:52:00Z">
                    <w:tcPr>
                      <w:tcW w:w="1134" w:type="dxa"/>
                      <w:tcBorders>
                        <w:top w:val="nil"/>
                        <w:left w:val="nil"/>
                        <w:bottom w:val="nil"/>
                        <w:right w:val="nil"/>
                      </w:tcBorders>
                      <w:shd w:val="clear" w:color="auto" w:fill="auto"/>
                      <w:noWrap/>
                      <w:vAlign w:val="bottom"/>
                      <w:hideMark/>
                    </w:tcPr>
                  </w:tcPrChange>
                </w:tcPr>
                <w:p w14:paraId="047E066C" w14:textId="77777777" w:rsidR="00952E56" w:rsidRPr="00472734" w:rsidRDefault="00952E56" w:rsidP="00472734">
                  <w:pPr>
                    <w:spacing w:after="0" w:line="240" w:lineRule="auto"/>
                    <w:jc w:val="center"/>
                    <w:rPr>
                      <w:ins w:id="1259" w:author="Coilin" w:date="2016-03-21T15:59:00Z"/>
                      <w:rFonts w:ascii="Arial" w:eastAsia="Times New Roman" w:hAnsi="Arial" w:cs="Arial"/>
                      <w:sz w:val="20"/>
                      <w:szCs w:val="20"/>
                      <w:lang w:eastAsia="en-IE"/>
                    </w:rPr>
                  </w:pPr>
                  <w:ins w:id="1260" w:author="Coilin" w:date="2016-03-21T15:59:00Z">
                    <w:r w:rsidRPr="00472734">
                      <w:rPr>
                        <w:rFonts w:ascii="Arial" w:eastAsia="Times New Roman" w:hAnsi="Arial" w:cs="Arial"/>
                        <w:sz w:val="20"/>
                        <w:szCs w:val="20"/>
                        <w:lang w:eastAsia="en-IE"/>
                      </w:rPr>
                      <w:t>16</w:t>
                    </w:r>
                  </w:ins>
                </w:p>
              </w:tc>
              <w:tc>
                <w:tcPr>
                  <w:tcW w:w="939" w:type="dxa"/>
                  <w:tcBorders>
                    <w:top w:val="nil"/>
                    <w:left w:val="nil"/>
                    <w:bottom w:val="nil"/>
                    <w:right w:val="nil"/>
                  </w:tcBorders>
                  <w:shd w:val="clear" w:color="auto" w:fill="auto"/>
                  <w:noWrap/>
                  <w:vAlign w:val="bottom"/>
                  <w:hideMark/>
                  <w:tcPrChange w:id="1261" w:author="Coilin" w:date="2016-03-21T16:52:00Z">
                    <w:tcPr>
                      <w:tcW w:w="599" w:type="dxa"/>
                      <w:tcBorders>
                        <w:top w:val="nil"/>
                        <w:left w:val="nil"/>
                        <w:bottom w:val="nil"/>
                        <w:right w:val="nil"/>
                      </w:tcBorders>
                      <w:shd w:val="clear" w:color="auto" w:fill="auto"/>
                      <w:noWrap/>
                      <w:vAlign w:val="bottom"/>
                      <w:hideMark/>
                    </w:tcPr>
                  </w:tcPrChange>
                </w:tcPr>
                <w:p w14:paraId="71C92277" w14:textId="77777777" w:rsidR="00952E56" w:rsidRPr="00472734" w:rsidRDefault="00952E56" w:rsidP="00472734">
                  <w:pPr>
                    <w:spacing w:after="0" w:line="240" w:lineRule="auto"/>
                    <w:jc w:val="center"/>
                    <w:rPr>
                      <w:ins w:id="1262" w:author="Coilin" w:date="2016-03-21T15:59:00Z"/>
                      <w:rFonts w:ascii="Arial" w:eastAsia="Times New Roman" w:hAnsi="Arial" w:cs="Arial"/>
                      <w:sz w:val="20"/>
                      <w:szCs w:val="20"/>
                      <w:lang w:eastAsia="en-IE"/>
                    </w:rPr>
                  </w:pPr>
                  <w:ins w:id="1263" w:author="Coilin" w:date="2016-03-21T15:59:00Z">
                    <w:r w:rsidRPr="00472734">
                      <w:rPr>
                        <w:rFonts w:ascii="Arial" w:eastAsia="Times New Roman" w:hAnsi="Arial" w:cs="Arial"/>
                        <w:sz w:val="20"/>
                        <w:szCs w:val="20"/>
                        <w:lang w:eastAsia="en-IE"/>
                      </w:rPr>
                      <w:t>4131.52</w:t>
                    </w:r>
                  </w:ins>
                </w:p>
              </w:tc>
            </w:tr>
            <w:tr w:rsidR="00952E56" w:rsidRPr="00472734" w14:paraId="557125F0" w14:textId="77777777" w:rsidTr="00EC5C94">
              <w:trPr>
                <w:trHeight w:val="255"/>
                <w:ins w:id="1264" w:author="Coilin" w:date="2016-03-21T15:59:00Z"/>
                <w:trPrChange w:id="1265" w:author="Coilin" w:date="2016-03-21T16:52:00Z">
                  <w:trPr>
                    <w:trHeight w:val="255"/>
                  </w:trPr>
                </w:trPrChange>
              </w:trPr>
              <w:tc>
                <w:tcPr>
                  <w:tcW w:w="419" w:type="dxa"/>
                  <w:tcBorders>
                    <w:top w:val="nil"/>
                    <w:left w:val="nil"/>
                    <w:bottom w:val="nil"/>
                    <w:right w:val="nil"/>
                  </w:tcBorders>
                  <w:vAlign w:val="bottom"/>
                  <w:tcPrChange w:id="1266" w:author="Coilin" w:date="2016-03-21T16:52:00Z">
                    <w:tcPr>
                      <w:tcW w:w="5279" w:type="dxa"/>
                      <w:tcBorders>
                        <w:top w:val="nil"/>
                        <w:left w:val="nil"/>
                        <w:bottom w:val="nil"/>
                        <w:right w:val="nil"/>
                      </w:tcBorders>
                    </w:tcPr>
                  </w:tcPrChange>
                </w:tcPr>
                <w:p w14:paraId="69516924" w14:textId="2B7672EC" w:rsidR="00952E56" w:rsidRPr="00DA7034" w:rsidRDefault="00952E56">
                  <w:pPr>
                    <w:spacing w:after="0" w:line="240" w:lineRule="auto"/>
                    <w:rPr>
                      <w:ins w:id="1267" w:author="Coilin" w:date="2016-03-21T16:25:00Z"/>
                      <w:rFonts w:ascii="Calibri" w:eastAsia="Calibri" w:hAnsi="Calibri" w:cs="Times New Roman"/>
                      <w:sz w:val="20"/>
                      <w:szCs w:val="20"/>
                      <w:lang w:eastAsia="en-IE"/>
                    </w:rPr>
                  </w:pPr>
                  <w:ins w:id="1268" w:author="Coilin" w:date="2016-03-21T16:26:00Z">
                    <w:r>
                      <w:rPr>
                        <w:rFonts w:ascii="Calibri" w:eastAsia="Calibri" w:hAnsi="Calibri" w:cs="Times New Roman"/>
                        <w:sz w:val="20"/>
                        <w:szCs w:val="20"/>
                        <w:lang w:eastAsia="en-IE"/>
                      </w:rPr>
                      <w:t>14</w:t>
                    </w:r>
                  </w:ins>
                </w:p>
              </w:tc>
              <w:tc>
                <w:tcPr>
                  <w:tcW w:w="5279" w:type="dxa"/>
                  <w:tcBorders>
                    <w:top w:val="nil"/>
                    <w:left w:val="nil"/>
                    <w:bottom w:val="nil"/>
                    <w:right w:val="nil"/>
                  </w:tcBorders>
                  <w:shd w:val="clear" w:color="auto" w:fill="auto"/>
                  <w:noWrap/>
                  <w:vAlign w:val="bottom"/>
                  <w:hideMark/>
                  <w:tcPrChange w:id="1269" w:author="Coilin" w:date="2016-03-21T16:52:00Z">
                    <w:tcPr>
                      <w:tcW w:w="5279" w:type="dxa"/>
                      <w:tcBorders>
                        <w:top w:val="nil"/>
                        <w:left w:val="nil"/>
                        <w:bottom w:val="nil"/>
                        <w:right w:val="nil"/>
                      </w:tcBorders>
                      <w:shd w:val="clear" w:color="auto" w:fill="auto"/>
                      <w:noWrap/>
                      <w:vAlign w:val="bottom"/>
                      <w:hideMark/>
                    </w:tcPr>
                  </w:tcPrChange>
                </w:tcPr>
                <w:p w14:paraId="3B0311EF" w14:textId="2C62E755" w:rsidR="00952E56" w:rsidRPr="00B7390D" w:rsidRDefault="009A1D4A" w:rsidP="00472734">
                  <w:pPr>
                    <w:spacing w:after="0" w:line="240" w:lineRule="auto"/>
                    <w:rPr>
                      <w:ins w:id="1270" w:author="Coilin" w:date="2016-03-21T15:59:00Z"/>
                      <w:rFonts w:ascii="Arial" w:eastAsia="Times New Roman" w:hAnsi="Arial" w:cs="Arial"/>
                      <w:sz w:val="20"/>
                      <w:szCs w:val="20"/>
                      <w:lang w:eastAsia="en-IE"/>
                    </w:rPr>
                  </w:pPr>
                  <m:oMathPara>
                    <m:oMathParaPr>
                      <m:jc m:val="left"/>
                    </m:oMathParaPr>
                    <m:oMath>
                      <m:sSub>
                        <m:sSubPr>
                          <m:ctrlPr>
                            <w:ins w:id="1271" w:author="Coilin" w:date="2016-03-21T16:14:00Z">
                              <w:rPr>
                                <w:rFonts w:ascii="Cambria Math" w:eastAsia="Times New Roman" w:hAnsi="Cambria Math" w:cs="Arial"/>
                                <w:i/>
                                <w:sz w:val="20"/>
                                <w:szCs w:val="20"/>
                                <w:lang w:eastAsia="en-IE"/>
                              </w:rPr>
                            </w:ins>
                          </m:ctrlPr>
                        </m:sSubPr>
                        <m:e>
                          <m:r>
                            <w:ins w:id="1272" w:author="Coilin" w:date="2016-03-21T16:14:00Z">
                              <w:rPr>
                                <w:rFonts w:ascii="Cambria Math" w:eastAsia="Times New Roman" w:hAnsi="Cambria Math" w:cs="Arial"/>
                                <w:sz w:val="20"/>
                                <w:szCs w:val="20"/>
                                <w:lang w:eastAsia="en-IE"/>
                              </w:rPr>
                              <m:t>β</m:t>
                            </w:ins>
                          </m:r>
                        </m:e>
                        <m:sub>
                          <m:r>
                            <w:ins w:id="1273" w:author="Coilin" w:date="2016-03-21T16:14:00Z">
                              <w:rPr>
                                <w:rFonts w:ascii="Cambria Math" w:eastAsia="Times New Roman" w:hAnsi="Cambria Math" w:cs="Arial"/>
                                <w:sz w:val="20"/>
                                <w:szCs w:val="20"/>
                                <w:lang w:eastAsia="en-IE"/>
                              </w:rPr>
                              <m:t>0,j</m:t>
                            </w:ins>
                          </m:r>
                        </m:sub>
                      </m:sSub>
                      <m:r>
                        <w:ins w:id="1274" w:author="Coilin" w:date="2016-03-21T16:15:00Z">
                          <w:rPr>
                            <w:rFonts w:ascii="Cambria Math" w:eastAsia="Times New Roman" w:hAnsi="Cambria Math" w:cs="Arial"/>
                            <w:sz w:val="20"/>
                            <w:szCs w:val="20"/>
                            <w:lang w:eastAsia="en-IE"/>
                          </w:rPr>
                          <m:t xml:space="preserve">+ </m:t>
                        </w:ins>
                      </m:r>
                      <m:sSub>
                        <m:sSubPr>
                          <m:ctrlPr>
                            <w:ins w:id="1275" w:author="Coilin" w:date="2016-03-21T16:15:00Z">
                              <w:rPr>
                                <w:rFonts w:ascii="Cambria Math" w:eastAsia="Times New Roman" w:hAnsi="Cambria Math" w:cs="Arial"/>
                                <w:i/>
                                <w:sz w:val="20"/>
                                <w:szCs w:val="20"/>
                                <w:lang w:eastAsia="en-IE"/>
                              </w:rPr>
                            </w:ins>
                          </m:ctrlPr>
                        </m:sSubPr>
                        <m:e>
                          <m:r>
                            <w:ins w:id="1276" w:author="Coilin" w:date="2016-03-21T16:15:00Z">
                              <w:rPr>
                                <w:rFonts w:ascii="Cambria Math" w:eastAsia="Times New Roman" w:hAnsi="Cambria Math" w:cs="Arial"/>
                                <w:sz w:val="20"/>
                                <w:szCs w:val="20"/>
                                <w:lang w:eastAsia="en-IE"/>
                              </w:rPr>
                              <m:t>δ</m:t>
                            </w:ins>
                          </m:r>
                        </m:e>
                        <m:sub>
                          <m:r>
                            <w:ins w:id="1277" w:author="Coilin" w:date="2016-03-21T16:15:00Z">
                              <w:rPr>
                                <w:rFonts w:ascii="Cambria Math" w:eastAsia="Times New Roman" w:hAnsi="Cambria Math" w:cs="Arial"/>
                                <w:sz w:val="20"/>
                                <w:szCs w:val="20"/>
                                <w:lang w:eastAsia="en-IE"/>
                              </w:rPr>
                              <m:t>1,j</m:t>
                            </w:ins>
                          </m:r>
                        </m:sub>
                      </m:sSub>
                      <m:r>
                        <w:ins w:id="1278" w:author="Coilin" w:date="2016-03-21T16:15:00Z">
                          <w:rPr>
                            <w:rFonts w:ascii="Cambria Math" w:eastAsia="Times New Roman" w:hAnsi="Cambria Math" w:cs="Arial"/>
                            <w:sz w:val="20"/>
                            <w:szCs w:val="20"/>
                            <w:lang w:eastAsia="en-IE"/>
                          </w:rPr>
                          <m:t xml:space="preserve">PI+ </m:t>
                        </w:ins>
                      </m:r>
                      <m:sSub>
                        <m:sSubPr>
                          <m:ctrlPr>
                            <w:ins w:id="1279" w:author="Coilin" w:date="2016-03-21T16:15:00Z">
                              <w:rPr>
                                <w:rFonts w:ascii="Cambria Math" w:eastAsia="Times New Roman" w:hAnsi="Cambria Math" w:cs="Arial"/>
                                <w:i/>
                                <w:sz w:val="20"/>
                                <w:szCs w:val="20"/>
                                <w:lang w:eastAsia="en-IE"/>
                              </w:rPr>
                            </w:ins>
                          </m:ctrlPr>
                        </m:sSubPr>
                        <m:e>
                          <m:r>
                            <w:ins w:id="1280" w:author="Coilin" w:date="2016-03-21T16:15:00Z">
                              <w:rPr>
                                <w:rFonts w:ascii="Cambria Math" w:eastAsia="Times New Roman" w:hAnsi="Cambria Math" w:cs="Arial"/>
                                <w:sz w:val="20"/>
                                <w:szCs w:val="20"/>
                                <w:lang w:eastAsia="en-IE"/>
                              </w:rPr>
                              <m:t>δ</m:t>
                            </w:ins>
                          </m:r>
                        </m:e>
                        <m:sub>
                          <m:r>
                            <w:ins w:id="1281" w:author="Coilin" w:date="2016-03-21T16:15:00Z">
                              <w:rPr>
                                <w:rFonts w:ascii="Cambria Math" w:eastAsia="Times New Roman" w:hAnsi="Cambria Math" w:cs="Arial"/>
                                <w:sz w:val="20"/>
                                <w:szCs w:val="20"/>
                                <w:lang w:eastAsia="en-IE"/>
                              </w:rPr>
                              <m:t>2,j</m:t>
                            </w:ins>
                          </m:r>
                        </m:sub>
                      </m:sSub>
                      <m:r>
                        <w:ins w:id="1282" w:author="Coilin" w:date="2016-03-21T16:15:00Z">
                          <w:rPr>
                            <w:rFonts w:ascii="Cambria Math" w:eastAsia="Times New Roman" w:hAnsi="Cambria Math" w:cs="Arial"/>
                            <w:sz w:val="20"/>
                            <w:szCs w:val="20"/>
                            <w:lang w:eastAsia="en-IE"/>
                          </w:rPr>
                          <m:t xml:space="preserve">SI+ </m:t>
                        </w:ins>
                      </m:r>
                      <m:sSub>
                        <m:sSubPr>
                          <m:ctrlPr>
                            <w:ins w:id="1283" w:author="Coilin" w:date="2016-03-21T16:15:00Z">
                              <w:rPr>
                                <w:rFonts w:ascii="Cambria Math" w:eastAsia="Times New Roman" w:hAnsi="Cambria Math" w:cs="Arial"/>
                                <w:i/>
                                <w:sz w:val="20"/>
                                <w:szCs w:val="20"/>
                                <w:lang w:eastAsia="en-IE"/>
                              </w:rPr>
                            </w:ins>
                          </m:ctrlPr>
                        </m:sSubPr>
                        <m:e>
                          <m:r>
                            <w:ins w:id="1284" w:author="Coilin" w:date="2016-03-21T16:15:00Z">
                              <w:rPr>
                                <w:rFonts w:ascii="Cambria Math" w:eastAsia="Times New Roman" w:hAnsi="Cambria Math" w:cs="Arial"/>
                                <w:sz w:val="20"/>
                                <w:szCs w:val="20"/>
                                <w:lang w:eastAsia="en-IE"/>
                              </w:rPr>
                              <m:t>δ</m:t>
                            </w:ins>
                          </m:r>
                        </m:e>
                        <m:sub>
                          <m:r>
                            <w:ins w:id="1285" w:author="Coilin" w:date="2016-03-21T16:15:00Z">
                              <w:rPr>
                                <w:rFonts w:ascii="Cambria Math" w:eastAsia="Times New Roman" w:hAnsi="Cambria Math" w:cs="Arial"/>
                                <w:sz w:val="20"/>
                                <w:szCs w:val="20"/>
                                <w:lang w:eastAsia="en-IE"/>
                              </w:rPr>
                              <m:t>3,j</m:t>
                            </w:ins>
                          </m:r>
                        </m:sub>
                      </m:sSub>
                      <m:r>
                        <w:ins w:id="1286" w:author="Coilin" w:date="2016-03-21T16:15:00Z">
                          <w:rPr>
                            <w:rFonts w:ascii="Cambria Math" w:eastAsia="Times New Roman" w:hAnsi="Cambria Math" w:cs="Arial"/>
                            <w:sz w:val="20"/>
                            <w:szCs w:val="20"/>
                            <w:lang w:eastAsia="en-IE"/>
                          </w:rPr>
                          <m:t>SO</m:t>
                        </w:ins>
                      </m:r>
                      <m:r>
                        <w:ins w:id="1287" w:author="Coilin" w:date="2016-03-21T16:14:00Z">
                          <w:rPr>
                            <w:rFonts w:ascii="Cambria Math" w:eastAsia="Times New Roman" w:hAnsi="Cambria Math" w:cs="Arial"/>
                            <w:sz w:val="20"/>
                            <w:szCs w:val="20"/>
                            <w:lang w:eastAsia="en-IE"/>
                          </w:rPr>
                          <m:t xml:space="preserve"> +</m:t>
                        </w:ins>
                      </m:r>
                      <m:sSub>
                        <m:sSubPr>
                          <m:ctrlPr>
                            <w:ins w:id="1288" w:author="Coilin" w:date="2016-03-21T16:14:00Z">
                              <w:rPr>
                                <w:rFonts w:ascii="Cambria Math" w:eastAsia="Times New Roman" w:hAnsi="Cambria Math" w:cs="Arial"/>
                                <w:i/>
                                <w:sz w:val="20"/>
                                <w:szCs w:val="20"/>
                                <w:lang w:eastAsia="en-IE"/>
                              </w:rPr>
                            </w:ins>
                          </m:ctrlPr>
                        </m:sSubPr>
                        <m:e>
                          <m:r>
                            <w:ins w:id="1289" w:author="Coilin" w:date="2016-03-21T16:14:00Z">
                              <w:rPr>
                                <w:rFonts w:ascii="Cambria Math" w:eastAsia="Times New Roman" w:hAnsi="Cambria Math" w:cs="Arial"/>
                                <w:sz w:val="20"/>
                                <w:szCs w:val="20"/>
                                <w:lang w:eastAsia="en-IE"/>
                              </w:rPr>
                              <m:t>γ</m:t>
                            </w:ins>
                          </m:r>
                        </m:e>
                        <m:sub>
                          <m:r>
                            <w:ins w:id="1290" w:author="Coilin" w:date="2016-03-21T16:14:00Z">
                              <w:rPr>
                                <w:rFonts w:ascii="Cambria Math" w:eastAsia="Times New Roman" w:hAnsi="Cambria Math" w:cs="Arial"/>
                                <w:sz w:val="20"/>
                                <w:szCs w:val="20"/>
                                <w:lang w:eastAsia="en-IE"/>
                              </w:rPr>
                              <m:t>j</m:t>
                            </w:ins>
                          </m:r>
                        </m:sub>
                      </m:sSub>
                      <m:r>
                        <w:ins w:id="1291" w:author="Coilin" w:date="2016-03-21T16:14: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292" w:author="Coilin" w:date="2016-03-21T16:52:00Z">
                    <w:tcPr>
                      <w:tcW w:w="1701" w:type="dxa"/>
                      <w:tcBorders>
                        <w:top w:val="nil"/>
                        <w:left w:val="nil"/>
                        <w:bottom w:val="nil"/>
                        <w:right w:val="nil"/>
                      </w:tcBorders>
                      <w:shd w:val="clear" w:color="auto" w:fill="auto"/>
                      <w:noWrap/>
                      <w:vAlign w:val="bottom"/>
                      <w:hideMark/>
                    </w:tcPr>
                  </w:tcPrChange>
                </w:tcPr>
                <w:p w14:paraId="7FD3DF14" w14:textId="77777777" w:rsidR="00952E56" w:rsidRPr="00472734" w:rsidRDefault="00952E56" w:rsidP="00472734">
                  <w:pPr>
                    <w:spacing w:after="0" w:line="240" w:lineRule="auto"/>
                    <w:jc w:val="center"/>
                    <w:rPr>
                      <w:ins w:id="1293" w:author="Coilin" w:date="2016-03-21T15:59:00Z"/>
                      <w:rFonts w:ascii="Arial" w:eastAsia="Times New Roman" w:hAnsi="Arial" w:cs="Arial"/>
                      <w:sz w:val="20"/>
                      <w:szCs w:val="20"/>
                      <w:lang w:eastAsia="en-IE"/>
                    </w:rPr>
                  </w:pPr>
                  <w:ins w:id="1294" w:author="Coilin" w:date="2016-03-21T15:59:00Z">
                    <w:r w:rsidRPr="00472734">
                      <w:rPr>
                        <w:rFonts w:ascii="Arial" w:eastAsia="Times New Roman" w:hAnsi="Arial" w:cs="Arial"/>
                        <w:sz w:val="20"/>
                        <w:szCs w:val="20"/>
                        <w:lang w:eastAsia="en-IE"/>
                      </w:rPr>
                      <w:t>-2049.67</w:t>
                    </w:r>
                  </w:ins>
                </w:p>
              </w:tc>
              <w:tc>
                <w:tcPr>
                  <w:tcW w:w="1134" w:type="dxa"/>
                  <w:tcBorders>
                    <w:top w:val="nil"/>
                    <w:left w:val="nil"/>
                    <w:bottom w:val="nil"/>
                    <w:right w:val="nil"/>
                  </w:tcBorders>
                  <w:shd w:val="clear" w:color="auto" w:fill="auto"/>
                  <w:noWrap/>
                  <w:vAlign w:val="bottom"/>
                  <w:hideMark/>
                  <w:tcPrChange w:id="1295" w:author="Coilin" w:date="2016-03-21T16:52:00Z">
                    <w:tcPr>
                      <w:tcW w:w="1134" w:type="dxa"/>
                      <w:tcBorders>
                        <w:top w:val="nil"/>
                        <w:left w:val="nil"/>
                        <w:bottom w:val="nil"/>
                        <w:right w:val="nil"/>
                      </w:tcBorders>
                      <w:shd w:val="clear" w:color="auto" w:fill="auto"/>
                      <w:noWrap/>
                      <w:vAlign w:val="bottom"/>
                      <w:hideMark/>
                    </w:tcPr>
                  </w:tcPrChange>
                </w:tcPr>
                <w:p w14:paraId="7E21F99F" w14:textId="77777777" w:rsidR="00952E56" w:rsidRPr="00472734" w:rsidRDefault="00952E56" w:rsidP="00472734">
                  <w:pPr>
                    <w:spacing w:after="0" w:line="240" w:lineRule="auto"/>
                    <w:jc w:val="center"/>
                    <w:rPr>
                      <w:ins w:id="1296" w:author="Coilin" w:date="2016-03-21T15:59:00Z"/>
                      <w:rFonts w:ascii="Arial" w:eastAsia="Times New Roman" w:hAnsi="Arial" w:cs="Arial"/>
                      <w:sz w:val="20"/>
                      <w:szCs w:val="20"/>
                      <w:lang w:eastAsia="en-IE"/>
                    </w:rPr>
                  </w:pPr>
                  <w:ins w:id="1297" w:author="Coilin" w:date="2016-03-21T15:59:00Z">
                    <w:r w:rsidRPr="00472734">
                      <w:rPr>
                        <w:rFonts w:ascii="Arial" w:eastAsia="Times New Roman" w:hAnsi="Arial" w:cs="Arial"/>
                        <w:sz w:val="20"/>
                        <w:szCs w:val="20"/>
                        <w:lang w:eastAsia="en-IE"/>
                      </w:rPr>
                      <w:t>22</w:t>
                    </w:r>
                  </w:ins>
                </w:p>
              </w:tc>
              <w:tc>
                <w:tcPr>
                  <w:tcW w:w="939" w:type="dxa"/>
                  <w:tcBorders>
                    <w:top w:val="nil"/>
                    <w:left w:val="nil"/>
                    <w:bottom w:val="nil"/>
                    <w:right w:val="nil"/>
                  </w:tcBorders>
                  <w:shd w:val="clear" w:color="auto" w:fill="auto"/>
                  <w:noWrap/>
                  <w:vAlign w:val="bottom"/>
                  <w:hideMark/>
                  <w:tcPrChange w:id="1298" w:author="Coilin" w:date="2016-03-21T16:52:00Z">
                    <w:tcPr>
                      <w:tcW w:w="599" w:type="dxa"/>
                      <w:tcBorders>
                        <w:top w:val="nil"/>
                        <w:left w:val="nil"/>
                        <w:bottom w:val="nil"/>
                        <w:right w:val="nil"/>
                      </w:tcBorders>
                      <w:shd w:val="clear" w:color="auto" w:fill="auto"/>
                      <w:noWrap/>
                      <w:vAlign w:val="bottom"/>
                      <w:hideMark/>
                    </w:tcPr>
                  </w:tcPrChange>
                </w:tcPr>
                <w:p w14:paraId="78725699" w14:textId="77777777" w:rsidR="00952E56" w:rsidRPr="00472734" w:rsidRDefault="00952E56" w:rsidP="00472734">
                  <w:pPr>
                    <w:spacing w:after="0" w:line="240" w:lineRule="auto"/>
                    <w:jc w:val="center"/>
                    <w:rPr>
                      <w:ins w:id="1299" w:author="Coilin" w:date="2016-03-21T15:59:00Z"/>
                      <w:rFonts w:ascii="Arial" w:eastAsia="Times New Roman" w:hAnsi="Arial" w:cs="Arial"/>
                      <w:sz w:val="20"/>
                      <w:szCs w:val="20"/>
                      <w:lang w:eastAsia="en-IE"/>
                    </w:rPr>
                  </w:pPr>
                  <w:ins w:id="1300" w:author="Coilin" w:date="2016-03-21T15:59:00Z">
                    <w:r w:rsidRPr="00472734">
                      <w:rPr>
                        <w:rFonts w:ascii="Arial" w:eastAsia="Times New Roman" w:hAnsi="Arial" w:cs="Arial"/>
                        <w:sz w:val="20"/>
                        <w:szCs w:val="20"/>
                        <w:lang w:eastAsia="en-IE"/>
                      </w:rPr>
                      <w:t>4143.34</w:t>
                    </w:r>
                  </w:ins>
                </w:p>
              </w:tc>
            </w:tr>
            <w:tr w:rsidR="00952E56" w:rsidRPr="00472734" w14:paraId="56626E9F" w14:textId="77777777" w:rsidTr="00EC5C94">
              <w:trPr>
                <w:trHeight w:val="255"/>
                <w:ins w:id="1301" w:author="Coilin" w:date="2016-03-21T15:59:00Z"/>
                <w:trPrChange w:id="1302" w:author="Coilin" w:date="2016-03-21T16:52:00Z">
                  <w:trPr>
                    <w:trHeight w:val="255"/>
                  </w:trPr>
                </w:trPrChange>
              </w:trPr>
              <w:tc>
                <w:tcPr>
                  <w:tcW w:w="419" w:type="dxa"/>
                  <w:tcBorders>
                    <w:top w:val="nil"/>
                    <w:left w:val="nil"/>
                    <w:bottom w:val="nil"/>
                    <w:right w:val="nil"/>
                  </w:tcBorders>
                  <w:vAlign w:val="bottom"/>
                  <w:tcPrChange w:id="1303" w:author="Coilin" w:date="2016-03-21T16:52:00Z">
                    <w:tcPr>
                      <w:tcW w:w="5279" w:type="dxa"/>
                      <w:tcBorders>
                        <w:top w:val="nil"/>
                        <w:left w:val="nil"/>
                        <w:bottom w:val="nil"/>
                        <w:right w:val="nil"/>
                      </w:tcBorders>
                    </w:tcPr>
                  </w:tcPrChange>
                </w:tcPr>
                <w:p w14:paraId="4D1B0A80" w14:textId="7A239F66" w:rsidR="00952E56" w:rsidRPr="00DA7034" w:rsidRDefault="00952E56">
                  <w:pPr>
                    <w:spacing w:after="0" w:line="240" w:lineRule="auto"/>
                    <w:rPr>
                      <w:ins w:id="1304" w:author="Coilin" w:date="2016-03-21T16:25:00Z"/>
                      <w:rFonts w:ascii="Calibri" w:eastAsia="Calibri" w:hAnsi="Calibri" w:cs="Times New Roman"/>
                      <w:sz w:val="20"/>
                      <w:szCs w:val="20"/>
                      <w:lang w:eastAsia="en-IE"/>
                    </w:rPr>
                  </w:pPr>
                  <w:ins w:id="1305" w:author="Coilin" w:date="2016-03-21T16:26:00Z">
                    <w:r>
                      <w:rPr>
                        <w:rFonts w:ascii="Calibri" w:eastAsia="Calibri" w:hAnsi="Calibri" w:cs="Times New Roman"/>
                        <w:sz w:val="20"/>
                        <w:szCs w:val="20"/>
                        <w:lang w:eastAsia="en-IE"/>
                      </w:rPr>
                      <w:t>15</w:t>
                    </w:r>
                  </w:ins>
                </w:p>
              </w:tc>
              <w:tc>
                <w:tcPr>
                  <w:tcW w:w="5279" w:type="dxa"/>
                  <w:tcBorders>
                    <w:top w:val="nil"/>
                    <w:left w:val="nil"/>
                    <w:bottom w:val="nil"/>
                    <w:right w:val="nil"/>
                  </w:tcBorders>
                  <w:shd w:val="clear" w:color="auto" w:fill="auto"/>
                  <w:noWrap/>
                  <w:vAlign w:val="bottom"/>
                  <w:hideMark/>
                  <w:tcPrChange w:id="1306" w:author="Coilin" w:date="2016-03-21T16:52:00Z">
                    <w:tcPr>
                      <w:tcW w:w="5279" w:type="dxa"/>
                      <w:tcBorders>
                        <w:top w:val="nil"/>
                        <w:left w:val="nil"/>
                        <w:bottom w:val="nil"/>
                        <w:right w:val="nil"/>
                      </w:tcBorders>
                      <w:shd w:val="clear" w:color="auto" w:fill="auto"/>
                      <w:noWrap/>
                      <w:vAlign w:val="bottom"/>
                      <w:hideMark/>
                    </w:tcPr>
                  </w:tcPrChange>
                </w:tcPr>
                <w:p w14:paraId="70C959DA" w14:textId="733B82EF" w:rsidR="00952E56" w:rsidRPr="0064131D" w:rsidRDefault="009A1D4A" w:rsidP="00472734">
                  <w:pPr>
                    <w:spacing w:after="0" w:line="240" w:lineRule="auto"/>
                    <w:rPr>
                      <w:ins w:id="1307" w:author="Coilin" w:date="2016-03-21T15:59:00Z"/>
                      <w:rFonts w:ascii="Arial" w:eastAsia="Times New Roman" w:hAnsi="Arial" w:cs="Arial"/>
                      <w:sz w:val="20"/>
                      <w:szCs w:val="20"/>
                      <w:lang w:eastAsia="en-IE"/>
                    </w:rPr>
                  </w:pPr>
                  <m:oMathPara>
                    <m:oMathParaPr>
                      <m:jc m:val="left"/>
                    </m:oMathParaPr>
                    <m:oMath>
                      <m:sSub>
                        <m:sSubPr>
                          <m:ctrlPr>
                            <w:ins w:id="1308" w:author="Coilin" w:date="2016-03-21T16:15:00Z">
                              <w:rPr>
                                <w:rFonts w:ascii="Cambria Math" w:eastAsia="Times New Roman" w:hAnsi="Cambria Math" w:cs="Arial"/>
                                <w:i/>
                                <w:sz w:val="20"/>
                                <w:szCs w:val="20"/>
                                <w:lang w:eastAsia="en-IE"/>
                              </w:rPr>
                            </w:ins>
                          </m:ctrlPr>
                        </m:sSubPr>
                        <m:e>
                          <m:r>
                            <w:ins w:id="1309" w:author="Coilin" w:date="2016-03-21T16:15:00Z">
                              <w:rPr>
                                <w:rFonts w:ascii="Cambria Math" w:eastAsia="Times New Roman" w:hAnsi="Cambria Math" w:cs="Arial"/>
                                <w:sz w:val="20"/>
                                <w:szCs w:val="20"/>
                                <w:lang w:eastAsia="en-IE"/>
                              </w:rPr>
                              <m:t>β</m:t>
                            </w:ins>
                          </m:r>
                        </m:e>
                        <m:sub>
                          <m:r>
                            <w:ins w:id="1310" w:author="Coilin" w:date="2016-03-21T16:15:00Z">
                              <w:rPr>
                                <w:rFonts w:ascii="Cambria Math" w:eastAsia="Times New Roman" w:hAnsi="Cambria Math" w:cs="Arial"/>
                                <w:sz w:val="20"/>
                                <w:szCs w:val="20"/>
                                <w:lang w:eastAsia="en-IE"/>
                              </w:rPr>
                              <m:t>0,j</m:t>
                            </w:ins>
                          </m:r>
                        </m:sub>
                      </m:sSub>
                      <m:r>
                        <w:ins w:id="1311" w:author="Coilin" w:date="2016-03-21T16:15:00Z">
                          <w:rPr>
                            <w:rFonts w:ascii="Cambria Math" w:eastAsia="Times New Roman" w:hAnsi="Cambria Math" w:cs="Arial"/>
                            <w:sz w:val="20"/>
                            <w:szCs w:val="20"/>
                            <w:lang w:eastAsia="en-IE"/>
                          </w:rPr>
                          <m:t xml:space="preserve">+ </m:t>
                        </w:ins>
                      </m:r>
                      <m:sSub>
                        <m:sSubPr>
                          <m:ctrlPr>
                            <w:ins w:id="1312" w:author="Coilin" w:date="2016-03-21T16:15:00Z">
                              <w:rPr>
                                <w:rFonts w:ascii="Cambria Math" w:eastAsia="Times New Roman" w:hAnsi="Cambria Math" w:cs="Arial"/>
                                <w:i/>
                                <w:sz w:val="20"/>
                                <w:szCs w:val="20"/>
                                <w:lang w:eastAsia="en-IE"/>
                              </w:rPr>
                            </w:ins>
                          </m:ctrlPr>
                        </m:sSubPr>
                        <m:e>
                          <m:r>
                            <w:ins w:id="1313" w:author="Coilin" w:date="2016-03-21T16:15:00Z">
                              <w:rPr>
                                <w:rFonts w:ascii="Cambria Math" w:eastAsia="Times New Roman" w:hAnsi="Cambria Math" w:cs="Arial"/>
                                <w:sz w:val="20"/>
                                <w:szCs w:val="20"/>
                                <w:lang w:eastAsia="en-IE"/>
                              </w:rPr>
                              <m:t>β</m:t>
                            </w:ins>
                          </m:r>
                        </m:e>
                        <m:sub>
                          <m:r>
                            <w:ins w:id="1314" w:author="Coilin" w:date="2016-03-21T16:15:00Z">
                              <w:rPr>
                                <w:rFonts w:ascii="Cambria Math" w:eastAsia="Times New Roman" w:hAnsi="Cambria Math" w:cs="Arial"/>
                                <w:sz w:val="20"/>
                                <w:szCs w:val="20"/>
                                <w:lang w:eastAsia="en-IE"/>
                              </w:rPr>
                              <m:t>1,j</m:t>
                            </w:ins>
                          </m:r>
                        </m:sub>
                      </m:sSub>
                      <m:r>
                        <w:ins w:id="1315" w:author="Coilin" w:date="2016-03-21T16:15:00Z">
                          <w:rPr>
                            <w:rFonts w:ascii="Cambria Math" w:eastAsia="Times New Roman" w:hAnsi="Cambria Math" w:cs="Arial"/>
                            <w:sz w:val="20"/>
                            <w:szCs w:val="20"/>
                            <w:lang w:eastAsia="en-IE"/>
                          </w:rPr>
                          <m:t xml:space="preserve">CL+ </m:t>
                        </w:ins>
                      </m:r>
                      <m:sSub>
                        <m:sSubPr>
                          <m:ctrlPr>
                            <w:ins w:id="1316" w:author="Coilin" w:date="2016-03-21T16:15:00Z">
                              <w:rPr>
                                <w:rFonts w:ascii="Cambria Math" w:eastAsia="Times New Roman" w:hAnsi="Cambria Math" w:cs="Arial"/>
                                <w:i/>
                                <w:sz w:val="20"/>
                                <w:szCs w:val="20"/>
                                <w:lang w:eastAsia="en-IE"/>
                              </w:rPr>
                            </w:ins>
                          </m:ctrlPr>
                        </m:sSubPr>
                        <m:e>
                          <m:r>
                            <w:ins w:id="1317" w:author="Coilin" w:date="2016-03-21T16:15:00Z">
                              <w:rPr>
                                <w:rFonts w:ascii="Cambria Math" w:eastAsia="Times New Roman" w:hAnsi="Cambria Math" w:cs="Arial"/>
                                <w:sz w:val="20"/>
                                <w:szCs w:val="20"/>
                                <w:lang w:eastAsia="en-IE"/>
                              </w:rPr>
                              <m:t>δ</m:t>
                            </w:ins>
                          </m:r>
                        </m:e>
                        <m:sub>
                          <m:r>
                            <w:ins w:id="1318" w:author="Coilin" w:date="2016-03-21T16:15:00Z">
                              <w:rPr>
                                <w:rFonts w:ascii="Cambria Math" w:eastAsia="Times New Roman" w:hAnsi="Cambria Math" w:cs="Arial"/>
                                <w:sz w:val="20"/>
                                <w:szCs w:val="20"/>
                                <w:lang w:eastAsia="en-IE"/>
                              </w:rPr>
                              <m:t>1,j</m:t>
                            </w:ins>
                          </m:r>
                        </m:sub>
                      </m:sSub>
                      <m:r>
                        <w:ins w:id="1319" w:author="Coilin" w:date="2016-03-21T16:15:00Z">
                          <w:rPr>
                            <w:rFonts w:ascii="Cambria Math" w:eastAsia="Times New Roman" w:hAnsi="Cambria Math" w:cs="Arial"/>
                            <w:sz w:val="20"/>
                            <w:szCs w:val="20"/>
                            <w:lang w:eastAsia="en-IE"/>
                          </w:rPr>
                          <m:t xml:space="preserve">PI+ </m:t>
                        </w:ins>
                      </m:r>
                      <m:sSub>
                        <m:sSubPr>
                          <m:ctrlPr>
                            <w:ins w:id="1320" w:author="Coilin" w:date="2016-03-21T16:15:00Z">
                              <w:rPr>
                                <w:rFonts w:ascii="Cambria Math" w:eastAsia="Times New Roman" w:hAnsi="Cambria Math" w:cs="Arial"/>
                                <w:i/>
                                <w:sz w:val="20"/>
                                <w:szCs w:val="20"/>
                                <w:lang w:eastAsia="en-IE"/>
                              </w:rPr>
                            </w:ins>
                          </m:ctrlPr>
                        </m:sSubPr>
                        <m:e>
                          <m:r>
                            <w:ins w:id="1321" w:author="Coilin" w:date="2016-03-21T16:15:00Z">
                              <w:rPr>
                                <w:rFonts w:ascii="Cambria Math" w:eastAsia="Times New Roman" w:hAnsi="Cambria Math" w:cs="Arial"/>
                                <w:sz w:val="20"/>
                                <w:szCs w:val="20"/>
                                <w:lang w:eastAsia="en-IE"/>
                              </w:rPr>
                              <m:t>δ</m:t>
                            </w:ins>
                          </m:r>
                        </m:e>
                        <m:sub>
                          <m:r>
                            <w:ins w:id="1322" w:author="Coilin" w:date="2016-03-21T16:15:00Z">
                              <w:rPr>
                                <w:rFonts w:ascii="Cambria Math" w:eastAsia="Times New Roman" w:hAnsi="Cambria Math" w:cs="Arial"/>
                                <w:sz w:val="20"/>
                                <w:szCs w:val="20"/>
                                <w:lang w:eastAsia="en-IE"/>
                              </w:rPr>
                              <m:t>2,j</m:t>
                            </w:ins>
                          </m:r>
                        </m:sub>
                      </m:sSub>
                      <m:r>
                        <w:ins w:id="1323" w:author="Coilin" w:date="2016-03-21T16:15:00Z">
                          <w:rPr>
                            <w:rFonts w:ascii="Cambria Math" w:eastAsia="Times New Roman" w:hAnsi="Cambria Math" w:cs="Arial"/>
                            <w:sz w:val="20"/>
                            <w:szCs w:val="20"/>
                            <w:lang w:eastAsia="en-IE"/>
                          </w:rPr>
                          <m:t xml:space="preserve">SI+ </m:t>
                        </w:ins>
                      </m:r>
                      <m:sSub>
                        <m:sSubPr>
                          <m:ctrlPr>
                            <w:ins w:id="1324" w:author="Coilin" w:date="2016-03-21T16:15:00Z">
                              <w:rPr>
                                <w:rFonts w:ascii="Cambria Math" w:eastAsia="Times New Roman" w:hAnsi="Cambria Math" w:cs="Arial"/>
                                <w:i/>
                                <w:sz w:val="20"/>
                                <w:szCs w:val="20"/>
                                <w:lang w:eastAsia="en-IE"/>
                              </w:rPr>
                            </w:ins>
                          </m:ctrlPr>
                        </m:sSubPr>
                        <m:e>
                          <m:r>
                            <w:ins w:id="1325" w:author="Coilin" w:date="2016-03-21T16:15:00Z">
                              <w:rPr>
                                <w:rFonts w:ascii="Cambria Math" w:eastAsia="Times New Roman" w:hAnsi="Cambria Math" w:cs="Arial"/>
                                <w:sz w:val="20"/>
                                <w:szCs w:val="20"/>
                                <w:lang w:eastAsia="en-IE"/>
                              </w:rPr>
                              <m:t>δ</m:t>
                            </w:ins>
                          </m:r>
                        </m:e>
                        <m:sub>
                          <m:r>
                            <w:ins w:id="1326" w:author="Coilin" w:date="2016-03-21T16:15:00Z">
                              <w:rPr>
                                <w:rFonts w:ascii="Cambria Math" w:eastAsia="Times New Roman" w:hAnsi="Cambria Math" w:cs="Arial"/>
                                <w:sz w:val="20"/>
                                <w:szCs w:val="20"/>
                                <w:lang w:eastAsia="en-IE"/>
                              </w:rPr>
                              <m:t>3,j</m:t>
                            </w:ins>
                          </m:r>
                        </m:sub>
                      </m:sSub>
                      <m:r>
                        <w:ins w:id="1327" w:author="Coilin" w:date="2016-03-21T16:15:00Z">
                          <w:rPr>
                            <w:rFonts w:ascii="Cambria Math" w:eastAsia="Times New Roman" w:hAnsi="Cambria Math" w:cs="Arial"/>
                            <w:sz w:val="20"/>
                            <w:szCs w:val="20"/>
                            <w:lang w:eastAsia="en-IE"/>
                          </w:rPr>
                          <m:t>SO +</m:t>
                        </w:ins>
                      </m:r>
                      <m:sSub>
                        <m:sSubPr>
                          <m:ctrlPr>
                            <w:ins w:id="1328" w:author="Coilin" w:date="2016-03-21T16:15:00Z">
                              <w:rPr>
                                <w:rFonts w:ascii="Cambria Math" w:eastAsia="Times New Roman" w:hAnsi="Cambria Math" w:cs="Arial"/>
                                <w:i/>
                                <w:sz w:val="20"/>
                                <w:szCs w:val="20"/>
                                <w:lang w:eastAsia="en-IE"/>
                              </w:rPr>
                            </w:ins>
                          </m:ctrlPr>
                        </m:sSubPr>
                        <m:e>
                          <m:r>
                            <w:ins w:id="1329" w:author="Coilin" w:date="2016-03-21T16:15:00Z">
                              <w:rPr>
                                <w:rFonts w:ascii="Cambria Math" w:eastAsia="Times New Roman" w:hAnsi="Cambria Math" w:cs="Arial"/>
                                <w:sz w:val="20"/>
                                <w:szCs w:val="20"/>
                                <w:lang w:eastAsia="en-IE"/>
                              </w:rPr>
                              <m:t>γ</m:t>
                            </w:ins>
                          </m:r>
                        </m:e>
                        <m:sub>
                          <m:r>
                            <w:ins w:id="1330" w:author="Coilin" w:date="2016-03-21T16:15:00Z">
                              <w:rPr>
                                <w:rFonts w:ascii="Cambria Math" w:eastAsia="Times New Roman" w:hAnsi="Cambria Math" w:cs="Arial"/>
                                <w:sz w:val="20"/>
                                <w:szCs w:val="20"/>
                                <w:lang w:eastAsia="en-IE"/>
                              </w:rPr>
                              <m:t>j</m:t>
                            </w:ins>
                          </m:r>
                        </m:sub>
                      </m:sSub>
                      <m:r>
                        <w:ins w:id="1331" w:author="Coilin" w:date="2016-03-21T16:15: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332" w:author="Coilin" w:date="2016-03-21T16:52:00Z">
                    <w:tcPr>
                      <w:tcW w:w="1701" w:type="dxa"/>
                      <w:tcBorders>
                        <w:top w:val="nil"/>
                        <w:left w:val="nil"/>
                        <w:bottom w:val="nil"/>
                        <w:right w:val="nil"/>
                      </w:tcBorders>
                      <w:shd w:val="clear" w:color="auto" w:fill="auto"/>
                      <w:noWrap/>
                      <w:vAlign w:val="bottom"/>
                      <w:hideMark/>
                    </w:tcPr>
                  </w:tcPrChange>
                </w:tcPr>
                <w:p w14:paraId="7788EF16" w14:textId="77777777" w:rsidR="00952E56" w:rsidRPr="00472734" w:rsidRDefault="00952E56" w:rsidP="00472734">
                  <w:pPr>
                    <w:spacing w:after="0" w:line="240" w:lineRule="auto"/>
                    <w:jc w:val="center"/>
                    <w:rPr>
                      <w:ins w:id="1333" w:author="Coilin" w:date="2016-03-21T15:59:00Z"/>
                      <w:rFonts w:ascii="Arial" w:eastAsia="Times New Roman" w:hAnsi="Arial" w:cs="Arial"/>
                      <w:sz w:val="20"/>
                      <w:szCs w:val="20"/>
                      <w:lang w:eastAsia="en-IE"/>
                    </w:rPr>
                  </w:pPr>
                  <w:ins w:id="1334" w:author="Coilin" w:date="2016-03-21T15:59:00Z">
                    <w:r w:rsidRPr="00472734">
                      <w:rPr>
                        <w:rFonts w:ascii="Arial" w:eastAsia="Times New Roman" w:hAnsi="Arial" w:cs="Arial"/>
                        <w:sz w:val="20"/>
                        <w:szCs w:val="20"/>
                        <w:lang w:eastAsia="en-IE"/>
                      </w:rPr>
                      <w:t>-2027.60</w:t>
                    </w:r>
                  </w:ins>
                </w:p>
              </w:tc>
              <w:tc>
                <w:tcPr>
                  <w:tcW w:w="1134" w:type="dxa"/>
                  <w:tcBorders>
                    <w:top w:val="nil"/>
                    <w:left w:val="nil"/>
                    <w:bottom w:val="nil"/>
                    <w:right w:val="nil"/>
                  </w:tcBorders>
                  <w:shd w:val="clear" w:color="auto" w:fill="auto"/>
                  <w:noWrap/>
                  <w:vAlign w:val="bottom"/>
                  <w:hideMark/>
                  <w:tcPrChange w:id="1335" w:author="Coilin" w:date="2016-03-21T16:52:00Z">
                    <w:tcPr>
                      <w:tcW w:w="1134" w:type="dxa"/>
                      <w:tcBorders>
                        <w:top w:val="nil"/>
                        <w:left w:val="nil"/>
                        <w:bottom w:val="nil"/>
                        <w:right w:val="nil"/>
                      </w:tcBorders>
                      <w:shd w:val="clear" w:color="auto" w:fill="auto"/>
                      <w:noWrap/>
                      <w:vAlign w:val="bottom"/>
                      <w:hideMark/>
                    </w:tcPr>
                  </w:tcPrChange>
                </w:tcPr>
                <w:p w14:paraId="5B491899" w14:textId="77777777" w:rsidR="00952E56" w:rsidRPr="00472734" w:rsidRDefault="00952E56" w:rsidP="00472734">
                  <w:pPr>
                    <w:spacing w:after="0" w:line="240" w:lineRule="auto"/>
                    <w:jc w:val="center"/>
                    <w:rPr>
                      <w:ins w:id="1336" w:author="Coilin" w:date="2016-03-21T15:59:00Z"/>
                      <w:rFonts w:ascii="Arial" w:eastAsia="Times New Roman" w:hAnsi="Arial" w:cs="Arial"/>
                      <w:sz w:val="20"/>
                      <w:szCs w:val="20"/>
                      <w:lang w:eastAsia="en-IE"/>
                    </w:rPr>
                  </w:pPr>
                  <w:ins w:id="1337" w:author="Coilin" w:date="2016-03-21T15:59:00Z">
                    <w:r w:rsidRPr="00472734">
                      <w:rPr>
                        <w:rFonts w:ascii="Arial" w:eastAsia="Times New Roman" w:hAnsi="Arial" w:cs="Arial"/>
                        <w:sz w:val="20"/>
                        <w:szCs w:val="20"/>
                        <w:lang w:eastAsia="en-IE"/>
                      </w:rPr>
                      <w:t>25</w:t>
                    </w:r>
                  </w:ins>
                </w:p>
              </w:tc>
              <w:tc>
                <w:tcPr>
                  <w:tcW w:w="939" w:type="dxa"/>
                  <w:tcBorders>
                    <w:top w:val="nil"/>
                    <w:left w:val="nil"/>
                    <w:bottom w:val="nil"/>
                    <w:right w:val="nil"/>
                  </w:tcBorders>
                  <w:shd w:val="clear" w:color="auto" w:fill="auto"/>
                  <w:noWrap/>
                  <w:vAlign w:val="bottom"/>
                  <w:hideMark/>
                  <w:tcPrChange w:id="1338" w:author="Coilin" w:date="2016-03-21T16:52:00Z">
                    <w:tcPr>
                      <w:tcW w:w="599" w:type="dxa"/>
                      <w:tcBorders>
                        <w:top w:val="nil"/>
                        <w:left w:val="nil"/>
                        <w:bottom w:val="nil"/>
                        <w:right w:val="nil"/>
                      </w:tcBorders>
                      <w:shd w:val="clear" w:color="auto" w:fill="auto"/>
                      <w:noWrap/>
                      <w:vAlign w:val="bottom"/>
                      <w:hideMark/>
                    </w:tcPr>
                  </w:tcPrChange>
                </w:tcPr>
                <w:p w14:paraId="1E419E4B" w14:textId="77777777" w:rsidR="00952E56" w:rsidRPr="00472734" w:rsidRDefault="00952E56" w:rsidP="00472734">
                  <w:pPr>
                    <w:spacing w:after="0" w:line="240" w:lineRule="auto"/>
                    <w:jc w:val="center"/>
                    <w:rPr>
                      <w:ins w:id="1339" w:author="Coilin" w:date="2016-03-21T15:59:00Z"/>
                      <w:rFonts w:ascii="Arial" w:eastAsia="Times New Roman" w:hAnsi="Arial" w:cs="Arial"/>
                      <w:sz w:val="20"/>
                      <w:szCs w:val="20"/>
                      <w:lang w:eastAsia="en-IE"/>
                    </w:rPr>
                  </w:pPr>
                  <w:ins w:id="1340" w:author="Coilin" w:date="2016-03-21T15:59:00Z">
                    <w:r w:rsidRPr="00472734">
                      <w:rPr>
                        <w:rFonts w:ascii="Arial" w:eastAsia="Times New Roman" w:hAnsi="Arial" w:cs="Arial"/>
                        <w:sz w:val="20"/>
                        <w:szCs w:val="20"/>
                        <w:lang w:eastAsia="en-IE"/>
                      </w:rPr>
                      <w:t>4105.20</w:t>
                    </w:r>
                  </w:ins>
                </w:p>
              </w:tc>
            </w:tr>
            <w:tr w:rsidR="00952E56" w:rsidRPr="00472734" w14:paraId="3044594D" w14:textId="77777777" w:rsidTr="00EC5C94">
              <w:trPr>
                <w:trHeight w:val="255"/>
                <w:ins w:id="1341" w:author="Coilin" w:date="2016-03-21T15:59:00Z"/>
                <w:trPrChange w:id="1342" w:author="Coilin" w:date="2016-03-21T16:52:00Z">
                  <w:trPr>
                    <w:trHeight w:val="255"/>
                  </w:trPr>
                </w:trPrChange>
              </w:trPr>
              <w:tc>
                <w:tcPr>
                  <w:tcW w:w="419" w:type="dxa"/>
                  <w:tcBorders>
                    <w:top w:val="nil"/>
                    <w:left w:val="nil"/>
                    <w:bottom w:val="nil"/>
                    <w:right w:val="nil"/>
                  </w:tcBorders>
                  <w:vAlign w:val="bottom"/>
                  <w:tcPrChange w:id="1343" w:author="Coilin" w:date="2016-03-21T16:52:00Z">
                    <w:tcPr>
                      <w:tcW w:w="5279" w:type="dxa"/>
                      <w:tcBorders>
                        <w:top w:val="nil"/>
                        <w:left w:val="nil"/>
                        <w:bottom w:val="nil"/>
                        <w:right w:val="nil"/>
                      </w:tcBorders>
                    </w:tcPr>
                  </w:tcPrChange>
                </w:tcPr>
                <w:p w14:paraId="30807B23" w14:textId="77777777" w:rsidR="00952E56" w:rsidRPr="00472734" w:rsidRDefault="00952E56">
                  <w:pPr>
                    <w:spacing w:after="0" w:line="240" w:lineRule="auto"/>
                    <w:rPr>
                      <w:ins w:id="1344" w:author="Coilin" w:date="2016-03-21T16:25:00Z"/>
                      <w:rFonts w:ascii="Arial" w:eastAsia="Times New Roman" w:hAnsi="Arial" w:cs="Arial"/>
                      <w:sz w:val="20"/>
                      <w:szCs w:val="20"/>
                      <w:lang w:eastAsia="en-IE"/>
                    </w:rPr>
                    <w:pPrChange w:id="1345" w:author="Coilin" w:date="2016-03-21T16:52:00Z">
                      <w:pPr>
                        <w:spacing w:after="0" w:line="240" w:lineRule="auto"/>
                        <w:jc w:val="center"/>
                      </w:pPr>
                    </w:pPrChange>
                  </w:pPr>
                </w:p>
              </w:tc>
              <w:tc>
                <w:tcPr>
                  <w:tcW w:w="5279" w:type="dxa"/>
                  <w:tcBorders>
                    <w:top w:val="nil"/>
                    <w:left w:val="nil"/>
                    <w:bottom w:val="nil"/>
                    <w:right w:val="nil"/>
                  </w:tcBorders>
                  <w:shd w:val="clear" w:color="auto" w:fill="auto"/>
                  <w:noWrap/>
                  <w:vAlign w:val="bottom"/>
                  <w:hideMark/>
                  <w:tcPrChange w:id="1346" w:author="Coilin" w:date="2016-03-21T16:52:00Z">
                    <w:tcPr>
                      <w:tcW w:w="5279" w:type="dxa"/>
                      <w:tcBorders>
                        <w:top w:val="nil"/>
                        <w:left w:val="nil"/>
                        <w:bottom w:val="nil"/>
                        <w:right w:val="nil"/>
                      </w:tcBorders>
                      <w:shd w:val="clear" w:color="auto" w:fill="auto"/>
                      <w:noWrap/>
                      <w:vAlign w:val="bottom"/>
                      <w:hideMark/>
                    </w:tcPr>
                  </w:tcPrChange>
                </w:tcPr>
                <w:p w14:paraId="193ABFA0" w14:textId="216EBE1F" w:rsidR="00952E56" w:rsidRPr="00472734" w:rsidRDefault="00952E56" w:rsidP="00472734">
                  <w:pPr>
                    <w:spacing w:after="0" w:line="240" w:lineRule="auto"/>
                    <w:jc w:val="center"/>
                    <w:rPr>
                      <w:ins w:id="1347" w:author="Coilin" w:date="2016-03-21T15:59:00Z"/>
                      <w:rFonts w:ascii="Arial" w:eastAsia="Times New Roman" w:hAnsi="Arial" w:cs="Arial"/>
                      <w:sz w:val="20"/>
                      <w:szCs w:val="20"/>
                      <w:lang w:eastAsia="en-IE"/>
                    </w:rPr>
                  </w:pPr>
                </w:p>
              </w:tc>
              <w:tc>
                <w:tcPr>
                  <w:tcW w:w="1701" w:type="dxa"/>
                  <w:tcBorders>
                    <w:top w:val="nil"/>
                    <w:left w:val="nil"/>
                    <w:bottom w:val="nil"/>
                    <w:right w:val="nil"/>
                  </w:tcBorders>
                  <w:shd w:val="clear" w:color="auto" w:fill="auto"/>
                  <w:noWrap/>
                  <w:vAlign w:val="bottom"/>
                  <w:hideMark/>
                  <w:tcPrChange w:id="1348" w:author="Coilin" w:date="2016-03-21T16:52:00Z">
                    <w:tcPr>
                      <w:tcW w:w="1701" w:type="dxa"/>
                      <w:tcBorders>
                        <w:top w:val="nil"/>
                        <w:left w:val="nil"/>
                        <w:bottom w:val="nil"/>
                        <w:right w:val="nil"/>
                      </w:tcBorders>
                      <w:shd w:val="clear" w:color="auto" w:fill="auto"/>
                      <w:noWrap/>
                      <w:vAlign w:val="bottom"/>
                      <w:hideMark/>
                    </w:tcPr>
                  </w:tcPrChange>
                </w:tcPr>
                <w:p w14:paraId="7DD62C3F" w14:textId="77777777" w:rsidR="00952E56" w:rsidRPr="00472734" w:rsidRDefault="00952E56" w:rsidP="00472734">
                  <w:pPr>
                    <w:spacing w:after="0" w:line="240" w:lineRule="auto"/>
                    <w:rPr>
                      <w:ins w:id="1349" w:author="Coilin" w:date="2016-03-21T15:59:00Z"/>
                      <w:rFonts w:ascii="Times New Roman" w:eastAsia="Times New Roman" w:hAnsi="Times New Roman" w:cs="Times New Roman"/>
                      <w:sz w:val="20"/>
                      <w:szCs w:val="20"/>
                      <w:lang w:eastAsia="en-IE"/>
                    </w:rPr>
                  </w:pPr>
                </w:p>
              </w:tc>
              <w:tc>
                <w:tcPr>
                  <w:tcW w:w="1134" w:type="dxa"/>
                  <w:tcBorders>
                    <w:top w:val="nil"/>
                    <w:left w:val="nil"/>
                    <w:bottom w:val="nil"/>
                    <w:right w:val="nil"/>
                  </w:tcBorders>
                  <w:shd w:val="clear" w:color="auto" w:fill="auto"/>
                  <w:noWrap/>
                  <w:vAlign w:val="bottom"/>
                  <w:hideMark/>
                  <w:tcPrChange w:id="1350" w:author="Coilin" w:date="2016-03-21T16:52:00Z">
                    <w:tcPr>
                      <w:tcW w:w="1134" w:type="dxa"/>
                      <w:tcBorders>
                        <w:top w:val="nil"/>
                        <w:left w:val="nil"/>
                        <w:bottom w:val="nil"/>
                        <w:right w:val="nil"/>
                      </w:tcBorders>
                      <w:shd w:val="clear" w:color="auto" w:fill="auto"/>
                      <w:noWrap/>
                      <w:vAlign w:val="bottom"/>
                      <w:hideMark/>
                    </w:tcPr>
                  </w:tcPrChange>
                </w:tcPr>
                <w:p w14:paraId="1C6C65E6" w14:textId="77777777" w:rsidR="00952E56" w:rsidRPr="00472734" w:rsidRDefault="00952E56" w:rsidP="00472734">
                  <w:pPr>
                    <w:spacing w:after="0" w:line="240" w:lineRule="auto"/>
                    <w:rPr>
                      <w:ins w:id="1351" w:author="Coilin" w:date="2016-03-21T15:59: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1352" w:author="Coilin" w:date="2016-03-21T16:52:00Z">
                    <w:tcPr>
                      <w:tcW w:w="599" w:type="dxa"/>
                      <w:tcBorders>
                        <w:top w:val="nil"/>
                        <w:left w:val="nil"/>
                        <w:bottom w:val="nil"/>
                        <w:right w:val="nil"/>
                      </w:tcBorders>
                      <w:shd w:val="clear" w:color="auto" w:fill="auto"/>
                      <w:noWrap/>
                      <w:vAlign w:val="bottom"/>
                      <w:hideMark/>
                    </w:tcPr>
                  </w:tcPrChange>
                </w:tcPr>
                <w:p w14:paraId="058DE985" w14:textId="77777777" w:rsidR="00952E56" w:rsidRPr="00472734" w:rsidRDefault="00952E56" w:rsidP="00472734">
                  <w:pPr>
                    <w:spacing w:after="0" w:line="240" w:lineRule="auto"/>
                    <w:rPr>
                      <w:ins w:id="1353" w:author="Coilin" w:date="2016-03-21T15:59:00Z"/>
                      <w:rFonts w:ascii="Times New Roman" w:eastAsia="Times New Roman" w:hAnsi="Times New Roman" w:cs="Times New Roman"/>
                      <w:sz w:val="20"/>
                      <w:szCs w:val="20"/>
                      <w:lang w:eastAsia="en-IE"/>
                    </w:rPr>
                  </w:pPr>
                </w:p>
              </w:tc>
            </w:tr>
            <w:tr w:rsidR="00952E56" w:rsidRPr="00472734" w14:paraId="2AC397A6" w14:textId="77777777" w:rsidTr="00EC5C94">
              <w:trPr>
                <w:trHeight w:val="255"/>
                <w:ins w:id="1354" w:author="Coilin" w:date="2016-03-21T15:59:00Z"/>
                <w:trPrChange w:id="1355" w:author="Coilin" w:date="2016-03-21T16:52:00Z">
                  <w:trPr>
                    <w:trHeight w:val="255"/>
                  </w:trPr>
                </w:trPrChange>
              </w:trPr>
              <w:tc>
                <w:tcPr>
                  <w:tcW w:w="419" w:type="dxa"/>
                  <w:tcBorders>
                    <w:top w:val="nil"/>
                    <w:left w:val="nil"/>
                    <w:bottom w:val="nil"/>
                    <w:right w:val="nil"/>
                  </w:tcBorders>
                  <w:vAlign w:val="bottom"/>
                  <w:tcPrChange w:id="1356" w:author="Coilin" w:date="2016-03-21T16:52:00Z">
                    <w:tcPr>
                      <w:tcW w:w="5279" w:type="dxa"/>
                      <w:tcBorders>
                        <w:top w:val="nil"/>
                        <w:left w:val="nil"/>
                        <w:bottom w:val="nil"/>
                        <w:right w:val="nil"/>
                      </w:tcBorders>
                    </w:tcPr>
                  </w:tcPrChange>
                </w:tcPr>
                <w:p w14:paraId="52D23CD4" w14:textId="77777777" w:rsidR="00952E56" w:rsidRPr="00472734" w:rsidRDefault="00952E56">
                  <w:pPr>
                    <w:spacing w:after="0" w:line="240" w:lineRule="auto"/>
                    <w:rPr>
                      <w:ins w:id="1357" w:author="Coilin" w:date="2016-03-21T16:25:00Z"/>
                      <w:rFonts w:ascii="Arial" w:eastAsia="Times New Roman" w:hAnsi="Arial" w:cs="Arial"/>
                      <w:i/>
                      <w:iCs/>
                      <w:sz w:val="20"/>
                      <w:szCs w:val="20"/>
                      <w:lang w:eastAsia="en-IE"/>
                    </w:rPr>
                  </w:pPr>
                </w:p>
              </w:tc>
              <w:tc>
                <w:tcPr>
                  <w:tcW w:w="8114" w:type="dxa"/>
                  <w:gridSpan w:val="3"/>
                  <w:tcBorders>
                    <w:top w:val="nil"/>
                    <w:left w:val="nil"/>
                    <w:bottom w:val="nil"/>
                    <w:right w:val="nil"/>
                  </w:tcBorders>
                  <w:shd w:val="clear" w:color="auto" w:fill="auto"/>
                  <w:noWrap/>
                  <w:vAlign w:val="bottom"/>
                  <w:hideMark/>
                  <w:tcPrChange w:id="1358" w:author="Coilin" w:date="2016-03-21T16:52:00Z">
                    <w:tcPr>
                      <w:tcW w:w="8114" w:type="dxa"/>
                      <w:gridSpan w:val="3"/>
                      <w:tcBorders>
                        <w:top w:val="nil"/>
                        <w:left w:val="nil"/>
                        <w:bottom w:val="nil"/>
                        <w:right w:val="nil"/>
                      </w:tcBorders>
                      <w:shd w:val="clear" w:color="auto" w:fill="auto"/>
                      <w:noWrap/>
                      <w:vAlign w:val="bottom"/>
                      <w:hideMark/>
                    </w:tcPr>
                  </w:tcPrChange>
                </w:tcPr>
                <w:p w14:paraId="4922AB79" w14:textId="45B44289" w:rsidR="00952E56" w:rsidRPr="00F949E3" w:rsidRDefault="00952E56">
                  <w:pPr>
                    <w:spacing w:after="0" w:line="240" w:lineRule="auto"/>
                    <w:rPr>
                      <w:ins w:id="1359" w:author="Coilin" w:date="2016-03-21T15:59:00Z"/>
                      <w:rFonts w:ascii="Arial" w:eastAsia="Times New Roman" w:hAnsi="Arial" w:cs="Arial"/>
                      <w:iCs/>
                      <w:sz w:val="20"/>
                      <w:szCs w:val="20"/>
                      <w:lang w:eastAsia="en-IE"/>
                      <w:rPrChange w:id="1360" w:author="Coilin" w:date="2016-03-21T16:42:00Z">
                        <w:rPr>
                          <w:ins w:id="1361" w:author="Coilin" w:date="2016-03-21T15:59:00Z"/>
                          <w:rFonts w:ascii="Arial" w:eastAsia="Times New Roman" w:hAnsi="Arial" w:cs="Arial"/>
                          <w:i/>
                          <w:iCs/>
                          <w:sz w:val="20"/>
                          <w:szCs w:val="20"/>
                          <w:lang w:eastAsia="en-IE"/>
                        </w:rPr>
                      </w:rPrChange>
                    </w:rPr>
                  </w:pPr>
                  <w:ins w:id="1362" w:author="Coilin" w:date="2016-03-21T15:59:00Z">
                    <w:r w:rsidRPr="00F949E3">
                      <w:rPr>
                        <w:rFonts w:ascii="Arial" w:eastAsia="Times New Roman" w:hAnsi="Arial" w:cs="Arial"/>
                        <w:iCs/>
                        <w:sz w:val="20"/>
                        <w:szCs w:val="20"/>
                        <w:lang w:eastAsia="en-IE"/>
                        <w:rPrChange w:id="1363" w:author="Coilin" w:date="2016-03-21T16:42:00Z">
                          <w:rPr>
                            <w:rFonts w:ascii="Arial" w:eastAsia="Times New Roman" w:hAnsi="Arial" w:cs="Arial"/>
                            <w:i/>
                            <w:iCs/>
                            <w:sz w:val="20"/>
                            <w:szCs w:val="20"/>
                            <w:lang w:eastAsia="en-IE"/>
                          </w:rPr>
                        </w:rPrChange>
                      </w:rPr>
                      <w:t>Main effects (</w:t>
                    </w:r>
                  </w:ins>
                  <w:ins w:id="1364" w:author="Coilin" w:date="2016-03-21T16:50:00Z">
                    <w:r w:rsidR="00EC5C94" w:rsidRPr="00EC5C94">
                      <w:rPr>
                        <w:rFonts w:ascii="Arial" w:eastAsia="Times New Roman" w:hAnsi="Arial" w:cs="Arial"/>
                        <w:i/>
                        <w:iCs/>
                        <w:sz w:val="20"/>
                        <w:szCs w:val="20"/>
                        <w:lang w:eastAsia="en-IE"/>
                        <w:rPrChange w:id="1365" w:author="Coilin" w:date="2016-03-21T16:51:00Z">
                          <w:rPr>
                            <w:rFonts w:ascii="Arial" w:eastAsia="Times New Roman" w:hAnsi="Arial" w:cs="Arial"/>
                            <w:iCs/>
                            <w:sz w:val="20"/>
                            <w:szCs w:val="20"/>
                            <w:lang w:eastAsia="en-IE"/>
                          </w:rPr>
                        </w:rPrChange>
                      </w:rPr>
                      <w:t>W</w:t>
                    </w:r>
                  </w:ins>
                  <w:ins w:id="1366" w:author="Coilin" w:date="2016-03-21T15:59:00Z">
                    <w:r w:rsidRPr="00F949E3">
                      <w:rPr>
                        <w:rFonts w:ascii="Arial" w:eastAsia="Times New Roman" w:hAnsi="Arial" w:cs="Arial"/>
                        <w:iCs/>
                        <w:sz w:val="20"/>
                        <w:szCs w:val="20"/>
                        <w:lang w:eastAsia="en-IE"/>
                        <w:rPrChange w:id="1367" w:author="Coilin" w:date="2016-03-21T16:42:00Z">
                          <w:rPr>
                            <w:rFonts w:ascii="Arial" w:eastAsia="Times New Roman" w:hAnsi="Arial" w:cs="Arial"/>
                            <w:i/>
                            <w:iCs/>
                            <w:sz w:val="20"/>
                            <w:szCs w:val="20"/>
                            <w:lang w:eastAsia="en-IE"/>
                          </w:rPr>
                        </w:rPrChange>
                      </w:rPr>
                      <w:t xml:space="preserve"> effects differ by mesh, </w:t>
                    </w:r>
                    <w:r w:rsidRPr="00EC5C94">
                      <w:rPr>
                        <w:rFonts w:ascii="Arial" w:eastAsia="Times New Roman" w:hAnsi="Arial" w:cs="Arial"/>
                        <w:i/>
                        <w:iCs/>
                        <w:sz w:val="20"/>
                        <w:szCs w:val="20"/>
                        <w:lang w:eastAsia="en-IE"/>
                      </w:rPr>
                      <w:t>NP</w:t>
                    </w:r>
                    <w:r w:rsidRPr="00F949E3">
                      <w:rPr>
                        <w:rFonts w:ascii="Arial" w:eastAsia="Times New Roman" w:hAnsi="Arial" w:cs="Arial"/>
                        <w:iCs/>
                        <w:sz w:val="20"/>
                        <w:szCs w:val="20"/>
                        <w:lang w:eastAsia="en-IE"/>
                        <w:rPrChange w:id="1368" w:author="Coilin" w:date="2016-03-21T16:42:00Z">
                          <w:rPr>
                            <w:rFonts w:ascii="Arial" w:eastAsia="Times New Roman" w:hAnsi="Arial" w:cs="Arial"/>
                            <w:i/>
                            <w:iCs/>
                            <w:sz w:val="20"/>
                            <w:szCs w:val="20"/>
                            <w:lang w:eastAsia="en-IE"/>
                          </w:rPr>
                        </w:rPrChange>
                      </w:rPr>
                      <w:t xml:space="preserve"> effects common across meshes)</w:t>
                    </w:r>
                  </w:ins>
                </w:p>
              </w:tc>
              <w:tc>
                <w:tcPr>
                  <w:tcW w:w="939" w:type="dxa"/>
                  <w:tcBorders>
                    <w:top w:val="nil"/>
                    <w:left w:val="nil"/>
                    <w:bottom w:val="nil"/>
                    <w:right w:val="nil"/>
                  </w:tcBorders>
                  <w:shd w:val="clear" w:color="auto" w:fill="auto"/>
                  <w:noWrap/>
                  <w:vAlign w:val="bottom"/>
                  <w:hideMark/>
                  <w:tcPrChange w:id="1369" w:author="Coilin" w:date="2016-03-21T16:52:00Z">
                    <w:tcPr>
                      <w:tcW w:w="599" w:type="dxa"/>
                      <w:tcBorders>
                        <w:top w:val="nil"/>
                        <w:left w:val="nil"/>
                        <w:bottom w:val="nil"/>
                        <w:right w:val="nil"/>
                      </w:tcBorders>
                      <w:shd w:val="clear" w:color="auto" w:fill="auto"/>
                      <w:noWrap/>
                      <w:vAlign w:val="bottom"/>
                      <w:hideMark/>
                    </w:tcPr>
                  </w:tcPrChange>
                </w:tcPr>
                <w:p w14:paraId="52192C41" w14:textId="77777777" w:rsidR="00952E56" w:rsidRPr="00472734" w:rsidRDefault="00952E56" w:rsidP="00472734">
                  <w:pPr>
                    <w:spacing w:after="0" w:line="240" w:lineRule="auto"/>
                    <w:rPr>
                      <w:ins w:id="1370" w:author="Coilin" w:date="2016-03-21T15:59:00Z"/>
                      <w:rFonts w:ascii="Arial" w:eastAsia="Times New Roman" w:hAnsi="Arial" w:cs="Arial"/>
                      <w:i/>
                      <w:iCs/>
                      <w:sz w:val="20"/>
                      <w:szCs w:val="20"/>
                      <w:lang w:eastAsia="en-IE"/>
                    </w:rPr>
                  </w:pPr>
                </w:p>
              </w:tc>
            </w:tr>
            <w:tr w:rsidR="00952E56" w:rsidRPr="00472734" w14:paraId="17EB4A29" w14:textId="77777777" w:rsidTr="00EC5C94">
              <w:trPr>
                <w:trHeight w:val="255"/>
                <w:ins w:id="1371" w:author="Coilin" w:date="2016-03-21T15:59:00Z"/>
                <w:trPrChange w:id="1372" w:author="Coilin" w:date="2016-03-21T16:52:00Z">
                  <w:trPr>
                    <w:trHeight w:val="255"/>
                  </w:trPr>
                </w:trPrChange>
              </w:trPr>
              <w:tc>
                <w:tcPr>
                  <w:tcW w:w="419" w:type="dxa"/>
                  <w:tcBorders>
                    <w:top w:val="nil"/>
                    <w:left w:val="nil"/>
                    <w:bottom w:val="nil"/>
                    <w:right w:val="nil"/>
                  </w:tcBorders>
                  <w:vAlign w:val="bottom"/>
                  <w:tcPrChange w:id="1373" w:author="Coilin" w:date="2016-03-21T16:52:00Z">
                    <w:tcPr>
                      <w:tcW w:w="5279" w:type="dxa"/>
                      <w:tcBorders>
                        <w:top w:val="nil"/>
                        <w:left w:val="nil"/>
                        <w:bottom w:val="nil"/>
                        <w:right w:val="nil"/>
                      </w:tcBorders>
                    </w:tcPr>
                  </w:tcPrChange>
                </w:tcPr>
                <w:p w14:paraId="1D7E8ADA" w14:textId="07BFDE24" w:rsidR="00952E56" w:rsidRPr="00DA7034" w:rsidRDefault="00AA2D87">
                  <w:pPr>
                    <w:spacing w:after="0" w:line="240" w:lineRule="auto"/>
                    <w:rPr>
                      <w:ins w:id="1374" w:author="Coilin" w:date="2016-03-21T16:25:00Z"/>
                      <w:rFonts w:ascii="Calibri" w:eastAsia="Calibri" w:hAnsi="Calibri" w:cs="Times New Roman"/>
                      <w:sz w:val="20"/>
                      <w:szCs w:val="20"/>
                      <w:lang w:eastAsia="en-IE"/>
                    </w:rPr>
                  </w:pPr>
                  <w:ins w:id="1375" w:author="Coilin" w:date="2016-03-21T16:27:00Z">
                    <w:r>
                      <w:rPr>
                        <w:rFonts w:ascii="Calibri" w:eastAsia="Calibri" w:hAnsi="Calibri" w:cs="Times New Roman"/>
                        <w:sz w:val="20"/>
                        <w:szCs w:val="20"/>
                        <w:lang w:eastAsia="en-IE"/>
                      </w:rPr>
                      <w:t>16</w:t>
                    </w:r>
                  </w:ins>
                </w:p>
              </w:tc>
              <w:tc>
                <w:tcPr>
                  <w:tcW w:w="5279" w:type="dxa"/>
                  <w:tcBorders>
                    <w:top w:val="nil"/>
                    <w:left w:val="nil"/>
                    <w:bottom w:val="nil"/>
                    <w:right w:val="nil"/>
                  </w:tcBorders>
                  <w:shd w:val="clear" w:color="auto" w:fill="auto"/>
                  <w:noWrap/>
                  <w:vAlign w:val="bottom"/>
                  <w:hideMark/>
                  <w:tcPrChange w:id="1376" w:author="Coilin" w:date="2016-03-21T16:52:00Z">
                    <w:tcPr>
                      <w:tcW w:w="5279" w:type="dxa"/>
                      <w:tcBorders>
                        <w:top w:val="nil"/>
                        <w:left w:val="nil"/>
                        <w:bottom w:val="nil"/>
                        <w:right w:val="nil"/>
                      </w:tcBorders>
                      <w:shd w:val="clear" w:color="auto" w:fill="auto"/>
                      <w:noWrap/>
                      <w:vAlign w:val="bottom"/>
                      <w:hideMark/>
                    </w:tcPr>
                  </w:tcPrChange>
                </w:tcPr>
                <w:p w14:paraId="2C9D9392" w14:textId="7639F41F" w:rsidR="00952E56" w:rsidRPr="00952E56" w:rsidRDefault="009A1D4A" w:rsidP="00472734">
                  <w:pPr>
                    <w:spacing w:after="0" w:line="240" w:lineRule="auto"/>
                    <w:rPr>
                      <w:ins w:id="1377" w:author="Coilin" w:date="2016-03-21T15:59:00Z"/>
                      <w:rFonts w:ascii="Arial" w:eastAsia="Times New Roman" w:hAnsi="Arial" w:cs="Arial"/>
                      <w:sz w:val="20"/>
                      <w:szCs w:val="20"/>
                      <w:lang w:eastAsia="en-IE"/>
                    </w:rPr>
                  </w:pPr>
                  <m:oMathPara>
                    <m:oMathParaPr>
                      <m:jc m:val="left"/>
                    </m:oMathParaPr>
                    <m:oMath>
                      <m:sSub>
                        <m:sSubPr>
                          <m:ctrlPr>
                            <w:ins w:id="1378" w:author="Coilin" w:date="2016-03-21T16:18:00Z">
                              <w:rPr>
                                <w:rFonts w:ascii="Cambria Math" w:eastAsia="Times New Roman" w:hAnsi="Cambria Math" w:cs="Arial"/>
                                <w:i/>
                                <w:sz w:val="20"/>
                                <w:szCs w:val="20"/>
                                <w:lang w:eastAsia="en-IE"/>
                              </w:rPr>
                            </w:ins>
                          </m:ctrlPr>
                        </m:sSubPr>
                        <m:e>
                          <m:r>
                            <w:ins w:id="1379" w:author="Coilin" w:date="2016-03-21T16:18:00Z">
                              <w:rPr>
                                <w:rFonts w:ascii="Cambria Math" w:eastAsia="Times New Roman" w:hAnsi="Cambria Math" w:cs="Arial"/>
                                <w:sz w:val="20"/>
                                <w:szCs w:val="20"/>
                                <w:lang w:eastAsia="en-IE"/>
                              </w:rPr>
                              <m:t>β</m:t>
                            </w:ins>
                          </m:r>
                        </m:e>
                        <m:sub>
                          <m:r>
                            <w:ins w:id="1380" w:author="Coilin" w:date="2016-03-21T16:18:00Z">
                              <w:rPr>
                                <w:rFonts w:ascii="Cambria Math" w:eastAsia="Times New Roman" w:hAnsi="Cambria Math" w:cs="Arial"/>
                                <w:sz w:val="20"/>
                                <w:szCs w:val="20"/>
                                <w:lang w:eastAsia="en-IE"/>
                              </w:rPr>
                              <m:t>0,j</m:t>
                            </w:ins>
                          </m:r>
                        </m:sub>
                      </m:sSub>
                      <m:r>
                        <w:ins w:id="1381" w:author="Coilin" w:date="2016-03-21T16:18:00Z">
                          <w:rPr>
                            <w:rFonts w:ascii="Cambria Math" w:eastAsia="Times New Roman" w:hAnsi="Cambria Math" w:cs="Arial"/>
                            <w:sz w:val="20"/>
                            <w:szCs w:val="20"/>
                            <w:lang w:eastAsia="en-IE"/>
                          </w:rPr>
                          <m:t xml:space="preserve">+ </m:t>
                        </w:ins>
                      </m:r>
                      <m:sSub>
                        <m:sSubPr>
                          <m:ctrlPr>
                            <w:ins w:id="1382" w:author="Coilin" w:date="2016-03-21T16:18:00Z">
                              <w:rPr>
                                <w:rFonts w:ascii="Cambria Math" w:eastAsia="Times New Roman" w:hAnsi="Cambria Math" w:cs="Arial"/>
                                <w:i/>
                                <w:sz w:val="20"/>
                                <w:szCs w:val="20"/>
                                <w:lang w:eastAsia="en-IE"/>
                              </w:rPr>
                            </w:ins>
                          </m:ctrlPr>
                        </m:sSubPr>
                        <m:e>
                          <m:r>
                            <w:ins w:id="1383" w:author="Coilin" w:date="2016-03-21T16:18:00Z">
                              <w:rPr>
                                <w:rFonts w:ascii="Cambria Math" w:eastAsia="Times New Roman" w:hAnsi="Cambria Math" w:cs="Arial"/>
                                <w:sz w:val="20"/>
                                <w:szCs w:val="20"/>
                                <w:lang w:eastAsia="en-IE"/>
                              </w:rPr>
                              <m:t>β</m:t>
                            </w:ins>
                          </m:r>
                        </m:e>
                        <m:sub>
                          <m:r>
                            <w:ins w:id="1384" w:author="Coilin" w:date="2016-03-21T16:18:00Z">
                              <w:rPr>
                                <w:rFonts w:ascii="Cambria Math" w:eastAsia="Times New Roman" w:hAnsi="Cambria Math" w:cs="Arial"/>
                                <w:sz w:val="20"/>
                                <w:szCs w:val="20"/>
                                <w:lang w:eastAsia="en-IE"/>
                              </w:rPr>
                              <m:t>1,j</m:t>
                            </w:ins>
                          </m:r>
                        </m:sub>
                      </m:sSub>
                      <m:r>
                        <w:ins w:id="1385" w:author="Coilin" w:date="2016-03-21T16:18:00Z">
                          <w:rPr>
                            <w:rFonts w:ascii="Cambria Math" w:eastAsia="Times New Roman" w:hAnsi="Cambria Math" w:cs="Arial"/>
                            <w:sz w:val="20"/>
                            <w:szCs w:val="20"/>
                            <w:lang w:eastAsia="en-IE"/>
                          </w:rPr>
                          <m:t xml:space="preserve">CL+ </m:t>
                        </w:ins>
                      </m:r>
                      <m:sSub>
                        <m:sSubPr>
                          <m:ctrlPr>
                            <w:ins w:id="1386" w:author="Coilin" w:date="2016-03-21T16:18:00Z">
                              <w:rPr>
                                <w:rFonts w:ascii="Cambria Math" w:eastAsia="Times New Roman" w:hAnsi="Cambria Math" w:cs="Arial"/>
                                <w:i/>
                                <w:sz w:val="20"/>
                                <w:szCs w:val="20"/>
                                <w:lang w:eastAsia="en-IE"/>
                              </w:rPr>
                            </w:ins>
                          </m:ctrlPr>
                        </m:sSubPr>
                        <m:e>
                          <m:r>
                            <w:ins w:id="1387" w:author="Coilin" w:date="2016-03-21T16:18:00Z">
                              <w:rPr>
                                <w:rFonts w:ascii="Cambria Math" w:eastAsia="Times New Roman" w:hAnsi="Cambria Math" w:cs="Arial"/>
                                <w:sz w:val="20"/>
                                <w:szCs w:val="20"/>
                                <w:lang w:eastAsia="en-IE"/>
                              </w:rPr>
                              <m:t>δ</m:t>
                            </w:ins>
                          </m:r>
                        </m:e>
                        <m:sub>
                          <m:r>
                            <w:ins w:id="1388" w:author="Coilin" w:date="2016-03-21T16:18:00Z">
                              <w:rPr>
                                <w:rFonts w:ascii="Cambria Math" w:eastAsia="Times New Roman" w:hAnsi="Cambria Math" w:cs="Arial"/>
                                <w:sz w:val="20"/>
                                <w:szCs w:val="20"/>
                                <w:lang w:eastAsia="en-IE"/>
                              </w:rPr>
                              <m:t>1</m:t>
                            </w:ins>
                          </m:r>
                        </m:sub>
                      </m:sSub>
                      <m:r>
                        <w:ins w:id="1389" w:author="Coilin" w:date="2016-03-21T16:18:00Z">
                          <w:rPr>
                            <w:rFonts w:ascii="Cambria Math" w:eastAsia="Times New Roman" w:hAnsi="Cambria Math" w:cs="Arial"/>
                            <w:sz w:val="20"/>
                            <w:szCs w:val="20"/>
                            <w:lang w:eastAsia="en-IE"/>
                          </w:rPr>
                          <m:t xml:space="preserve">PI+ </m:t>
                        </w:ins>
                      </m:r>
                      <m:sSub>
                        <m:sSubPr>
                          <m:ctrlPr>
                            <w:ins w:id="1390" w:author="Coilin" w:date="2016-03-21T16:18:00Z">
                              <w:rPr>
                                <w:rFonts w:ascii="Cambria Math" w:eastAsia="Times New Roman" w:hAnsi="Cambria Math" w:cs="Arial"/>
                                <w:i/>
                                <w:sz w:val="20"/>
                                <w:szCs w:val="20"/>
                                <w:lang w:eastAsia="en-IE"/>
                              </w:rPr>
                            </w:ins>
                          </m:ctrlPr>
                        </m:sSubPr>
                        <m:e>
                          <m:r>
                            <w:ins w:id="1391" w:author="Coilin" w:date="2016-03-21T16:18:00Z">
                              <w:rPr>
                                <w:rFonts w:ascii="Cambria Math" w:eastAsia="Times New Roman" w:hAnsi="Cambria Math" w:cs="Arial"/>
                                <w:sz w:val="20"/>
                                <w:szCs w:val="20"/>
                                <w:lang w:eastAsia="en-IE"/>
                              </w:rPr>
                              <m:t>δ</m:t>
                            </w:ins>
                          </m:r>
                        </m:e>
                        <m:sub>
                          <m:r>
                            <w:ins w:id="1392" w:author="Coilin" w:date="2016-03-21T16:18:00Z">
                              <w:rPr>
                                <w:rFonts w:ascii="Cambria Math" w:eastAsia="Times New Roman" w:hAnsi="Cambria Math" w:cs="Arial"/>
                                <w:sz w:val="20"/>
                                <w:szCs w:val="20"/>
                                <w:lang w:eastAsia="en-IE"/>
                              </w:rPr>
                              <m:t>2</m:t>
                            </w:ins>
                          </m:r>
                        </m:sub>
                      </m:sSub>
                      <m:r>
                        <w:ins w:id="1393" w:author="Coilin" w:date="2016-03-21T16:18:00Z">
                          <w:rPr>
                            <w:rFonts w:ascii="Cambria Math" w:eastAsia="Times New Roman" w:hAnsi="Cambria Math" w:cs="Arial"/>
                            <w:sz w:val="20"/>
                            <w:szCs w:val="20"/>
                            <w:lang w:eastAsia="en-IE"/>
                          </w:rPr>
                          <m:t xml:space="preserve">SI+ </m:t>
                        </w:ins>
                      </m:r>
                      <m:sSub>
                        <m:sSubPr>
                          <m:ctrlPr>
                            <w:ins w:id="1394" w:author="Coilin" w:date="2016-03-21T16:18:00Z">
                              <w:rPr>
                                <w:rFonts w:ascii="Cambria Math" w:eastAsia="Times New Roman" w:hAnsi="Cambria Math" w:cs="Arial"/>
                                <w:i/>
                                <w:sz w:val="20"/>
                                <w:szCs w:val="20"/>
                                <w:lang w:eastAsia="en-IE"/>
                              </w:rPr>
                            </w:ins>
                          </m:ctrlPr>
                        </m:sSubPr>
                        <m:e>
                          <m:r>
                            <w:ins w:id="1395" w:author="Coilin" w:date="2016-03-21T16:18:00Z">
                              <w:rPr>
                                <w:rFonts w:ascii="Cambria Math" w:eastAsia="Times New Roman" w:hAnsi="Cambria Math" w:cs="Arial"/>
                                <w:sz w:val="20"/>
                                <w:szCs w:val="20"/>
                                <w:lang w:eastAsia="en-IE"/>
                              </w:rPr>
                              <m:t>δ</m:t>
                            </w:ins>
                          </m:r>
                        </m:e>
                        <m:sub>
                          <m:r>
                            <w:ins w:id="1396" w:author="Coilin" w:date="2016-03-21T16:18:00Z">
                              <w:rPr>
                                <w:rFonts w:ascii="Cambria Math" w:eastAsia="Times New Roman" w:hAnsi="Cambria Math" w:cs="Arial"/>
                                <w:sz w:val="20"/>
                                <w:szCs w:val="20"/>
                                <w:lang w:eastAsia="en-IE"/>
                              </w:rPr>
                              <m:t>3</m:t>
                            </w:ins>
                          </m:r>
                        </m:sub>
                      </m:sSub>
                      <m:r>
                        <w:ins w:id="1397" w:author="Coilin" w:date="2016-03-21T16:18:00Z">
                          <w:rPr>
                            <w:rFonts w:ascii="Cambria Math" w:eastAsia="Times New Roman" w:hAnsi="Cambria Math" w:cs="Arial"/>
                            <w:sz w:val="20"/>
                            <w:szCs w:val="20"/>
                            <w:lang w:eastAsia="en-IE"/>
                          </w:rPr>
                          <m:t>SO +</m:t>
                        </w:ins>
                      </m:r>
                      <m:sSub>
                        <m:sSubPr>
                          <m:ctrlPr>
                            <w:ins w:id="1398" w:author="Coilin" w:date="2016-03-21T16:26:00Z">
                              <w:rPr>
                                <w:rFonts w:ascii="Cambria Math" w:eastAsia="Times New Roman" w:hAnsi="Cambria Math" w:cs="Arial"/>
                                <w:i/>
                                <w:sz w:val="20"/>
                                <w:szCs w:val="20"/>
                                <w:lang w:eastAsia="en-IE"/>
                              </w:rPr>
                            </w:ins>
                          </m:ctrlPr>
                        </m:sSubPr>
                        <m:e>
                          <m:r>
                            <w:ins w:id="1399" w:author="Coilin" w:date="2016-03-21T16:26:00Z">
                              <w:rPr>
                                <w:rFonts w:ascii="Cambria Math" w:eastAsia="Times New Roman" w:hAnsi="Cambria Math" w:cs="Arial"/>
                                <w:sz w:val="20"/>
                                <w:szCs w:val="20"/>
                                <w:lang w:eastAsia="en-IE"/>
                              </w:rPr>
                              <m:t>γ</m:t>
                            </w:ins>
                          </m:r>
                        </m:e>
                        <m:sub>
                          <m:r>
                            <w:ins w:id="1400" w:author="Coilin" w:date="2016-03-21T16:26:00Z">
                              <w:rPr>
                                <w:rFonts w:ascii="Cambria Math" w:eastAsia="Times New Roman" w:hAnsi="Cambria Math" w:cs="Arial"/>
                                <w:sz w:val="20"/>
                                <w:szCs w:val="20"/>
                                <w:lang w:eastAsia="en-IE"/>
                              </w:rPr>
                              <m:t>j</m:t>
                            </w:ins>
                          </m:r>
                        </m:sub>
                      </m:sSub>
                      <m:r>
                        <w:ins w:id="1401" w:author="Coilin" w:date="2016-03-21T16:18: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402" w:author="Coilin" w:date="2016-03-21T16:52:00Z">
                    <w:tcPr>
                      <w:tcW w:w="1701" w:type="dxa"/>
                      <w:tcBorders>
                        <w:top w:val="nil"/>
                        <w:left w:val="nil"/>
                        <w:bottom w:val="nil"/>
                        <w:right w:val="nil"/>
                      </w:tcBorders>
                      <w:shd w:val="clear" w:color="auto" w:fill="auto"/>
                      <w:noWrap/>
                      <w:vAlign w:val="bottom"/>
                      <w:hideMark/>
                    </w:tcPr>
                  </w:tcPrChange>
                </w:tcPr>
                <w:p w14:paraId="343320D5" w14:textId="77777777" w:rsidR="00952E56" w:rsidRPr="00472734" w:rsidRDefault="00952E56" w:rsidP="00472734">
                  <w:pPr>
                    <w:spacing w:after="0" w:line="240" w:lineRule="auto"/>
                    <w:jc w:val="center"/>
                    <w:rPr>
                      <w:ins w:id="1403" w:author="Coilin" w:date="2016-03-21T15:59:00Z"/>
                      <w:rFonts w:ascii="Arial" w:eastAsia="Times New Roman" w:hAnsi="Arial" w:cs="Arial"/>
                      <w:sz w:val="20"/>
                      <w:szCs w:val="20"/>
                      <w:lang w:eastAsia="en-IE"/>
                    </w:rPr>
                  </w:pPr>
                  <w:ins w:id="1404" w:author="Coilin" w:date="2016-03-21T15:59:00Z">
                    <w:r w:rsidRPr="00472734">
                      <w:rPr>
                        <w:rFonts w:ascii="Arial" w:eastAsia="Times New Roman" w:hAnsi="Arial" w:cs="Arial"/>
                        <w:sz w:val="20"/>
                        <w:szCs w:val="20"/>
                        <w:lang w:eastAsia="en-IE"/>
                      </w:rPr>
                      <w:t>-2033.10</w:t>
                    </w:r>
                  </w:ins>
                </w:p>
              </w:tc>
              <w:tc>
                <w:tcPr>
                  <w:tcW w:w="1134" w:type="dxa"/>
                  <w:tcBorders>
                    <w:top w:val="nil"/>
                    <w:left w:val="nil"/>
                    <w:bottom w:val="nil"/>
                    <w:right w:val="nil"/>
                  </w:tcBorders>
                  <w:shd w:val="clear" w:color="auto" w:fill="auto"/>
                  <w:noWrap/>
                  <w:vAlign w:val="bottom"/>
                  <w:hideMark/>
                  <w:tcPrChange w:id="1405" w:author="Coilin" w:date="2016-03-21T16:52:00Z">
                    <w:tcPr>
                      <w:tcW w:w="1134" w:type="dxa"/>
                      <w:tcBorders>
                        <w:top w:val="nil"/>
                        <w:left w:val="nil"/>
                        <w:bottom w:val="nil"/>
                        <w:right w:val="nil"/>
                      </w:tcBorders>
                      <w:shd w:val="clear" w:color="auto" w:fill="auto"/>
                      <w:noWrap/>
                      <w:vAlign w:val="bottom"/>
                      <w:hideMark/>
                    </w:tcPr>
                  </w:tcPrChange>
                </w:tcPr>
                <w:p w14:paraId="287F4839" w14:textId="77777777" w:rsidR="00952E56" w:rsidRPr="00472734" w:rsidRDefault="00952E56" w:rsidP="00472734">
                  <w:pPr>
                    <w:spacing w:after="0" w:line="240" w:lineRule="auto"/>
                    <w:jc w:val="center"/>
                    <w:rPr>
                      <w:ins w:id="1406" w:author="Coilin" w:date="2016-03-21T15:59:00Z"/>
                      <w:rFonts w:ascii="Arial" w:eastAsia="Times New Roman" w:hAnsi="Arial" w:cs="Arial"/>
                      <w:sz w:val="20"/>
                      <w:szCs w:val="20"/>
                      <w:lang w:eastAsia="en-IE"/>
                    </w:rPr>
                  </w:pPr>
                  <w:ins w:id="1407" w:author="Coilin" w:date="2016-03-21T15:59:00Z">
                    <w:r w:rsidRPr="00472734">
                      <w:rPr>
                        <w:rFonts w:ascii="Arial" w:eastAsia="Times New Roman" w:hAnsi="Arial" w:cs="Arial"/>
                        <w:sz w:val="20"/>
                        <w:szCs w:val="20"/>
                        <w:lang w:eastAsia="en-IE"/>
                      </w:rPr>
                      <w:t>19</w:t>
                    </w:r>
                  </w:ins>
                </w:p>
              </w:tc>
              <w:tc>
                <w:tcPr>
                  <w:tcW w:w="939" w:type="dxa"/>
                  <w:tcBorders>
                    <w:top w:val="nil"/>
                    <w:left w:val="nil"/>
                    <w:bottom w:val="nil"/>
                    <w:right w:val="nil"/>
                  </w:tcBorders>
                  <w:shd w:val="clear" w:color="auto" w:fill="auto"/>
                  <w:noWrap/>
                  <w:vAlign w:val="bottom"/>
                  <w:hideMark/>
                  <w:tcPrChange w:id="1408" w:author="Coilin" w:date="2016-03-21T16:52:00Z">
                    <w:tcPr>
                      <w:tcW w:w="599" w:type="dxa"/>
                      <w:tcBorders>
                        <w:top w:val="nil"/>
                        <w:left w:val="nil"/>
                        <w:bottom w:val="nil"/>
                        <w:right w:val="nil"/>
                      </w:tcBorders>
                      <w:shd w:val="clear" w:color="auto" w:fill="auto"/>
                      <w:noWrap/>
                      <w:vAlign w:val="bottom"/>
                      <w:hideMark/>
                    </w:tcPr>
                  </w:tcPrChange>
                </w:tcPr>
                <w:p w14:paraId="36027911" w14:textId="77777777" w:rsidR="00952E56" w:rsidRPr="00472734" w:rsidRDefault="00952E56" w:rsidP="00472734">
                  <w:pPr>
                    <w:spacing w:after="0" w:line="240" w:lineRule="auto"/>
                    <w:jc w:val="center"/>
                    <w:rPr>
                      <w:ins w:id="1409" w:author="Coilin" w:date="2016-03-21T15:59:00Z"/>
                      <w:rFonts w:ascii="Arial" w:eastAsia="Times New Roman" w:hAnsi="Arial" w:cs="Arial"/>
                      <w:sz w:val="20"/>
                      <w:szCs w:val="20"/>
                      <w:lang w:eastAsia="en-IE"/>
                    </w:rPr>
                  </w:pPr>
                  <w:ins w:id="1410" w:author="Coilin" w:date="2016-03-21T15:59:00Z">
                    <w:r w:rsidRPr="00472734">
                      <w:rPr>
                        <w:rFonts w:ascii="Arial" w:eastAsia="Times New Roman" w:hAnsi="Arial" w:cs="Arial"/>
                        <w:sz w:val="20"/>
                        <w:szCs w:val="20"/>
                        <w:lang w:eastAsia="en-IE"/>
                      </w:rPr>
                      <w:t>4104.20</w:t>
                    </w:r>
                  </w:ins>
                </w:p>
              </w:tc>
            </w:tr>
            <w:tr w:rsidR="00952E56" w:rsidRPr="00472734" w14:paraId="17F039B5" w14:textId="77777777" w:rsidTr="00EC5C94">
              <w:trPr>
                <w:trHeight w:val="255"/>
                <w:ins w:id="1411" w:author="Coilin" w:date="2016-03-21T15:59:00Z"/>
                <w:trPrChange w:id="1412" w:author="Coilin" w:date="2016-03-21T16:52:00Z">
                  <w:trPr>
                    <w:trHeight w:val="255"/>
                  </w:trPr>
                </w:trPrChange>
              </w:trPr>
              <w:tc>
                <w:tcPr>
                  <w:tcW w:w="419" w:type="dxa"/>
                  <w:tcBorders>
                    <w:top w:val="nil"/>
                    <w:left w:val="nil"/>
                    <w:bottom w:val="nil"/>
                    <w:right w:val="nil"/>
                  </w:tcBorders>
                  <w:vAlign w:val="bottom"/>
                  <w:tcPrChange w:id="1413" w:author="Coilin" w:date="2016-03-21T16:52:00Z">
                    <w:tcPr>
                      <w:tcW w:w="5279" w:type="dxa"/>
                      <w:tcBorders>
                        <w:top w:val="nil"/>
                        <w:left w:val="nil"/>
                        <w:bottom w:val="nil"/>
                        <w:right w:val="nil"/>
                      </w:tcBorders>
                    </w:tcPr>
                  </w:tcPrChange>
                </w:tcPr>
                <w:p w14:paraId="413F533E" w14:textId="7D4930D8" w:rsidR="00952E56" w:rsidRPr="00AA2D87" w:rsidRDefault="00AA2D87">
                  <w:pPr>
                    <w:spacing w:after="0" w:line="240" w:lineRule="auto"/>
                    <w:rPr>
                      <w:ins w:id="1414" w:author="Coilin" w:date="2016-03-21T16:25:00Z"/>
                      <w:rFonts w:eastAsia="Times New Roman" w:cs="Arial"/>
                      <w:sz w:val="20"/>
                      <w:szCs w:val="20"/>
                      <w:lang w:eastAsia="en-IE"/>
                      <w:rPrChange w:id="1415" w:author="Coilin" w:date="2016-03-21T16:27:00Z">
                        <w:rPr>
                          <w:ins w:id="1416" w:author="Coilin" w:date="2016-03-21T16:25:00Z"/>
                          <w:rFonts w:ascii="Arial" w:eastAsia="Times New Roman" w:hAnsi="Arial" w:cs="Arial"/>
                          <w:sz w:val="20"/>
                          <w:szCs w:val="20"/>
                          <w:lang w:eastAsia="en-IE"/>
                        </w:rPr>
                      </w:rPrChange>
                    </w:rPr>
                  </w:pPr>
                  <w:ins w:id="1417" w:author="Coilin" w:date="2016-03-21T16:27:00Z">
                    <w:r w:rsidRPr="00AA2D87">
                      <w:rPr>
                        <w:rFonts w:eastAsia="Times New Roman" w:cs="Arial"/>
                        <w:sz w:val="20"/>
                        <w:szCs w:val="20"/>
                        <w:lang w:eastAsia="en-IE"/>
                        <w:rPrChange w:id="1418" w:author="Coilin" w:date="2016-03-21T16:27:00Z">
                          <w:rPr>
                            <w:rFonts w:ascii="Arial" w:eastAsia="Times New Roman" w:hAnsi="Arial" w:cs="Arial"/>
                            <w:sz w:val="20"/>
                            <w:szCs w:val="20"/>
                            <w:lang w:eastAsia="en-IE"/>
                          </w:rPr>
                        </w:rPrChange>
                      </w:rPr>
                      <w:t>17</w:t>
                    </w:r>
                  </w:ins>
                </w:p>
              </w:tc>
              <w:tc>
                <w:tcPr>
                  <w:tcW w:w="5279" w:type="dxa"/>
                  <w:tcBorders>
                    <w:top w:val="nil"/>
                    <w:left w:val="nil"/>
                    <w:bottom w:val="nil"/>
                    <w:right w:val="nil"/>
                  </w:tcBorders>
                  <w:shd w:val="clear" w:color="auto" w:fill="auto"/>
                  <w:noWrap/>
                  <w:vAlign w:val="bottom"/>
                  <w:hideMark/>
                  <w:tcPrChange w:id="1419" w:author="Coilin" w:date="2016-03-21T16:52:00Z">
                    <w:tcPr>
                      <w:tcW w:w="5279" w:type="dxa"/>
                      <w:tcBorders>
                        <w:top w:val="nil"/>
                        <w:left w:val="nil"/>
                        <w:bottom w:val="nil"/>
                        <w:right w:val="nil"/>
                      </w:tcBorders>
                      <w:shd w:val="clear" w:color="auto" w:fill="auto"/>
                      <w:noWrap/>
                      <w:vAlign w:val="bottom"/>
                      <w:hideMark/>
                    </w:tcPr>
                  </w:tcPrChange>
                </w:tcPr>
                <w:p w14:paraId="3888B739" w14:textId="47684F88" w:rsidR="00952E56" w:rsidRPr="00AA2D87" w:rsidRDefault="009A1D4A" w:rsidP="00472734">
                  <w:pPr>
                    <w:spacing w:after="0" w:line="240" w:lineRule="auto"/>
                    <w:rPr>
                      <w:ins w:id="1420" w:author="Coilin" w:date="2016-03-21T15:59:00Z"/>
                      <w:rFonts w:ascii="Arial" w:eastAsia="Times New Roman" w:hAnsi="Arial" w:cs="Arial"/>
                      <w:sz w:val="20"/>
                      <w:szCs w:val="20"/>
                      <w:lang w:eastAsia="en-IE"/>
                    </w:rPr>
                  </w:pPr>
                  <m:oMathPara>
                    <m:oMathParaPr>
                      <m:jc m:val="left"/>
                    </m:oMathParaPr>
                    <m:oMath>
                      <m:sSub>
                        <m:sSubPr>
                          <m:ctrlPr>
                            <w:ins w:id="1421" w:author="Coilin" w:date="2016-03-21T16:27:00Z">
                              <w:rPr>
                                <w:rFonts w:ascii="Cambria Math" w:eastAsia="Times New Roman" w:hAnsi="Cambria Math" w:cs="Arial"/>
                                <w:i/>
                                <w:sz w:val="20"/>
                                <w:szCs w:val="20"/>
                                <w:lang w:eastAsia="en-IE"/>
                              </w:rPr>
                            </w:ins>
                          </m:ctrlPr>
                        </m:sSubPr>
                        <m:e>
                          <m:r>
                            <w:ins w:id="1422" w:author="Coilin" w:date="2016-03-21T16:27:00Z">
                              <w:rPr>
                                <w:rFonts w:ascii="Cambria Math" w:eastAsia="Times New Roman" w:hAnsi="Cambria Math" w:cs="Arial"/>
                                <w:sz w:val="20"/>
                                <w:szCs w:val="20"/>
                                <w:lang w:eastAsia="en-IE"/>
                              </w:rPr>
                              <m:t>β</m:t>
                            </w:ins>
                          </m:r>
                        </m:e>
                        <m:sub>
                          <m:r>
                            <w:ins w:id="1423" w:author="Coilin" w:date="2016-03-21T16:27:00Z">
                              <w:rPr>
                                <w:rFonts w:ascii="Cambria Math" w:eastAsia="Times New Roman" w:hAnsi="Cambria Math" w:cs="Arial"/>
                                <w:sz w:val="20"/>
                                <w:szCs w:val="20"/>
                                <w:lang w:eastAsia="en-IE"/>
                              </w:rPr>
                              <m:t>0,j</m:t>
                            </w:ins>
                          </m:r>
                        </m:sub>
                      </m:sSub>
                      <m:r>
                        <w:ins w:id="1424" w:author="Coilin" w:date="2016-03-21T16:27:00Z">
                          <w:rPr>
                            <w:rFonts w:ascii="Cambria Math" w:eastAsia="Times New Roman" w:hAnsi="Cambria Math" w:cs="Arial"/>
                            <w:sz w:val="20"/>
                            <w:szCs w:val="20"/>
                            <w:lang w:eastAsia="en-IE"/>
                          </w:rPr>
                          <m:t xml:space="preserve">+ </m:t>
                        </w:ins>
                      </m:r>
                      <m:sSub>
                        <m:sSubPr>
                          <m:ctrlPr>
                            <w:ins w:id="1425" w:author="Coilin" w:date="2016-03-21T16:27:00Z">
                              <w:rPr>
                                <w:rFonts w:ascii="Cambria Math" w:eastAsia="Times New Roman" w:hAnsi="Cambria Math" w:cs="Arial"/>
                                <w:i/>
                                <w:sz w:val="20"/>
                                <w:szCs w:val="20"/>
                                <w:lang w:eastAsia="en-IE"/>
                              </w:rPr>
                            </w:ins>
                          </m:ctrlPr>
                        </m:sSubPr>
                        <m:e>
                          <m:r>
                            <w:ins w:id="1426" w:author="Coilin" w:date="2016-03-21T16:27:00Z">
                              <w:rPr>
                                <w:rFonts w:ascii="Cambria Math" w:eastAsia="Times New Roman" w:hAnsi="Cambria Math" w:cs="Arial"/>
                                <w:sz w:val="20"/>
                                <w:szCs w:val="20"/>
                                <w:lang w:eastAsia="en-IE"/>
                              </w:rPr>
                              <m:t>β</m:t>
                            </w:ins>
                          </m:r>
                        </m:e>
                        <m:sub>
                          <m:r>
                            <w:ins w:id="1427" w:author="Coilin" w:date="2016-03-21T16:27:00Z">
                              <w:rPr>
                                <w:rFonts w:ascii="Cambria Math" w:eastAsia="Times New Roman" w:hAnsi="Cambria Math" w:cs="Arial"/>
                                <w:sz w:val="20"/>
                                <w:szCs w:val="20"/>
                                <w:lang w:eastAsia="en-IE"/>
                              </w:rPr>
                              <m:t>1,j</m:t>
                            </w:ins>
                          </m:r>
                        </m:sub>
                      </m:sSub>
                      <m:r>
                        <w:ins w:id="1428" w:author="Coilin" w:date="2016-03-21T16:27:00Z">
                          <w:rPr>
                            <w:rFonts w:ascii="Cambria Math" w:eastAsia="Times New Roman" w:hAnsi="Cambria Math" w:cs="Arial"/>
                            <w:sz w:val="20"/>
                            <w:szCs w:val="20"/>
                            <w:lang w:eastAsia="en-IE"/>
                          </w:rPr>
                          <m:t xml:space="preserve">CL+ </m:t>
                        </w:ins>
                      </m:r>
                      <m:sSub>
                        <m:sSubPr>
                          <m:ctrlPr>
                            <w:ins w:id="1429" w:author="Coilin" w:date="2016-03-21T16:27:00Z">
                              <w:rPr>
                                <w:rFonts w:ascii="Cambria Math" w:eastAsia="Times New Roman" w:hAnsi="Cambria Math" w:cs="Arial"/>
                                <w:i/>
                                <w:sz w:val="20"/>
                                <w:szCs w:val="20"/>
                                <w:lang w:eastAsia="en-IE"/>
                              </w:rPr>
                            </w:ins>
                          </m:ctrlPr>
                        </m:sSubPr>
                        <m:e>
                          <m:r>
                            <w:ins w:id="1430" w:author="Coilin" w:date="2016-03-21T16:27:00Z">
                              <w:rPr>
                                <w:rFonts w:ascii="Cambria Math" w:eastAsia="Times New Roman" w:hAnsi="Cambria Math" w:cs="Arial"/>
                                <w:sz w:val="20"/>
                                <w:szCs w:val="20"/>
                                <w:lang w:eastAsia="en-IE"/>
                              </w:rPr>
                              <m:t>β</m:t>
                            </w:ins>
                          </m:r>
                        </m:e>
                        <m:sub>
                          <m:r>
                            <w:ins w:id="1431" w:author="Coilin" w:date="2016-03-21T16:27:00Z">
                              <w:rPr>
                                <w:rFonts w:ascii="Cambria Math" w:eastAsia="Times New Roman" w:hAnsi="Cambria Math" w:cs="Arial"/>
                                <w:sz w:val="20"/>
                                <w:szCs w:val="20"/>
                                <w:lang w:eastAsia="en-IE"/>
                              </w:rPr>
                              <m:t>2,j</m:t>
                            </w:ins>
                          </m:r>
                        </m:sub>
                      </m:sSub>
                      <m:sSup>
                        <m:sSupPr>
                          <m:ctrlPr>
                            <w:ins w:id="1432" w:author="Coilin" w:date="2016-03-21T16:27:00Z">
                              <w:rPr>
                                <w:rFonts w:ascii="Cambria Math" w:eastAsia="Times New Roman" w:hAnsi="Cambria Math" w:cs="Arial"/>
                                <w:i/>
                                <w:sz w:val="20"/>
                                <w:szCs w:val="20"/>
                                <w:lang w:eastAsia="en-IE"/>
                              </w:rPr>
                            </w:ins>
                          </m:ctrlPr>
                        </m:sSupPr>
                        <m:e>
                          <m:r>
                            <w:ins w:id="1433" w:author="Coilin" w:date="2016-03-21T16:27:00Z">
                              <w:rPr>
                                <w:rFonts w:ascii="Cambria Math" w:eastAsia="Times New Roman" w:hAnsi="Cambria Math" w:cs="Arial"/>
                                <w:sz w:val="20"/>
                                <w:szCs w:val="20"/>
                                <w:lang w:eastAsia="en-IE"/>
                              </w:rPr>
                              <m:t>CL</m:t>
                            </w:ins>
                          </m:r>
                        </m:e>
                        <m:sup>
                          <m:r>
                            <w:ins w:id="1434" w:author="Coilin" w:date="2016-03-21T16:27:00Z">
                              <w:rPr>
                                <w:rFonts w:ascii="Cambria Math" w:eastAsia="Times New Roman" w:hAnsi="Cambria Math" w:cs="Arial"/>
                                <w:sz w:val="20"/>
                                <w:szCs w:val="20"/>
                                <w:lang w:eastAsia="en-IE"/>
                              </w:rPr>
                              <m:t>2</m:t>
                            </w:ins>
                          </m:r>
                        </m:sup>
                      </m:sSup>
                      <m:r>
                        <w:ins w:id="1435" w:author="Coilin" w:date="2016-03-21T16:27:00Z">
                          <w:rPr>
                            <w:rFonts w:ascii="Cambria Math" w:eastAsia="Times New Roman" w:hAnsi="Cambria Math" w:cs="Arial"/>
                            <w:sz w:val="20"/>
                            <w:szCs w:val="20"/>
                            <w:lang w:eastAsia="en-IE"/>
                          </w:rPr>
                          <m:t xml:space="preserve">+ </m:t>
                        </w:ins>
                      </m:r>
                      <m:sSub>
                        <m:sSubPr>
                          <m:ctrlPr>
                            <w:ins w:id="1436" w:author="Coilin" w:date="2016-03-21T16:27:00Z">
                              <w:rPr>
                                <w:rFonts w:ascii="Cambria Math" w:eastAsia="Times New Roman" w:hAnsi="Cambria Math" w:cs="Arial"/>
                                <w:i/>
                                <w:sz w:val="20"/>
                                <w:szCs w:val="20"/>
                                <w:lang w:eastAsia="en-IE"/>
                              </w:rPr>
                            </w:ins>
                          </m:ctrlPr>
                        </m:sSubPr>
                        <m:e>
                          <m:r>
                            <w:ins w:id="1437" w:author="Coilin" w:date="2016-03-21T16:27:00Z">
                              <w:rPr>
                                <w:rFonts w:ascii="Cambria Math" w:eastAsia="Times New Roman" w:hAnsi="Cambria Math" w:cs="Arial"/>
                                <w:sz w:val="20"/>
                                <w:szCs w:val="20"/>
                                <w:lang w:eastAsia="en-IE"/>
                              </w:rPr>
                              <m:t>δ</m:t>
                            </w:ins>
                          </m:r>
                        </m:e>
                        <m:sub>
                          <m:r>
                            <w:ins w:id="1438" w:author="Coilin" w:date="2016-03-21T16:27:00Z">
                              <w:rPr>
                                <w:rFonts w:ascii="Cambria Math" w:eastAsia="Times New Roman" w:hAnsi="Cambria Math" w:cs="Arial"/>
                                <w:sz w:val="20"/>
                                <w:szCs w:val="20"/>
                                <w:lang w:eastAsia="en-IE"/>
                              </w:rPr>
                              <m:t>1</m:t>
                            </w:ins>
                          </m:r>
                        </m:sub>
                      </m:sSub>
                      <m:r>
                        <w:ins w:id="1439" w:author="Coilin" w:date="2016-03-21T16:27:00Z">
                          <w:rPr>
                            <w:rFonts w:ascii="Cambria Math" w:eastAsia="Times New Roman" w:hAnsi="Cambria Math" w:cs="Arial"/>
                            <w:sz w:val="20"/>
                            <w:szCs w:val="20"/>
                            <w:lang w:eastAsia="en-IE"/>
                          </w:rPr>
                          <m:t xml:space="preserve">PI+ </m:t>
                        </w:ins>
                      </m:r>
                      <m:sSub>
                        <m:sSubPr>
                          <m:ctrlPr>
                            <w:ins w:id="1440" w:author="Coilin" w:date="2016-03-21T16:27:00Z">
                              <w:rPr>
                                <w:rFonts w:ascii="Cambria Math" w:eastAsia="Times New Roman" w:hAnsi="Cambria Math" w:cs="Arial"/>
                                <w:i/>
                                <w:sz w:val="20"/>
                                <w:szCs w:val="20"/>
                                <w:lang w:eastAsia="en-IE"/>
                              </w:rPr>
                            </w:ins>
                          </m:ctrlPr>
                        </m:sSubPr>
                        <m:e>
                          <m:r>
                            <w:ins w:id="1441" w:author="Coilin" w:date="2016-03-21T16:27:00Z">
                              <w:rPr>
                                <w:rFonts w:ascii="Cambria Math" w:eastAsia="Times New Roman" w:hAnsi="Cambria Math" w:cs="Arial"/>
                                <w:sz w:val="20"/>
                                <w:szCs w:val="20"/>
                                <w:lang w:eastAsia="en-IE"/>
                              </w:rPr>
                              <m:t>δ</m:t>
                            </w:ins>
                          </m:r>
                        </m:e>
                        <m:sub>
                          <m:r>
                            <w:ins w:id="1442" w:author="Coilin" w:date="2016-03-21T16:27:00Z">
                              <w:rPr>
                                <w:rFonts w:ascii="Cambria Math" w:eastAsia="Times New Roman" w:hAnsi="Cambria Math" w:cs="Arial"/>
                                <w:sz w:val="20"/>
                                <w:szCs w:val="20"/>
                                <w:lang w:eastAsia="en-IE"/>
                              </w:rPr>
                              <m:t>2</m:t>
                            </w:ins>
                          </m:r>
                        </m:sub>
                      </m:sSub>
                      <m:r>
                        <w:ins w:id="1443" w:author="Coilin" w:date="2016-03-21T16:27:00Z">
                          <w:rPr>
                            <w:rFonts w:ascii="Cambria Math" w:eastAsia="Times New Roman" w:hAnsi="Cambria Math" w:cs="Arial"/>
                            <w:sz w:val="20"/>
                            <w:szCs w:val="20"/>
                            <w:lang w:eastAsia="en-IE"/>
                          </w:rPr>
                          <m:t xml:space="preserve">SI+ </m:t>
                        </w:ins>
                      </m:r>
                      <m:sSub>
                        <m:sSubPr>
                          <m:ctrlPr>
                            <w:ins w:id="1444" w:author="Coilin" w:date="2016-03-21T16:27:00Z">
                              <w:rPr>
                                <w:rFonts w:ascii="Cambria Math" w:eastAsia="Times New Roman" w:hAnsi="Cambria Math" w:cs="Arial"/>
                                <w:i/>
                                <w:sz w:val="20"/>
                                <w:szCs w:val="20"/>
                                <w:lang w:eastAsia="en-IE"/>
                              </w:rPr>
                            </w:ins>
                          </m:ctrlPr>
                        </m:sSubPr>
                        <m:e>
                          <m:r>
                            <w:ins w:id="1445" w:author="Coilin" w:date="2016-03-21T16:27:00Z">
                              <w:rPr>
                                <w:rFonts w:ascii="Cambria Math" w:eastAsia="Times New Roman" w:hAnsi="Cambria Math" w:cs="Arial"/>
                                <w:sz w:val="20"/>
                                <w:szCs w:val="20"/>
                                <w:lang w:eastAsia="en-IE"/>
                              </w:rPr>
                              <m:t>δ</m:t>
                            </w:ins>
                          </m:r>
                        </m:e>
                        <m:sub>
                          <m:r>
                            <w:ins w:id="1446" w:author="Coilin" w:date="2016-03-21T16:27:00Z">
                              <w:rPr>
                                <w:rFonts w:ascii="Cambria Math" w:eastAsia="Times New Roman" w:hAnsi="Cambria Math" w:cs="Arial"/>
                                <w:sz w:val="20"/>
                                <w:szCs w:val="20"/>
                                <w:lang w:eastAsia="en-IE"/>
                              </w:rPr>
                              <m:t>3</m:t>
                            </w:ins>
                          </m:r>
                        </m:sub>
                      </m:sSub>
                      <m:r>
                        <w:ins w:id="1447" w:author="Coilin" w:date="2016-03-21T16:27:00Z">
                          <w:rPr>
                            <w:rFonts w:ascii="Cambria Math" w:eastAsia="Times New Roman" w:hAnsi="Cambria Math" w:cs="Arial"/>
                            <w:sz w:val="20"/>
                            <w:szCs w:val="20"/>
                            <w:lang w:eastAsia="en-IE"/>
                          </w:rPr>
                          <m:t>SO +</m:t>
                        </w:ins>
                      </m:r>
                      <m:sSub>
                        <m:sSubPr>
                          <m:ctrlPr>
                            <w:ins w:id="1448" w:author="Coilin" w:date="2016-03-21T16:27:00Z">
                              <w:rPr>
                                <w:rFonts w:ascii="Cambria Math" w:eastAsia="Times New Roman" w:hAnsi="Cambria Math" w:cs="Arial"/>
                                <w:i/>
                                <w:sz w:val="20"/>
                                <w:szCs w:val="20"/>
                                <w:lang w:eastAsia="en-IE"/>
                              </w:rPr>
                            </w:ins>
                          </m:ctrlPr>
                        </m:sSubPr>
                        <m:e>
                          <m:r>
                            <w:ins w:id="1449" w:author="Coilin" w:date="2016-03-21T16:27:00Z">
                              <w:rPr>
                                <w:rFonts w:ascii="Cambria Math" w:eastAsia="Times New Roman" w:hAnsi="Cambria Math" w:cs="Arial"/>
                                <w:sz w:val="20"/>
                                <w:szCs w:val="20"/>
                                <w:lang w:eastAsia="en-IE"/>
                              </w:rPr>
                              <m:t>γ</m:t>
                            </w:ins>
                          </m:r>
                        </m:e>
                        <m:sub>
                          <m:r>
                            <w:ins w:id="1450" w:author="Coilin" w:date="2016-03-21T16:27:00Z">
                              <w:rPr>
                                <w:rFonts w:ascii="Cambria Math" w:eastAsia="Times New Roman" w:hAnsi="Cambria Math" w:cs="Arial"/>
                                <w:sz w:val="20"/>
                                <w:szCs w:val="20"/>
                                <w:lang w:eastAsia="en-IE"/>
                              </w:rPr>
                              <m:t>j</m:t>
                            </w:ins>
                          </m:r>
                        </m:sub>
                      </m:sSub>
                      <m:r>
                        <w:ins w:id="1451" w:author="Coilin" w:date="2016-03-21T16:27: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452" w:author="Coilin" w:date="2016-03-21T16:52:00Z">
                    <w:tcPr>
                      <w:tcW w:w="1701" w:type="dxa"/>
                      <w:tcBorders>
                        <w:top w:val="nil"/>
                        <w:left w:val="nil"/>
                        <w:bottom w:val="nil"/>
                        <w:right w:val="nil"/>
                      </w:tcBorders>
                      <w:shd w:val="clear" w:color="auto" w:fill="auto"/>
                      <w:noWrap/>
                      <w:vAlign w:val="bottom"/>
                      <w:hideMark/>
                    </w:tcPr>
                  </w:tcPrChange>
                </w:tcPr>
                <w:p w14:paraId="6FE9E59D" w14:textId="77777777" w:rsidR="00952E56" w:rsidRPr="00472734" w:rsidRDefault="00952E56" w:rsidP="00472734">
                  <w:pPr>
                    <w:spacing w:after="0" w:line="240" w:lineRule="auto"/>
                    <w:jc w:val="center"/>
                    <w:rPr>
                      <w:ins w:id="1453" w:author="Coilin" w:date="2016-03-21T15:59:00Z"/>
                      <w:rFonts w:ascii="Arial" w:eastAsia="Times New Roman" w:hAnsi="Arial" w:cs="Arial"/>
                      <w:sz w:val="20"/>
                      <w:szCs w:val="20"/>
                      <w:lang w:eastAsia="en-IE"/>
                    </w:rPr>
                  </w:pPr>
                  <w:ins w:id="1454" w:author="Coilin" w:date="2016-03-21T15:59:00Z">
                    <w:r w:rsidRPr="00472734">
                      <w:rPr>
                        <w:rFonts w:ascii="Arial" w:eastAsia="Times New Roman" w:hAnsi="Arial" w:cs="Arial"/>
                        <w:sz w:val="20"/>
                        <w:szCs w:val="20"/>
                        <w:lang w:eastAsia="en-IE"/>
                      </w:rPr>
                      <w:t>-2032.73</w:t>
                    </w:r>
                  </w:ins>
                </w:p>
              </w:tc>
              <w:tc>
                <w:tcPr>
                  <w:tcW w:w="1134" w:type="dxa"/>
                  <w:tcBorders>
                    <w:top w:val="nil"/>
                    <w:left w:val="nil"/>
                    <w:bottom w:val="nil"/>
                    <w:right w:val="nil"/>
                  </w:tcBorders>
                  <w:shd w:val="clear" w:color="auto" w:fill="auto"/>
                  <w:noWrap/>
                  <w:vAlign w:val="bottom"/>
                  <w:hideMark/>
                  <w:tcPrChange w:id="1455" w:author="Coilin" w:date="2016-03-21T16:52:00Z">
                    <w:tcPr>
                      <w:tcW w:w="1134" w:type="dxa"/>
                      <w:tcBorders>
                        <w:top w:val="nil"/>
                        <w:left w:val="nil"/>
                        <w:bottom w:val="nil"/>
                        <w:right w:val="nil"/>
                      </w:tcBorders>
                      <w:shd w:val="clear" w:color="auto" w:fill="auto"/>
                      <w:noWrap/>
                      <w:vAlign w:val="bottom"/>
                      <w:hideMark/>
                    </w:tcPr>
                  </w:tcPrChange>
                </w:tcPr>
                <w:p w14:paraId="7B1AA50D" w14:textId="77777777" w:rsidR="00952E56" w:rsidRPr="00472734" w:rsidRDefault="00952E56" w:rsidP="00472734">
                  <w:pPr>
                    <w:spacing w:after="0" w:line="240" w:lineRule="auto"/>
                    <w:jc w:val="center"/>
                    <w:rPr>
                      <w:ins w:id="1456" w:author="Coilin" w:date="2016-03-21T15:59:00Z"/>
                      <w:rFonts w:ascii="Arial" w:eastAsia="Times New Roman" w:hAnsi="Arial" w:cs="Arial"/>
                      <w:sz w:val="20"/>
                      <w:szCs w:val="20"/>
                      <w:lang w:eastAsia="en-IE"/>
                    </w:rPr>
                  </w:pPr>
                  <w:ins w:id="1457" w:author="Coilin" w:date="2016-03-21T15:59:00Z">
                    <w:r w:rsidRPr="00472734">
                      <w:rPr>
                        <w:rFonts w:ascii="Arial" w:eastAsia="Times New Roman" w:hAnsi="Arial" w:cs="Arial"/>
                        <w:sz w:val="20"/>
                        <w:szCs w:val="20"/>
                        <w:lang w:eastAsia="en-IE"/>
                      </w:rPr>
                      <w:t>22</w:t>
                    </w:r>
                  </w:ins>
                </w:p>
              </w:tc>
              <w:tc>
                <w:tcPr>
                  <w:tcW w:w="939" w:type="dxa"/>
                  <w:tcBorders>
                    <w:top w:val="nil"/>
                    <w:left w:val="nil"/>
                    <w:bottom w:val="nil"/>
                    <w:right w:val="nil"/>
                  </w:tcBorders>
                  <w:shd w:val="clear" w:color="auto" w:fill="auto"/>
                  <w:noWrap/>
                  <w:vAlign w:val="bottom"/>
                  <w:hideMark/>
                  <w:tcPrChange w:id="1458" w:author="Coilin" w:date="2016-03-21T16:52:00Z">
                    <w:tcPr>
                      <w:tcW w:w="599" w:type="dxa"/>
                      <w:tcBorders>
                        <w:top w:val="nil"/>
                        <w:left w:val="nil"/>
                        <w:bottom w:val="nil"/>
                        <w:right w:val="nil"/>
                      </w:tcBorders>
                      <w:shd w:val="clear" w:color="auto" w:fill="auto"/>
                      <w:noWrap/>
                      <w:vAlign w:val="bottom"/>
                      <w:hideMark/>
                    </w:tcPr>
                  </w:tcPrChange>
                </w:tcPr>
                <w:p w14:paraId="483AEF04" w14:textId="77777777" w:rsidR="00952E56" w:rsidRPr="00472734" w:rsidRDefault="00952E56" w:rsidP="00472734">
                  <w:pPr>
                    <w:spacing w:after="0" w:line="240" w:lineRule="auto"/>
                    <w:jc w:val="center"/>
                    <w:rPr>
                      <w:ins w:id="1459" w:author="Coilin" w:date="2016-03-21T15:59:00Z"/>
                      <w:rFonts w:ascii="Arial" w:eastAsia="Times New Roman" w:hAnsi="Arial" w:cs="Arial"/>
                      <w:sz w:val="20"/>
                      <w:szCs w:val="20"/>
                      <w:lang w:eastAsia="en-IE"/>
                    </w:rPr>
                  </w:pPr>
                  <w:ins w:id="1460" w:author="Coilin" w:date="2016-03-21T15:59:00Z">
                    <w:r w:rsidRPr="00472734">
                      <w:rPr>
                        <w:rFonts w:ascii="Arial" w:eastAsia="Times New Roman" w:hAnsi="Arial" w:cs="Arial"/>
                        <w:sz w:val="20"/>
                        <w:szCs w:val="20"/>
                        <w:lang w:eastAsia="en-IE"/>
                      </w:rPr>
                      <w:t>4109.46</w:t>
                    </w:r>
                  </w:ins>
                </w:p>
              </w:tc>
            </w:tr>
            <w:tr w:rsidR="00952E56" w:rsidRPr="00472734" w14:paraId="37909E0C" w14:textId="77777777" w:rsidTr="00EC5C94">
              <w:trPr>
                <w:trHeight w:val="300"/>
                <w:ins w:id="1461" w:author="Coilin" w:date="2016-03-21T15:59:00Z"/>
                <w:trPrChange w:id="1462" w:author="Coilin" w:date="2016-03-21T16:52:00Z">
                  <w:trPr>
                    <w:trHeight w:val="300"/>
                  </w:trPr>
                </w:trPrChange>
              </w:trPr>
              <w:tc>
                <w:tcPr>
                  <w:tcW w:w="419" w:type="dxa"/>
                  <w:tcBorders>
                    <w:top w:val="nil"/>
                    <w:left w:val="nil"/>
                    <w:bottom w:val="nil"/>
                    <w:right w:val="nil"/>
                  </w:tcBorders>
                  <w:vAlign w:val="bottom"/>
                  <w:tcPrChange w:id="1463" w:author="Coilin" w:date="2016-03-21T16:52:00Z">
                    <w:tcPr>
                      <w:tcW w:w="5279" w:type="dxa"/>
                      <w:tcBorders>
                        <w:top w:val="nil"/>
                        <w:left w:val="nil"/>
                        <w:bottom w:val="nil"/>
                        <w:right w:val="nil"/>
                      </w:tcBorders>
                    </w:tcPr>
                  </w:tcPrChange>
                </w:tcPr>
                <w:p w14:paraId="22F306AB" w14:textId="77777777" w:rsidR="00952E56" w:rsidRPr="00472734" w:rsidRDefault="00952E56">
                  <w:pPr>
                    <w:spacing w:after="0" w:line="240" w:lineRule="auto"/>
                    <w:rPr>
                      <w:ins w:id="1464" w:author="Coilin" w:date="2016-03-21T16:25:00Z"/>
                      <w:rFonts w:ascii="Arial" w:eastAsia="Times New Roman" w:hAnsi="Arial" w:cs="Arial"/>
                      <w:sz w:val="20"/>
                      <w:szCs w:val="20"/>
                      <w:lang w:eastAsia="en-IE"/>
                    </w:rPr>
                    <w:pPrChange w:id="1465" w:author="Coilin" w:date="2016-03-21T16:52:00Z">
                      <w:pPr>
                        <w:spacing w:after="0" w:line="240" w:lineRule="auto"/>
                        <w:jc w:val="center"/>
                      </w:pPr>
                    </w:pPrChange>
                  </w:pPr>
                </w:p>
              </w:tc>
              <w:tc>
                <w:tcPr>
                  <w:tcW w:w="5279" w:type="dxa"/>
                  <w:tcBorders>
                    <w:top w:val="nil"/>
                    <w:left w:val="nil"/>
                    <w:bottom w:val="nil"/>
                    <w:right w:val="nil"/>
                  </w:tcBorders>
                  <w:shd w:val="clear" w:color="auto" w:fill="auto"/>
                  <w:noWrap/>
                  <w:vAlign w:val="bottom"/>
                  <w:hideMark/>
                  <w:tcPrChange w:id="1466" w:author="Coilin" w:date="2016-03-21T16:52:00Z">
                    <w:tcPr>
                      <w:tcW w:w="5279" w:type="dxa"/>
                      <w:tcBorders>
                        <w:top w:val="nil"/>
                        <w:left w:val="nil"/>
                        <w:bottom w:val="nil"/>
                        <w:right w:val="nil"/>
                      </w:tcBorders>
                      <w:shd w:val="clear" w:color="auto" w:fill="auto"/>
                      <w:noWrap/>
                      <w:vAlign w:val="bottom"/>
                      <w:hideMark/>
                    </w:tcPr>
                  </w:tcPrChange>
                </w:tcPr>
                <w:p w14:paraId="75E292A4" w14:textId="356947C4" w:rsidR="00952E56" w:rsidRPr="00472734" w:rsidRDefault="00952E56" w:rsidP="00472734">
                  <w:pPr>
                    <w:spacing w:after="0" w:line="240" w:lineRule="auto"/>
                    <w:jc w:val="center"/>
                    <w:rPr>
                      <w:ins w:id="1467" w:author="Coilin" w:date="2016-03-21T15:59:00Z"/>
                      <w:rFonts w:ascii="Arial" w:eastAsia="Times New Roman" w:hAnsi="Arial" w:cs="Arial"/>
                      <w:sz w:val="20"/>
                      <w:szCs w:val="20"/>
                      <w:lang w:eastAsia="en-IE"/>
                    </w:rPr>
                  </w:pPr>
                </w:p>
              </w:tc>
              <w:tc>
                <w:tcPr>
                  <w:tcW w:w="1701" w:type="dxa"/>
                  <w:tcBorders>
                    <w:top w:val="nil"/>
                    <w:left w:val="nil"/>
                    <w:bottom w:val="nil"/>
                    <w:right w:val="nil"/>
                  </w:tcBorders>
                  <w:shd w:val="clear" w:color="auto" w:fill="auto"/>
                  <w:noWrap/>
                  <w:vAlign w:val="bottom"/>
                  <w:hideMark/>
                  <w:tcPrChange w:id="1468" w:author="Coilin" w:date="2016-03-21T16:52:00Z">
                    <w:tcPr>
                      <w:tcW w:w="1701" w:type="dxa"/>
                      <w:tcBorders>
                        <w:top w:val="nil"/>
                        <w:left w:val="nil"/>
                        <w:bottom w:val="nil"/>
                        <w:right w:val="nil"/>
                      </w:tcBorders>
                      <w:shd w:val="clear" w:color="auto" w:fill="auto"/>
                      <w:noWrap/>
                      <w:vAlign w:val="bottom"/>
                      <w:hideMark/>
                    </w:tcPr>
                  </w:tcPrChange>
                </w:tcPr>
                <w:p w14:paraId="10209F22" w14:textId="77777777" w:rsidR="00952E56" w:rsidRPr="00472734" w:rsidRDefault="00952E56" w:rsidP="00472734">
                  <w:pPr>
                    <w:spacing w:after="0" w:line="240" w:lineRule="auto"/>
                    <w:rPr>
                      <w:ins w:id="1469" w:author="Coilin" w:date="2016-03-21T15:59:00Z"/>
                      <w:rFonts w:ascii="Times New Roman" w:eastAsia="Times New Roman" w:hAnsi="Times New Roman" w:cs="Times New Roman"/>
                      <w:sz w:val="20"/>
                      <w:szCs w:val="20"/>
                      <w:lang w:eastAsia="en-IE"/>
                    </w:rPr>
                  </w:pPr>
                </w:p>
              </w:tc>
              <w:tc>
                <w:tcPr>
                  <w:tcW w:w="1134" w:type="dxa"/>
                  <w:tcBorders>
                    <w:top w:val="nil"/>
                    <w:left w:val="nil"/>
                    <w:bottom w:val="nil"/>
                    <w:right w:val="nil"/>
                  </w:tcBorders>
                  <w:shd w:val="clear" w:color="auto" w:fill="auto"/>
                  <w:noWrap/>
                  <w:vAlign w:val="bottom"/>
                  <w:hideMark/>
                  <w:tcPrChange w:id="1470" w:author="Coilin" w:date="2016-03-21T16:52:00Z">
                    <w:tcPr>
                      <w:tcW w:w="1134" w:type="dxa"/>
                      <w:tcBorders>
                        <w:top w:val="nil"/>
                        <w:left w:val="nil"/>
                        <w:bottom w:val="nil"/>
                        <w:right w:val="nil"/>
                      </w:tcBorders>
                      <w:shd w:val="clear" w:color="auto" w:fill="auto"/>
                      <w:noWrap/>
                      <w:vAlign w:val="bottom"/>
                      <w:hideMark/>
                    </w:tcPr>
                  </w:tcPrChange>
                </w:tcPr>
                <w:p w14:paraId="4E859113" w14:textId="77777777" w:rsidR="00952E56" w:rsidRPr="00472734" w:rsidRDefault="00952E56" w:rsidP="00472734">
                  <w:pPr>
                    <w:spacing w:after="0" w:line="240" w:lineRule="auto"/>
                    <w:jc w:val="center"/>
                    <w:rPr>
                      <w:ins w:id="1471" w:author="Coilin" w:date="2016-03-21T15:59: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1472" w:author="Coilin" w:date="2016-03-21T16:52:00Z">
                    <w:tcPr>
                      <w:tcW w:w="599" w:type="dxa"/>
                      <w:tcBorders>
                        <w:top w:val="nil"/>
                        <w:left w:val="nil"/>
                        <w:bottom w:val="nil"/>
                        <w:right w:val="nil"/>
                      </w:tcBorders>
                      <w:shd w:val="clear" w:color="auto" w:fill="auto"/>
                      <w:noWrap/>
                      <w:vAlign w:val="bottom"/>
                      <w:hideMark/>
                    </w:tcPr>
                  </w:tcPrChange>
                </w:tcPr>
                <w:p w14:paraId="751B68CE" w14:textId="77777777" w:rsidR="00952E56" w:rsidRPr="00472734" w:rsidRDefault="00952E56" w:rsidP="00472734">
                  <w:pPr>
                    <w:spacing w:after="0" w:line="240" w:lineRule="auto"/>
                    <w:jc w:val="center"/>
                    <w:rPr>
                      <w:ins w:id="1473" w:author="Coilin" w:date="2016-03-21T15:59:00Z"/>
                      <w:rFonts w:ascii="Times New Roman" w:eastAsia="Times New Roman" w:hAnsi="Times New Roman" w:cs="Times New Roman"/>
                      <w:sz w:val="20"/>
                      <w:szCs w:val="20"/>
                      <w:lang w:eastAsia="en-IE"/>
                    </w:rPr>
                  </w:pPr>
                </w:p>
              </w:tc>
            </w:tr>
            <w:tr w:rsidR="00952E56" w:rsidRPr="00472734" w14:paraId="6EC90FC8" w14:textId="77777777" w:rsidTr="00EC5C94">
              <w:trPr>
                <w:trHeight w:val="255"/>
                <w:ins w:id="1474" w:author="Coilin" w:date="2016-03-21T15:59:00Z"/>
                <w:trPrChange w:id="1475" w:author="Coilin" w:date="2016-03-21T16:52:00Z">
                  <w:trPr>
                    <w:trHeight w:val="255"/>
                  </w:trPr>
                </w:trPrChange>
              </w:trPr>
              <w:tc>
                <w:tcPr>
                  <w:tcW w:w="419" w:type="dxa"/>
                  <w:tcBorders>
                    <w:top w:val="nil"/>
                    <w:left w:val="nil"/>
                    <w:bottom w:val="nil"/>
                    <w:right w:val="nil"/>
                  </w:tcBorders>
                  <w:vAlign w:val="bottom"/>
                  <w:tcPrChange w:id="1476" w:author="Coilin" w:date="2016-03-21T16:52:00Z">
                    <w:tcPr>
                      <w:tcW w:w="5279" w:type="dxa"/>
                      <w:tcBorders>
                        <w:top w:val="nil"/>
                        <w:left w:val="nil"/>
                        <w:bottom w:val="nil"/>
                        <w:right w:val="nil"/>
                      </w:tcBorders>
                    </w:tcPr>
                  </w:tcPrChange>
                </w:tcPr>
                <w:p w14:paraId="7F7452AE" w14:textId="77777777" w:rsidR="00952E56" w:rsidRPr="00472734" w:rsidRDefault="00952E56">
                  <w:pPr>
                    <w:spacing w:after="0" w:line="240" w:lineRule="auto"/>
                    <w:rPr>
                      <w:ins w:id="1477" w:author="Coilin" w:date="2016-03-21T16:25:00Z"/>
                      <w:rFonts w:ascii="Arial" w:eastAsia="Times New Roman" w:hAnsi="Arial" w:cs="Arial"/>
                      <w:i/>
                      <w:iCs/>
                      <w:sz w:val="20"/>
                      <w:szCs w:val="20"/>
                      <w:lang w:eastAsia="en-IE"/>
                    </w:rPr>
                  </w:pPr>
                </w:p>
              </w:tc>
              <w:tc>
                <w:tcPr>
                  <w:tcW w:w="6980" w:type="dxa"/>
                  <w:gridSpan w:val="2"/>
                  <w:tcBorders>
                    <w:top w:val="nil"/>
                    <w:left w:val="nil"/>
                    <w:bottom w:val="nil"/>
                    <w:right w:val="nil"/>
                  </w:tcBorders>
                  <w:shd w:val="clear" w:color="auto" w:fill="auto"/>
                  <w:noWrap/>
                  <w:vAlign w:val="bottom"/>
                  <w:hideMark/>
                  <w:tcPrChange w:id="1478" w:author="Coilin" w:date="2016-03-21T16:52:00Z">
                    <w:tcPr>
                      <w:tcW w:w="6980" w:type="dxa"/>
                      <w:gridSpan w:val="2"/>
                      <w:tcBorders>
                        <w:top w:val="nil"/>
                        <w:left w:val="nil"/>
                        <w:bottom w:val="nil"/>
                        <w:right w:val="nil"/>
                      </w:tcBorders>
                      <w:shd w:val="clear" w:color="auto" w:fill="auto"/>
                      <w:noWrap/>
                      <w:vAlign w:val="bottom"/>
                      <w:hideMark/>
                    </w:tcPr>
                  </w:tcPrChange>
                </w:tcPr>
                <w:p w14:paraId="420C0BE6" w14:textId="3236E8E2" w:rsidR="00952E56" w:rsidRPr="00F949E3" w:rsidRDefault="00952E56">
                  <w:pPr>
                    <w:spacing w:after="0" w:line="240" w:lineRule="auto"/>
                    <w:rPr>
                      <w:ins w:id="1479" w:author="Coilin" w:date="2016-03-21T15:59:00Z"/>
                      <w:rFonts w:ascii="Arial" w:eastAsia="Times New Roman" w:hAnsi="Arial" w:cs="Arial"/>
                      <w:iCs/>
                      <w:sz w:val="20"/>
                      <w:szCs w:val="20"/>
                      <w:lang w:eastAsia="en-IE"/>
                      <w:rPrChange w:id="1480" w:author="Coilin" w:date="2016-03-21T16:42:00Z">
                        <w:rPr>
                          <w:ins w:id="1481" w:author="Coilin" w:date="2016-03-21T15:59:00Z"/>
                          <w:rFonts w:ascii="Arial" w:eastAsia="Times New Roman" w:hAnsi="Arial" w:cs="Arial"/>
                          <w:i/>
                          <w:iCs/>
                          <w:sz w:val="20"/>
                          <w:szCs w:val="20"/>
                          <w:lang w:eastAsia="en-IE"/>
                        </w:rPr>
                      </w:rPrChange>
                    </w:rPr>
                  </w:pPr>
                  <w:ins w:id="1482" w:author="Coilin" w:date="2016-03-21T15:59:00Z">
                    <w:r w:rsidRPr="00F949E3">
                      <w:rPr>
                        <w:rFonts w:ascii="Arial" w:eastAsia="Times New Roman" w:hAnsi="Arial" w:cs="Arial"/>
                        <w:iCs/>
                        <w:sz w:val="20"/>
                        <w:szCs w:val="20"/>
                        <w:lang w:eastAsia="en-IE"/>
                        <w:rPrChange w:id="1483" w:author="Coilin" w:date="2016-03-21T16:42:00Z">
                          <w:rPr>
                            <w:rFonts w:ascii="Arial" w:eastAsia="Times New Roman" w:hAnsi="Arial" w:cs="Arial"/>
                            <w:i/>
                            <w:iCs/>
                            <w:sz w:val="20"/>
                            <w:szCs w:val="20"/>
                            <w:lang w:eastAsia="en-IE"/>
                          </w:rPr>
                        </w:rPrChange>
                      </w:rPr>
                      <w:t xml:space="preserve">Two-way interactions (best fitting main effects </w:t>
                    </w:r>
                  </w:ins>
                  <w:ins w:id="1484" w:author="Coilin" w:date="2016-03-21T16:28:00Z">
                    <w:r w:rsidR="00BA27EB" w:rsidRPr="00F949E3">
                      <w:rPr>
                        <w:rFonts w:ascii="Arial" w:eastAsia="Times New Roman" w:hAnsi="Arial" w:cs="Arial"/>
                        <w:iCs/>
                        <w:sz w:val="20"/>
                        <w:szCs w:val="20"/>
                        <w:lang w:eastAsia="en-IE"/>
                        <w:rPrChange w:id="1485" w:author="Coilin" w:date="2016-03-21T16:42:00Z">
                          <w:rPr>
                            <w:rFonts w:ascii="Arial" w:eastAsia="Times New Roman" w:hAnsi="Arial" w:cs="Arial"/>
                            <w:i/>
                            <w:iCs/>
                            <w:sz w:val="20"/>
                            <w:szCs w:val="20"/>
                            <w:lang w:eastAsia="en-IE"/>
                          </w:rPr>
                        </w:rPrChange>
                      </w:rPr>
                      <w:t xml:space="preserve">(#16) </w:t>
                    </w:r>
                  </w:ins>
                  <w:ins w:id="1486" w:author="Coilin" w:date="2016-03-21T15:59:00Z">
                    <w:r w:rsidRPr="00F949E3">
                      <w:rPr>
                        <w:rFonts w:ascii="Arial" w:eastAsia="Times New Roman" w:hAnsi="Arial" w:cs="Arial"/>
                        <w:iCs/>
                        <w:sz w:val="20"/>
                        <w:szCs w:val="20"/>
                        <w:lang w:eastAsia="en-IE"/>
                        <w:rPrChange w:id="1487" w:author="Coilin" w:date="2016-03-21T16:42:00Z">
                          <w:rPr>
                            <w:rFonts w:ascii="Arial" w:eastAsia="Times New Roman" w:hAnsi="Arial" w:cs="Arial"/>
                            <w:i/>
                            <w:iCs/>
                            <w:sz w:val="20"/>
                            <w:szCs w:val="20"/>
                            <w:lang w:eastAsia="en-IE"/>
                          </w:rPr>
                        </w:rPrChange>
                      </w:rPr>
                      <w:t>included)</w:t>
                    </w:r>
                  </w:ins>
                </w:p>
              </w:tc>
              <w:tc>
                <w:tcPr>
                  <w:tcW w:w="1134" w:type="dxa"/>
                  <w:tcBorders>
                    <w:top w:val="nil"/>
                    <w:left w:val="nil"/>
                    <w:bottom w:val="nil"/>
                    <w:right w:val="nil"/>
                  </w:tcBorders>
                  <w:shd w:val="clear" w:color="auto" w:fill="auto"/>
                  <w:noWrap/>
                  <w:vAlign w:val="bottom"/>
                  <w:hideMark/>
                  <w:tcPrChange w:id="1488" w:author="Coilin" w:date="2016-03-21T16:52:00Z">
                    <w:tcPr>
                      <w:tcW w:w="1134" w:type="dxa"/>
                      <w:tcBorders>
                        <w:top w:val="nil"/>
                        <w:left w:val="nil"/>
                        <w:bottom w:val="nil"/>
                        <w:right w:val="nil"/>
                      </w:tcBorders>
                      <w:shd w:val="clear" w:color="auto" w:fill="auto"/>
                      <w:noWrap/>
                      <w:vAlign w:val="bottom"/>
                      <w:hideMark/>
                    </w:tcPr>
                  </w:tcPrChange>
                </w:tcPr>
                <w:p w14:paraId="633152B7" w14:textId="77777777" w:rsidR="00952E56" w:rsidRPr="00472734" w:rsidRDefault="00952E56" w:rsidP="00472734">
                  <w:pPr>
                    <w:spacing w:after="0" w:line="240" w:lineRule="auto"/>
                    <w:rPr>
                      <w:ins w:id="1489" w:author="Coilin" w:date="2016-03-21T15:59:00Z"/>
                      <w:rFonts w:ascii="Arial" w:eastAsia="Times New Roman" w:hAnsi="Arial" w:cs="Arial"/>
                      <w:i/>
                      <w:iCs/>
                      <w:sz w:val="20"/>
                      <w:szCs w:val="20"/>
                      <w:lang w:eastAsia="en-IE"/>
                    </w:rPr>
                  </w:pPr>
                </w:p>
              </w:tc>
              <w:tc>
                <w:tcPr>
                  <w:tcW w:w="939" w:type="dxa"/>
                  <w:tcBorders>
                    <w:top w:val="nil"/>
                    <w:left w:val="nil"/>
                    <w:bottom w:val="nil"/>
                    <w:right w:val="nil"/>
                  </w:tcBorders>
                  <w:shd w:val="clear" w:color="auto" w:fill="auto"/>
                  <w:noWrap/>
                  <w:vAlign w:val="bottom"/>
                  <w:hideMark/>
                  <w:tcPrChange w:id="1490" w:author="Coilin" w:date="2016-03-21T16:52:00Z">
                    <w:tcPr>
                      <w:tcW w:w="599" w:type="dxa"/>
                      <w:tcBorders>
                        <w:top w:val="nil"/>
                        <w:left w:val="nil"/>
                        <w:bottom w:val="nil"/>
                        <w:right w:val="nil"/>
                      </w:tcBorders>
                      <w:shd w:val="clear" w:color="auto" w:fill="auto"/>
                      <w:noWrap/>
                      <w:vAlign w:val="bottom"/>
                      <w:hideMark/>
                    </w:tcPr>
                  </w:tcPrChange>
                </w:tcPr>
                <w:p w14:paraId="763F205A" w14:textId="77777777" w:rsidR="00952E56" w:rsidRPr="00472734" w:rsidRDefault="00952E56" w:rsidP="00472734">
                  <w:pPr>
                    <w:spacing w:after="0" w:line="240" w:lineRule="auto"/>
                    <w:jc w:val="center"/>
                    <w:rPr>
                      <w:ins w:id="1491" w:author="Coilin" w:date="2016-03-21T15:59:00Z"/>
                      <w:rFonts w:ascii="Times New Roman" w:eastAsia="Times New Roman" w:hAnsi="Times New Roman" w:cs="Times New Roman"/>
                      <w:sz w:val="20"/>
                      <w:szCs w:val="20"/>
                      <w:lang w:eastAsia="en-IE"/>
                    </w:rPr>
                  </w:pPr>
                </w:p>
              </w:tc>
            </w:tr>
            <w:tr w:rsidR="00952E56" w:rsidRPr="00472734" w14:paraId="2E82F154" w14:textId="77777777" w:rsidTr="00EC5C94">
              <w:trPr>
                <w:trHeight w:val="255"/>
                <w:ins w:id="1492" w:author="Coilin" w:date="2016-03-21T15:59:00Z"/>
                <w:trPrChange w:id="1493" w:author="Coilin" w:date="2016-03-21T16:52:00Z">
                  <w:trPr>
                    <w:trHeight w:val="255"/>
                  </w:trPr>
                </w:trPrChange>
              </w:trPr>
              <w:tc>
                <w:tcPr>
                  <w:tcW w:w="419" w:type="dxa"/>
                  <w:tcBorders>
                    <w:top w:val="nil"/>
                    <w:left w:val="nil"/>
                    <w:bottom w:val="nil"/>
                    <w:right w:val="nil"/>
                  </w:tcBorders>
                  <w:vAlign w:val="bottom"/>
                  <w:tcPrChange w:id="1494" w:author="Coilin" w:date="2016-03-21T16:52:00Z">
                    <w:tcPr>
                      <w:tcW w:w="5279" w:type="dxa"/>
                      <w:tcBorders>
                        <w:top w:val="nil"/>
                        <w:left w:val="nil"/>
                        <w:bottom w:val="nil"/>
                        <w:right w:val="nil"/>
                      </w:tcBorders>
                    </w:tcPr>
                  </w:tcPrChange>
                </w:tcPr>
                <w:p w14:paraId="66387AAB" w14:textId="6A4062A3" w:rsidR="00952E56" w:rsidRPr="00AA2D87" w:rsidRDefault="00AA2D87">
                  <w:pPr>
                    <w:spacing w:after="0" w:line="240" w:lineRule="auto"/>
                    <w:rPr>
                      <w:ins w:id="1495" w:author="Coilin" w:date="2016-03-21T16:25:00Z"/>
                      <w:rFonts w:eastAsia="Times New Roman" w:cs="Arial"/>
                      <w:sz w:val="20"/>
                      <w:szCs w:val="20"/>
                      <w:lang w:eastAsia="en-IE"/>
                      <w:rPrChange w:id="1496" w:author="Coilin" w:date="2016-03-21T16:28:00Z">
                        <w:rPr>
                          <w:ins w:id="1497" w:author="Coilin" w:date="2016-03-21T16:25:00Z"/>
                          <w:rFonts w:ascii="Arial" w:eastAsia="Times New Roman" w:hAnsi="Arial" w:cs="Arial"/>
                          <w:sz w:val="20"/>
                          <w:szCs w:val="20"/>
                          <w:lang w:eastAsia="en-IE"/>
                        </w:rPr>
                      </w:rPrChange>
                    </w:rPr>
                  </w:pPr>
                  <w:ins w:id="1498" w:author="Coilin" w:date="2016-03-21T16:27:00Z">
                    <w:r w:rsidRPr="00AA2D87">
                      <w:rPr>
                        <w:rFonts w:eastAsia="Times New Roman" w:cs="Arial"/>
                        <w:sz w:val="20"/>
                        <w:szCs w:val="20"/>
                        <w:lang w:eastAsia="en-IE"/>
                        <w:rPrChange w:id="1499" w:author="Coilin" w:date="2016-03-21T16:28:00Z">
                          <w:rPr>
                            <w:rFonts w:ascii="Arial" w:eastAsia="Times New Roman" w:hAnsi="Arial" w:cs="Arial"/>
                            <w:sz w:val="20"/>
                            <w:szCs w:val="20"/>
                            <w:lang w:eastAsia="en-IE"/>
                          </w:rPr>
                        </w:rPrChange>
                      </w:rPr>
                      <w:t>18</w:t>
                    </w:r>
                  </w:ins>
                </w:p>
              </w:tc>
              <w:tc>
                <w:tcPr>
                  <w:tcW w:w="5279" w:type="dxa"/>
                  <w:tcBorders>
                    <w:top w:val="nil"/>
                    <w:left w:val="nil"/>
                    <w:bottom w:val="nil"/>
                    <w:right w:val="nil"/>
                  </w:tcBorders>
                  <w:shd w:val="clear" w:color="auto" w:fill="auto"/>
                  <w:noWrap/>
                  <w:vAlign w:val="bottom"/>
                  <w:hideMark/>
                  <w:tcPrChange w:id="1500" w:author="Coilin" w:date="2016-03-21T16:52:00Z">
                    <w:tcPr>
                      <w:tcW w:w="5279" w:type="dxa"/>
                      <w:tcBorders>
                        <w:top w:val="nil"/>
                        <w:left w:val="nil"/>
                        <w:bottom w:val="nil"/>
                        <w:right w:val="nil"/>
                      </w:tcBorders>
                      <w:shd w:val="clear" w:color="auto" w:fill="auto"/>
                      <w:noWrap/>
                      <w:vAlign w:val="bottom"/>
                      <w:hideMark/>
                    </w:tcPr>
                  </w:tcPrChange>
                </w:tcPr>
                <w:p w14:paraId="326F6BDC" w14:textId="5282C221" w:rsidR="00952E56" w:rsidRPr="002708A0" w:rsidRDefault="009A1D4A" w:rsidP="00472734">
                  <w:pPr>
                    <w:spacing w:after="0" w:line="240" w:lineRule="auto"/>
                    <w:rPr>
                      <w:ins w:id="1501" w:author="Coilin" w:date="2016-03-21T15:59:00Z"/>
                      <w:rFonts w:ascii="Arial" w:eastAsia="Times New Roman" w:hAnsi="Arial" w:cs="Arial"/>
                      <w:sz w:val="20"/>
                      <w:szCs w:val="20"/>
                      <w:lang w:eastAsia="en-IE"/>
                    </w:rPr>
                  </w:pPr>
                  <m:oMathPara>
                    <m:oMathParaPr>
                      <m:jc m:val="left"/>
                    </m:oMathParaPr>
                    <m:oMath>
                      <m:sSub>
                        <m:sSubPr>
                          <m:ctrlPr>
                            <w:ins w:id="1502" w:author="Coilin" w:date="2016-03-21T16:30:00Z">
                              <w:rPr>
                                <w:rFonts w:ascii="Cambria Math" w:eastAsia="Times New Roman" w:hAnsi="Cambria Math" w:cs="Arial"/>
                                <w:i/>
                                <w:sz w:val="20"/>
                                <w:szCs w:val="20"/>
                                <w:lang w:eastAsia="en-IE"/>
                              </w:rPr>
                            </w:ins>
                          </m:ctrlPr>
                        </m:sSubPr>
                        <m:e>
                          <m:r>
                            <w:ins w:id="1503" w:author="Coilin" w:date="2016-03-21T16:30:00Z">
                              <w:rPr>
                                <w:rFonts w:ascii="Cambria Math" w:eastAsia="Times New Roman" w:hAnsi="Cambria Math" w:cs="Arial"/>
                                <w:sz w:val="20"/>
                                <w:szCs w:val="20"/>
                                <w:lang w:eastAsia="en-IE"/>
                              </w:rPr>
                              <m:t>ρ</m:t>
                            </w:ins>
                          </m:r>
                        </m:e>
                        <m:sub>
                          <m:r>
                            <w:ins w:id="1504" w:author="Coilin" w:date="2016-03-21T16:32:00Z">
                              <w:rPr>
                                <w:rFonts w:ascii="Cambria Math" w:eastAsia="Times New Roman" w:hAnsi="Cambria Math" w:cs="Arial"/>
                                <w:sz w:val="20"/>
                                <w:szCs w:val="20"/>
                                <w:lang w:eastAsia="en-IE"/>
                              </w:rPr>
                              <m:t>1,</m:t>
                            </w:ins>
                          </m:r>
                          <m:r>
                            <w:ins w:id="1505" w:author="Coilin" w:date="2016-03-21T16:30:00Z">
                              <w:rPr>
                                <w:rFonts w:ascii="Cambria Math" w:eastAsia="Times New Roman" w:hAnsi="Cambria Math" w:cs="Arial"/>
                                <w:sz w:val="20"/>
                                <w:szCs w:val="20"/>
                                <w:lang w:eastAsia="en-IE"/>
                              </w:rPr>
                              <m:t>j</m:t>
                            </w:ins>
                          </m:r>
                        </m:sub>
                      </m:sSub>
                      <m:r>
                        <w:ins w:id="1506" w:author="Coilin" w:date="2016-03-21T16:29:00Z">
                          <w:rPr>
                            <w:rFonts w:ascii="Cambria Math" w:eastAsia="Times New Roman" w:hAnsi="Cambria Math" w:cs="Arial"/>
                            <w:sz w:val="20"/>
                            <w:szCs w:val="20"/>
                            <w:lang w:eastAsia="en-IE"/>
                          </w:rPr>
                          <m:t>CL×W</m:t>
                        </w:ins>
                      </m:r>
                    </m:oMath>
                  </m:oMathPara>
                </w:p>
              </w:tc>
              <w:tc>
                <w:tcPr>
                  <w:tcW w:w="1701" w:type="dxa"/>
                  <w:tcBorders>
                    <w:top w:val="nil"/>
                    <w:left w:val="nil"/>
                    <w:bottom w:val="nil"/>
                    <w:right w:val="nil"/>
                  </w:tcBorders>
                  <w:shd w:val="clear" w:color="auto" w:fill="auto"/>
                  <w:noWrap/>
                  <w:vAlign w:val="bottom"/>
                  <w:hideMark/>
                  <w:tcPrChange w:id="1507" w:author="Coilin" w:date="2016-03-21T16:52:00Z">
                    <w:tcPr>
                      <w:tcW w:w="1701" w:type="dxa"/>
                      <w:tcBorders>
                        <w:top w:val="nil"/>
                        <w:left w:val="nil"/>
                        <w:bottom w:val="nil"/>
                        <w:right w:val="nil"/>
                      </w:tcBorders>
                      <w:shd w:val="clear" w:color="auto" w:fill="auto"/>
                      <w:noWrap/>
                      <w:vAlign w:val="bottom"/>
                      <w:hideMark/>
                    </w:tcPr>
                  </w:tcPrChange>
                </w:tcPr>
                <w:p w14:paraId="7789A8AA" w14:textId="77777777" w:rsidR="00952E56" w:rsidRPr="00472734" w:rsidRDefault="00952E56" w:rsidP="00472734">
                  <w:pPr>
                    <w:spacing w:after="0" w:line="240" w:lineRule="auto"/>
                    <w:jc w:val="center"/>
                    <w:rPr>
                      <w:ins w:id="1508" w:author="Coilin" w:date="2016-03-21T15:59:00Z"/>
                      <w:rFonts w:ascii="Arial" w:eastAsia="Times New Roman" w:hAnsi="Arial" w:cs="Arial"/>
                      <w:sz w:val="20"/>
                      <w:szCs w:val="20"/>
                      <w:lang w:eastAsia="en-IE"/>
                    </w:rPr>
                  </w:pPr>
                  <w:ins w:id="1509" w:author="Coilin" w:date="2016-03-21T15:59:00Z">
                    <w:r w:rsidRPr="00472734">
                      <w:rPr>
                        <w:rFonts w:ascii="Arial" w:eastAsia="Times New Roman" w:hAnsi="Arial" w:cs="Arial"/>
                        <w:sz w:val="20"/>
                        <w:szCs w:val="20"/>
                        <w:lang w:eastAsia="en-IE"/>
                      </w:rPr>
                      <w:t>-2004.90</w:t>
                    </w:r>
                  </w:ins>
                </w:p>
              </w:tc>
              <w:tc>
                <w:tcPr>
                  <w:tcW w:w="1134" w:type="dxa"/>
                  <w:tcBorders>
                    <w:top w:val="nil"/>
                    <w:left w:val="nil"/>
                    <w:bottom w:val="nil"/>
                    <w:right w:val="nil"/>
                  </w:tcBorders>
                  <w:shd w:val="clear" w:color="auto" w:fill="auto"/>
                  <w:noWrap/>
                  <w:vAlign w:val="bottom"/>
                  <w:hideMark/>
                  <w:tcPrChange w:id="1510" w:author="Coilin" w:date="2016-03-21T16:52:00Z">
                    <w:tcPr>
                      <w:tcW w:w="1134" w:type="dxa"/>
                      <w:tcBorders>
                        <w:top w:val="nil"/>
                        <w:left w:val="nil"/>
                        <w:bottom w:val="nil"/>
                        <w:right w:val="nil"/>
                      </w:tcBorders>
                      <w:shd w:val="clear" w:color="auto" w:fill="auto"/>
                      <w:noWrap/>
                      <w:vAlign w:val="bottom"/>
                      <w:hideMark/>
                    </w:tcPr>
                  </w:tcPrChange>
                </w:tcPr>
                <w:p w14:paraId="7718887A" w14:textId="77777777" w:rsidR="00952E56" w:rsidRPr="00472734" w:rsidRDefault="00952E56" w:rsidP="00472734">
                  <w:pPr>
                    <w:spacing w:after="0" w:line="240" w:lineRule="auto"/>
                    <w:jc w:val="center"/>
                    <w:rPr>
                      <w:ins w:id="1511" w:author="Coilin" w:date="2016-03-21T15:59:00Z"/>
                      <w:rFonts w:ascii="Arial" w:eastAsia="Times New Roman" w:hAnsi="Arial" w:cs="Arial"/>
                      <w:sz w:val="20"/>
                      <w:szCs w:val="20"/>
                      <w:lang w:eastAsia="en-IE"/>
                    </w:rPr>
                  </w:pPr>
                  <w:ins w:id="1512" w:author="Coilin" w:date="2016-03-21T15:59:00Z">
                    <w:r w:rsidRPr="00472734">
                      <w:rPr>
                        <w:rFonts w:ascii="Arial" w:eastAsia="Times New Roman" w:hAnsi="Arial" w:cs="Arial"/>
                        <w:sz w:val="20"/>
                        <w:szCs w:val="20"/>
                        <w:lang w:eastAsia="en-IE"/>
                      </w:rPr>
                      <w:t>23</w:t>
                    </w:r>
                  </w:ins>
                </w:p>
              </w:tc>
              <w:tc>
                <w:tcPr>
                  <w:tcW w:w="939" w:type="dxa"/>
                  <w:tcBorders>
                    <w:top w:val="nil"/>
                    <w:left w:val="nil"/>
                    <w:bottom w:val="nil"/>
                    <w:right w:val="nil"/>
                  </w:tcBorders>
                  <w:shd w:val="clear" w:color="auto" w:fill="auto"/>
                  <w:noWrap/>
                  <w:vAlign w:val="bottom"/>
                  <w:hideMark/>
                  <w:tcPrChange w:id="1513" w:author="Coilin" w:date="2016-03-21T16:52:00Z">
                    <w:tcPr>
                      <w:tcW w:w="599" w:type="dxa"/>
                      <w:tcBorders>
                        <w:top w:val="nil"/>
                        <w:left w:val="nil"/>
                        <w:bottom w:val="nil"/>
                        <w:right w:val="nil"/>
                      </w:tcBorders>
                      <w:shd w:val="clear" w:color="auto" w:fill="auto"/>
                      <w:noWrap/>
                      <w:vAlign w:val="bottom"/>
                      <w:hideMark/>
                    </w:tcPr>
                  </w:tcPrChange>
                </w:tcPr>
                <w:p w14:paraId="0338A0F1" w14:textId="77777777" w:rsidR="00952E56" w:rsidRPr="00472734" w:rsidRDefault="00952E56" w:rsidP="00472734">
                  <w:pPr>
                    <w:spacing w:after="0" w:line="240" w:lineRule="auto"/>
                    <w:jc w:val="center"/>
                    <w:rPr>
                      <w:ins w:id="1514" w:author="Coilin" w:date="2016-03-21T15:59:00Z"/>
                      <w:rFonts w:ascii="Arial" w:eastAsia="Times New Roman" w:hAnsi="Arial" w:cs="Arial"/>
                      <w:sz w:val="20"/>
                      <w:szCs w:val="20"/>
                      <w:lang w:eastAsia="en-IE"/>
                    </w:rPr>
                  </w:pPr>
                  <w:ins w:id="1515" w:author="Coilin" w:date="2016-03-21T15:59:00Z">
                    <w:r w:rsidRPr="00472734">
                      <w:rPr>
                        <w:rFonts w:ascii="Arial" w:eastAsia="Times New Roman" w:hAnsi="Arial" w:cs="Arial"/>
                        <w:sz w:val="20"/>
                        <w:szCs w:val="20"/>
                        <w:lang w:eastAsia="en-IE"/>
                      </w:rPr>
                      <w:t>4055.80</w:t>
                    </w:r>
                  </w:ins>
                </w:p>
              </w:tc>
            </w:tr>
            <w:tr w:rsidR="00952E56" w:rsidRPr="00472734" w14:paraId="4575765C" w14:textId="77777777" w:rsidTr="00EC5C94">
              <w:trPr>
                <w:trHeight w:val="255"/>
                <w:ins w:id="1516" w:author="Coilin" w:date="2016-03-21T15:59:00Z"/>
                <w:trPrChange w:id="1517" w:author="Coilin" w:date="2016-03-21T16:52:00Z">
                  <w:trPr>
                    <w:trHeight w:val="255"/>
                  </w:trPr>
                </w:trPrChange>
              </w:trPr>
              <w:tc>
                <w:tcPr>
                  <w:tcW w:w="419" w:type="dxa"/>
                  <w:tcBorders>
                    <w:top w:val="nil"/>
                    <w:left w:val="nil"/>
                    <w:right w:val="nil"/>
                  </w:tcBorders>
                  <w:vAlign w:val="bottom"/>
                  <w:tcPrChange w:id="1518" w:author="Coilin" w:date="2016-03-21T16:52:00Z">
                    <w:tcPr>
                      <w:tcW w:w="5279" w:type="dxa"/>
                      <w:tcBorders>
                        <w:top w:val="nil"/>
                        <w:left w:val="nil"/>
                        <w:bottom w:val="nil"/>
                        <w:right w:val="nil"/>
                      </w:tcBorders>
                    </w:tcPr>
                  </w:tcPrChange>
                </w:tcPr>
                <w:p w14:paraId="28AB0C9E" w14:textId="174C16BF" w:rsidR="00952E56" w:rsidRPr="00AA2D87" w:rsidRDefault="00AA2D87">
                  <w:pPr>
                    <w:spacing w:after="0" w:line="240" w:lineRule="auto"/>
                    <w:rPr>
                      <w:ins w:id="1519" w:author="Coilin" w:date="2016-03-21T16:25:00Z"/>
                      <w:rFonts w:eastAsia="Times New Roman" w:cs="Arial"/>
                      <w:sz w:val="20"/>
                      <w:szCs w:val="20"/>
                      <w:lang w:eastAsia="en-IE"/>
                      <w:rPrChange w:id="1520" w:author="Coilin" w:date="2016-03-21T16:28:00Z">
                        <w:rPr>
                          <w:ins w:id="1521" w:author="Coilin" w:date="2016-03-21T16:25:00Z"/>
                          <w:rFonts w:ascii="Arial" w:eastAsia="Times New Roman" w:hAnsi="Arial" w:cs="Arial"/>
                          <w:sz w:val="20"/>
                          <w:szCs w:val="20"/>
                          <w:lang w:eastAsia="en-IE"/>
                        </w:rPr>
                      </w:rPrChange>
                    </w:rPr>
                  </w:pPr>
                  <w:ins w:id="1522" w:author="Coilin" w:date="2016-03-21T16:27:00Z">
                    <w:r w:rsidRPr="00AA2D87">
                      <w:rPr>
                        <w:rFonts w:eastAsia="Times New Roman" w:cs="Arial"/>
                        <w:sz w:val="20"/>
                        <w:szCs w:val="20"/>
                        <w:lang w:eastAsia="en-IE"/>
                        <w:rPrChange w:id="1523" w:author="Coilin" w:date="2016-03-21T16:28:00Z">
                          <w:rPr>
                            <w:rFonts w:ascii="Arial" w:eastAsia="Times New Roman" w:hAnsi="Arial" w:cs="Arial"/>
                            <w:sz w:val="20"/>
                            <w:szCs w:val="20"/>
                            <w:lang w:eastAsia="en-IE"/>
                          </w:rPr>
                        </w:rPrChange>
                      </w:rPr>
                      <w:t>19</w:t>
                    </w:r>
                  </w:ins>
                </w:p>
              </w:tc>
              <w:tc>
                <w:tcPr>
                  <w:tcW w:w="5279" w:type="dxa"/>
                  <w:tcBorders>
                    <w:top w:val="nil"/>
                    <w:left w:val="nil"/>
                    <w:right w:val="nil"/>
                  </w:tcBorders>
                  <w:shd w:val="clear" w:color="auto" w:fill="auto"/>
                  <w:noWrap/>
                  <w:vAlign w:val="bottom"/>
                  <w:hideMark/>
                  <w:tcPrChange w:id="1524" w:author="Coilin" w:date="2016-03-21T16:52:00Z">
                    <w:tcPr>
                      <w:tcW w:w="5279" w:type="dxa"/>
                      <w:tcBorders>
                        <w:top w:val="nil"/>
                        <w:left w:val="nil"/>
                        <w:bottom w:val="nil"/>
                        <w:right w:val="nil"/>
                      </w:tcBorders>
                      <w:shd w:val="clear" w:color="auto" w:fill="auto"/>
                      <w:noWrap/>
                      <w:vAlign w:val="bottom"/>
                      <w:hideMark/>
                    </w:tcPr>
                  </w:tcPrChange>
                </w:tcPr>
                <w:p w14:paraId="7070EAB2" w14:textId="4A29CE80" w:rsidR="00952E56" w:rsidRPr="002708A0" w:rsidRDefault="009A1D4A" w:rsidP="00472734">
                  <w:pPr>
                    <w:spacing w:after="0" w:line="240" w:lineRule="auto"/>
                    <w:rPr>
                      <w:ins w:id="1525" w:author="Coilin" w:date="2016-03-21T15:59:00Z"/>
                      <w:rFonts w:ascii="Arial" w:eastAsia="Times New Roman" w:hAnsi="Arial" w:cs="Arial"/>
                      <w:sz w:val="20"/>
                      <w:szCs w:val="20"/>
                      <w:lang w:eastAsia="en-IE"/>
                    </w:rPr>
                  </w:pPr>
                  <m:oMathPara>
                    <m:oMathParaPr>
                      <m:jc m:val="left"/>
                    </m:oMathParaPr>
                    <m:oMath>
                      <m:sSub>
                        <m:sSubPr>
                          <m:ctrlPr>
                            <w:ins w:id="1526" w:author="Coilin" w:date="2016-03-21T16:33:00Z">
                              <w:rPr>
                                <w:rFonts w:ascii="Cambria Math" w:eastAsia="Times New Roman" w:hAnsi="Cambria Math" w:cs="Arial"/>
                                <w:i/>
                                <w:sz w:val="20"/>
                                <w:szCs w:val="20"/>
                                <w:lang w:eastAsia="en-IE"/>
                              </w:rPr>
                            </w:ins>
                          </m:ctrlPr>
                        </m:sSubPr>
                        <m:e>
                          <m:r>
                            <w:ins w:id="1527" w:author="Coilin" w:date="2016-03-21T16:33:00Z">
                              <w:rPr>
                                <w:rFonts w:ascii="Cambria Math" w:eastAsia="Times New Roman" w:hAnsi="Cambria Math" w:cs="Arial"/>
                                <w:sz w:val="20"/>
                                <w:szCs w:val="20"/>
                                <w:lang w:eastAsia="en-IE"/>
                              </w:rPr>
                              <m:t>ρ</m:t>
                            </w:ins>
                          </m:r>
                        </m:e>
                        <m:sub>
                          <m:r>
                            <w:ins w:id="1528" w:author="Coilin" w:date="2016-03-21T16:37:00Z">
                              <w:rPr>
                                <w:rFonts w:ascii="Cambria Math" w:eastAsia="Times New Roman" w:hAnsi="Cambria Math" w:cs="Arial"/>
                                <w:sz w:val="20"/>
                                <w:szCs w:val="20"/>
                                <w:lang w:eastAsia="en-IE"/>
                              </w:rPr>
                              <m:t>1</m:t>
                            </w:ins>
                          </m:r>
                        </m:sub>
                      </m:sSub>
                      <m:r>
                        <w:ins w:id="1529" w:author="Coilin" w:date="2016-03-21T16:31:00Z">
                          <w:rPr>
                            <w:rFonts w:ascii="Cambria Math" w:eastAsia="Times New Roman" w:hAnsi="Cambria Math" w:cs="Arial"/>
                            <w:sz w:val="20"/>
                            <w:szCs w:val="20"/>
                            <w:lang w:eastAsia="en-IE"/>
                          </w:rPr>
                          <m:t xml:space="preserve">CL×PI+ </m:t>
                        </w:ins>
                      </m:r>
                      <m:sSub>
                        <m:sSubPr>
                          <m:ctrlPr>
                            <w:ins w:id="1530" w:author="Coilin" w:date="2016-03-21T16:31:00Z">
                              <w:rPr>
                                <w:rFonts w:ascii="Cambria Math" w:eastAsia="Times New Roman" w:hAnsi="Cambria Math" w:cs="Arial"/>
                                <w:i/>
                                <w:sz w:val="20"/>
                                <w:szCs w:val="20"/>
                                <w:lang w:eastAsia="en-IE"/>
                              </w:rPr>
                            </w:ins>
                          </m:ctrlPr>
                        </m:sSubPr>
                        <m:e>
                          <m:r>
                            <w:ins w:id="1531" w:author="Coilin" w:date="2016-03-21T16:34:00Z">
                              <w:rPr>
                                <w:rFonts w:ascii="Cambria Math" w:eastAsia="Times New Roman" w:hAnsi="Cambria Math" w:cs="Arial"/>
                                <w:sz w:val="20"/>
                                <w:szCs w:val="20"/>
                                <w:lang w:eastAsia="en-IE"/>
                              </w:rPr>
                              <m:t>ρ</m:t>
                            </w:ins>
                          </m:r>
                        </m:e>
                        <m:sub>
                          <m:r>
                            <w:ins w:id="1532" w:author="Coilin" w:date="2016-03-21T16:37:00Z">
                              <w:rPr>
                                <w:rFonts w:ascii="Cambria Math" w:eastAsia="Times New Roman" w:hAnsi="Cambria Math" w:cs="Arial"/>
                                <w:sz w:val="20"/>
                                <w:szCs w:val="20"/>
                                <w:lang w:eastAsia="en-IE"/>
                              </w:rPr>
                              <m:t>2</m:t>
                            </w:ins>
                          </m:r>
                        </m:sub>
                      </m:sSub>
                      <m:r>
                        <w:ins w:id="1533" w:author="Coilin" w:date="2016-03-21T16:31:00Z">
                          <w:rPr>
                            <w:rFonts w:ascii="Cambria Math" w:eastAsia="Times New Roman" w:hAnsi="Cambria Math" w:cs="Arial"/>
                            <w:sz w:val="20"/>
                            <w:szCs w:val="20"/>
                            <w:lang w:eastAsia="en-IE"/>
                          </w:rPr>
                          <m:t xml:space="preserve">CL×SI+ </m:t>
                        </w:ins>
                      </m:r>
                      <m:sSub>
                        <m:sSubPr>
                          <m:ctrlPr>
                            <w:ins w:id="1534" w:author="Coilin" w:date="2016-03-21T16:31:00Z">
                              <w:rPr>
                                <w:rFonts w:ascii="Cambria Math" w:eastAsia="Times New Roman" w:hAnsi="Cambria Math" w:cs="Arial"/>
                                <w:i/>
                                <w:sz w:val="20"/>
                                <w:szCs w:val="20"/>
                                <w:lang w:eastAsia="en-IE"/>
                              </w:rPr>
                            </w:ins>
                          </m:ctrlPr>
                        </m:sSubPr>
                        <m:e>
                          <m:r>
                            <w:ins w:id="1535" w:author="Coilin" w:date="2016-03-21T16:34:00Z">
                              <w:rPr>
                                <w:rFonts w:ascii="Cambria Math" w:eastAsia="Times New Roman" w:hAnsi="Cambria Math" w:cs="Arial"/>
                                <w:sz w:val="20"/>
                                <w:szCs w:val="20"/>
                                <w:lang w:eastAsia="en-IE"/>
                              </w:rPr>
                              <m:t>ρ</m:t>
                            </w:ins>
                          </m:r>
                        </m:e>
                        <m:sub>
                          <m:r>
                            <w:ins w:id="1536" w:author="Coilin" w:date="2016-03-21T16:31:00Z">
                              <w:rPr>
                                <w:rFonts w:ascii="Cambria Math" w:eastAsia="Times New Roman" w:hAnsi="Cambria Math" w:cs="Arial"/>
                                <w:sz w:val="20"/>
                                <w:szCs w:val="20"/>
                                <w:lang w:eastAsia="en-IE"/>
                              </w:rPr>
                              <m:t>3</m:t>
                            </w:ins>
                          </m:r>
                        </m:sub>
                      </m:sSub>
                      <m:r>
                        <w:ins w:id="1537" w:author="Coilin" w:date="2016-03-21T16:31:00Z">
                          <w:rPr>
                            <w:rFonts w:ascii="Cambria Math" w:eastAsia="Times New Roman" w:hAnsi="Cambria Math" w:cs="Arial"/>
                            <w:sz w:val="20"/>
                            <w:szCs w:val="20"/>
                            <w:lang w:eastAsia="en-IE"/>
                          </w:rPr>
                          <m:t>CL×SO</m:t>
                        </w:ins>
                      </m:r>
                    </m:oMath>
                  </m:oMathPara>
                </w:p>
              </w:tc>
              <w:tc>
                <w:tcPr>
                  <w:tcW w:w="1701" w:type="dxa"/>
                  <w:tcBorders>
                    <w:top w:val="nil"/>
                    <w:left w:val="nil"/>
                    <w:right w:val="nil"/>
                  </w:tcBorders>
                  <w:shd w:val="clear" w:color="auto" w:fill="auto"/>
                  <w:noWrap/>
                  <w:vAlign w:val="bottom"/>
                  <w:hideMark/>
                  <w:tcPrChange w:id="1538" w:author="Coilin" w:date="2016-03-21T16:52:00Z">
                    <w:tcPr>
                      <w:tcW w:w="1701" w:type="dxa"/>
                      <w:tcBorders>
                        <w:top w:val="nil"/>
                        <w:left w:val="nil"/>
                        <w:bottom w:val="nil"/>
                        <w:right w:val="nil"/>
                      </w:tcBorders>
                      <w:shd w:val="clear" w:color="auto" w:fill="auto"/>
                      <w:noWrap/>
                      <w:vAlign w:val="bottom"/>
                      <w:hideMark/>
                    </w:tcPr>
                  </w:tcPrChange>
                </w:tcPr>
                <w:p w14:paraId="36E8B4F0" w14:textId="77777777" w:rsidR="00952E56" w:rsidRPr="00472734" w:rsidRDefault="00952E56" w:rsidP="00472734">
                  <w:pPr>
                    <w:spacing w:after="0" w:line="240" w:lineRule="auto"/>
                    <w:jc w:val="center"/>
                    <w:rPr>
                      <w:ins w:id="1539" w:author="Coilin" w:date="2016-03-21T15:59:00Z"/>
                      <w:rFonts w:ascii="Arial" w:eastAsia="Times New Roman" w:hAnsi="Arial" w:cs="Arial"/>
                      <w:sz w:val="20"/>
                      <w:szCs w:val="20"/>
                      <w:lang w:eastAsia="en-IE"/>
                    </w:rPr>
                  </w:pPr>
                  <w:ins w:id="1540" w:author="Coilin" w:date="2016-03-21T15:59:00Z">
                    <w:r w:rsidRPr="00472734">
                      <w:rPr>
                        <w:rFonts w:ascii="Arial" w:eastAsia="Times New Roman" w:hAnsi="Arial" w:cs="Arial"/>
                        <w:sz w:val="20"/>
                        <w:szCs w:val="20"/>
                        <w:lang w:eastAsia="en-IE"/>
                      </w:rPr>
                      <w:t>-2001.13</w:t>
                    </w:r>
                  </w:ins>
                </w:p>
              </w:tc>
              <w:tc>
                <w:tcPr>
                  <w:tcW w:w="1134" w:type="dxa"/>
                  <w:tcBorders>
                    <w:top w:val="nil"/>
                    <w:left w:val="nil"/>
                    <w:right w:val="nil"/>
                  </w:tcBorders>
                  <w:shd w:val="clear" w:color="auto" w:fill="auto"/>
                  <w:noWrap/>
                  <w:vAlign w:val="bottom"/>
                  <w:hideMark/>
                  <w:tcPrChange w:id="1541" w:author="Coilin" w:date="2016-03-21T16:52:00Z">
                    <w:tcPr>
                      <w:tcW w:w="1134" w:type="dxa"/>
                      <w:tcBorders>
                        <w:top w:val="nil"/>
                        <w:left w:val="nil"/>
                        <w:bottom w:val="nil"/>
                        <w:right w:val="nil"/>
                      </w:tcBorders>
                      <w:shd w:val="clear" w:color="auto" w:fill="auto"/>
                      <w:noWrap/>
                      <w:vAlign w:val="bottom"/>
                      <w:hideMark/>
                    </w:tcPr>
                  </w:tcPrChange>
                </w:tcPr>
                <w:p w14:paraId="187221D9" w14:textId="77777777" w:rsidR="00952E56" w:rsidRPr="00472734" w:rsidRDefault="00952E56" w:rsidP="00472734">
                  <w:pPr>
                    <w:spacing w:after="0" w:line="240" w:lineRule="auto"/>
                    <w:jc w:val="center"/>
                    <w:rPr>
                      <w:ins w:id="1542" w:author="Coilin" w:date="2016-03-21T15:59:00Z"/>
                      <w:rFonts w:ascii="Arial" w:eastAsia="Times New Roman" w:hAnsi="Arial" w:cs="Arial"/>
                      <w:sz w:val="20"/>
                      <w:szCs w:val="20"/>
                      <w:lang w:eastAsia="en-IE"/>
                    </w:rPr>
                  </w:pPr>
                  <w:ins w:id="1543" w:author="Coilin" w:date="2016-03-21T15:59:00Z">
                    <w:r w:rsidRPr="00472734">
                      <w:rPr>
                        <w:rFonts w:ascii="Arial" w:eastAsia="Times New Roman" w:hAnsi="Arial" w:cs="Arial"/>
                        <w:sz w:val="20"/>
                        <w:szCs w:val="20"/>
                        <w:lang w:eastAsia="en-IE"/>
                      </w:rPr>
                      <w:t>22</w:t>
                    </w:r>
                  </w:ins>
                </w:p>
              </w:tc>
              <w:tc>
                <w:tcPr>
                  <w:tcW w:w="939" w:type="dxa"/>
                  <w:tcBorders>
                    <w:top w:val="nil"/>
                    <w:left w:val="nil"/>
                    <w:right w:val="nil"/>
                  </w:tcBorders>
                  <w:shd w:val="clear" w:color="auto" w:fill="auto"/>
                  <w:noWrap/>
                  <w:vAlign w:val="bottom"/>
                  <w:hideMark/>
                  <w:tcPrChange w:id="1544" w:author="Coilin" w:date="2016-03-21T16:52:00Z">
                    <w:tcPr>
                      <w:tcW w:w="599" w:type="dxa"/>
                      <w:tcBorders>
                        <w:top w:val="nil"/>
                        <w:left w:val="nil"/>
                        <w:bottom w:val="nil"/>
                        <w:right w:val="nil"/>
                      </w:tcBorders>
                      <w:shd w:val="clear" w:color="auto" w:fill="auto"/>
                      <w:noWrap/>
                      <w:vAlign w:val="bottom"/>
                      <w:hideMark/>
                    </w:tcPr>
                  </w:tcPrChange>
                </w:tcPr>
                <w:p w14:paraId="6D894052" w14:textId="77777777" w:rsidR="00952E56" w:rsidRPr="00472734" w:rsidRDefault="00952E56" w:rsidP="00472734">
                  <w:pPr>
                    <w:spacing w:after="0" w:line="240" w:lineRule="auto"/>
                    <w:jc w:val="center"/>
                    <w:rPr>
                      <w:ins w:id="1545" w:author="Coilin" w:date="2016-03-21T15:59:00Z"/>
                      <w:rFonts w:ascii="Arial" w:eastAsia="Times New Roman" w:hAnsi="Arial" w:cs="Arial"/>
                      <w:sz w:val="20"/>
                      <w:szCs w:val="20"/>
                      <w:lang w:eastAsia="en-IE"/>
                    </w:rPr>
                  </w:pPr>
                  <w:ins w:id="1546" w:author="Coilin" w:date="2016-03-21T15:59:00Z">
                    <w:r w:rsidRPr="00472734">
                      <w:rPr>
                        <w:rFonts w:ascii="Arial" w:eastAsia="Times New Roman" w:hAnsi="Arial" w:cs="Arial"/>
                        <w:sz w:val="20"/>
                        <w:szCs w:val="20"/>
                        <w:lang w:eastAsia="en-IE"/>
                      </w:rPr>
                      <w:t>4046.26</w:t>
                    </w:r>
                  </w:ins>
                </w:p>
              </w:tc>
            </w:tr>
            <w:tr w:rsidR="005F7C78" w:rsidRPr="00472734" w14:paraId="331F9B09" w14:textId="77777777" w:rsidTr="00EC5C94">
              <w:trPr>
                <w:trHeight w:val="255"/>
                <w:ins w:id="1547" w:author="Coilin" w:date="2016-03-21T15:59:00Z"/>
                <w:trPrChange w:id="1548" w:author="Coilin" w:date="2016-03-21T16:52:00Z">
                  <w:trPr>
                    <w:trHeight w:val="255"/>
                  </w:trPr>
                </w:trPrChange>
              </w:trPr>
              <w:tc>
                <w:tcPr>
                  <w:tcW w:w="419" w:type="dxa"/>
                  <w:tcBorders>
                    <w:top w:val="nil"/>
                    <w:left w:val="nil"/>
                    <w:bottom w:val="single" w:sz="4" w:space="0" w:color="auto"/>
                    <w:right w:val="nil"/>
                  </w:tcBorders>
                  <w:vAlign w:val="bottom"/>
                  <w:tcPrChange w:id="1549" w:author="Coilin" w:date="2016-03-21T16:52:00Z">
                    <w:tcPr>
                      <w:tcW w:w="5279" w:type="dxa"/>
                      <w:tcBorders>
                        <w:top w:val="nil"/>
                        <w:left w:val="nil"/>
                        <w:bottom w:val="nil"/>
                        <w:right w:val="nil"/>
                      </w:tcBorders>
                    </w:tcPr>
                  </w:tcPrChange>
                </w:tcPr>
                <w:p w14:paraId="0C70D9A4" w14:textId="5D115B6D" w:rsidR="005F7C78" w:rsidRPr="00AA2D87" w:rsidRDefault="005F7C78">
                  <w:pPr>
                    <w:spacing w:after="0" w:line="240" w:lineRule="auto"/>
                    <w:rPr>
                      <w:ins w:id="1550" w:author="Coilin" w:date="2016-03-21T16:25:00Z"/>
                      <w:rFonts w:eastAsia="Times New Roman" w:cs="Arial"/>
                      <w:sz w:val="20"/>
                      <w:szCs w:val="20"/>
                      <w:lang w:eastAsia="en-IE"/>
                      <w:rPrChange w:id="1551" w:author="Coilin" w:date="2016-03-21T16:28:00Z">
                        <w:rPr>
                          <w:ins w:id="1552" w:author="Coilin" w:date="2016-03-21T16:25:00Z"/>
                          <w:rFonts w:ascii="Arial" w:eastAsia="Times New Roman" w:hAnsi="Arial" w:cs="Arial"/>
                          <w:sz w:val="20"/>
                          <w:szCs w:val="20"/>
                          <w:lang w:eastAsia="en-IE"/>
                        </w:rPr>
                      </w:rPrChange>
                    </w:rPr>
                  </w:pPr>
                  <w:ins w:id="1553" w:author="Coilin" w:date="2016-03-21T16:28:00Z">
                    <w:r w:rsidRPr="00AA2D87">
                      <w:rPr>
                        <w:rFonts w:eastAsia="Times New Roman" w:cs="Arial"/>
                        <w:sz w:val="20"/>
                        <w:szCs w:val="20"/>
                        <w:lang w:eastAsia="en-IE"/>
                        <w:rPrChange w:id="1554" w:author="Coilin" w:date="2016-03-21T16:28:00Z">
                          <w:rPr>
                            <w:rFonts w:ascii="Arial" w:eastAsia="Times New Roman" w:hAnsi="Arial" w:cs="Arial"/>
                            <w:sz w:val="20"/>
                            <w:szCs w:val="20"/>
                            <w:lang w:eastAsia="en-IE"/>
                          </w:rPr>
                        </w:rPrChange>
                      </w:rPr>
                      <w:t>20</w:t>
                    </w:r>
                  </w:ins>
                </w:p>
              </w:tc>
              <w:tc>
                <w:tcPr>
                  <w:tcW w:w="5279" w:type="dxa"/>
                  <w:tcBorders>
                    <w:top w:val="nil"/>
                    <w:left w:val="nil"/>
                    <w:bottom w:val="single" w:sz="4" w:space="0" w:color="auto"/>
                    <w:right w:val="nil"/>
                  </w:tcBorders>
                  <w:shd w:val="clear" w:color="auto" w:fill="auto"/>
                  <w:noWrap/>
                  <w:vAlign w:val="bottom"/>
                  <w:hideMark/>
                  <w:tcPrChange w:id="1555" w:author="Coilin" w:date="2016-03-21T16:52:00Z">
                    <w:tcPr>
                      <w:tcW w:w="5279" w:type="dxa"/>
                      <w:tcBorders>
                        <w:top w:val="nil"/>
                        <w:left w:val="nil"/>
                        <w:bottom w:val="nil"/>
                        <w:right w:val="nil"/>
                      </w:tcBorders>
                      <w:shd w:val="clear" w:color="auto" w:fill="auto"/>
                      <w:noWrap/>
                      <w:vAlign w:val="bottom"/>
                      <w:hideMark/>
                    </w:tcPr>
                  </w:tcPrChange>
                </w:tcPr>
                <w:p w14:paraId="464A88E7" w14:textId="19B0B393" w:rsidR="005F7C78" w:rsidRPr="00472734" w:rsidRDefault="009A1D4A">
                  <w:pPr>
                    <w:spacing w:after="0" w:line="240" w:lineRule="auto"/>
                    <w:rPr>
                      <w:ins w:id="1556" w:author="Coilin" w:date="2016-03-21T15:59:00Z"/>
                      <w:rFonts w:ascii="Arial" w:eastAsia="Times New Roman" w:hAnsi="Arial" w:cs="Arial"/>
                      <w:sz w:val="20"/>
                      <w:szCs w:val="20"/>
                      <w:lang w:eastAsia="en-IE"/>
                    </w:rPr>
                  </w:pPr>
                  <m:oMath>
                    <m:sSub>
                      <m:sSubPr>
                        <m:ctrlPr>
                          <w:ins w:id="1557" w:author="Coilin" w:date="2016-03-21T16:36:00Z">
                            <w:rPr>
                              <w:rFonts w:ascii="Cambria Math" w:eastAsia="Times New Roman" w:hAnsi="Cambria Math" w:cs="Arial"/>
                              <w:i/>
                              <w:sz w:val="20"/>
                              <w:szCs w:val="20"/>
                              <w:lang w:eastAsia="en-IE"/>
                            </w:rPr>
                          </w:ins>
                        </m:ctrlPr>
                      </m:sSubPr>
                      <m:e>
                        <m:r>
                          <w:ins w:id="1558" w:author="Coilin" w:date="2016-03-21T16:36:00Z">
                            <w:rPr>
                              <w:rFonts w:ascii="Cambria Math" w:eastAsia="Times New Roman" w:hAnsi="Cambria Math" w:cs="Arial"/>
                              <w:sz w:val="20"/>
                              <w:szCs w:val="20"/>
                              <w:lang w:eastAsia="en-IE"/>
                            </w:rPr>
                            <m:t>ρ</m:t>
                          </w:ins>
                        </m:r>
                      </m:e>
                      <m:sub>
                        <m:r>
                          <w:ins w:id="1559" w:author="Coilin" w:date="2016-03-21T16:36:00Z">
                            <w:rPr>
                              <w:rFonts w:ascii="Cambria Math" w:eastAsia="Times New Roman" w:hAnsi="Cambria Math" w:cs="Arial"/>
                              <w:sz w:val="20"/>
                              <w:szCs w:val="20"/>
                              <w:lang w:eastAsia="en-IE"/>
                            </w:rPr>
                            <m:t>1,j</m:t>
                          </w:ins>
                        </m:r>
                      </m:sub>
                    </m:sSub>
                    <m:r>
                      <w:ins w:id="1560" w:author="Coilin" w:date="2016-03-21T16:36:00Z">
                        <w:rPr>
                          <w:rFonts w:ascii="Cambria Math" w:eastAsia="Times New Roman" w:hAnsi="Cambria Math" w:cs="Arial"/>
                          <w:sz w:val="20"/>
                          <w:szCs w:val="20"/>
                          <w:lang w:eastAsia="en-IE"/>
                        </w:rPr>
                        <m:t>CL×W+</m:t>
                      </w:ins>
                    </m:r>
                    <m:sSub>
                      <m:sSubPr>
                        <m:ctrlPr>
                          <w:ins w:id="1561" w:author="Coilin" w:date="2016-03-21T16:36:00Z">
                            <w:rPr>
                              <w:rFonts w:ascii="Cambria Math" w:eastAsia="Times New Roman" w:hAnsi="Cambria Math" w:cs="Arial"/>
                              <w:i/>
                              <w:sz w:val="20"/>
                              <w:szCs w:val="20"/>
                              <w:lang w:eastAsia="en-IE"/>
                            </w:rPr>
                          </w:ins>
                        </m:ctrlPr>
                      </m:sSubPr>
                      <m:e>
                        <m:r>
                          <w:ins w:id="1562" w:author="Coilin" w:date="2016-03-21T16:36:00Z">
                            <w:rPr>
                              <w:rFonts w:ascii="Cambria Math" w:eastAsia="Times New Roman" w:hAnsi="Cambria Math" w:cs="Arial"/>
                              <w:sz w:val="20"/>
                              <w:szCs w:val="20"/>
                              <w:lang w:eastAsia="en-IE"/>
                            </w:rPr>
                            <m:t>ρ</m:t>
                          </w:ins>
                        </m:r>
                      </m:e>
                      <m:sub>
                        <m:r>
                          <w:ins w:id="1563" w:author="Coilin" w:date="2016-03-21T16:36:00Z">
                            <w:rPr>
                              <w:rFonts w:ascii="Cambria Math" w:eastAsia="Times New Roman" w:hAnsi="Cambria Math" w:cs="Arial"/>
                              <w:sz w:val="20"/>
                              <w:szCs w:val="20"/>
                              <w:lang w:eastAsia="en-IE"/>
                            </w:rPr>
                            <m:t>2</m:t>
                          </w:ins>
                        </m:r>
                      </m:sub>
                    </m:sSub>
                    <m:r>
                      <w:ins w:id="1564" w:author="Coilin" w:date="2016-03-21T16:36:00Z">
                        <w:rPr>
                          <w:rFonts w:ascii="Cambria Math" w:eastAsia="Times New Roman" w:hAnsi="Cambria Math" w:cs="Arial"/>
                          <w:sz w:val="20"/>
                          <w:szCs w:val="20"/>
                          <w:lang w:eastAsia="en-IE"/>
                        </w:rPr>
                        <m:t xml:space="preserve">CL×PI+ </m:t>
                      </w:ins>
                    </m:r>
                    <m:sSub>
                      <m:sSubPr>
                        <m:ctrlPr>
                          <w:ins w:id="1565" w:author="Coilin" w:date="2016-03-21T16:36:00Z">
                            <w:rPr>
                              <w:rFonts w:ascii="Cambria Math" w:eastAsia="Times New Roman" w:hAnsi="Cambria Math" w:cs="Arial"/>
                              <w:i/>
                              <w:sz w:val="20"/>
                              <w:szCs w:val="20"/>
                              <w:lang w:eastAsia="en-IE"/>
                            </w:rPr>
                          </w:ins>
                        </m:ctrlPr>
                      </m:sSubPr>
                      <m:e>
                        <m:r>
                          <w:ins w:id="1566" w:author="Coilin" w:date="2016-03-21T16:36:00Z">
                            <w:rPr>
                              <w:rFonts w:ascii="Cambria Math" w:eastAsia="Times New Roman" w:hAnsi="Cambria Math" w:cs="Arial"/>
                              <w:sz w:val="20"/>
                              <w:szCs w:val="20"/>
                              <w:lang w:eastAsia="en-IE"/>
                            </w:rPr>
                            <m:t>ρ</m:t>
                          </w:ins>
                        </m:r>
                      </m:e>
                      <m:sub>
                        <m:r>
                          <w:ins w:id="1567" w:author="Coilin" w:date="2016-03-21T16:36:00Z">
                            <w:rPr>
                              <w:rFonts w:ascii="Cambria Math" w:eastAsia="Times New Roman" w:hAnsi="Cambria Math" w:cs="Arial"/>
                              <w:sz w:val="20"/>
                              <w:szCs w:val="20"/>
                              <w:lang w:eastAsia="en-IE"/>
                            </w:rPr>
                            <m:t>3</m:t>
                          </w:ins>
                        </m:r>
                      </m:sub>
                    </m:sSub>
                    <m:r>
                      <w:ins w:id="1568" w:author="Coilin" w:date="2016-03-21T16:36:00Z">
                        <w:rPr>
                          <w:rFonts w:ascii="Cambria Math" w:eastAsia="Times New Roman" w:hAnsi="Cambria Math" w:cs="Arial"/>
                          <w:sz w:val="20"/>
                          <w:szCs w:val="20"/>
                          <w:lang w:eastAsia="en-IE"/>
                        </w:rPr>
                        <m:t xml:space="preserve">CL×SI+ </m:t>
                      </w:ins>
                    </m:r>
                    <m:sSub>
                      <m:sSubPr>
                        <m:ctrlPr>
                          <w:ins w:id="1569" w:author="Coilin" w:date="2016-03-21T16:36:00Z">
                            <w:rPr>
                              <w:rFonts w:ascii="Cambria Math" w:eastAsia="Times New Roman" w:hAnsi="Cambria Math" w:cs="Arial"/>
                              <w:i/>
                              <w:sz w:val="20"/>
                              <w:szCs w:val="20"/>
                              <w:lang w:eastAsia="en-IE"/>
                            </w:rPr>
                          </w:ins>
                        </m:ctrlPr>
                      </m:sSubPr>
                      <m:e>
                        <m:r>
                          <w:ins w:id="1570" w:author="Coilin" w:date="2016-03-21T16:36:00Z">
                            <w:rPr>
                              <w:rFonts w:ascii="Cambria Math" w:eastAsia="Times New Roman" w:hAnsi="Cambria Math" w:cs="Arial"/>
                              <w:sz w:val="20"/>
                              <w:szCs w:val="20"/>
                              <w:lang w:eastAsia="en-IE"/>
                            </w:rPr>
                            <m:t>ρ</m:t>
                          </w:ins>
                        </m:r>
                      </m:e>
                      <m:sub>
                        <m:r>
                          <w:ins w:id="1571" w:author="Coilin" w:date="2016-03-21T16:36:00Z">
                            <w:rPr>
                              <w:rFonts w:ascii="Cambria Math" w:eastAsia="Times New Roman" w:hAnsi="Cambria Math" w:cs="Arial"/>
                              <w:sz w:val="20"/>
                              <w:szCs w:val="20"/>
                              <w:lang w:eastAsia="en-IE"/>
                            </w:rPr>
                            <m:t>4</m:t>
                          </w:ins>
                        </m:r>
                      </m:sub>
                    </m:sSub>
                    <m:r>
                      <w:ins w:id="1572" w:author="Coilin" w:date="2016-03-21T16:36:00Z">
                        <w:rPr>
                          <w:rFonts w:ascii="Cambria Math" w:eastAsia="Times New Roman" w:hAnsi="Cambria Math" w:cs="Arial"/>
                          <w:sz w:val="20"/>
                          <w:szCs w:val="20"/>
                          <w:lang w:eastAsia="en-IE"/>
                        </w:rPr>
                        <m:t>CL×SO</m:t>
                      </w:ins>
                    </m:r>
                  </m:oMath>
                  <w:ins w:id="1573" w:author="Coilin" w:date="2016-03-21T16:36:00Z">
                    <w:r w:rsidR="005F7C78" w:rsidRPr="00472734">
                      <w:rPr>
                        <w:rFonts w:ascii="Arial" w:eastAsia="Times New Roman" w:hAnsi="Arial" w:cs="Arial"/>
                        <w:sz w:val="20"/>
                        <w:szCs w:val="20"/>
                        <w:lang w:eastAsia="en-IE"/>
                      </w:rPr>
                      <w:t xml:space="preserve"> </w:t>
                    </w:r>
                  </w:ins>
                </w:p>
              </w:tc>
              <w:tc>
                <w:tcPr>
                  <w:tcW w:w="1701" w:type="dxa"/>
                  <w:tcBorders>
                    <w:top w:val="nil"/>
                    <w:left w:val="nil"/>
                    <w:bottom w:val="single" w:sz="4" w:space="0" w:color="auto"/>
                    <w:right w:val="nil"/>
                  </w:tcBorders>
                  <w:shd w:val="clear" w:color="auto" w:fill="auto"/>
                  <w:noWrap/>
                  <w:vAlign w:val="bottom"/>
                  <w:hideMark/>
                  <w:tcPrChange w:id="1574" w:author="Coilin" w:date="2016-03-21T16:52:00Z">
                    <w:tcPr>
                      <w:tcW w:w="1701" w:type="dxa"/>
                      <w:tcBorders>
                        <w:top w:val="nil"/>
                        <w:left w:val="nil"/>
                        <w:bottom w:val="nil"/>
                        <w:right w:val="nil"/>
                      </w:tcBorders>
                      <w:shd w:val="clear" w:color="auto" w:fill="auto"/>
                      <w:noWrap/>
                      <w:vAlign w:val="bottom"/>
                      <w:hideMark/>
                    </w:tcPr>
                  </w:tcPrChange>
                </w:tcPr>
                <w:p w14:paraId="3472EBD2" w14:textId="0B48CDE9" w:rsidR="005F7C78" w:rsidRPr="00472734" w:rsidRDefault="005F7C78" w:rsidP="00472734">
                  <w:pPr>
                    <w:spacing w:after="0" w:line="240" w:lineRule="auto"/>
                    <w:jc w:val="center"/>
                    <w:rPr>
                      <w:ins w:id="1575" w:author="Coilin" w:date="2016-03-21T15:59:00Z"/>
                      <w:rFonts w:ascii="Arial" w:eastAsia="Times New Roman" w:hAnsi="Arial" w:cs="Arial"/>
                      <w:sz w:val="20"/>
                      <w:szCs w:val="20"/>
                      <w:lang w:eastAsia="en-IE"/>
                    </w:rPr>
                  </w:pPr>
                  <w:ins w:id="1576" w:author="Coilin" w:date="2016-03-21T16:35:00Z">
                    <w:r w:rsidRPr="00472734">
                      <w:rPr>
                        <w:rFonts w:ascii="Arial" w:eastAsia="Times New Roman" w:hAnsi="Arial" w:cs="Arial"/>
                        <w:sz w:val="20"/>
                        <w:szCs w:val="20"/>
                        <w:lang w:eastAsia="en-IE"/>
                      </w:rPr>
                      <w:t>-1990.62</w:t>
                    </w:r>
                  </w:ins>
                </w:p>
              </w:tc>
              <w:tc>
                <w:tcPr>
                  <w:tcW w:w="1134" w:type="dxa"/>
                  <w:tcBorders>
                    <w:top w:val="nil"/>
                    <w:left w:val="nil"/>
                    <w:bottom w:val="single" w:sz="4" w:space="0" w:color="auto"/>
                    <w:right w:val="nil"/>
                  </w:tcBorders>
                  <w:shd w:val="clear" w:color="auto" w:fill="auto"/>
                  <w:noWrap/>
                  <w:vAlign w:val="bottom"/>
                  <w:hideMark/>
                  <w:tcPrChange w:id="1577" w:author="Coilin" w:date="2016-03-21T16:52:00Z">
                    <w:tcPr>
                      <w:tcW w:w="1134" w:type="dxa"/>
                      <w:tcBorders>
                        <w:top w:val="nil"/>
                        <w:left w:val="nil"/>
                        <w:bottom w:val="nil"/>
                        <w:right w:val="nil"/>
                      </w:tcBorders>
                      <w:shd w:val="clear" w:color="auto" w:fill="auto"/>
                      <w:noWrap/>
                      <w:vAlign w:val="bottom"/>
                      <w:hideMark/>
                    </w:tcPr>
                  </w:tcPrChange>
                </w:tcPr>
                <w:p w14:paraId="37CDB254" w14:textId="1965682E" w:rsidR="005F7C78" w:rsidRPr="00472734" w:rsidRDefault="005F7C78" w:rsidP="00472734">
                  <w:pPr>
                    <w:spacing w:after="0" w:line="240" w:lineRule="auto"/>
                    <w:jc w:val="center"/>
                    <w:rPr>
                      <w:ins w:id="1578" w:author="Coilin" w:date="2016-03-21T15:59:00Z"/>
                      <w:rFonts w:ascii="Arial" w:eastAsia="Times New Roman" w:hAnsi="Arial" w:cs="Arial"/>
                      <w:sz w:val="20"/>
                      <w:szCs w:val="20"/>
                      <w:lang w:eastAsia="en-IE"/>
                    </w:rPr>
                  </w:pPr>
                  <w:ins w:id="1579" w:author="Coilin" w:date="2016-03-21T16:35:00Z">
                    <w:r w:rsidRPr="00472734">
                      <w:rPr>
                        <w:rFonts w:ascii="Arial" w:eastAsia="Times New Roman" w:hAnsi="Arial" w:cs="Arial"/>
                        <w:sz w:val="20"/>
                        <w:szCs w:val="20"/>
                        <w:lang w:eastAsia="en-IE"/>
                      </w:rPr>
                      <w:t>26</w:t>
                    </w:r>
                  </w:ins>
                </w:p>
              </w:tc>
              <w:tc>
                <w:tcPr>
                  <w:tcW w:w="939" w:type="dxa"/>
                  <w:tcBorders>
                    <w:top w:val="nil"/>
                    <w:left w:val="nil"/>
                    <w:bottom w:val="single" w:sz="4" w:space="0" w:color="auto"/>
                    <w:right w:val="nil"/>
                  </w:tcBorders>
                  <w:shd w:val="clear" w:color="auto" w:fill="auto"/>
                  <w:noWrap/>
                  <w:vAlign w:val="bottom"/>
                  <w:hideMark/>
                  <w:tcPrChange w:id="1580" w:author="Coilin" w:date="2016-03-21T16:52:00Z">
                    <w:tcPr>
                      <w:tcW w:w="599" w:type="dxa"/>
                      <w:tcBorders>
                        <w:top w:val="nil"/>
                        <w:left w:val="nil"/>
                        <w:bottom w:val="nil"/>
                        <w:right w:val="nil"/>
                      </w:tcBorders>
                      <w:shd w:val="clear" w:color="auto" w:fill="auto"/>
                      <w:noWrap/>
                      <w:vAlign w:val="bottom"/>
                      <w:hideMark/>
                    </w:tcPr>
                  </w:tcPrChange>
                </w:tcPr>
                <w:p w14:paraId="693F0E97" w14:textId="42D51B55" w:rsidR="005F7C78" w:rsidRPr="00472734" w:rsidRDefault="005F7C78" w:rsidP="00472734">
                  <w:pPr>
                    <w:spacing w:after="0" w:line="240" w:lineRule="auto"/>
                    <w:jc w:val="center"/>
                    <w:rPr>
                      <w:ins w:id="1581" w:author="Coilin" w:date="2016-03-21T15:59:00Z"/>
                      <w:rFonts w:ascii="Arial" w:eastAsia="Times New Roman" w:hAnsi="Arial" w:cs="Arial"/>
                      <w:sz w:val="20"/>
                      <w:szCs w:val="20"/>
                      <w:lang w:eastAsia="en-IE"/>
                    </w:rPr>
                  </w:pPr>
                  <w:ins w:id="1582" w:author="Coilin" w:date="2016-03-21T16:35:00Z">
                    <w:r w:rsidRPr="00472734">
                      <w:rPr>
                        <w:rFonts w:ascii="Arial" w:eastAsia="Times New Roman" w:hAnsi="Arial" w:cs="Arial"/>
                        <w:sz w:val="20"/>
                        <w:szCs w:val="20"/>
                        <w:lang w:eastAsia="en-IE"/>
                      </w:rPr>
                      <w:t>4033.24</w:t>
                    </w:r>
                  </w:ins>
                </w:p>
              </w:tc>
            </w:tr>
            <w:tr w:rsidR="005F7C78" w:rsidRPr="00472734" w14:paraId="71F3B2E1" w14:textId="77777777" w:rsidTr="00EC5C94">
              <w:trPr>
                <w:trHeight w:val="255"/>
                <w:ins w:id="1583" w:author="Coilin" w:date="2016-03-21T15:59:00Z"/>
                <w:trPrChange w:id="1584" w:author="Coilin" w:date="2016-03-21T16:48:00Z">
                  <w:trPr>
                    <w:trHeight w:val="255"/>
                  </w:trPr>
                </w:trPrChange>
              </w:trPr>
              <w:tc>
                <w:tcPr>
                  <w:tcW w:w="419" w:type="dxa"/>
                  <w:tcBorders>
                    <w:top w:val="single" w:sz="4" w:space="0" w:color="auto"/>
                    <w:left w:val="nil"/>
                    <w:bottom w:val="nil"/>
                    <w:right w:val="nil"/>
                  </w:tcBorders>
                  <w:tcPrChange w:id="1585" w:author="Coilin" w:date="2016-03-21T16:48:00Z">
                    <w:tcPr>
                      <w:tcW w:w="5279" w:type="dxa"/>
                      <w:tcBorders>
                        <w:top w:val="nil"/>
                        <w:left w:val="nil"/>
                        <w:bottom w:val="nil"/>
                        <w:right w:val="nil"/>
                      </w:tcBorders>
                    </w:tcPr>
                  </w:tcPrChange>
                </w:tcPr>
                <w:p w14:paraId="79C84FB7" w14:textId="04866CD7" w:rsidR="005F7C78" w:rsidRPr="00AA2D87" w:rsidRDefault="005F7C78" w:rsidP="00472734">
                  <w:pPr>
                    <w:spacing w:after="0" w:line="240" w:lineRule="auto"/>
                    <w:rPr>
                      <w:ins w:id="1586" w:author="Coilin" w:date="2016-03-21T16:25:00Z"/>
                      <w:rFonts w:eastAsia="Times New Roman" w:cs="Arial"/>
                      <w:sz w:val="20"/>
                      <w:szCs w:val="20"/>
                      <w:lang w:eastAsia="en-IE"/>
                      <w:rPrChange w:id="1587" w:author="Coilin" w:date="2016-03-21T16:28:00Z">
                        <w:rPr>
                          <w:ins w:id="1588" w:author="Coilin" w:date="2016-03-21T16:25:00Z"/>
                          <w:rFonts w:ascii="Arial" w:eastAsia="Times New Roman" w:hAnsi="Arial" w:cs="Arial"/>
                          <w:sz w:val="20"/>
                          <w:szCs w:val="20"/>
                          <w:lang w:eastAsia="en-IE"/>
                        </w:rPr>
                      </w:rPrChange>
                    </w:rPr>
                  </w:pPr>
                </w:p>
              </w:tc>
              <w:tc>
                <w:tcPr>
                  <w:tcW w:w="5279" w:type="dxa"/>
                  <w:tcBorders>
                    <w:top w:val="single" w:sz="4" w:space="0" w:color="auto"/>
                    <w:left w:val="nil"/>
                    <w:bottom w:val="nil"/>
                    <w:right w:val="nil"/>
                  </w:tcBorders>
                  <w:shd w:val="clear" w:color="auto" w:fill="auto"/>
                  <w:noWrap/>
                  <w:vAlign w:val="bottom"/>
                  <w:tcPrChange w:id="1589" w:author="Coilin" w:date="2016-03-21T16:48:00Z">
                    <w:tcPr>
                      <w:tcW w:w="5279" w:type="dxa"/>
                      <w:tcBorders>
                        <w:top w:val="nil"/>
                        <w:left w:val="nil"/>
                        <w:bottom w:val="nil"/>
                        <w:right w:val="nil"/>
                      </w:tcBorders>
                      <w:shd w:val="clear" w:color="auto" w:fill="auto"/>
                      <w:noWrap/>
                      <w:vAlign w:val="bottom"/>
                    </w:tcPr>
                  </w:tcPrChange>
                </w:tcPr>
                <w:p w14:paraId="5E8B7C7D" w14:textId="31C01C29" w:rsidR="005F7C78" w:rsidRPr="00472734" w:rsidRDefault="005F7C78" w:rsidP="00472734">
                  <w:pPr>
                    <w:spacing w:after="0" w:line="240" w:lineRule="auto"/>
                    <w:rPr>
                      <w:ins w:id="1590" w:author="Coilin" w:date="2016-03-21T15:59:00Z"/>
                      <w:rFonts w:ascii="Arial" w:eastAsia="Times New Roman" w:hAnsi="Arial" w:cs="Arial"/>
                      <w:sz w:val="20"/>
                      <w:szCs w:val="20"/>
                      <w:lang w:eastAsia="en-IE"/>
                    </w:rPr>
                  </w:pPr>
                </w:p>
              </w:tc>
              <w:tc>
                <w:tcPr>
                  <w:tcW w:w="1701" w:type="dxa"/>
                  <w:tcBorders>
                    <w:top w:val="single" w:sz="4" w:space="0" w:color="auto"/>
                    <w:left w:val="nil"/>
                    <w:bottom w:val="nil"/>
                    <w:right w:val="nil"/>
                  </w:tcBorders>
                  <w:shd w:val="clear" w:color="auto" w:fill="auto"/>
                  <w:noWrap/>
                  <w:vAlign w:val="bottom"/>
                  <w:tcPrChange w:id="1591" w:author="Coilin" w:date="2016-03-21T16:48:00Z">
                    <w:tcPr>
                      <w:tcW w:w="1701" w:type="dxa"/>
                      <w:tcBorders>
                        <w:top w:val="nil"/>
                        <w:left w:val="nil"/>
                        <w:bottom w:val="nil"/>
                        <w:right w:val="nil"/>
                      </w:tcBorders>
                      <w:shd w:val="clear" w:color="auto" w:fill="auto"/>
                      <w:noWrap/>
                      <w:vAlign w:val="bottom"/>
                    </w:tcPr>
                  </w:tcPrChange>
                </w:tcPr>
                <w:p w14:paraId="2833A78C" w14:textId="78B4236E" w:rsidR="005F7C78" w:rsidRPr="00472734" w:rsidRDefault="005F7C78" w:rsidP="00472734">
                  <w:pPr>
                    <w:spacing w:after="0" w:line="240" w:lineRule="auto"/>
                    <w:jc w:val="center"/>
                    <w:rPr>
                      <w:ins w:id="1592" w:author="Coilin" w:date="2016-03-21T15:59:00Z"/>
                      <w:rFonts w:ascii="Arial" w:eastAsia="Times New Roman" w:hAnsi="Arial" w:cs="Arial"/>
                      <w:sz w:val="20"/>
                      <w:szCs w:val="20"/>
                      <w:lang w:eastAsia="en-IE"/>
                    </w:rPr>
                  </w:pPr>
                </w:p>
              </w:tc>
              <w:tc>
                <w:tcPr>
                  <w:tcW w:w="1134" w:type="dxa"/>
                  <w:tcBorders>
                    <w:top w:val="single" w:sz="4" w:space="0" w:color="auto"/>
                    <w:left w:val="nil"/>
                    <w:bottom w:val="nil"/>
                    <w:right w:val="nil"/>
                  </w:tcBorders>
                  <w:shd w:val="clear" w:color="auto" w:fill="auto"/>
                  <w:noWrap/>
                  <w:vAlign w:val="bottom"/>
                  <w:tcPrChange w:id="1593" w:author="Coilin" w:date="2016-03-21T16:48:00Z">
                    <w:tcPr>
                      <w:tcW w:w="1134" w:type="dxa"/>
                      <w:tcBorders>
                        <w:top w:val="nil"/>
                        <w:left w:val="nil"/>
                        <w:bottom w:val="nil"/>
                        <w:right w:val="nil"/>
                      </w:tcBorders>
                      <w:shd w:val="clear" w:color="auto" w:fill="auto"/>
                      <w:noWrap/>
                      <w:vAlign w:val="bottom"/>
                    </w:tcPr>
                  </w:tcPrChange>
                </w:tcPr>
                <w:p w14:paraId="60AF5B0F" w14:textId="4FC94DA2" w:rsidR="005F7C78" w:rsidRPr="00472734" w:rsidRDefault="005F7C78" w:rsidP="00472734">
                  <w:pPr>
                    <w:spacing w:after="0" w:line="240" w:lineRule="auto"/>
                    <w:jc w:val="center"/>
                    <w:rPr>
                      <w:ins w:id="1594" w:author="Coilin" w:date="2016-03-21T15:59:00Z"/>
                      <w:rFonts w:ascii="Arial" w:eastAsia="Times New Roman" w:hAnsi="Arial" w:cs="Arial"/>
                      <w:sz w:val="20"/>
                      <w:szCs w:val="20"/>
                      <w:lang w:eastAsia="en-IE"/>
                    </w:rPr>
                  </w:pPr>
                </w:p>
              </w:tc>
              <w:tc>
                <w:tcPr>
                  <w:tcW w:w="939" w:type="dxa"/>
                  <w:tcBorders>
                    <w:top w:val="single" w:sz="4" w:space="0" w:color="auto"/>
                    <w:left w:val="nil"/>
                    <w:bottom w:val="nil"/>
                    <w:right w:val="nil"/>
                  </w:tcBorders>
                  <w:shd w:val="clear" w:color="auto" w:fill="auto"/>
                  <w:noWrap/>
                  <w:vAlign w:val="bottom"/>
                  <w:tcPrChange w:id="1595" w:author="Coilin" w:date="2016-03-21T16:48:00Z">
                    <w:tcPr>
                      <w:tcW w:w="599" w:type="dxa"/>
                      <w:tcBorders>
                        <w:top w:val="nil"/>
                        <w:left w:val="nil"/>
                        <w:bottom w:val="nil"/>
                        <w:right w:val="nil"/>
                      </w:tcBorders>
                      <w:shd w:val="clear" w:color="auto" w:fill="auto"/>
                      <w:noWrap/>
                      <w:vAlign w:val="bottom"/>
                    </w:tcPr>
                  </w:tcPrChange>
                </w:tcPr>
                <w:p w14:paraId="424526F1" w14:textId="6FBA0E73" w:rsidR="005F7C78" w:rsidRPr="00472734" w:rsidRDefault="005F7C78" w:rsidP="00472734">
                  <w:pPr>
                    <w:spacing w:after="0" w:line="240" w:lineRule="auto"/>
                    <w:jc w:val="center"/>
                    <w:rPr>
                      <w:ins w:id="1596" w:author="Coilin" w:date="2016-03-21T15:59:00Z"/>
                      <w:rFonts w:ascii="Arial" w:eastAsia="Times New Roman" w:hAnsi="Arial" w:cs="Arial"/>
                      <w:sz w:val="20"/>
                      <w:szCs w:val="20"/>
                      <w:lang w:eastAsia="en-IE"/>
                    </w:rPr>
                  </w:pPr>
                </w:p>
              </w:tc>
            </w:tr>
          </w:tbl>
          <w:p w14:paraId="5AFC33A0" w14:textId="24E39E3A" w:rsidR="00472734" w:rsidRPr="00472734" w:rsidRDefault="00472734" w:rsidP="00472734">
            <w:pPr>
              <w:spacing w:after="0" w:line="240" w:lineRule="auto"/>
              <w:rPr>
                <w:ins w:id="1597" w:author="Coilin" w:date="2016-03-21T15:51:00Z"/>
                <w:rFonts w:ascii="Arial" w:eastAsia="Times New Roman" w:hAnsi="Arial" w:cs="Arial"/>
                <w:b/>
                <w:bCs/>
                <w:sz w:val="20"/>
                <w:szCs w:val="20"/>
                <w:lang w:eastAsia="en-IE"/>
              </w:rPr>
            </w:pPr>
          </w:p>
        </w:tc>
        <w:tc>
          <w:tcPr>
            <w:tcW w:w="1500" w:type="dxa"/>
            <w:tcBorders>
              <w:top w:val="nil"/>
              <w:left w:val="nil"/>
              <w:bottom w:val="nil"/>
              <w:right w:val="nil"/>
            </w:tcBorders>
            <w:shd w:val="clear" w:color="auto" w:fill="auto"/>
            <w:noWrap/>
            <w:vAlign w:val="bottom"/>
            <w:tcPrChange w:id="1598" w:author="Coilin" w:date="2016-03-21T16:45:00Z">
              <w:tcPr>
                <w:tcW w:w="1500" w:type="dxa"/>
                <w:gridSpan w:val="2"/>
                <w:tcBorders>
                  <w:top w:val="nil"/>
                  <w:left w:val="nil"/>
                  <w:bottom w:val="nil"/>
                  <w:right w:val="nil"/>
                </w:tcBorders>
                <w:shd w:val="clear" w:color="auto" w:fill="auto"/>
                <w:noWrap/>
                <w:vAlign w:val="bottom"/>
              </w:tcPr>
            </w:tcPrChange>
          </w:tcPr>
          <w:p w14:paraId="18556768" w14:textId="2928FFA1" w:rsidR="00472734" w:rsidRPr="00472734" w:rsidRDefault="00472734" w:rsidP="00472734">
            <w:pPr>
              <w:spacing w:after="0" w:line="240" w:lineRule="auto"/>
              <w:jc w:val="center"/>
              <w:rPr>
                <w:ins w:id="1599" w:author="Coilin" w:date="2016-03-21T15:51:00Z"/>
                <w:rFonts w:ascii="Arial" w:eastAsia="Times New Roman" w:hAnsi="Arial" w:cs="Arial"/>
                <w:b/>
                <w:bCs/>
                <w:sz w:val="20"/>
                <w:szCs w:val="20"/>
                <w:lang w:eastAsia="en-IE"/>
              </w:rPr>
            </w:pPr>
          </w:p>
        </w:tc>
        <w:tc>
          <w:tcPr>
            <w:tcW w:w="1240" w:type="dxa"/>
            <w:tcBorders>
              <w:top w:val="nil"/>
              <w:left w:val="nil"/>
              <w:bottom w:val="nil"/>
              <w:right w:val="nil"/>
            </w:tcBorders>
            <w:shd w:val="clear" w:color="auto" w:fill="auto"/>
            <w:noWrap/>
            <w:vAlign w:val="bottom"/>
            <w:tcPrChange w:id="1600" w:author="Coilin" w:date="2016-03-21T16:45:00Z">
              <w:tcPr>
                <w:tcW w:w="1240" w:type="dxa"/>
                <w:tcBorders>
                  <w:top w:val="nil"/>
                  <w:left w:val="nil"/>
                  <w:bottom w:val="nil"/>
                  <w:right w:val="nil"/>
                </w:tcBorders>
                <w:shd w:val="clear" w:color="auto" w:fill="auto"/>
                <w:noWrap/>
                <w:vAlign w:val="bottom"/>
              </w:tcPr>
            </w:tcPrChange>
          </w:tcPr>
          <w:p w14:paraId="1F6CB1F0" w14:textId="7DC27C57" w:rsidR="00472734" w:rsidRPr="00472734" w:rsidRDefault="00472734" w:rsidP="00472734">
            <w:pPr>
              <w:spacing w:after="0" w:line="240" w:lineRule="auto"/>
              <w:jc w:val="center"/>
              <w:rPr>
                <w:ins w:id="1601" w:author="Coilin" w:date="2016-03-21T15:51:00Z"/>
                <w:rFonts w:ascii="Arial" w:eastAsia="Times New Roman" w:hAnsi="Arial" w:cs="Arial"/>
                <w:b/>
                <w:bCs/>
                <w:sz w:val="20"/>
                <w:szCs w:val="20"/>
                <w:lang w:eastAsia="en-IE"/>
              </w:rPr>
            </w:pPr>
          </w:p>
        </w:tc>
        <w:tc>
          <w:tcPr>
            <w:tcW w:w="1240" w:type="dxa"/>
            <w:tcBorders>
              <w:top w:val="nil"/>
              <w:left w:val="nil"/>
              <w:bottom w:val="nil"/>
              <w:right w:val="nil"/>
            </w:tcBorders>
            <w:shd w:val="clear" w:color="auto" w:fill="auto"/>
            <w:noWrap/>
            <w:vAlign w:val="bottom"/>
            <w:tcPrChange w:id="1602" w:author="Coilin" w:date="2016-03-21T16:45:00Z">
              <w:tcPr>
                <w:tcW w:w="1240" w:type="dxa"/>
                <w:tcBorders>
                  <w:top w:val="nil"/>
                  <w:left w:val="nil"/>
                  <w:bottom w:val="nil"/>
                  <w:right w:val="nil"/>
                </w:tcBorders>
                <w:shd w:val="clear" w:color="auto" w:fill="auto"/>
                <w:noWrap/>
                <w:vAlign w:val="bottom"/>
              </w:tcPr>
            </w:tcPrChange>
          </w:tcPr>
          <w:p w14:paraId="27F2FDA9" w14:textId="75880205" w:rsidR="00472734" w:rsidRPr="00472734" w:rsidRDefault="00472734" w:rsidP="00472734">
            <w:pPr>
              <w:spacing w:after="0" w:line="240" w:lineRule="auto"/>
              <w:jc w:val="center"/>
              <w:rPr>
                <w:ins w:id="1603" w:author="Coilin" w:date="2016-03-21T15:51:00Z"/>
                <w:rFonts w:ascii="Arial" w:eastAsia="Times New Roman" w:hAnsi="Arial" w:cs="Arial"/>
                <w:b/>
                <w:bCs/>
                <w:sz w:val="20"/>
                <w:szCs w:val="20"/>
                <w:lang w:eastAsia="en-IE"/>
              </w:rPr>
            </w:pPr>
          </w:p>
        </w:tc>
      </w:tr>
    </w:tbl>
    <w:p w14:paraId="487BC76E" w14:textId="77777777" w:rsidR="0032718B" w:rsidDel="00D44F88" w:rsidRDefault="0032718B">
      <w:pPr>
        <w:rPr>
          <w:del w:id="1604" w:author="Coilin" w:date="2016-03-24T18:47:00Z"/>
        </w:rPr>
      </w:pPr>
    </w:p>
    <w:p w14:paraId="1B385CCC" w14:textId="77777777" w:rsidR="00D44F88" w:rsidRDefault="00D44F88" w:rsidP="000320C0">
      <w:pPr>
        <w:pStyle w:val="Textbody"/>
        <w:spacing w:after="40" w:line="480" w:lineRule="auto"/>
        <w:jc w:val="both"/>
        <w:rPr>
          <w:ins w:id="1605" w:author="Coilin" w:date="2016-03-24T18:48:00Z"/>
        </w:rPr>
      </w:pPr>
    </w:p>
    <w:p w14:paraId="60F887C4" w14:textId="77777777" w:rsidR="006E1E2A" w:rsidRDefault="006E1E2A">
      <w:pPr>
        <w:rPr>
          <w:ins w:id="1606" w:author="Coilin" w:date="2016-03-24T18:48:00Z"/>
        </w:rPr>
      </w:pPr>
    </w:p>
    <w:p w14:paraId="5C06C979" w14:textId="77777777" w:rsidR="00D44F88" w:rsidRDefault="00D44F88">
      <w:pPr>
        <w:rPr>
          <w:ins w:id="1607" w:author="Coilin" w:date="2016-03-24T18:48:00Z"/>
        </w:rPr>
      </w:pPr>
    </w:p>
    <w:p w14:paraId="642D8693" w14:textId="77777777" w:rsidR="00D44F88" w:rsidRDefault="00D44F88">
      <w:pPr>
        <w:rPr>
          <w:ins w:id="1608" w:author="Coilin" w:date="2016-03-24T18:48:00Z"/>
        </w:rPr>
      </w:pPr>
    </w:p>
    <w:p w14:paraId="270A4FEF" w14:textId="77777777" w:rsidR="00D44F88" w:rsidRDefault="00D44F88">
      <w:pPr>
        <w:rPr>
          <w:ins w:id="1609" w:author="Coilin" w:date="2016-03-24T18:48:00Z"/>
        </w:rPr>
      </w:pPr>
    </w:p>
    <w:p w14:paraId="4DFDBBDF" w14:textId="77777777" w:rsidR="00D44F88" w:rsidRDefault="00D44F88">
      <w:pPr>
        <w:rPr>
          <w:ins w:id="1610" w:author="Coilin" w:date="2016-03-24T10:24:00Z"/>
        </w:rPr>
      </w:pPr>
    </w:p>
    <w:p w14:paraId="5701EDD5" w14:textId="7B58FFBC" w:rsidR="006E1E2A" w:rsidRDefault="006E1E2A">
      <w:pPr>
        <w:rPr>
          <w:ins w:id="1611" w:author="Coilin" w:date="2016-03-24T10:25:00Z"/>
          <w:sz w:val="24"/>
          <w:szCs w:val="24"/>
        </w:rPr>
      </w:pPr>
      <w:ins w:id="1612" w:author="Coilin" w:date="2016-03-24T10:24:00Z">
        <w:r w:rsidRPr="00E7161A">
          <w:rPr>
            <w:sz w:val="24"/>
            <w:szCs w:val="24"/>
          </w:rPr>
          <w:t xml:space="preserve">Table </w:t>
        </w:r>
        <w:r>
          <w:rPr>
            <w:sz w:val="24"/>
            <w:szCs w:val="24"/>
          </w:rPr>
          <w:t xml:space="preserve">2. Multi-rig catch comparison. </w:t>
        </w:r>
      </w:ins>
      <w:ins w:id="1613" w:author="Coilin" w:date="2016-03-24T10:26:00Z">
        <w:r>
          <w:rPr>
            <w:sz w:val="24"/>
            <w:szCs w:val="24"/>
          </w:rPr>
          <w:t>Best fitting model p</w:t>
        </w:r>
      </w:ins>
      <w:ins w:id="1614" w:author="Coilin" w:date="2016-03-24T10:25:00Z">
        <w:r>
          <w:rPr>
            <w:sz w:val="24"/>
            <w:szCs w:val="24"/>
          </w:rPr>
          <w:t xml:space="preserve">arameter estimates table. </w:t>
        </w:r>
      </w:ins>
      <w:ins w:id="1615" w:author="Coilin" w:date="2016-03-24T10:26:00Z">
        <w:r>
          <w:rPr>
            <w:sz w:val="24"/>
            <w:szCs w:val="24"/>
          </w:rPr>
          <w:t xml:space="preserve">Standard errors are in parentheses below the estimate. </w:t>
        </w:r>
      </w:ins>
      <w:ins w:id="1616" w:author="Coilin" w:date="2016-03-24T10:29:00Z">
        <w:r>
          <w:rPr>
            <w:sz w:val="24"/>
            <w:szCs w:val="24"/>
          </w:rPr>
          <w:t xml:space="preserve">Intercept </w:t>
        </w:r>
      </w:ins>
      <w:ins w:id="1617" w:author="Coilin" w:date="2016-03-24T11:31:00Z">
        <w:r w:rsidR="005C7273">
          <w:rPr>
            <w:sz w:val="24"/>
            <w:szCs w:val="24"/>
          </w:rPr>
          <w:t xml:space="preserve">and baseline carapace length effects </w:t>
        </w:r>
      </w:ins>
      <w:ins w:id="1618" w:author="Coilin" w:date="2016-03-24T10:29:00Z">
        <w:r>
          <w:rPr>
            <w:sz w:val="24"/>
            <w:szCs w:val="24"/>
          </w:rPr>
          <w:t xml:space="preserve">pertains to the port outside </w:t>
        </w:r>
        <w:r w:rsidR="005B189E">
          <w:rPr>
            <w:sz w:val="24"/>
            <w:szCs w:val="24"/>
          </w:rPr>
          <w:t xml:space="preserve">net </w:t>
        </w:r>
        <w:r>
          <w:rPr>
            <w:sz w:val="24"/>
            <w:szCs w:val="24"/>
          </w:rPr>
          <w:t>position.</w:t>
        </w:r>
      </w:ins>
    </w:p>
    <w:tbl>
      <w:tblPr>
        <w:tblW w:w="7672" w:type="dxa"/>
        <w:tblLook w:val="04A0" w:firstRow="1" w:lastRow="0" w:firstColumn="1" w:lastColumn="0" w:noHBand="0" w:noVBand="1"/>
      </w:tblPr>
      <w:tblGrid>
        <w:gridCol w:w="2425"/>
        <w:gridCol w:w="1188"/>
        <w:gridCol w:w="123"/>
        <w:gridCol w:w="1230"/>
        <w:gridCol w:w="82"/>
        <w:gridCol w:w="1271"/>
        <w:gridCol w:w="41"/>
        <w:gridCol w:w="1312"/>
      </w:tblGrid>
      <w:tr w:rsidR="006E1E2A" w:rsidRPr="00674074" w14:paraId="30C8FD31" w14:textId="77777777" w:rsidTr="005C7273">
        <w:trPr>
          <w:trHeight w:val="300"/>
          <w:ins w:id="1619" w:author="Coilin" w:date="2016-03-24T10:25:00Z"/>
        </w:trPr>
        <w:tc>
          <w:tcPr>
            <w:tcW w:w="2425" w:type="dxa"/>
            <w:tcBorders>
              <w:top w:val="single" w:sz="4" w:space="0" w:color="auto"/>
              <w:bottom w:val="single" w:sz="4" w:space="0" w:color="auto"/>
            </w:tcBorders>
            <w:noWrap/>
            <w:hideMark/>
          </w:tcPr>
          <w:p w14:paraId="18BE1EA3" w14:textId="77777777" w:rsidR="006E1E2A" w:rsidRPr="00674074" w:rsidRDefault="006E1E2A" w:rsidP="005C7273">
            <w:pPr>
              <w:spacing w:after="0" w:line="240" w:lineRule="auto"/>
              <w:rPr>
                <w:ins w:id="1620" w:author="Coilin" w:date="2016-03-24T10:25:00Z"/>
                <w:rFonts w:ascii="Calibri" w:eastAsia="Times New Roman" w:hAnsi="Calibri" w:cs="Times New Roman"/>
                <w:b/>
                <w:bCs/>
                <w:color w:val="000000"/>
                <w:lang w:eastAsia="en-IE"/>
              </w:rPr>
            </w:pPr>
            <w:ins w:id="1621" w:author="Coilin" w:date="2016-03-24T10:25:00Z">
              <w:r w:rsidRPr="00674074">
                <w:rPr>
                  <w:rFonts w:ascii="Calibri" w:eastAsia="Times New Roman" w:hAnsi="Calibri" w:cs="Times New Roman"/>
                  <w:b/>
                  <w:bCs/>
                  <w:color w:val="000000"/>
                  <w:lang w:eastAsia="en-IE"/>
                </w:rPr>
                <w:t>Parameter</w:t>
              </w:r>
            </w:ins>
          </w:p>
        </w:tc>
        <w:tc>
          <w:tcPr>
            <w:tcW w:w="1188" w:type="dxa"/>
            <w:tcBorders>
              <w:top w:val="single" w:sz="4" w:space="0" w:color="auto"/>
              <w:bottom w:val="single" w:sz="4" w:space="0" w:color="auto"/>
            </w:tcBorders>
            <w:noWrap/>
            <w:hideMark/>
          </w:tcPr>
          <w:p w14:paraId="50AA1992" w14:textId="77777777" w:rsidR="006E1E2A" w:rsidRPr="00674074" w:rsidRDefault="006E1E2A" w:rsidP="005C7273">
            <w:pPr>
              <w:spacing w:after="0" w:line="240" w:lineRule="auto"/>
              <w:jc w:val="center"/>
              <w:rPr>
                <w:ins w:id="1622" w:author="Coilin" w:date="2016-03-24T10:25:00Z"/>
                <w:rFonts w:ascii="Calibri" w:eastAsia="Times New Roman" w:hAnsi="Calibri" w:cs="Times New Roman"/>
                <w:b/>
                <w:bCs/>
                <w:color w:val="000000"/>
                <w:lang w:eastAsia="en-IE"/>
              </w:rPr>
            </w:pPr>
            <w:ins w:id="1623" w:author="Coilin" w:date="2016-03-24T10:25:00Z">
              <w:r w:rsidRPr="00674074">
                <w:rPr>
                  <w:rFonts w:ascii="Calibri" w:eastAsia="Times New Roman" w:hAnsi="Calibri" w:cs="Times New Roman"/>
                  <w:b/>
                  <w:bCs/>
                  <w:color w:val="000000"/>
                  <w:lang w:eastAsia="en-IE"/>
                </w:rPr>
                <w:t>70/70</w:t>
              </w:r>
            </w:ins>
          </w:p>
        </w:tc>
        <w:tc>
          <w:tcPr>
            <w:tcW w:w="1353" w:type="dxa"/>
            <w:gridSpan w:val="2"/>
            <w:tcBorders>
              <w:top w:val="single" w:sz="4" w:space="0" w:color="auto"/>
              <w:bottom w:val="single" w:sz="4" w:space="0" w:color="auto"/>
            </w:tcBorders>
            <w:noWrap/>
            <w:hideMark/>
          </w:tcPr>
          <w:p w14:paraId="28A3E562" w14:textId="77777777" w:rsidR="006E1E2A" w:rsidRPr="00674074" w:rsidRDefault="006E1E2A" w:rsidP="005C7273">
            <w:pPr>
              <w:spacing w:after="0" w:line="240" w:lineRule="auto"/>
              <w:jc w:val="center"/>
              <w:rPr>
                <w:ins w:id="1624" w:author="Coilin" w:date="2016-03-24T10:25:00Z"/>
                <w:rFonts w:ascii="Calibri" w:eastAsia="Times New Roman" w:hAnsi="Calibri" w:cs="Times New Roman"/>
                <w:b/>
                <w:bCs/>
                <w:color w:val="000000"/>
                <w:lang w:eastAsia="en-IE"/>
              </w:rPr>
            </w:pPr>
            <w:ins w:id="1625" w:author="Coilin" w:date="2016-03-24T10:25:00Z">
              <w:r w:rsidRPr="00674074">
                <w:rPr>
                  <w:rFonts w:ascii="Calibri" w:eastAsia="Times New Roman" w:hAnsi="Calibri" w:cs="Times New Roman"/>
                  <w:b/>
                  <w:bCs/>
                  <w:color w:val="000000"/>
                  <w:lang w:eastAsia="en-IE"/>
                </w:rPr>
                <w:t>80/70</w:t>
              </w:r>
            </w:ins>
          </w:p>
        </w:tc>
        <w:tc>
          <w:tcPr>
            <w:tcW w:w="1353" w:type="dxa"/>
            <w:gridSpan w:val="2"/>
            <w:tcBorders>
              <w:top w:val="single" w:sz="4" w:space="0" w:color="auto"/>
              <w:bottom w:val="single" w:sz="4" w:space="0" w:color="auto"/>
            </w:tcBorders>
            <w:noWrap/>
            <w:hideMark/>
          </w:tcPr>
          <w:p w14:paraId="32A3B74B" w14:textId="77777777" w:rsidR="006E1E2A" w:rsidRPr="00674074" w:rsidRDefault="006E1E2A" w:rsidP="005C7273">
            <w:pPr>
              <w:spacing w:after="0" w:line="240" w:lineRule="auto"/>
              <w:jc w:val="center"/>
              <w:rPr>
                <w:ins w:id="1626" w:author="Coilin" w:date="2016-03-24T10:25:00Z"/>
                <w:rFonts w:ascii="Calibri" w:eastAsia="Times New Roman" w:hAnsi="Calibri" w:cs="Times New Roman"/>
                <w:b/>
                <w:bCs/>
                <w:color w:val="000000"/>
                <w:lang w:eastAsia="en-IE"/>
              </w:rPr>
            </w:pPr>
            <w:ins w:id="1627" w:author="Coilin" w:date="2016-03-24T10:25:00Z">
              <w:r w:rsidRPr="00674074">
                <w:rPr>
                  <w:rFonts w:ascii="Calibri" w:eastAsia="Times New Roman" w:hAnsi="Calibri" w:cs="Times New Roman"/>
                  <w:b/>
                  <w:bCs/>
                  <w:color w:val="000000"/>
                  <w:lang w:eastAsia="en-IE"/>
                </w:rPr>
                <w:t>90/70</w:t>
              </w:r>
            </w:ins>
          </w:p>
        </w:tc>
        <w:tc>
          <w:tcPr>
            <w:tcW w:w="1353" w:type="dxa"/>
            <w:gridSpan w:val="2"/>
            <w:tcBorders>
              <w:top w:val="single" w:sz="4" w:space="0" w:color="auto"/>
              <w:bottom w:val="single" w:sz="4" w:space="0" w:color="auto"/>
            </w:tcBorders>
            <w:noWrap/>
            <w:hideMark/>
          </w:tcPr>
          <w:p w14:paraId="4DBB9827" w14:textId="77777777" w:rsidR="006E1E2A" w:rsidRPr="00674074" w:rsidRDefault="006E1E2A" w:rsidP="005C7273">
            <w:pPr>
              <w:spacing w:after="0" w:line="240" w:lineRule="auto"/>
              <w:jc w:val="center"/>
              <w:rPr>
                <w:ins w:id="1628" w:author="Coilin" w:date="2016-03-24T10:25:00Z"/>
                <w:rFonts w:ascii="Calibri" w:eastAsia="Times New Roman" w:hAnsi="Calibri" w:cs="Times New Roman"/>
                <w:b/>
                <w:bCs/>
                <w:color w:val="000000"/>
                <w:lang w:eastAsia="en-IE"/>
              </w:rPr>
            </w:pPr>
            <w:ins w:id="1629" w:author="Coilin" w:date="2016-03-24T10:25:00Z">
              <w:r w:rsidRPr="00674074">
                <w:rPr>
                  <w:rFonts w:ascii="Calibri" w:eastAsia="Times New Roman" w:hAnsi="Calibri" w:cs="Times New Roman"/>
                  <w:b/>
                  <w:bCs/>
                  <w:color w:val="000000"/>
                  <w:lang w:eastAsia="en-IE"/>
                </w:rPr>
                <w:t>100/70</w:t>
              </w:r>
            </w:ins>
          </w:p>
        </w:tc>
      </w:tr>
      <w:tr w:rsidR="006E1E2A" w:rsidRPr="00674074" w14:paraId="27B42D3B" w14:textId="77777777" w:rsidTr="005C7273">
        <w:trPr>
          <w:trHeight w:val="300"/>
          <w:ins w:id="1630" w:author="Coilin" w:date="2016-03-24T10:25:00Z"/>
        </w:trPr>
        <w:tc>
          <w:tcPr>
            <w:tcW w:w="2425" w:type="dxa"/>
            <w:tcBorders>
              <w:top w:val="single" w:sz="4" w:space="0" w:color="auto"/>
            </w:tcBorders>
            <w:noWrap/>
            <w:hideMark/>
          </w:tcPr>
          <w:p w14:paraId="3B920221" w14:textId="77777777" w:rsidR="006E1E2A" w:rsidRPr="006E1E2A" w:rsidRDefault="006E1E2A">
            <w:pPr>
              <w:spacing w:after="0" w:line="240" w:lineRule="auto"/>
              <w:rPr>
                <w:ins w:id="1631" w:author="Coilin" w:date="2016-03-24T10:27:00Z"/>
                <w:rFonts w:ascii="Calibri" w:eastAsia="Times New Roman" w:hAnsi="Calibri" w:cs="Times New Roman"/>
                <w:bCs/>
                <w:color w:val="000000"/>
                <w:lang w:eastAsia="en-IE"/>
                <w:rPrChange w:id="1632" w:author="Coilin" w:date="2016-03-24T10:28:00Z">
                  <w:rPr>
                    <w:ins w:id="1633" w:author="Coilin" w:date="2016-03-24T10:27:00Z"/>
                    <w:rFonts w:ascii="Calibri" w:eastAsia="Times New Roman" w:hAnsi="Calibri" w:cs="Times New Roman"/>
                    <w:b/>
                    <w:bCs/>
                    <w:color w:val="000000"/>
                    <w:lang w:eastAsia="en-IE"/>
                  </w:rPr>
                </w:rPrChange>
              </w:rPr>
              <w:pPrChange w:id="1634" w:author="Coilin" w:date="2016-03-24T10:27:00Z">
                <w:pPr>
                  <w:spacing w:after="0" w:line="240" w:lineRule="auto"/>
                  <w:jc w:val="center"/>
                </w:pPr>
              </w:pPrChange>
            </w:pPr>
            <w:ins w:id="1635" w:author="Coilin" w:date="2016-03-24T10:25:00Z">
              <w:r w:rsidRPr="006E1E2A">
                <w:rPr>
                  <w:rFonts w:ascii="Calibri" w:eastAsia="Times New Roman" w:hAnsi="Calibri" w:cs="Times New Roman"/>
                  <w:bCs/>
                  <w:color w:val="000000"/>
                  <w:lang w:eastAsia="en-IE"/>
                  <w:rPrChange w:id="1636" w:author="Coilin" w:date="2016-03-24T10:28:00Z">
                    <w:rPr>
                      <w:rFonts w:ascii="Calibri" w:eastAsia="Times New Roman" w:hAnsi="Calibri" w:cs="Times New Roman"/>
                      <w:b/>
                      <w:bCs/>
                      <w:color w:val="000000"/>
                      <w:lang w:eastAsia="en-IE"/>
                    </w:rPr>
                  </w:rPrChange>
                </w:rPr>
                <w:t xml:space="preserve">Intercept </w:t>
              </w:r>
            </w:ins>
          </w:p>
          <w:p w14:paraId="29A5FF4B" w14:textId="6B687F62" w:rsidR="006E1E2A" w:rsidRPr="006E1E2A" w:rsidRDefault="006E1E2A" w:rsidP="006E1E2A">
            <w:pPr>
              <w:spacing w:after="0" w:line="240" w:lineRule="auto"/>
              <w:jc w:val="center"/>
              <w:rPr>
                <w:ins w:id="1637" w:author="Coilin" w:date="2016-03-24T10:25:00Z"/>
                <w:rFonts w:ascii="Calibri" w:eastAsia="Times New Roman" w:hAnsi="Calibri" w:cs="Times New Roman"/>
                <w:bCs/>
                <w:color w:val="000000"/>
                <w:lang w:eastAsia="en-IE"/>
                <w:rPrChange w:id="1638" w:author="Coilin" w:date="2016-03-24T10:28:00Z">
                  <w:rPr>
                    <w:ins w:id="1639" w:author="Coilin" w:date="2016-03-24T10:25:00Z"/>
                    <w:rFonts w:ascii="Calibri" w:eastAsia="Times New Roman" w:hAnsi="Calibri" w:cs="Times New Roman"/>
                    <w:b/>
                    <w:bCs/>
                    <w:color w:val="000000"/>
                    <w:lang w:eastAsia="en-IE"/>
                  </w:rPr>
                </w:rPrChange>
              </w:rPr>
            </w:pPr>
            <w:ins w:id="1640" w:author="Coilin" w:date="2016-03-24T10:25:00Z">
              <w:r w:rsidRPr="006E1E2A">
                <w:rPr>
                  <w:rFonts w:ascii="Calibri" w:eastAsia="Times New Roman" w:hAnsi="Calibri" w:cs="Times New Roman"/>
                  <w:bCs/>
                  <w:color w:val="000000"/>
                  <w:lang w:eastAsia="en-IE"/>
                  <w:rPrChange w:id="1641" w:author="Coilin" w:date="2016-03-24T10:28:00Z">
                    <w:rPr>
                      <w:rFonts w:ascii="Calibri" w:eastAsia="Times New Roman" w:hAnsi="Calibri" w:cs="Times New Roman"/>
                      <w:b/>
                      <w:bCs/>
                      <w:color w:val="000000"/>
                      <w:lang w:eastAsia="en-IE"/>
                    </w:rPr>
                  </w:rPrChange>
                </w:rPr>
                <w:t>(β</w:t>
              </w:r>
              <w:r w:rsidRPr="006E1E2A">
                <w:rPr>
                  <w:rFonts w:ascii="Calibri" w:eastAsia="Times New Roman" w:hAnsi="Calibri" w:cs="Times New Roman"/>
                  <w:bCs/>
                  <w:color w:val="000000"/>
                  <w:vertAlign w:val="subscript"/>
                  <w:lang w:eastAsia="en-IE"/>
                  <w:rPrChange w:id="1642" w:author="Coilin" w:date="2016-03-24T10:28:00Z">
                    <w:rPr>
                      <w:rFonts w:ascii="Calibri" w:eastAsia="Times New Roman" w:hAnsi="Calibri" w:cs="Times New Roman"/>
                      <w:b/>
                      <w:bCs/>
                      <w:color w:val="000000"/>
                      <w:vertAlign w:val="subscript"/>
                      <w:lang w:eastAsia="en-IE"/>
                    </w:rPr>
                  </w:rPrChange>
                </w:rPr>
                <w:t>0</w:t>
              </w:r>
              <w:r w:rsidRPr="006E1E2A">
                <w:rPr>
                  <w:rFonts w:ascii="Calibri" w:eastAsia="Times New Roman" w:hAnsi="Calibri" w:cs="Times New Roman"/>
                  <w:bCs/>
                  <w:color w:val="000000"/>
                  <w:lang w:eastAsia="en-IE"/>
                  <w:rPrChange w:id="1643" w:author="Coilin" w:date="2016-03-24T10:28:00Z">
                    <w:rPr>
                      <w:rFonts w:ascii="Calibri" w:eastAsia="Times New Roman" w:hAnsi="Calibri" w:cs="Times New Roman"/>
                      <w:b/>
                      <w:bCs/>
                      <w:color w:val="000000"/>
                      <w:lang w:eastAsia="en-IE"/>
                    </w:rPr>
                  </w:rPrChange>
                </w:rPr>
                <w:t>)</w:t>
              </w:r>
            </w:ins>
          </w:p>
        </w:tc>
        <w:tc>
          <w:tcPr>
            <w:tcW w:w="1188" w:type="dxa"/>
            <w:tcBorders>
              <w:top w:val="single" w:sz="4" w:space="0" w:color="auto"/>
            </w:tcBorders>
            <w:noWrap/>
            <w:hideMark/>
          </w:tcPr>
          <w:p w14:paraId="603FA674" w14:textId="77777777" w:rsidR="006E1E2A" w:rsidRDefault="006E1E2A" w:rsidP="005C7273">
            <w:pPr>
              <w:spacing w:after="0" w:line="240" w:lineRule="auto"/>
              <w:jc w:val="center"/>
              <w:rPr>
                <w:ins w:id="1644" w:author="Coilin" w:date="2016-03-24T10:25:00Z"/>
                <w:rFonts w:ascii="Calibri" w:eastAsia="Times New Roman" w:hAnsi="Calibri" w:cs="Times New Roman"/>
                <w:color w:val="000000"/>
                <w:lang w:eastAsia="en-IE"/>
              </w:rPr>
            </w:pPr>
            <w:ins w:id="1645" w:author="Coilin" w:date="2016-03-24T10:25:00Z">
              <w:r w:rsidRPr="00674074">
                <w:rPr>
                  <w:rFonts w:ascii="Calibri" w:eastAsia="Times New Roman" w:hAnsi="Calibri" w:cs="Times New Roman"/>
                  <w:color w:val="000000"/>
                  <w:lang w:eastAsia="en-IE"/>
                </w:rPr>
                <w:t>0</w:t>
              </w:r>
            </w:ins>
          </w:p>
          <w:p w14:paraId="04E1918D" w14:textId="77777777" w:rsidR="006E1E2A" w:rsidRPr="00674074" w:rsidRDefault="006E1E2A" w:rsidP="005C7273">
            <w:pPr>
              <w:spacing w:after="0" w:line="240" w:lineRule="auto"/>
              <w:jc w:val="center"/>
              <w:rPr>
                <w:ins w:id="1646" w:author="Coilin" w:date="2016-03-24T10:25:00Z"/>
                <w:rFonts w:ascii="Calibri" w:eastAsia="Times New Roman" w:hAnsi="Calibri" w:cs="Times New Roman"/>
                <w:color w:val="000000"/>
                <w:lang w:eastAsia="en-IE"/>
              </w:rPr>
            </w:pPr>
          </w:p>
        </w:tc>
        <w:tc>
          <w:tcPr>
            <w:tcW w:w="1353" w:type="dxa"/>
            <w:gridSpan w:val="2"/>
            <w:tcBorders>
              <w:top w:val="single" w:sz="4" w:space="0" w:color="auto"/>
            </w:tcBorders>
            <w:noWrap/>
            <w:hideMark/>
          </w:tcPr>
          <w:p w14:paraId="5C9986CB" w14:textId="77777777" w:rsidR="006E1E2A" w:rsidRDefault="006E1E2A" w:rsidP="005C7273">
            <w:pPr>
              <w:spacing w:after="0" w:line="240" w:lineRule="auto"/>
              <w:jc w:val="center"/>
              <w:rPr>
                <w:ins w:id="1647" w:author="Coilin" w:date="2016-03-24T10:25:00Z"/>
                <w:rFonts w:ascii="Calibri" w:eastAsia="Times New Roman" w:hAnsi="Calibri" w:cs="Times New Roman"/>
                <w:color w:val="000000"/>
                <w:lang w:eastAsia="en-IE"/>
              </w:rPr>
            </w:pPr>
            <w:ins w:id="1648" w:author="Coilin" w:date="2016-03-24T10:25:00Z">
              <w:r w:rsidRPr="00674074">
                <w:rPr>
                  <w:rFonts w:ascii="Calibri" w:eastAsia="Times New Roman" w:hAnsi="Calibri" w:cs="Times New Roman"/>
                  <w:color w:val="000000"/>
                  <w:lang w:eastAsia="en-IE"/>
                </w:rPr>
                <w:t>0.014</w:t>
              </w:r>
            </w:ins>
          </w:p>
          <w:p w14:paraId="08D4F8E9" w14:textId="77777777" w:rsidR="006E1E2A" w:rsidRPr="00674074" w:rsidRDefault="006E1E2A" w:rsidP="005C7273">
            <w:pPr>
              <w:spacing w:after="0" w:line="240" w:lineRule="auto"/>
              <w:jc w:val="center"/>
              <w:rPr>
                <w:ins w:id="1649" w:author="Coilin" w:date="2016-03-24T10:25:00Z"/>
                <w:rFonts w:ascii="Calibri" w:eastAsia="Times New Roman" w:hAnsi="Calibri" w:cs="Times New Roman"/>
                <w:color w:val="000000"/>
                <w:lang w:eastAsia="en-IE"/>
              </w:rPr>
            </w:pPr>
            <w:ins w:id="1650" w:author="Coilin" w:date="2016-03-24T10:25:00Z">
              <w:r w:rsidRPr="00674074">
                <w:rPr>
                  <w:rFonts w:ascii="Calibri" w:eastAsia="Times New Roman" w:hAnsi="Calibri" w:cs="Times New Roman"/>
                  <w:color w:val="000000"/>
                  <w:lang w:eastAsia="en-IE"/>
                </w:rPr>
                <w:t>(0.082)</w:t>
              </w:r>
            </w:ins>
          </w:p>
        </w:tc>
        <w:tc>
          <w:tcPr>
            <w:tcW w:w="1353" w:type="dxa"/>
            <w:gridSpan w:val="2"/>
            <w:tcBorders>
              <w:top w:val="single" w:sz="4" w:space="0" w:color="auto"/>
            </w:tcBorders>
            <w:noWrap/>
            <w:hideMark/>
          </w:tcPr>
          <w:p w14:paraId="6D5DA9FB" w14:textId="5E996EC3" w:rsidR="006E1E2A" w:rsidRDefault="001A0A76" w:rsidP="005C7273">
            <w:pPr>
              <w:spacing w:after="0" w:line="240" w:lineRule="auto"/>
              <w:jc w:val="center"/>
              <w:rPr>
                <w:ins w:id="1651" w:author="Coilin" w:date="2016-03-24T10:25:00Z"/>
                <w:rFonts w:ascii="Calibri" w:eastAsia="Times New Roman" w:hAnsi="Calibri" w:cs="Times New Roman"/>
                <w:color w:val="000000"/>
                <w:lang w:eastAsia="en-IE"/>
              </w:rPr>
            </w:pPr>
            <w:ins w:id="1652" w:author="Coilin" w:date="2016-03-24T11:20:00Z">
              <w:r>
                <w:rPr>
                  <w:rFonts w:ascii="Calibri" w:eastAsia="Times New Roman" w:hAnsi="Calibri" w:cs="Times New Roman"/>
                  <w:color w:val="000000"/>
                  <w:lang w:eastAsia="en-IE"/>
                </w:rPr>
                <w:t>-</w:t>
              </w:r>
            </w:ins>
            <w:ins w:id="1653" w:author="Coilin" w:date="2016-03-24T10:25:00Z">
              <w:r w:rsidR="006E1E2A" w:rsidRPr="00674074">
                <w:rPr>
                  <w:rFonts w:ascii="Calibri" w:eastAsia="Times New Roman" w:hAnsi="Calibri" w:cs="Times New Roman"/>
                  <w:color w:val="000000"/>
                  <w:lang w:eastAsia="en-IE"/>
                </w:rPr>
                <w:t>0.019</w:t>
              </w:r>
            </w:ins>
          </w:p>
          <w:p w14:paraId="3D4EE9E3" w14:textId="77777777" w:rsidR="006E1E2A" w:rsidRPr="00674074" w:rsidRDefault="006E1E2A" w:rsidP="005C7273">
            <w:pPr>
              <w:spacing w:after="0" w:line="240" w:lineRule="auto"/>
              <w:jc w:val="center"/>
              <w:rPr>
                <w:ins w:id="1654" w:author="Coilin" w:date="2016-03-24T10:25:00Z"/>
                <w:rFonts w:ascii="Calibri" w:eastAsia="Times New Roman" w:hAnsi="Calibri" w:cs="Times New Roman"/>
                <w:color w:val="000000"/>
                <w:lang w:eastAsia="en-IE"/>
              </w:rPr>
            </w:pPr>
            <w:ins w:id="1655" w:author="Coilin" w:date="2016-03-24T10:25:00Z">
              <w:r w:rsidRPr="00674074">
                <w:rPr>
                  <w:rFonts w:ascii="Calibri" w:eastAsia="Times New Roman" w:hAnsi="Calibri" w:cs="Times New Roman"/>
                  <w:color w:val="000000"/>
                  <w:lang w:eastAsia="en-IE"/>
                </w:rPr>
                <w:t>(0.068)</w:t>
              </w:r>
            </w:ins>
          </w:p>
        </w:tc>
        <w:tc>
          <w:tcPr>
            <w:tcW w:w="1353" w:type="dxa"/>
            <w:gridSpan w:val="2"/>
            <w:tcBorders>
              <w:top w:val="single" w:sz="4" w:space="0" w:color="auto"/>
            </w:tcBorders>
            <w:noWrap/>
            <w:hideMark/>
          </w:tcPr>
          <w:p w14:paraId="176F6BEE" w14:textId="62796EFA" w:rsidR="006E1E2A" w:rsidRDefault="001A0A76" w:rsidP="005C7273">
            <w:pPr>
              <w:spacing w:after="0" w:line="240" w:lineRule="auto"/>
              <w:jc w:val="center"/>
              <w:rPr>
                <w:ins w:id="1656" w:author="Coilin" w:date="2016-03-24T10:25:00Z"/>
                <w:rFonts w:ascii="Calibri" w:eastAsia="Times New Roman" w:hAnsi="Calibri" w:cs="Times New Roman"/>
                <w:color w:val="000000"/>
                <w:lang w:eastAsia="en-IE"/>
              </w:rPr>
            </w:pPr>
            <w:ins w:id="1657" w:author="Coilin" w:date="2016-03-24T11:20:00Z">
              <w:r>
                <w:rPr>
                  <w:rFonts w:ascii="Calibri" w:eastAsia="Times New Roman" w:hAnsi="Calibri" w:cs="Times New Roman"/>
                  <w:color w:val="000000"/>
                  <w:lang w:eastAsia="en-IE"/>
                </w:rPr>
                <w:t>-</w:t>
              </w:r>
            </w:ins>
            <w:ins w:id="1658" w:author="Coilin" w:date="2016-03-24T10:25:00Z">
              <w:r w:rsidR="006E1E2A" w:rsidRPr="00674074">
                <w:rPr>
                  <w:rFonts w:ascii="Calibri" w:eastAsia="Times New Roman" w:hAnsi="Calibri" w:cs="Times New Roman"/>
                  <w:color w:val="000000"/>
                  <w:lang w:eastAsia="en-IE"/>
                </w:rPr>
                <w:t>0.034</w:t>
              </w:r>
            </w:ins>
          </w:p>
          <w:p w14:paraId="288C415C" w14:textId="77777777" w:rsidR="006E1E2A" w:rsidRPr="00674074" w:rsidRDefault="006E1E2A" w:rsidP="005C7273">
            <w:pPr>
              <w:spacing w:after="0" w:line="240" w:lineRule="auto"/>
              <w:jc w:val="center"/>
              <w:rPr>
                <w:ins w:id="1659" w:author="Coilin" w:date="2016-03-24T10:25:00Z"/>
                <w:rFonts w:ascii="Calibri" w:eastAsia="Times New Roman" w:hAnsi="Calibri" w:cs="Times New Roman"/>
                <w:color w:val="000000"/>
                <w:lang w:eastAsia="en-IE"/>
              </w:rPr>
            </w:pPr>
            <w:ins w:id="1660" w:author="Coilin" w:date="2016-03-24T10:25:00Z">
              <w:r w:rsidRPr="00674074">
                <w:rPr>
                  <w:rFonts w:ascii="Calibri" w:eastAsia="Times New Roman" w:hAnsi="Calibri" w:cs="Times New Roman"/>
                  <w:color w:val="000000"/>
                  <w:lang w:eastAsia="en-IE"/>
                </w:rPr>
                <w:t>(0.086)</w:t>
              </w:r>
            </w:ins>
          </w:p>
        </w:tc>
      </w:tr>
      <w:tr w:rsidR="006E1E2A" w:rsidRPr="00674074" w14:paraId="6EFDC485" w14:textId="77777777" w:rsidTr="005C7273">
        <w:trPr>
          <w:trHeight w:val="300"/>
          <w:ins w:id="1661" w:author="Coilin" w:date="2016-03-24T10:25:00Z"/>
        </w:trPr>
        <w:tc>
          <w:tcPr>
            <w:tcW w:w="2425" w:type="dxa"/>
            <w:noWrap/>
            <w:hideMark/>
          </w:tcPr>
          <w:p w14:paraId="0E58B175" w14:textId="77777777" w:rsidR="006E1E2A" w:rsidRPr="006E1E2A" w:rsidRDefault="006E1E2A">
            <w:pPr>
              <w:spacing w:after="0" w:line="240" w:lineRule="auto"/>
              <w:rPr>
                <w:ins w:id="1662" w:author="Coilin" w:date="2016-03-24T10:25:00Z"/>
                <w:rFonts w:ascii="Calibri" w:eastAsia="Times New Roman" w:hAnsi="Calibri" w:cs="Times New Roman"/>
                <w:bCs/>
                <w:color w:val="000000"/>
                <w:lang w:eastAsia="en-IE"/>
                <w:rPrChange w:id="1663" w:author="Coilin" w:date="2016-03-24T10:28:00Z">
                  <w:rPr>
                    <w:ins w:id="1664" w:author="Coilin" w:date="2016-03-24T10:25:00Z"/>
                    <w:rFonts w:ascii="Calibri" w:eastAsia="Times New Roman" w:hAnsi="Calibri" w:cs="Times New Roman"/>
                    <w:b/>
                    <w:bCs/>
                    <w:color w:val="000000"/>
                    <w:lang w:eastAsia="en-IE"/>
                  </w:rPr>
                </w:rPrChange>
              </w:rPr>
              <w:pPrChange w:id="1665" w:author="Coilin" w:date="2016-03-24T10:27:00Z">
                <w:pPr>
                  <w:spacing w:after="0" w:line="240" w:lineRule="auto"/>
                  <w:jc w:val="center"/>
                </w:pPr>
              </w:pPrChange>
            </w:pPr>
            <w:ins w:id="1666" w:author="Coilin" w:date="2016-03-24T10:25:00Z">
              <w:r w:rsidRPr="006E1E2A">
                <w:rPr>
                  <w:rFonts w:ascii="Calibri" w:eastAsia="Times New Roman" w:hAnsi="Calibri" w:cs="Times New Roman"/>
                  <w:bCs/>
                  <w:color w:val="000000"/>
                  <w:lang w:eastAsia="en-IE"/>
                  <w:rPrChange w:id="1667" w:author="Coilin" w:date="2016-03-24T10:28:00Z">
                    <w:rPr>
                      <w:rFonts w:ascii="Calibri" w:eastAsia="Times New Roman" w:hAnsi="Calibri" w:cs="Times New Roman"/>
                      <w:b/>
                      <w:bCs/>
                      <w:color w:val="000000"/>
                      <w:lang w:eastAsia="en-IE"/>
                    </w:rPr>
                  </w:rPrChange>
                </w:rPr>
                <w:t>Port inside (PI)</w:t>
              </w:r>
            </w:ins>
          </w:p>
          <w:p w14:paraId="7B9C7EA3" w14:textId="77777777" w:rsidR="006E1E2A" w:rsidRPr="006E1E2A" w:rsidRDefault="006E1E2A" w:rsidP="006E1E2A">
            <w:pPr>
              <w:spacing w:after="0" w:line="240" w:lineRule="auto"/>
              <w:jc w:val="center"/>
              <w:rPr>
                <w:ins w:id="1668" w:author="Coilin" w:date="2016-03-24T10:25:00Z"/>
                <w:rFonts w:ascii="Calibri" w:eastAsia="Times New Roman" w:hAnsi="Calibri" w:cs="Times New Roman"/>
                <w:bCs/>
                <w:color w:val="000000"/>
                <w:lang w:eastAsia="en-IE"/>
                <w:rPrChange w:id="1669" w:author="Coilin" w:date="2016-03-24T10:28:00Z">
                  <w:rPr>
                    <w:ins w:id="1670" w:author="Coilin" w:date="2016-03-24T10:25:00Z"/>
                    <w:rFonts w:ascii="Calibri" w:eastAsia="Times New Roman" w:hAnsi="Calibri" w:cs="Times New Roman"/>
                    <w:b/>
                    <w:bCs/>
                    <w:color w:val="000000"/>
                    <w:lang w:eastAsia="en-IE"/>
                  </w:rPr>
                </w:rPrChange>
              </w:rPr>
            </w:pPr>
            <w:ins w:id="1671" w:author="Coilin" w:date="2016-03-24T10:25:00Z">
              <w:r w:rsidRPr="006E1E2A">
                <w:rPr>
                  <w:rFonts w:ascii="Calibri" w:eastAsia="Times New Roman" w:hAnsi="Calibri" w:cs="Times New Roman"/>
                  <w:bCs/>
                  <w:color w:val="000000"/>
                  <w:lang w:eastAsia="en-IE"/>
                  <w:rPrChange w:id="1672" w:author="Coilin" w:date="2016-03-24T10:28:00Z">
                    <w:rPr>
                      <w:rFonts w:ascii="Calibri" w:eastAsia="Times New Roman" w:hAnsi="Calibri" w:cs="Times New Roman"/>
                      <w:b/>
                      <w:bCs/>
                      <w:color w:val="000000"/>
                      <w:lang w:eastAsia="en-IE"/>
                    </w:rPr>
                  </w:rPrChange>
                </w:rPr>
                <w:t>(δ</w:t>
              </w:r>
              <w:r w:rsidRPr="006E1E2A">
                <w:rPr>
                  <w:rFonts w:ascii="Calibri" w:eastAsia="Times New Roman" w:hAnsi="Calibri" w:cs="Times New Roman"/>
                  <w:bCs/>
                  <w:color w:val="000000"/>
                  <w:vertAlign w:val="subscript"/>
                  <w:lang w:eastAsia="en-IE"/>
                  <w:rPrChange w:id="1673" w:author="Coilin" w:date="2016-03-24T10:28:00Z">
                    <w:rPr>
                      <w:rFonts w:ascii="Calibri" w:eastAsia="Times New Roman" w:hAnsi="Calibri" w:cs="Times New Roman"/>
                      <w:b/>
                      <w:bCs/>
                      <w:color w:val="000000"/>
                      <w:vertAlign w:val="subscript"/>
                      <w:lang w:eastAsia="en-IE"/>
                    </w:rPr>
                  </w:rPrChange>
                </w:rPr>
                <w:t>1,j</w:t>
              </w:r>
              <w:r w:rsidRPr="006E1E2A">
                <w:rPr>
                  <w:rFonts w:ascii="Calibri" w:eastAsia="Times New Roman" w:hAnsi="Calibri" w:cs="Times New Roman"/>
                  <w:bCs/>
                  <w:color w:val="000000"/>
                  <w:lang w:eastAsia="en-IE"/>
                  <w:rPrChange w:id="1674"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3DB328B4" w14:textId="77777777" w:rsidR="006E1E2A" w:rsidRDefault="006E1E2A" w:rsidP="005C7273">
            <w:pPr>
              <w:spacing w:after="0" w:line="240" w:lineRule="auto"/>
              <w:jc w:val="center"/>
              <w:rPr>
                <w:ins w:id="1675" w:author="Coilin" w:date="2016-03-24T10:25:00Z"/>
                <w:rFonts w:ascii="Calibri" w:eastAsia="Times New Roman" w:hAnsi="Calibri" w:cs="Times New Roman"/>
                <w:color w:val="000000"/>
                <w:lang w:eastAsia="en-IE"/>
              </w:rPr>
            </w:pPr>
            <w:ins w:id="1676" w:author="Coilin" w:date="2016-03-24T10:25:00Z">
              <w:r w:rsidRPr="00674074">
                <w:rPr>
                  <w:rFonts w:ascii="Calibri" w:eastAsia="Times New Roman" w:hAnsi="Calibri" w:cs="Times New Roman"/>
                  <w:color w:val="000000"/>
                  <w:lang w:eastAsia="en-IE"/>
                </w:rPr>
                <w:t>-0.379</w:t>
              </w:r>
            </w:ins>
          </w:p>
          <w:p w14:paraId="1D2D540A" w14:textId="77777777" w:rsidR="006E1E2A" w:rsidRPr="00674074" w:rsidRDefault="006E1E2A" w:rsidP="005C7273">
            <w:pPr>
              <w:spacing w:after="0" w:line="240" w:lineRule="auto"/>
              <w:jc w:val="center"/>
              <w:rPr>
                <w:ins w:id="1677" w:author="Coilin" w:date="2016-03-24T10:25:00Z"/>
                <w:rFonts w:ascii="Calibri" w:eastAsia="Times New Roman" w:hAnsi="Calibri" w:cs="Times New Roman"/>
                <w:color w:val="000000"/>
                <w:lang w:eastAsia="en-IE"/>
              </w:rPr>
            </w:pPr>
            <w:ins w:id="1678" w:author="Coilin" w:date="2016-03-24T10:25:00Z">
              <w:r w:rsidRPr="00674074">
                <w:rPr>
                  <w:rFonts w:ascii="Calibri" w:eastAsia="Times New Roman" w:hAnsi="Calibri" w:cs="Times New Roman"/>
                  <w:color w:val="000000"/>
                  <w:lang w:eastAsia="en-IE"/>
                </w:rPr>
                <w:t>(0.077)</w:t>
              </w:r>
            </w:ins>
          </w:p>
        </w:tc>
      </w:tr>
      <w:tr w:rsidR="006E1E2A" w:rsidRPr="00674074" w14:paraId="248C2262" w14:textId="77777777" w:rsidTr="005C7273">
        <w:trPr>
          <w:trHeight w:val="300"/>
          <w:ins w:id="1679" w:author="Coilin" w:date="2016-03-24T10:25:00Z"/>
        </w:trPr>
        <w:tc>
          <w:tcPr>
            <w:tcW w:w="2425" w:type="dxa"/>
            <w:noWrap/>
            <w:hideMark/>
          </w:tcPr>
          <w:p w14:paraId="186907B2" w14:textId="77777777" w:rsidR="006E1E2A" w:rsidRPr="006E1E2A" w:rsidRDefault="006E1E2A">
            <w:pPr>
              <w:spacing w:after="0" w:line="240" w:lineRule="auto"/>
              <w:rPr>
                <w:ins w:id="1680" w:author="Coilin" w:date="2016-03-24T10:25:00Z"/>
                <w:rFonts w:ascii="Calibri" w:eastAsia="Times New Roman" w:hAnsi="Calibri" w:cs="Times New Roman"/>
                <w:bCs/>
                <w:color w:val="000000"/>
                <w:lang w:eastAsia="en-IE"/>
                <w:rPrChange w:id="1681" w:author="Coilin" w:date="2016-03-24T10:28:00Z">
                  <w:rPr>
                    <w:ins w:id="1682" w:author="Coilin" w:date="2016-03-24T10:25:00Z"/>
                    <w:rFonts w:ascii="Calibri" w:eastAsia="Times New Roman" w:hAnsi="Calibri" w:cs="Times New Roman"/>
                    <w:b/>
                    <w:bCs/>
                    <w:color w:val="000000"/>
                    <w:lang w:eastAsia="en-IE"/>
                  </w:rPr>
                </w:rPrChange>
              </w:rPr>
              <w:pPrChange w:id="1683" w:author="Coilin" w:date="2016-03-24T10:27:00Z">
                <w:pPr>
                  <w:spacing w:after="0" w:line="240" w:lineRule="auto"/>
                  <w:jc w:val="center"/>
                </w:pPr>
              </w:pPrChange>
            </w:pPr>
            <w:ins w:id="1684" w:author="Coilin" w:date="2016-03-24T10:25:00Z">
              <w:r w:rsidRPr="006E1E2A">
                <w:rPr>
                  <w:rFonts w:ascii="Calibri" w:eastAsia="Times New Roman" w:hAnsi="Calibri" w:cs="Times New Roman"/>
                  <w:bCs/>
                  <w:color w:val="000000"/>
                  <w:lang w:eastAsia="en-IE"/>
                  <w:rPrChange w:id="1685" w:author="Coilin" w:date="2016-03-24T10:28:00Z">
                    <w:rPr>
                      <w:rFonts w:ascii="Calibri" w:eastAsia="Times New Roman" w:hAnsi="Calibri" w:cs="Times New Roman"/>
                      <w:b/>
                      <w:bCs/>
                      <w:color w:val="000000"/>
                      <w:lang w:eastAsia="en-IE"/>
                    </w:rPr>
                  </w:rPrChange>
                </w:rPr>
                <w:t>Starboard inside (SI)</w:t>
              </w:r>
            </w:ins>
          </w:p>
          <w:p w14:paraId="1059085D" w14:textId="77777777" w:rsidR="006E1E2A" w:rsidRPr="006E1E2A" w:rsidRDefault="006E1E2A" w:rsidP="006E1E2A">
            <w:pPr>
              <w:spacing w:after="0" w:line="240" w:lineRule="auto"/>
              <w:jc w:val="center"/>
              <w:rPr>
                <w:ins w:id="1686" w:author="Coilin" w:date="2016-03-24T10:25:00Z"/>
                <w:rFonts w:ascii="Calibri" w:eastAsia="Times New Roman" w:hAnsi="Calibri" w:cs="Times New Roman"/>
                <w:bCs/>
                <w:color w:val="000000"/>
                <w:lang w:eastAsia="en-IE"/>
                <w:rPrChange w:id="1687" w:author="Coilin" w:date="2016-03-24T10:28:00Z">
                  <w:rPr>
                    <w:ins w:id="1688" w:author="Coilin" w:date="2016-03-24T10:25:00Z"/>
                    <w:rFonts w:ascii="Calibri" w:eastAsia="Times New Roman" w:hAnsi="Calibri" w:cs="Times New Roman"/>
                    <w:b/>
                    <w:bCs/>
                    <w:color w:val="000000"/>
                    <w:lang w:eastAsia="en-IE"/>
                  </w:rPr>
                </w:rPrChange>
              </w:rPr>
            </w:pPr>
            <w:ins w:id="1689" w:author="Coilin" w:date="2016-03-24T10:25:00Z">
              <w:r w:rsidRPr="006E1E2A">
                <w:rPr>
                  <w:rFonts w:ascii="Calibri" w:eastAsia="Times New Roman" w:hAnsi="Calibri" w:cs="Times New Roman"/>
                  <w:bCs/>
                  <w:color w:val="000000"/>
                  <w:lang w:eastAsia="en-IE"/>
                  <w:rPrChange w:id="1690" w:author="Coilin" w:date="2016-03-24T10:28:00Z">
                    <w:rPr>
                      <w:rFonts w:ascii="Calibri" w:eastAsia="Times New Roman" w:hAnsi="Calibri" w:cs="Times New Roman"/>
                      <w:b/>
                      <w:bCs/>
                      <w:color w:val="000000"/>
                      <w:lang w:eastAsia="en-IE"/>
                    </w:rPr>
                  </w:rPrChange>
                </w:rPr>
                <w:t>(δ</w:t>
              </w:r>
              <w:r w:rsidRPr="006E1E2A">
                <w:rPr>
                  <w:rFonts w:ascii="Calibri" w:eastAsia="Times New Roman" w:hAnsi="Calibri" w:cs="Times New Roman"/>
                  <w:bCs/>
                  <w:color w:val="000000"/>
                  <w:vertAlign w:val="subscript"/>
                  <w:lang w:eastAsia="en-IE"/>
                  <w:rPrChange w:id="1691" w:author="Coilin" w:date="2016-03-24T10:28:00Z">
                    <w:rPr>
                      <w:rFonts w:ascii="Calibri" w:eastAsia="Times New Roman" w:hAnsi="Calibri" w:cs="Times New Roman"/>
                      <w:b/>
                      <w:bCs/>
                      <w:color w:val="000000"/>
                      <w:vertAlign w:val="subscript"/>
                      <w:lang w:eastAsia="en-IE"/>
                    </w:rPr>
                  </w:rPrChange>
                </w:rPr>
                <w:t>2,j</w:t>
              </w:r>
              <w:r w:rsidRPr="006E1E2A">
                <w:rPr>
                  <w:rFonts w:ascii="Calibri" w:eastAsia="Times New Roman" w:hAnsi="Calibri" w:cs="Times New Roman"/>
                  <w:bCs/>
                  <w:color w:val="000000"/>
                  <w:lang w:eastAsia="en-IE"/>
                  <w:rPrChange w:id="1692"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42A2A350" w14:textId="77777777" w:rsidR="006E1E2A" w:rsidRDefault="006E1E2A" w:rsidP="005C7273">
            <w:pPr>
              <w:spacing w:after="0" w:line="240" w:lineRule="auto"/>
              <w:jc w:val="center"/>
              <w:rPr>
                <w:ins w:id="1693" w:author="Coilin" w:date="2016-03-24T10:25:00Z"/>
                <w:rFonts w:ascii="Calibri" w:eastAsia="Times New Roman" w:hAnsi="Calibri" w:cs="Times New Roman"/>
                <w:color w:val="000000"/>
                <w:lang w:eastAsia="en-IE"/>
              </w:rPr>
            </w:pPr>
            <w:ins w:id="1694" w:author="Coilin" w:date="2016-03-24T10:25:00Z">
              <w:r w:rsidRPr="00674074">
                <w:rPr>
                  <w:rFonts w:ascii="Calibri" w:eastAsia="Times New Roman" w:hAnsi="Calibri" w:cs="Times New Roman"/>
                  <w:color w:val="000000"/>
                  <w:lang w:eastAsia="en-IE"/>
                </w:rPr>
                <w:t>-0.093</w:t>
              </w:r>
            </w:ins>
          </w:p>
          <w:p w14:paraId="7460117F" w14:textId="77777777" w:rsidR="006E1E2A" w:rsidRPr="00674074" w:rsidRDefault="006E1E2A" w:rsidP="005C7273">
            <w:pPr>
              <w:spacing w:after="0" w:line="240" w:lineRule="auto"/>
              <w:jc w:val="center"/>
              <w:rPr>
                <w:ins w:id="1695" w:author="Coilin" w:date="2016-03-24T10:25:00Z"/>
                <w:rFonts w:ascii="Calibri" w:eastAsia="Times New Roman" w:hAnsi="Calibri" w:cs="Times New Roman"/>
                <w:color w:val="000000"/>
                <w:lang w:eastAsia="en-IE"/>
              </w:rPr>
            </w:pPr>
            <w:ins w:id="1696" w:author="Coilin" w:date="2016-03-24T10:25:00Z">
              <w:r w:rsidRPr="00674074">
                <w:rPr>
                  <w:rFonts w:ascii="Calibri" w:eastAsia="Times New Roman" w:hAnsi="Calibri" w:cs="Times New Roman"/>
                  <w:color w:val="000000"/>
                  <w:lang w:eastAsia="en-IE"/>
                </w:rPr>
                <w:t>(0.071)</w:t>
              </w:r>
            </w:ins>
          </w:p>
        </w:tc>
      </w:tr>
      <w:tr w:rsidR="006E1E2A" w:rsidRPr="00674074" w14:paraId="02A8C9F6" w14:textId="77777777" w:rsidTr="005C7273">
        <w:trPr>
          <w:trHeight w:val="300"/>
          <w:ins w:id="1697" w:author="Coilin" w:date="2016-03-24T10:25:00Z"/>
        </w:trPr>
        <w:tc>
          <w:tcPr>
            <w:tcW w:w="2425" w:type="dxa"/>
            <w:noWrap/>
            <w:hideMark/>
          </w:tcPr>
          <w:p w14:paraId="2F0FDD26" w14:textId="77777777" w:rsidR="006E1E2A" w:rsidRPr="006E1E2A" w:rsidRDefault="006E1E2A">
            <w:pPr>
              <w:spacing w:after="0" w:line="240" w:lineRule="auto"/>
              <w:rPr>
                <w:ins w:id="1698" w:author="Coilin" w:date="2016-03-24T10:25:00Z"/>
                <w:rFonts w:ascii="Calibri" w:eastAsia="Times New Roman" w:hAnsi="Calibri" w:cs="Times New Roman"/>
                <w:bCs/>
                <w:color w:val="000000"/>
                <w:lang w:eastAsia="en-IE"/>
                <w:rPrChange w:id="1699" w:author="Coilin" w:date="2016-03-24T10:28:00Z">
                  <w:rPr>
                    <w:ins w:id="1700" w:author="Coilin" w:date="2016-03-24T10:25:00Z"/>
                    <w:rFonts w:ascii="Calibri" w:eastAsia="Times New Roman" w:hAnsi="Calibri" w:cs="Times New Roman"/>
                    <w:b/>
                    <w:bCs/>
                    <w:color w:val="000000"/>
                    <w:lang w:eastAsia="en-IE"/>
                  </w:rPr>
                </w:rPrChange>
              </w:rPr>
              <w:pPrChange w:id="1701" w:author="Coilin" w:date="2016-03-24T10:27:00Z">
                <w:pPr>
                  <w:spacing w:after="0" w:line="240" w:lineRule="auto"/>
                  <w:jc w:val="center"/>
                </w:pPr>
              </w:pPrChange>
            </w:pPr>
            <w:ins w:id="1702" w:author="Coilin" w:date="2016-03-24T10:25:00Z">
              <w:r w:rsidRPr="006E1E2A">
                <w:rPr>
                  <w:rFonts w:ascii="Calibri" w:eastAsia="Times New Roman" w:hAnsi="Calibri" w:cs="Times New Roman"/>
                  <w:bCs/>
                  <w:color w:val="000000"/>
                  <w:lang w:eastAsia="en-IE"/>
                  <w:rPrChange w:id="1703" w:author="Coilin" w:date="2016-03-24T10:28:00Z">
                    <w:rPr>
                      <w:rFonts w:ascii="Calibri" w:eastAsia="Times New Roman" w:hAnsi="Calibri" w:cs="Times New Roman"/>
                      <w:b/>
                      <w:bCs/>
                      <w:color w:val="000000"/>
                      <w:lang w:eastAsia="en-IE"/>
                    </w:rPr>
                  </w:rPrChange>
                </w:rPr>
                <w:t>Starboard outside (SO)</w:t>
              </w:r>
            </w:ins>
          </w:p>
          <w:p w14:paraId="0EA3C297" w14:textId="77777777" w:rsidR="006E1E2A" w:rsidRPr="006E1E2A" w:rsidRDefault="006E1E2A" w:rsidP="006E1E2A">
            <w:pPr>
              <w:spacing w:after="0" w:line="240" w:lineRule="auto"/>
              <w:jc w:val="center"/>
              <w:rPr>
                <w:ins w:id="1704" w:author="Coilin" w:date="2016-03-24T10:25:00Z"/>
                <w:rFonts w:ascii="Calibri" w:eastAsia="Times New Roman" w:hAnsi="Calibri" w:cs="Times New Roman"/>
                <w:bCs/>
                <w:color w:val="000000"/>
                <w:lang w:eastAsia="en-IE"/>
                <w:rPrChange w:id="1705" w:author="Coilin" w:date="2016-03-24T10:28:00Z">
                  <w:rPr>
                    <w:ins w:id="1706" w:author="Coilin" w:date="2016-03-24T10:25:00Z"/>
                    <w:rFonts w:ascii="Calibri" w:eastAsia="Times New Roman" w:hAnsi="Calibri" w:cs="Times New Roman"/>
                    <w:b/>
                    <w:bCs/>
                    <w:color w:val="000000"/>
                    <w:lang w:eastAsia="en-IE"/>
                  </w:rPr>
                </w:rPrChange>
              </w:rPr>
            </w:pPr>
            <w:ins w:id="1707" w:author="Coilin" w:date="2016-03-24T10:25:00Z">
              <w:r w:rsidRPr="006E1E2A">
                <w:rPr>
                  <w:rFonts w:ascii="Calibri" w:eastAsia="Times New Roman" w:hAnsi="Calibri" w:cs="Times New Roman"/>
                  <w:bCs/>
                  <w:color w:val="000000"/>
                  <w:lang w:eastAsia="en-IE"/>
                  <w:rPrChange w:id="1708" w:author="Coilin" w:date="2016-03-24T10:28:00Z">
                    <w:rPr>
                      <w:rFonts w:ascii="Calibri" w:eastAsia="Times New Roman" w:hAnsi="Calibri" w:cs="Times New Roman"/>
                      <w:b/>
                      <w:bCs/>
                      <w:color w:val="000000"/>
                      <w:lang w:eastAsia="en-IE"/>
                    </w:rPr>
                  </w:rPrChange>
                </w:rPr>
                <w:t>(δ</w:t>
              </w:r>
              <w:r w:rsidRPr="006E1E2A">
                <w:rPr>
                  <w:rFonts w:ascii="Calibri" w:eastAsia="Times New Roman" w:hAnsi="Calibri" w:cs="Times New Roman"/>
                  <w:bCs/>
                  <w:color w:val="000000"/>
                  <w:vertAlign w:val="subscript"/>
                  <w:lang w:eastAsia="en-IE"/>
                  <w:rPrChange w:id="1709" w:author="Coilin" w:date="2016-03-24T10:28:00Z">
                    <w:rPr>
                      <w:rFonts w:ascii="Calibri" w:eastAsia="Times New Roman" w:hAnsi="Calibri" w:cs="Times New Roman"/>
                      <w:b/>
                      <w:bCs/>
                      <w:color w:val="000000"/>
                      <w:vertAlign w:val="subscript"/>
                      <w:lang w:eastAsia="en-IE"/>
                    </w:rPr>
                  </w:rPrChange>
                </w:rPr>
                <w:t>3,j</w:t>
              </w:r>
              <w:r w:rsidRPr="006E1E2A">
                <w:rPr>
                  <w:rFonts w:ascii="Calibri" w:eastAsia="Times New Roman" w:hAnsi="Calibri" w:cs="Times New Roman"/>
                  <w:bCs/>
                  <w:color w:val="000000"/>
                  <w:lang w:eastAsia="en-IE"/>
                  <w:rPrChange w:id="1710"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3B6CCEC8" w14:textId="77777777" w:rsidR="006E1E2A" w:rsidRDefault="006E1E2A" w:rsidP="005C7273">
            <w:pPr>
              <w:spacing w:after="0" w:line="240" w:lineRule="auto"/>
              <w:jc w:val="center"/>
              <w:rPr>
                <w:ins w:id="1711" w:author="Coilin" w:date="2016-03-24T10:25:00Z"/>
                <w:rFonts w:ascii="Calibri" w:eastAsia="Times New Roman" w:hAnsi="Calibri" w:cs="Times New Roman"/>
                <w:color w:val="000000"/>
                <w:lang w:eastAsia="en-IE"/>
              </w:rPr>
            </w:pPr>
            <w:ins w:id="1712" w:author="Coilin" w:date="2016-03-24T10:25:00Z">
              <w:r w:rsidRPr="00674074">
                <w:rPr>
                  <w:rFonts w:ascii="Calibri" w:eastAsia="Times New Roman" w:hAnsi="Calibri" w:cs="Times New Roman"/>
                  <w:color w:val="000000"/>
                  <w:lang w:eastAsia="en-IE"/>
                </w:rPr>
                <w:t>0.177</w:t>
              </w:r>
            </w:ins>
          </w:p>
          <w:p w14:paraId="5845A3C6" w14:textId="77777777" w:rsidR="006E1E2A" w:rsidRPr="00674074" w:rsidRDefault="006E1E2A" w:rsidP="005C7273">
            <w:pPr>
              <w:spacing w:after="0" w:line="240" w:lineRule="auto"/>
              <w:jc w:val="center"/>
              <w:rPr>
                <w:ins w:id="1713" w:author="Coilin" w:date="2016-03-24T10:25:00Z"/>
                <w:rFonts w:ascii="Calibri" w:eastAsia="Times New Roman" w:hAnsi="Calibri" w:cs="Times New Roman"/>
                <w:color w:val="000000"/>
                <w:lang w:eastAsia="en-IE"/>
              </w:rPr>
            </w:pPr>
            <w:ins w:id="1714" w:author="Coilin" w:date="2016-03-24T10:25:00Z">
              <w:r w:rsidRPr="00674074">
                <w:rPr>
                  <w:rFonts w:ascii="Calibri" w:eastAsia="Times New Roman" w:hAnsi="Calibri" w:cs="Times New Roman"/>
                  <w:color w:val="000000"/>
                  <w:lang w:eastAsia="en-IE"/>
                </w:rPr>
                <w:t>(0.077)</w:t>
              </w:r>
            </w:ins>
          </w:p>
        </w:tc>
      </w:tr>
      <w:tr w:rsidR="00B30F13" w:rsidRPr="00674074" w14:paraId="375F2927" w14:textId="77777777" w:rsidTr="009A1D4A">
        <w:trPr>
          <w:trHeight w:val="300"/>
          <w:ins w:id="1715" w:author="Coilin" w:date="2016-03-24T12:00:00Z"/>
        </w:trPr>
        <w:tc>
          <w:tcPr>
            <w:tcW w:w="2425" w:type="dxa"/>
            <w:noWrap/>
          </w:tcPr>
          <w:p w14:paraId="581260E8" w14:textId="77777777" w:rsidR="00B30F13" w:rsidRPr="00A74E99" w:rsidRDefault="00B30F13" w:rsidP="00B30F13">
            <w:pPr>
              <w:spacing w:after="0" w:line="240" w:lineRule="auto"/>
              <w:rPr>
                <w:ins w:id="1716" w:author="Coilin" w:date="2016-03-24T12:02:00Z"/>
                <w:rFonts w:ascii="Calibri" w:eastAsia="Times New Roman" w:hAnsi="Calibri" w:cs="Times New Roman"/>
                <w:bCs/>
                <w:color w:val="000000"/>
                <w:lang w:eastAsia="en-IE"/>
              </w:rPr>
            </w:pPr>
            <w:ins w:id="1717" w:author="Coilin" w:date="2016-03-24T12:02:00Z">
              <w:r w:rsidRPr="00A74E99">
                <w:rPr>
                  <w:rFonts w:ascii="Calibri" w:eastAsia="Times New Roman" w:hAnsi="Calibri" w:cs="Times New Roman"/>
                  <w:bCs/>
                  <w:color w:val="000000"/>
                  <w:lang w:eastAsia="en-IE"/>
                </w:rPr>
                <w:t>Carapace length (CL)</w:t>
              </w:r>
            </w:ins>
          </w:p>
          <w:p w14:paraId="5A128EB2" w14:textId="541C853D" w:rsidR="00B30F13" w:rsidRPr="005763DC" w:rsidRDefault="00B30F13">
            <w:pPr>
              <w:spacing w:after="0" w:line="240" w:lineRule="auto"/>
              <w:jc w:val="center"/>
              <w:rPr>
                <w:ins w:id="1718" w:author="Coilin" w:date="2016-03-24T12:00:00Z"/>
                <w:rFonts w:ascii="Calibri" w:eastAsia="Times New Roman" w:hAnsi="Calibri" w:cs="Times New Roman"/>
                <w:bCs/>
                <w:color w:val="000000"/>
                <w:lang w:eastAsia="en-IE"/>
              </w:rPr>
              <w:pPrChange w:id="1719" w:author="Coilin" w:date="2016-03-24T12:03:00Z">
                <w:pPr>
                  <w:spacing w:after="0" w:line="240" w:lineRule="auto"/>
                </w:pPr>
              </w:pPrChange>
            </w:pPr>
            <w:ins w:id="1720" w:author="Coilin" w:date="2016-03-24T12:02:00Z">
              <w:r w:rsidRPr="00A74E99">
                <w:rPr>
                  <w:rFonts w:ascii="Calibri" w:eastAsia="Times New Roman" w:hAnsi="Calibri" w:cs="Times New Roman"/>
                  <w:bCs/>
                  <w:color w:val="000000"/>
                  <w:lang w:eastAsia="en-IE"/>
                </w:rPr>
                <w:t>(β</w:t>
              </w:r>
              <w:r w:rsidRPr="00A74E99">
                <w:rPr>
                  <w:rFonts w:ascii="Calibri" w:eastAsia="Times New Roman" w:hAnsi="Calibri" w:cs="Times New Roman"/>
                  <w:bCs/>
                  <w:color w:val="000000"/>
                  <w:lang w:eastAsia="en-IE"/>
                </w:rPr>
                <w:softHyphen/>
              </w:r>
              <w:r w:rsidRPr="00A74E99">
                <w:rPr>
                  <w:rFonts w:ascii="Calibri" w:eastAsia="Times New Roman" w:hAnsi="Calibri" w:cs="Times New Roman"/>
                  <w:bCs/>
                  <w:color w:val="000000"/>
                  <w:vertAlign w:val="subscript"/>
                  <w:lang w:eastAsia="en-IE"/>
                </w:rPr>
                <w:t>1,j</w:t>
              </w:r>
              <w:r w:rsidRPr="00A74E99">
                <w:rPr>
                  <w:rFonts w:ascii="Calibri" w:eastAsia="Times New Roman" w:hAnsi="Calibri" w:cs="Times New Roman"/>
                  <w:bCs/>
                  <w:color w:val="000000"/>
                  <w:lang w:eastAsia="en-IE"/>
                </w:rPr>
                <w:t>)</w:t>
              </w:r>
            </w:ins>
          </w:p>
        </w:tc>
        <w:tc>
          <w:tcPr>
            <w:tcW w:w="1311" w:type="dxa"/>
            <w:gridSpan w:val="2"/>
            <w:noWrap/>
          </w:tcPr>
          <w:p w14:paraId="1A0C8A7C" w14:textId="77777777" w:rsidR="00B30F13" w:rsidRDefault="00B30F13" w:rsidP="00B30F13">
            <w:pPr>
              <w:spacing w:after="0" w:line="240" w:lineRule="auto"/>
              <w:jc w:val="center"/>
              <w:rPr>
                <w:ins w:id="1721" w:author="Coilin" w:date="2016-03-24T12:02:00Z"/>
                <w:rFonts w:ascii="Calibri" w:eastAsia="Times New Roman" w:hAnsi="Calibri" w:cs="Times New Roman"/>
                <w:color w:val="000000"/>
                <w:lang w:eastAsia="en-IE"/>
              </w:rPr>
            </w:pPr>
            <w:ins w:id="1722" w:author="Coilin" w:date="2016-03-24T12:02:00Z">
              <w:r w:rsidRPr="00674074">
                <w:rPr>
                  <w:rFonts w:ascii="Calibri" w:eastAsia="Times New Roman" w:hAnsi="Calibri" w:cs="Times New Roman"/>
                  <w:color w:val="000000"/>
                  <w:lang w:eastAsia="en-IE"/>
                </w:rPr>
                <w:t>0</w:t>
              </w:r>
            </w:ins>
          </w:p>
          <w:p w14:paraId="7D6DA66E" w14:textId="77777777" w:rsidR="00B30F13" w:rsidRPr="00674074" w:rsidRDefault="00B30F13" w:rsidP="00B30F13">
            <w:pPr>
              <w:spacing w:after="0" w:line="240" w:lineRule="auto"/>
              <w:jc w:val="center"/>
              <w:rPr>
                <w:ins w:id="1723" w:author="Coilin" w:date="2016-03-24T12:00:00Z"/>
                <w:rFonts w:ascii="Calibri" w:eastAsia="Times New Roman" w:hAnsi="Calibri" w:cs="Times New Roman"/>
                <w:color w:val="000000"/>
                <w:lang w:eastAsia="en-IE"/>
              </w:rPr>
            </w:pPr>
          </w:p>
        </w:tc>
        <w:tc>
          <w:tcPr>
            <w:tcW w:w="1312" w:type="dxa"/>
            <w:gridSpan w:val="2"/>
          </w:tcPr>
          <w:p w14:paraId="6E297DDA" w14:textId="77777777" w:rsidR="00B30F13" w:rsidRDefault="00B30F13" w:rsidP="00B30F13">
            <w:pPr>
              <w:spacing w:after="0" w:line="240" w:lineRule="auto"/>
              <w:jc w:val="center"/>
              <w:rPr>
                <w:ins w:id="1724" w:author="Coilin" w:date="2016-03-24T12:02:00Z"/>
                <w:rFonts w:ascii="Calibri" w:eastAsia="Times New Roman" w:hAnsi="Calibri" w:cs="Times New Roman"/>
                <w:color w:val="000000"/>
                <w:lang w:eastAsia="en-IE"/>
              </w:rPr>
            </w:pPr>
            <w:ins w:id="1725" w:author="Coilin" w:date="2016-03-24T12:02:00Z">
              <w:r>
                <w:rPr>
                  <w:rFonts w:ascii="Calibri" w:eastAsia="Times New Roman" w:hAnsi="Calibri" w:cs="Times New Roman"/>
                  <w:color w:val="000000"/>
                  <w:lang w:eastAsia="en-IE"/>
                </w:rPr>
                <w:t>-</w:t>
              </w:r>
              <w:r w:rsidRPr="00674074">
                <w:rPr>
                  <w:rFonts w:ascii="Calibri" w:eastAsia="Times New Roman" w:hAnsi="Calibri" w:cs="Times New Roman"/>
                  <w:color w:val="000000"/>
                  <w:lang w:eastAsia="en-IE"/>
                </w:rPr>
                <w:t>0.671</w:t>
              </w:r>
            </w:ins>
          </w:p>
          <w:p w14:paraId="7296C178" w14:textId="48CE06FC" w:rsidR="00B30F13" w:rsidRPr="00674074" w:rsidRDefault="00B30F13" w:rsidP="00B30F13">
            <w:pPr>
              <w:spacing w:after="0" w:line="240" w:lineRule="auto"/>
              <w:jc w:val="center"/>
              <w:rPr>
                <w:ins w:id="1726" w:author="Coilin" w:date="2016-03-24T12:00:00Z"/>
                <w:rFonts w:ascii="Calibri" w:eastAsia="Times New Roman" w:hAnsi="Calibri" w:cs="Times New Roman"/>
                <w:color w:val="000000"/>
                <w:lang w:eastAsia="en-IE"/>
              </w:rPr>
            </w:pPr>
            <w:ins w:id="1727" w:author="Coilin" w:date="2016-03-24T12:02:00Z">
              <w:r w:rsidRPr="00674074">
                <w:rPr>
                  <w:rFonts w:ascii="Calibri" w:eastAsia="Times New Roman" w:hAnsi="Calibri" w:cs="Times New Roman"/>
                  <w:color w:val="000000"/>
                  <w:lang w:eastAsia="en-IE"/>
                </w:rPr>
                <w:t>(0.235)</w:t>
              </w:r>
            </w:ins>
          </w:p>
        </w:tc>
        <w:tc>
          <w:tcPr>
            <w:tcW w:w="1312" w:type="dxa"/>
            <w:gridSpan w:val="2"/>
          </w:tcPr>
          <w:p w14:paraId="22EED5E1" w14:textId="77777777" w:rsidR="00B30F13" w:rsidRDefault="00B30F13" w:rsidP="00B30F13">
            <w:pPr>
              <w:spacing w:after="0" w:line="240" w:lineRule="auto"/>
              <w:jc w:val="center"/>
              <w:rPr>
                <w:ins w:id="1728" w:author="Coilin" w:date="2016-03-24T12:02:00Z"/>
                <w:rFonts w:ascii="Calibri" w:eastAsia="Times New Roman" w:hAnsi="Calibri" w:cs="Times New Roman"/>
                <w:color w:val="000000"/>
                <w:lang w:eastAsia="en-IE"/>
              </w:rPr>
            </w:pPr>
            <w:ins w:id="1729" w:author="Coilin" w:date="2016-03-24T12:02:00Z">
              <w:r>
                <w:rPr>
                  <w:rFonts w:ascii="Calibri" w:eastAsia="Times New Roman" w:hAnsi="Calibri" w:cs="Times New Roman"/>
                  <w:color w:val="000000"/>
                  <w:lang w:eastAsia="en-IE"/>
                </w:rPr>
                <w:t>-</w:t>
              </w:r>
              <w:r w:rsidRPr="00674074">
                <w:rPr>
                  <w:rFonts w:ascii="Calibri" w:eastAsia="Times New Roman" w:hAnsi="Calibri" w:cs="Times New Roman"/>
                  <w:color w:val="000000"/>
                  <w:lang w:eastAsia="en-IE"/>
                </w:rPr>
                <w:t>0.073</w:t>
              </w:r>
            </w:ins>
          </w:p>
          <w:p w14:paraId="1C890E02" w14:textId="3F8FD488" w:rsidR="00B30F13" w:rsidRPr="00674074" w:rsidRDefault="00B30F13" w:rsidP="00B30F13">
            <w:pPr>
              <w:spacing w:after="0" w:line="240" w:lineRule="auto"/>
              <w:jc w:val="center"/>
              <w:rPr>
                <w:ins w:id="1730" w:author="Coilin" w:date="2016-03-24T12:00:00Z"/>
                <w:rFonts w:ascii="Calibri" w:eastAsia="Times New Roman" w:hAnsi="Calibri" w:cs="Times New Roman"/>
                <w:color w:val="000000"/>
                <w:lang w:eastAsia="en-IE"/>
              </w:rPr>
            </w:pPr>
            <w:ins w:id="1731" w:author="Coilin" w:date="2016-03-24T12:02:00Z">
              <w:r w:rsidRPr="00674074">
                <w:rPr>
                  <w:rFonts w:ascii="Calibri" w:eastAsia="Times New Roman" w:hAnsi="Calibri" w:cs="Times New Roman"/>
                  <w:color w:val="000000"/>
                  <w:lang w:eastAsia="en-IE"/>
                </w:rPr>
                <w:t>(0.198)</w:t>
              </w:r>
            </w:ins>
          </w:p>
        </w:tc>
        <w:tc>
          <w:tcPr>
            <w:tcW w:w="1312" w:type="dxa"/>
          </w:tcPr>
          <w:p w14:paraId="0BD93D4D" w14:textId="77777777" w:rsidR="00B30F13" w:rsidRDefault="00B30F13" w:rsidP="00B30F13">
            <w:pPr>
              <w:spacing w:after="0" w:line="240" w:lineRule="auto"/>
              <w:jc w:val="center"/>
              <w:rPr>
                <w:ins w:id="1732" w:author="Coilin" w:date="2016-03-24T12:02:00Z"/>
                <w:rFonts w:ascii="Calibri" w:eastAsia="Times New Roman" w:hAnsi="Calibri" w:cs="Times New Roman"/>
                <w:color w:val="000000"/>
                <w:lang w:eastAsia="en-IE"/>
              </w:rPr>
            </w:pPr>
            <w:ins w:id="1733" w:author="Coilin" w:date="2016-03-24T12:02:00Z">
              <w:r>
                <w:rPr>
                  <w:rFonts w:ascii="Calibri" w:eastAsia="Times New Roman" w:hAnsi="Calibri" w:cs="Times New Roman"/>
                  <w:color w:val="000000"/>
                  <w:lang w:eastAsia="en-IE"/>
                </w:rPr>
                <w:t>-</w:t>
              </w:r>
              <w:r w:rsidRPr="00674074">
                <w:rPr>
                  <w:rFonts w:ascii="Calibri" w:eastAsia="Times New Roman" w:hAnsi="Calibri" w:cs="Times New Roman"/>
                  <w:color w:val="000000"/>
                  <w:lang w:eastAsia="en-IE"/>
                </w:rPr>
                <w:t>0.211</w:t>
              </w:r>
            </w:ins>
          </w:p>
          <w:p w14:paraId="14F9347C" w14:textId="281168EC" w:rsidR="00B30F13" w:rsidRPr="00674074" w:rsidRDefault="00B30F13" w:rsidP="00B30F13">
            <w:pPr>
              <w:spacing w:after="0" w:line="240" w:lineRule="auto"/>
              <w:jc w:val="center"/>
              <w:rPr>
                <w:ins w:id="1734" w:author="Coilin" w:date="2016-03-24T12:00:00Z"/>
                <w:rFonts w:ascii="Calibri" w:eastAsia="Times New Roman" w:hAnsi="Calibri" w:cs="Times New Roman"/>
                <w:color w:val="000000"/>
                <w:lang w:eastAsia="en-IE"/>
              </w:rPr>
            </w:pPr>
            <w:ins w:id="1735" w:author="Coilin" w:date="2016-03-24T12:02:00Z">
              <w:r w:rsidRPr="00674074">
                <w:rPr>
                  <w:rFonts w:ascii="Calibri" w:eastAsia="Times New Roman" w:hAnsi="Calibri" w:cs="Times New Roman"/>
                  <w:color w:val="000000"/>
                  <w:lang w:eastAsia="en-IE"/>
                </w:rPr>
                <w:t>(0.218)</w:t>
              </w:r>
            </w:ins>
          </w:p>
        </w:tc>
      </w:tr>
      <w:tr w:rsidR="00B30F13" w:rsidRPr="00674074" w14:paraId="15D86CFE" w14:textId="77777777" w:rsidTr="005C7273">
        <w:trPr>
          <w:trHeight w:val="300"/>
          <w:ins w:id="1736" w:author="Coilin" w:date="2016-03-24T10:25:00Z"/>
        </w:trPr>
        <w:tc>
          <w:tcPr>
            <w:tcW w:w="2425" w:type="dxa"/>
            <w:noWrap/>
            <w:hideMark/>
          </w:tcPr>
          <w:p w14:paraId="20588C7B" w14:textId="77777777" w:rsidR="00B30F13" w:rsidRPr="006E1E2A" w:rsidRDefault="00B30F13">
            <w:pPr>
              <w:spacing w:after="0" w:line="240" w:lineRule="auto"/>
              <w:rPr>
                <w:ins w:id="1737" w:author="Coilin" w:date="2016-03-24T10:25:00Z"/>
                <w:rFonts w:ascii="Calibri" w:eastAsia="Times New Roman" w:hAnsi="Calibri" w:cs="Times New Roman"/>
                <w:bCs/>
                <w:color w:val="000000"/>
                <w:lang w:eastAsia="en-IE"/>
                <w:rPrChange w:id="1738" w:author="Coilin" w:date="2016-03-24T10:28:00Z">
                  <w:rPr>
                    <w:ins w:id="1739" w:author="Coilin" w:date="2016-03-24T10:25:00Z"/>
                    <w:rFonts w:ascii="Calibri" w:eastAsia="Times New Roman" w:hAnsi="Calibri" w:cs="Times New Roman"/>
                    <w:b/>
                    <w:bCs/>
                    <w:color w:val="000000"/>
                    <w:lang w:eastAsia="en-IE"/>
                  </w:rPr>
                </w:rPrChange>
              </w:rPr>
              <w:pPrChange w:id="1740" w:author="Coilin" w:date="2016-03-24T10:27:00Z">
                <w:pPr>
                  <w:spacing w:after="0" w:line="240" w:lineRule="auto"/>
                  <w:jc w:val="center"/>
                </w:pPr>
              </w:pPrChange>
            </w:pPr>
            <w:ins w:id="1741" w:author="Coilin" w:date="2016-03-24T10:25:00Z">
              <w:r w:rsidRPr="006E1E2A">
                <w:rPr>
                  <w:rFonts w:ascii="Calibri" w:eastAsia="Times New Roman" w:hAnsi="Calibri" w:cs="Times New Roman"/>
                  <w:bCs/>
                  <w:color w:val="000000"/>
                  <w:lang w:eastAsia="en-IE"/>
                  <w:rPrChange w:id="1742" w:author="Coilin" w:date="2016-03-24T10:28:00Z">
                    <w:rPr>
                      <w:rFonts w:ascii="Calibri" w:eastAsia="Times New Roman" w:hAnsi="Calibri" w:cs="Times New Roman"/>
                      <w:b/>
                      <w:bCs/>
                      <w:color w:val="000000"/>
                      <w:lang w:eastAsia="en-IE"/>
                    </w:rPr>
                  </w:rPrChange>
                </w:rPr>
                <w:t>PI x CL</w:t>
              </w:r>
            </w:ins>
          </w:p>
          <w:p w14:paraId="00120150" w14:textId="77777777" w:rsidR="00B30F13" w:rsidRPr="006E1E2A" w:rsidRDefault="00B30F13" w:rsidP="00B30F13">
            <w:pPr>
              <w:spacing w:after="0" w:line="240" w:lineRule="auto"/>
              <w:jc w:val="center"/>
              <w:rPr>
                <w:ins w:id="1743" w:author="Coilin" w:date="2016-03-24T10:25:00Z"/>
                <w:rFonts w:ascii="Calibri" w:eastAsia="Times New Roman" w:hAnsi="Calibri" w:cs="Times New Roman"/>
                <w:bCs/>
                <w:color w:val="000000"/>
                <w:lang w:eastAsia="en-IE"/>
                <w:rPrChange w:id="1744" w:author="Coilin" w:date="2016-03-24T10:28:00Z">
                  <w:rPr>
                    <w:ins w:id="1745" w:author="Coilin" w:date="2016-03-24T10:25:00Z"/>
                    <w:rFonts w:ascii="Calibri" w:eastAsia="Times New Roman" w:hAnsi="Calibri" w:cs="Times New Roman"/>
                    <w:b/>
                    <w:bCs/>
                    <w:color w:val="000000"/>
                    <w:lang w:eastAsia="en-IE"/>
                  </w:rPr>
                </w:rPrChange>
              </w:rPr>
            </w:pPr>
            <w:ins w:id="1746" w:author="Coilin" w:date="2016-03-24T10:25:00Z">
              <w:r w:rsidRPr="006E1E2A">
                <w:rPr>
                  <w:rFonts w:ascii="Calibri" w:eastAsia="Times New Roman" w:hAnsi="Calibri" w:cs="Times New Roman"/>
                  <w:bCs/>
                  <w:color w:val="000000"/>
                  <w:lang w:eastAsia="en-IE"/>
                  <w:rPrChange w:id="1747" w:author="Coilin" w:date="2016-03-24T10:28:00Z">
                    <w:rPr>
                      <w:rFonts w:ascii="Calibri" w:eastAsia="Times New Roman" w:hAnsi="Calibri" w:cs="Times New Roman"/>
                      <w:b/>
                      <w:bCs/>
                      <w:color w:val="000000"/>
                      <w:lang w:eastAsia="en-IE"/>
                    </w:rPr>
                  </w:rPrChange>
                </w:rPr>
                <w:t>(ρ</w:t>
              </w:r>
              <w:r w:rsidRPr="006E1E2A">
                <w:rPr>
                  <w:rFonts w:ascii="Calibri" w:eastAsia="Times New Roman" w:hAnsi="Calibri" w:cs="Times New Roman"/>
                  <w:bCs/>
                  <w:color w:val="000000"/>
                  <w:vertAlign w:val="subscript"/>
                  <w:lang w:eastAsia="en-IE"/>
                  <w:rPrChange w:id="1748" w:author="Coilin" w:date="2016-03-24T10:28:00Z">
                    <w:rPr>
                      <w:rFonts w:ascii="Calibri" w:eastAsia="Times New Roman" w:hAnsi="Calibri" w:cs="Times New Roman"/>
                      <w:b/>
                      <w:bCs/>
                      <w:color w:val="000000"/>
                      <w:vertAlign w:val="subscript"/>
                      <w:lang w:eastAsia="en-IE"/>
                    </w:rPr>
                  </w:rPrChange>
                </w:rPr>
                <w:t>1</w:t>
              </w:r>
              <w:r w:rsidRPr="006E1E2A">
                <w:rPr>
                  <w:rFonts w:ascii="Calibri" w:eastAsia="Times New Roman" w:hAnsi="Calibri" w:cs="Times New Roman"/>
                  <w:bCs/>
                  <w:color w:val="000000"/>
                  <w:lang w:eastAsia="en-IE"/>
                  <w:rPrChange w:id="1749"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4DC90E23" w14:textId="77777777" w:rsidR="00B30F13" w:rsidRDefault="00B30F13" w:rsidP="00B30F13">
            <w:pPr>
              <w:spacing w:after="0" w:line="240" w:lineRule="auto"/>
              <w:jc w:val="center"/>
              <w:rPr>
                <w:ins w:id="1750" w:author="Coilin" w:date="2016-03-24T10:25:00Z"/>
                <w:rFonts w:ascii="Calibri" w:eastAsia="Times New Roman" w:hAnsi="Calibri" w:cs="Times New Roman"/>
                <w:color w:val="000000"/>
                <w:lang w:eastAsia="en-IE"/>
              </w:rPr>
            </w:pPr>
            <w:ins w:id="1751" w:author="Coilin" w:date="2016-03-24T10:25:00Z">
              <w:r w:rsidRPr="00674074">
                <w:rPr>
                  <w:rFonts w:ascii="Calibri" w:eastAsia="Times New Roman" w:hAnsi="Calibri" w:cs="Times New Roman"/>
                  <w:color w:val="000000"/>
                  <w:lang w:eastAsia="en-IE"/>
                </w:rPr>
                <w:t>0.299</w:t>
              </w:r>
            </w:ins>
          </w:p>
          <w:p w14:paraId="353037C6" w14:textId="77777777" w:rsidR="00B30F13" w:rsidRPr="00674074" w:rsidRDefault="00B30F13" w:rsidP="00B30F13">
            <w:pPr>
              <w:spacing w:after="0" w:line="240" w:lineRule="auto"/>
              <w:jc w:val="center"/>
              <w:rPr>
                <w:ins w:id="1752" w:author="Coilin" w:date="2016-03-24T10:25:00Z"/>
                <w:rFonts w:ascii="Calibri" w:eastAsia="Times New Roman" w:hAnsi="Calibri" w:cs="Times New Roman"/>
                <w:color w:val="000000"/>
                <w:lang w:eastAsia="en-IE"/>
              </w:rPr>
            </w:pPr>
            <w:ins w:id="1753" w:author="Coilin" w:date="2016-03-24T10:25:00Z">
              <w:r w:rsidRPr="00674074">
                <w:rPr>
                  <w:rFonts w:ascii="Calibri" w:eastAsia="Times New Roman" w:hAnsi="Calibri" w:cs="Times New Roman"/>
                  <w:color w:val="000000"/>
                  <w:lang w:eastAsia="en-IE"/>
                </w:rPr>
                <w:t>(0.073)</w:t>
              </w:r>
            </w:ins>
          </w:p>
        </w:tc>
      </w:tr>
      <w:tr w:rsidR="00B30F13" w:rsidRPr="00674074" w14:paraId="76CCD815" w14:textId="77777777" w:rsidTr="005C7273">
        <w:trPr>
          <w:trHeight w:val="300"/>
          <w:ins w:id="1754" w:author="Coilin" w:date="2016-03-24T10:25:00Z"/>
        </w:trPr>
        <w:tc>
          <w:tcPr>
            <w:tcW w:w="2425" w:type="dxa"/>
            <w:noWrap/>
            <w:hideMark/>
          </w:tcPr>
          <w:p w14:paraId="2AD9F962" w14:textId="77777777" w:rsidR="00B30F13" w:rsidRPr="006E1E2A" w:rsidRDefault="00B30F13">
            <w:pPr>
              <w:spacing w:after="0" w:line="240" w:lineRule="auto"/>
              <w:rPr>
                <w:ins w:id="1755" w:author="Coilin" w:date="2016-03-24T10:25:00Z"/>
                <w:rFonts w:ascii="Calibri" w:eastAsia="Times New Roman" w:hAnsi="Calibri" w:cs="Times New Roman"/>
                <w:bCs/>
                <w:color w:val="000000"/>
                <w:lang w:eastAsia="en-IE"/>
                <w:rPrChange w:id="1756" w:author="Coilin" w:date="2016-03-24T10:28:00Z">
                  <w:rPr>
                    <w:ins w:id="1757" w:author="Coilin" w:date="2016-03-24T10:25:00Z"/>
                    <w:rFonts w:ascii="Calibri" w:eastAsia="Times New Roman" w:hAnsi="Calibri" w:cs="Times New Roman"/>
                    <w:b/>
                    <w:bCs/>
                    <w:color w:val="000000"/>
                    <w:lang w:eastAsia="en-IE"/>
                  </w:rPr>
                </w:rPrChange>
              </w:rPr>
              <w:pPrChange w:id="1758" w:author="Coilin" w:date="2016-03-24T10:27:00Z">
                <w:pPr>
                  <w:spacing w:after="0" w:line="240" w:lineRule="auto"/>
                  <w:jc w:val="center"/>
                </w:pPr>
              </w:pPrChange>
            </w:pPr>
            <w:ins w:id="1759" w:author="Coilin" w:date="2016-03-24T10:25:00Z">
              <w:r w:rsidRPr="006E1E2A">
                <w:rPr>
                  <w:rFonts w:ascii="Calibri" w:eastAsia="Times New Roman" w:hAnsi="Calibri" w:cs="Times New Roman"/>
                  <w:bCs/>
                  <w:color w:val="000000"/>
                  <w:lang w:eastAsia="en-IE"/>
                  <w:rPrChange w:id="1760" w:author="Coilin" w:date="2016-03-24T10:28:00Z">
                    <w:rPr>
                      <w:rFonts w:ascii="Calibri" w:eastAsia="Times New Roman" w:hAnsi="Calibri" w:cs="Times New Roman"/>
                      <w:b/>
                      <w:bCs/>
                      <w:color w:val="000000"/>
                      <w:lang w:eastAsia="en-IE"/>
                    </w:rPr>
                  </w:rPrChange>
                </w:rPr>
                <w:t>SI x CL</w:t>
              </w:r>
            </w:ins>
          </w:p>
          <w:p w14:paraId="0740E56B" w14:textId="77777777" w:rsidR="00B30F13" w:rsidRPr="006E1E2A" w:rsidRDefault="00B30F13" w:rsidP="00B30F13">
            <w:pPr>
              <w:spacing w:after="0" w:line="240" w:lineRule="auto"/>
              <w:jc w:val="center"/>
              <w:rPr>
                <w:ins w:id="1761" w:author="Coilin" w:date="2016-03-24T10:25:00Z"/>
                <w:rFonts w:ascii="Calibri" w:eastAsia="Times New Roman" w:hAnsi="Calibri" w:cs="Times New Roman"/>
                <w:bCs/>
                <w:color w:val="000000"/>
                <w:lang w:eastAsia="en-IE"/>
                <w:rPrChange w:id="1762" w:author="Coilin" w:date="2016-03-24T10:28:00Z">
                  <w:rPr>
                    <w:ins w:id="1763" w:author="Coilin" w:date="2016-03-24T10:25:00Z"/>
                    <w:rFonts w:ascii="Calibri" w:eastAsia="Times New Roman" w:hAnsi="Calibri" w:cs="Times New Roman"/>
                    <w:b/>
                    <w:bCs/>
                    <w:color w:val="000000"/>
                    <w:lang w:eastAsia="en-IE"/>
                  </w:rPr>
                </w:rPrChange>
              </w:rPr>
            </w:pPr>
            <w:ins w:id="1764" w:author="Coilin" w:date="2016-03-24T10:25:00Z">
              <w:r w:rsidRPr="006E1E2A">
                <w:rPr>
                  <w:rFonts w:ascii="Calibri" w:eastAsia="Times New Roman" w:hAnsi="Calibri" w:cs="Times New Roman"/>
                  <w:bCs/>
                  <w:color w:val="000000"/>
                  <w:lang w:eastAsia="en-IE"/>
                  <w:rPrChange w:id="1765" w:author="Coilin" w:date="2016-03-24T10:28:00Z">
                    <w:rPr>
                      <w:rFonts w:ascii="Calibri" w:eastAsia="Times New Roman" w:hAnsi="Calibri" w:cs="Times New Roman"/>
                      <w:b/>
                      <w:bCs/>
                      <w:color w:val="000000"/>
                      <w:lang w:eastAsia="en-IE"/>
                    </w:rPr>
                  </w:rPrChange>
                </w:rPr>
                <w:t>(ρ</w:t>
              </w:r>
              <w:r w:rsidRPr="006E1E2A">
                <w:rPr>
                  <w:rFonts w:ascii="Calibri" w:eastAsia="Times New Roman" w:hAnsi="Calibri" w:cs="Times New Roman"/>
                  <w:bCs/>
                  <w:color w:val="000000"/>
                  <w:vertAlign w:val="subscript"/>
                  <w:lang w:eastAsia="en-IE"/>
                  <w:rPrChange w:id="1766" w:author="Coilin" w:date="2016-03-24T10:28:00Z">
                    <w:rPr>
                      <w:rFonts w:ascii="Calibri" w:eastAsia="Times New Roman" w:hAnsi="Calibri" w:cs="Times New Roman"/>
                      <w:b/>
                      <w:bCs/>
                      <w:color w:val="000000"/>
                      <w:vertAlign w:val="subscript"/>
                      <w:lang w:eastAsia="en-IE"/>
                    </w:rPr>
                  </w:rPrChange>
                </w:rPr>
                <w:t>2</w:t>
              </w:r>
              <w:r w:rsidRPr="006E1E2A">
                <w:rPr>
                  <w:rFonts w:ascii="Calibri" w:eastAsia="Times New Roman" w:hAnsi="Calibri" w:cs="Times New Roman"/>
                  <w:bCs/>
                  <w:color w:val="000000"/>
                  <w:lang w:eastAsia="en-IE"/>
                  <w:rPrChange w:id="1767"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5FADF1EA" w14:textId="77777777" w:rsidR="00B30F13" w:rsidRDefault="00B30F13" w:rsidP="00B30F13">
            <w:pPr>
              <w:spacing w:after="0" w:line="240" w:lineRule="auto"/>
              <w:jc w:val="center"/>
              <w:rPr>
                <w:ins w:id="1768" w:author="Coilin" w:date="2016-03-24T10:25:00Z"/>
                <w:rFonts w:ascii="Calibri" w:eastAsia="Times New Roman" w:hAnsi="Calibri" w:cs="Times New Roman"/>
                <w:color w:val="000000"/>
                <w:lang w:eastAsia="en-IE"/>
              </w:rPr>
            </w:pPr>
            <w:ins w:id="1769" w:author="Coilin" w:date="2016-03-24T10:25:00Z">
              <w:r w:rsidRPr="00674074">
                <w:rPr>
                  <w:rFonts w:ascii="Calibri" w:eastAsia="Times New Roman" w:hAnsi="Calibri" w:cs="Times New Roman"/>
                  <w:color w:val="000000"/>
                  <w:lang w:eastAsia="en-IE"/>
                </w:rPr>
                <w:t>0.036</w:t>
              </w:r>
            </w:ins>
          </w:p>
          <w:p w14:paraId="2F26991E" w14:textId="77777777" w:rsidR="00B30F13" w:rsidRPr="00674074" w:rsidRDefault="00B30F13" w:rsidP="00B30F13">
            <w:pPr>
              <w:spacing w:after="0" w:line="240" w:lineRule="auto"/>
              <w:jc w:val="center"/>
              <w:rPr>
                <w:ins w:id="1770" w:author="Coilin" w:date="2016-03-24T10:25:00Z"/>
                <w:rFonts w:ascii="Calibri" w:eastAsia="Times New Roman" w:hAnsi="Calibri" w:cs="Times New Roman"/>
                <w:color w:val="000000"/>
                <w:lang w:eastAsia="en-IE"/>
              </w:rPr>
            </w:pPr>
            <w:ins w:id="1771" w:author="Coilin" w:date="2016-03-24T10:25:00Z">
              <w:r w:rsidRPr="00674074">
                <w:rPr>
                  <w:rFonts w:ascii="Calibri" w:eastAsia="Times New Roman" w:hAnsi="Calibri" w:cs="Times New Roman"/>
                  <w:color w:val="000000"/>
                  <w:lang w:eastAsia="en-IE"/>
                </w:rPr>
                <w:t>(0.058)</w:t>
              </w:r>
            </w:ins>
          </w:p>
        </w:tc>
      </w:tr>
      <w:tr w:rsidR="00B30F13" w:rsidRPr="00674074" w14:paraId="32FBA138" w14:textId="77777777" w:rsidTr="005C7273">
        <w:trPr>
          <w:trHeight w:val="300"/>
          <w:ins w:id="1772" w:author="Coilin" w:date="2016-03-24T10:25:00Z"/>
        </w:trPr>
        <w:tc>
          <w:tcPr>
            <w:tcW w:w="2425" w:type="dxa"/>
            <w:noWrap/>
            <w:hideMark/>
          </w:tcPr>
          <w:p w14:paraId="2B8A82B5" w14:textId="77777777" w:rsidR="00B30F13" w:rsidRPr="006E1E2A" w:rsidRDefault="00B30F13">
            <w:pPr>
              <w:spacing w:after="0" w:line="240" w:lineRule="auto"/>
              <w:rPr>
                <w:ins w:id="1773" w:author="Coilin" w:date="2016-03-24T10:25:00Z"/>
                <w:rFonts w:ascii="Calibri" w:eastAsia="Times New Roman" w:hAnsi="Calibri" w:cs="Times New Roman"/>
                <w:bCs/>
                <w:color w:val="000000"/>
                <w:lang w:eastAsia="en-IE"/>
                <w:rPrChange w:id="1774" w:author="Coilin" w:date="2016-03-24T10:28:00Z">
                  <w:rPr>
                    <w:ins w:id="1775" w:author="Coilin" w:date="2016-03-24T10:25:00Z"/>
                    <w:rFonts w:ascii="Calibri" w:eastAsia="Times New Roman" w:hAnsi="Calibri" w:cs="Times New Roman"/>
                    <w:b/>
                    <w:bCs/>
                    <w:color w:val="000000"/>
                    <w:lang w:eastAsia="en-IE"/>
                  </w:rPr>
                </w:rPrChange>
              </w:rPr>
              <w:pPrChange w:id="1776" w:author="Coilin" w:date="2016-03-24T10:27:00Z">
                <w:pPr>
                  <w:spacing w:after="0" w:line="240" w:lineRule="auto"/>
                  <w:jc w:val="center"/>
                </w:pPr>
              </w:pPrChange>
            </w:pPr>
            <w:ins w:id="1777" w:author="Coilin" w:date="2016-03-24T10:25:00Z">
              <w:r w:rsidRPr="006E1E2A">
                <w:rPr>
                  <w:rFonts w:ascii="Calibri" w:eastAsia="Times New Roman" w:hAnsi="Calibri" w:cs="Times New Roman"/>
                  <w:bCs/>
                  <w:color w:val="000000"/>
                  <w:lang w:eastAsia="en-IE"/>
                  <w:rPrChange w:id="1778" w:author="Coilin" w:date="2016-03-24T10:28:00Z">
                    <w:rPr>
                      <w:rFonts w:ascii="Calibri" w:eastAsia="Times New Roman" w:hAnsi="Calibri" w:cs="Times New Roman"/>
                      <w:b/>
                      <w:bCs/>
                      <w:color w:val="000000"/>
                      <w:lang w:eastAsia="en-IE"/>
                    </w:rPr>
                  </w:rPrChange>
                </w:rPr>
                <w:t>SO x CL</w:t>
              </w:r>
            </w:ins>
          </w:p>
          <w:p w14:paraId="7BC534F0" w14:textId="77777777" w:rsidR="00B30F13" w:rsidRPr="006E1E2A" w:rsidRDefault="00B30F13" w:rsidP="00B30F13">
            <w:pPr>
              <w:spacing w:after="0" w:line="240" w:lineRule="auto"/>
              <w:jc w:val="center"/>
              <w:rPr>
                <w:ins w:id="1779" w:author="Coilin" w:date="2016-03-24T10:25:00Z"/>
                <w:rFonts w:ascii="Calibri" w:eastAsia="Times New Roman" w:hAnsi="Calibri" w:cs="Times New Roman"/>
                <w:bCs/>
                <w:color w:val="000000"/>
                <w:lang w:eastAsia="en-IE"/>
                <w:rPrChange w:id="1780" w:author="Coilin" w:date="2016-03-24T10:28:00Z">
                  <w:rPr>
                    <w:ins w:id="1781" w:author="Coilin" w:date="2016-03-24T10:25:00Z"/>
                    <w:rFonts w:ascii="Calibri" w:eastAsia="Times New Roman" w:hAnsi="Calibri" w:cs="Times New Roman"/>
                    <w:b/>
                    <w:bCs/>
                    <w:color w:val="000000"/>
                    <w:lang w:eastAsia="en-IE"/>
                  </w:rPr>
                </w:rPrChange>
              </w:rPr>
            </w:pPr>
            <w:ins w:id="1782" w:author="Coilin" w:date="2016-03-24T10:25:00Z">
              <w:r w:rsidRPr="006E1E2A">
                <w:rPr>
                  <w:rFonts w:ascii="Calibri" w:eastAsia="Times New Roman" w:hAnsi="Calibri" w:cs="Times New Roman"/>
                  <w:bCs/>
                  <w:color w:val="000000"/>
                  <w:lang w:eastAsia="en-IE"/>
                  <w:rPrChange w:id="1783" w:author="Coilin" w:date="2016-03-24T10:28:00Z">
                    <w:rPr>
                      <w:rFonts w:ascii="Calibri" w:eastAsia="Times New Roman" w:hAnsi="Calibri" w:cs="Times New Roman"/>
                      <w:b/>
                      <w:bCs/>
                      <w:color w:val="000000"/>
                      <w:lang w:eastAsia="en-IE"/>
                    </w:rPr>
                  </w:rPrChange>
                </w:rPr>
                <w:t>(ρ</w:t>
              </w:r>
              <w:r w:rsidRPr="006E1E2A">
                <w:rPr>
                  <w:rFonts w:ascii="Calibri" w:eastAsia="Times New Roman" w:hAnsi="Calibri" w:cs="Times New Roman"/>
                  <w:bCs/>
                  <w:color w:val="000000"/>
                  <w:vertAlign w:val="subscript"/>
                  <w:lang w:eastAsia="en-IE"/>
                  <w:rPrChange w:id="1784" w:author="Coilin" w:date="2016-03-24T10:28:00Z">
                    <w:rPr>
                      <w:rFonts w:ascii="Calibri" w:eastAsia="Times New Roman" w:hAnsi="Calibri" w:cs="Times New Roman"/>
                      <w:b/>
                      <w:bCs/>
                      <w:color w:val="000000"/>
                      <w:vertAlign w:val="subscript"/>
                      <w:lang w:eastAsia="en-IE"/>
                    </w:rPr>
                  </w:rPrChange>
                </w:rPr>
                <w:t>3</w:t>
              </w:r>
              <w:r w:rsidRPr="006E1E2A">
                <w:rPr>
                  <w:rFonts w:ascii="Calibri" w:eastAsia="Times New Roman" w:hAnsi="Calibri" w:cs="Times New Roman"/>
                  <w:bCs/>
                  <w:color w:val="000000"/>
                  <w:lang w:eastAsia="en-IE"/>
                  <w:rPrChange w:id="1785" w:author="Coilin" w:date="2016-03-24T10:28:00Z">
                    <w:rPr>
                      <w:rFonts w:ascii="Calibri" w:eastAsia="Times New Roman" w:hAnsi="Calibri" w:cs="Times New Roman"/>
                      <w:b/>
                      <w:bCs/>
                      <w:color w:val="000000"/>
                      <w:lang w:eastAsia="en-IE"/>
                    </w:rPr>
                  </w:rPrChange>
                </w:rPr>
                <w:t>)</w:t>
              </w:r>
            </w:ins>
          </w:p>
        </w:tc>
        <w:tc>
          <w:tcPr>
            <w:tcW w:w="5247" w:type="dxa"/>
            <w:gridSpan w:val="7"/>
            <w:noWrap/>
            <w:hideMark/>
          </w:tcPr>
          <w:p w14:paraId="578CDD90" w14:textId="77777777" w:rsidR="00B30F13" w:rsidRDefault="00B30F13" w:rsidP="00B30F13">
            <w:pPr>
              <w:spacing w:after="0" w:line="240" w:lineRule="auto"/>
              <w:jc w:val="center"/>
              <w:rPr>
                <w:ins w:id="1786" w:author="Coilin" w:date="2016-03-24T10:25:00Z"/>
                <w:rFonts w:ascii="Calibri" w:eastAsia="Times New Roman" w:hAnsi="Calibri" w:cs="Times New Roman"/>
                <w:color w:val="000000"/>
                <w:lang w:eastAsia="en-IE"/>
              </w:rPr>
            </w:pPr>
            <w:ins w:id="1787" w:author="Coilin" w:date="2016-03-24T10:25:00Z">
              <w:r w:rsidRPr="00674074">
                <w:rPr>
                  <w:rFonts w:ascii="Calibri" w:eastAsia="Times New Roman" w:hAnsi="Calibri" w:cs="Times New Roman"/>
                  <w:color w:val="000000"/>
                  <w:lang w:eastAsia="en-IE"/>
                </w:rPr>
                <w:t>0.153</w:t>
              </w:r>
            </w:ins>
          </w:p>
          <w:p w14:paraId="521CB940" w14:textId="77777777" w:rsidR="00B30F13" w:rsidRPr="00674074" w:rsidRDefault="00B30F13" w:rsidP="00B30F13">
            <w:pPr>
              <w:spacing w:after="0" w:line="240" w:lineRule="auto"/>
              <w:jc w:val="center"/>
              <w:rPr>
                <w:ins w:id="1788" w:author="Coilin" w:date="2016-03-24T10:25:00Z"/>
                <w:rFonts w:ascii="Calibri" w:eastAsia="Times New Roman" w:hAnsi="Calibri" w:cs="Times New Roman"/>
                <w:color w:val="000000"/>
                <w:lang w:eastAsia="en-IE"/>
              </w:rPr>
            </w:pPr>
            <w:ins w:id="1789" w:author="Coilin" w:date="2016-03-24T10:25:00Z">
              <w:r w:rsidRPr="00674074">
                <w:rPr>
                  <w:rFonts w:ascii="Calibri" w:eastAsia="Times New Roman" w:hAnsi="Calibri" w:cs="Times New Roman"/>
                  <w:color w:val="000000"/>
                  <w:lang w:eastAsia="en-IE"/>
                </w:rPr>
                <w:t>(0.05)</w:t>
              </w:r>
            </w:ins>
          </w:p>
        </w:tc>
      </w:tr>
      <w:tr w:rsidR="00B30F13" w:rsidRPr="00674074" w14:paraId="65D48441" w14:textId="77777777" w:rsidTr="005C7273">
        <w:trPr>
          <w:trHeight w:val="300"/>
          <w:ins w:id="1790" w:author="Coilin" w:date="2016-03-24T10:25:00Z"/>
        </w:trPr>
        <w:tc>
          <w:tcPr>
            <w:tcW w:w="2425" w:type="dxa"/>
            <w:noWrap/>
            <w:hideMark/>
          </w:tcPr>
          <w:p w14:paraId="7A64BA6E" w14:textId="77777777" w:rsidR="00B30F13" w:rsidRPr="006E1E2A" w:rsidRDefault="00B30F13">
            <w:pPr>
              <w:spacing w:after="0" w:line="240" w:lineRule="auto"/>
              <w:rPr>
                <w:ins w:id="1791" w:author="Coilin" w:date="2016-03-24T10:25:00Z"/>
                <w:rFonts w:ascii="Calibri" w:eastAsia="Times New Roman" w:hAnsi="Calibri" w:cs="Times New Roman"/>
                <w:bCs/>
                <w:color w:val="000000"/>
                <w:lang w:eastAsia="en-IE"/>
                <w:rPrChange w:id="1792" w:author="Coilin" w:date="2016-03-24T10:28:00Z">
                  <w:rPr>
                    <w:ins w:id="1793" w:author="Coilin" w:date="2016-03-24T10:25:00Z"/>
                    <w:rFonts w:ascii="Calibri" w:eastAsia="Times New Roman" w:hAnsi="Calibri" w:cs="Times New Roman"/>
                    <w:b/>
                    <w:bCs/>
                    <w:color w:val="000000"/>
                    <w:lang w:eastAsia="en-IE"/>
                  </w:rPr>
                </w:rPrChange>
              </w:rPr>
              <w:pPrChange w:id="1794" w:author="Coilin" w:date="2016-03-24T10:27:00Z">
                <w:pPr>
                  <w:spacing w:after="0" w:line="240" w:lineRule="auto"/>
                  <w:jc w:val="center"/>
                </w:pPr>
              </w:pPrChange>
            </w:pPr>
            <w:ins w:id="1795" w:author="Coilin" w:date="2016-03-24T10:25:00Z">
              <w:r w:rsidRPr="006E1E2A">
                <w:rPr>
                  <w:rFonts w:ascii="Calibri" w:eastAsia="Times New Roman" w:hAnsi="Calibri" w:cs="Times New Roman"/>
                  <w:bCs/>
                  <w:color w:val="000000"/>
                  <w:lang w:eastAsia="en-IE"/>
                  <w:rPrChange w:id="1796" w:author="Coilin" w:date="2016-03-24T10:28:00Z">
                    <w:rPr>
                      <w:rFonts w:ascii="Calibri" w:eastAsia="Times New Roman" w:hAnsi="Calibri" w:cs="Times New Roman"/>
                      <w:b/>
                      <w:bCs/>
                      <w:color w:val="000000"/>
                      <w:lang w:eastAsia="en-IE"/>
                    </w:rPr>
                  </w:rPrChange>
                </w:rPr>
                <w:t>Cod-end weight (W)*</w:t>
              </w:r>
            </w:ins>
          </w:p>
          <w:p w14:paraId="05510D0B" w14:textId="77777777" w:rsidR="00B30F13" w:rsidRPr="006E1E2A" w:rsidRDefault="00B30F13" w:rsidP="00B30F13">
            <w:pPr>
              <w:spacing w:after="0" w:line="240" w:lineRule="auto"/>
              <w:jc w:val="center"/>
              <w:rPr>
                <w:ins w:id="1797" w:author="Coilin" w:date="2016-03-24T10:25:00Z"/>
                <w:rFonts w:ascii="Calibri" w:eastAsia="Times New Roman" w:hAnsi="Calibri" w:cs="Times New Roman"/>
                <w:bCs/>
                <w:color w:val="000000"/>
                <w:lang w:eastAsia="en-IE"/>
                <w:rPrChange w:id="1798" w:author="Coilin" w:date="2016-03-24T10:28:00Z">
                  <w:rPr>
                    <w:ins w:id="1799" w:author="Coilin" w:date="2016-03-24T10:25:00Z"/>
                    <w:rFonts w:ascii="Calibri" w:eastAsia="Times New Roman" w:hAnsi="Calibri" w:cs="Times New Roman"/>
                    <w:b/>
                    <w:bCs/>
                    <w:color w:val="000000"/>
                    <w:lang w:eastAsia="en-IE"/>
                  </w:rPr>
                </w:rPrChange>
              </w:rPr>
            </w:pPr>
            <w:ins w:id="1800" w:author="Coilin" w:date="2016-03-24T10:25:00Z">
              <w:r w:rsidRPr="006E1E2A">
                <w:rPr>
                  <w:rFonts w:ascii="Calibri" w:eastAsia="Times New Roman" w:hAnsi="Calibri" w:cs="Times New Roman"/>
                  <w:bCs/>
                  <w:color w:val="000000"/>
                  <w:lang w:eastAsia="en-IE"/>
                  <w:rPrChange w:id="1801" w:author="Coilin" w:date="2016-03-24T10:28:00Z">
                    <w:rPr>
                      <w:rFonts w:ascii="Calibri" w:eastAsia="Times New Roman" w:hAnsi="Calibri" w:cs="Times New Roman"/>
                      <w:b/>
                      <w:bCs/>
                      <w:color w:val="000000"/>
                      <w:lang w:eastAsia="en-IE"/>
                    </w:rPr>
                  </w:rPrChange>
                </w:rPr>
                <w:t>(γ</w:t>
              </w:r>
              <w:r w:rsidRPr="006E1E2A">
                <w:rPr>
                  <w:rFonts w:ascii="Calibri" w:eastAsia="Times New Roman" w:hAnsi="Calibri" w:cs="Times New Roman"/>
                  <w:bCs/>
                  <w:color w:val="000000"/>
                  <w:vertAlign w:val="subscript"/>
                  <w:lang w:eastAsia="en-IE"/>
                  <w:rPrChange w:id="1802" w:author="Coilin" w:date="2016-03-24T10:28:00Z">
                    <w:rPr>
                      <w:rFonts w:ascii="Calibri" w:eastAsia="Times New Roman" w:hAnsi="Calibri" w:cs="Times New Roman"/>
                      <w:b/>
                      <w:bCs/>
                      <w:color w:val="000000"/>
                      <w:vertAlign w:val="subscript"/>
                      <w:lang w:eastAsia="en-IE"/>
                    </w:rPr>
                  </w:rPrChange>
                </w:rPr>
                <w:t>1</w:t>
              </w:r>
              <w:r w:rsidRPr="006E1E2A">
                <w:rPr>
                  <w:rFonts w:ascii="Calibri" w:eastAsia="Times New Roman" w:hAnsi="Calibri" w:cs="Times New Roman"/>
                  <w:bCs/>
                  <w:color w:val="000000"/>
                  <w:lang w:eastAsia="en-IE"/>
                  <w:rPrChange w:id="1803" w:author="Coilin" w:date="2016-03-24T10:28:00Z">
                    <w:rPr>
                      <w:rFonts w:ascii="Calibri" w:eastAsia="Times New Roman" w:hAnsi="Calibri" w:cs="Times New Roman"/>
                      <w:b/>
                      <w:bCs/>
                      <w:color w:val="000000"/>
                      <w:lang w:eastAsia="en-IE"/>
                    </w:rPr>
                  </w:rPrChange>
                </w:rPr>
                <w:t>)</w:t>
              </w:r>
            </w:ins>
          </w:p>
        </w:tc>
        <w:tc>
          <w:tcPr>
            <w:tcW w:w="1188" w:type="dxa"/>
            <w:noWrap/>
            <w:hideMark/>
          </w:tcPr>
          <w:p w14:paraId="116E14DF" w14:textId="77777777" w:rsidR="00B30F13" w:rsidRDefault="00B30F13" w:rsidP="00B30F13">
            <w:pPr>
              <w:spacing w:after="0" w:line="240" w:lineRule="auto"/>
              <w:jc w:val="center"/>
              <w:rPr>
                <w:ins w:id="1804" w:author="Coilin" w:date="2016-03-24T10:25:00Z"/>
                <w:rFonts w:ascii="Calibri" w:eastAsia="Times New Roman" w:hAnsi="Calibri" w:cs="Times New Roman"/>
                <w:color w:val="000000"/>
                <w:lang w:eastAsia="en-IE"/>
              </w:rPr>
            </w:pPr>
            <w:ins w:id="1805" w:author="Coilin" w:date="2016-03-24T10:25:00Z">
              <w:r w:rsidRPr="00674074">
                <w:rPr>
                  <w:rFonts w:ascii="Calibri" w:eastAsia="Times New Roman" w:hAnsi="Calibri" w:cs="Times New Roman"/>
                  <w:color w:val="000000"/>
                  <w:lang w:eastAsia="en-IE"/>
                </w:rPr>
                <w:t>0.774</w:t>
              </w:r>
            </w:ins>
          </w:p>
          <w:p w14:paraId="4723797E" w14:textId="77777777" w:rsidR="00B30F13" w:rsidRPr="00674074" w:rsidRDefault="00B30F13" w:rsidP="00B30F13">
            <w:pPr>
              <w:spacing w:after="0" w:line="240" w:lineRule="auto"/>
              <w:jc w:val="center"/>
              <w:rPr>
                <w:ins w:id="1806" w:author="Coilin" w:date="2016-03-24T10:25:00Z"/>
                <w:rFonts w:ascii="Calibri" w:eastAsia="Times New Roman" w:hAnsi="Calibri" w:cs="Times New Roman"/>
                <w:color w:val="000000"/>
                <w:lang w:eastAsia="en-IE"/>
              </w:rPr>
            </w:pPr>
            <w:ins w:id="1807" w:author="Coilin" w:date="2016-03-24T10:25:00Z">
              <w:r w:rsidRPr="00674074">
                <w:rPr>
                  <w:rFonts w:ascii="Calibri" w:eastAsia="Times New Roman" w:hAnsi="Calibri" w:cs="Times New Roman"/>
                  <w:color w:val="000000"/>
                  <w:lang w:eastAsia="en-IE"/>
                </w:rPr>
                <w:t>(0.169)</w:t>
              </w:r>
            </w:ins>
          </w:p>
        </w:tc>
        <w:tc>
          <w:tcPr>
            <w:tcW w:w="1353" w:type="dxa"/>
            <w:gridSpan w:val="2"/>
            <w:noWrap/>
            <w:hideMark/>
          </w:tcPr>
          <w:p w14:paraId="36F89F61" w14:textId="3428ED06" w:rsidR="00B30F13" w:rsidRDefault="00B30F13" w:rsidP="00B30F13">
            <w:pPr>
              <w:spacing w:after="0" w:line="240" w:lineRule="auto"/>
              <w:jc w:val="center"/>
              <w:rPr>
                <w:ins w:id="1808" w:author="Coilin" w:date="2016-03-24T10:25:00Z"/>
                <w:rFonts w:ascii="Calibri" w:eastAsia="Times New Roman" w:hAnsi="Calibri" w:cs="Times New Roman"/>
                <w:color w:val="000000"/>
                <w:lang w:eastAsia="en-IE"/>
              </w:rPr>
            </w:pPr>
            <w:ins w:id="1809" w:author="Coilin" w:date="2016-03-24T11:20:00Z">
              <w:r>
                <w:rPr>
                  <w:rFonts w:ascii="Calibri" w:eastAsia="Times New Roman" w:hAnsi="Calibri" w:cs="Times New Roman"/>
                  <w:color w:val="000000"/>
                  <w:lang w:eastAsia="en-IE"/>
                </w:rPr>
                <w:t>-</w:t>
              </w:r>
            </w:ins>
            <w:ins w:id="1810" w:author="Coilin" w:date="2016-03-24T10:25:00Z">
              <w:r w:rsidRPr="00674074">
                <w:rPr>
                  <w:rFonts w:ascii="Calibri" w:eastAsia="Times New Roman" w:hAnsi="Calibri" w:cs="Times New Roman"/>
                  <w:color w:val="000000"/>
                  <w:lang w:eastAsia="en-IE"/>
                </w:rPr>
                <w:t>0.253</w:t>
              </w:r>
            </w:ins>
          </w:p>
          <w:p w14:paraId="7B072673" w14:textId="77777777" w:rsidR="00B30F13" w:rsidRPr="00674074" w:rsidRDefault="00B30F13" w:rsidP="00B30F13">
            <w:pPr>
              <w:spacing w:after="0" w:line="240" w:lineRule="auto"/>
              <w:jc w:val="center"/>
              <w:rPr>
                <w:ins w:id="1811" w:author="Coilin" w:date="2016-03-24T10:25:00Z"/>
                <w:rFonts w:ascii="Calibri" w:eastAsia="Times New Roman" w:hAnsi="Calibri" w:cs="Times New Roman"/>
                <w:color w:val="000000"/>
                <w:lang w:eastAsia="en-IE"/>
              </w:rPr>
            </w:pPr>
            <w:ins w:id="1812" w:author="Coilin" w:date="2016-03-24T10:25:00Z">
              <w:r w:rsidRPr="00674074">
                <w:rPr>
                  <w:rFonts w:ascii="Calibri" w:eastAsia="Times New Roman" w:hAnsi="Calibri" w:cs="Times New Roman"/>
                  <w:color w:val="000000"/>
                  <w:lang w:eastAsia="en-IE"/>
                </w:rPr>
                <w:t>(0.204)</w:t>
              </w:r>
            </w:ins>
          </w:p>
        </w:tc>
        <w:tc>
          <w:tcPr>
            <w:tcW w:w="1353" w:type="dxa"/>
            <w:gridSpan w:val="2"/>
            <w:noWrap/>
            <w:hideMark/>
          </w:tcPr>
          <w:p w14:paraId="5C5AFE4A" w14:textId="77777777" w:rsidR="00B30F13" w:rsidRDefault="00B30F13" w:rsidP="00B30F13">
            <w:pPr>
              <w:spacing w:after="0" w:line="240" w:lineRule="auto"/>
              <w:jc w:val="center"/>
              <w:rPr>
                <w:ins w:id="1813" w:author="Coilin" w:date="2016-03-24T10:25:00Z"/>
                <w:rFonts w:ascii="Calibri" w:eastAsia="Times New Roman" w:hAnsi="Calibri" w:cs="Times New Roman"/>
                <w:color w:val="000000"/>
                <w:lang w:eastAsia="en-IE"/>
              </w:rPr>
            </w:pPr>
            <w:ins w:id="1814" w:author="Coilin" w:date="2016-03-24T10:25:00Z">
              <w:r w:rsidRPr="00674074">
                <w:rPr>
                  <w:rFonts w:ascii="Calibri" w:eastAsia="Times New Roman" w:hAnsi="Calibri" w:cs="Times New Roman"/>
                  <w:color w:val="000000"/>
                  <w:lang w:eastAsia="en-IE"/>
                </w:rPr>
                <w:t>0.626</w:t>
              </w:r>
            </w:ins>
          </w:p>
          <w:p w14:paraId="29DA481B" w14:textId="77777777" w:rsidR="00B30F13" w:rsidRPr="00674074" w:rsidRDefault="00B30F13" w:rsidP="00B30F13">
            <w:pPr>
              <w:spacing w:after="0" w:line="240" w:lineRule="auto"/>
              <w:jc w:val="center"/>
              <w:rPr>
                <w:ins w:id="1815" w:author="Coilin" w:date="2016-03-24T10:25:00Z"/>
                <w:rFonts w:ascii="Calibri" w:eastAsia="Times New Roman" w:hAnsi="Calibri" w:cs="Times New Roman"/>
                <w:color w:val="000000"/>
                <w:lang w:eastAsia="en-IE"/>
              </w:rPr>
            </w:pPr>
            <w:ins w:id="1816" w:author="Coilin" w:date="2016-03-24T10:25:00Z">
              <w:r w:rsidRPr="00674074">
                <w:rPr>
                  <w:rFonts w:ascii="Calibri" w:eastAsia="Times New Roman" w:hAnsi="Calibri" w:cs="Times New Roman"/>
                  <w:color w:val="000000"/>
                  <w:lang w:eastAsia="en-IE"/>
                </w:rPr>
                <w:t>(0.182)</w:t>
              </w:r>
            </w:ins>
          </w:p>
        </w:tc>
        <w:tc>
          <w:tcPr>
            <w:tcW w:w="1353" w:type="dxa"/>
            <w:gridSpan w:val="2"/>
            <w:noWrap/>
            <w:hideMark/>
          </w:tcPr>
          <w:p w14:paraId="360D0AE0" w14:textId="77777777" w:rsidR="00B30F13" w:rsidRDefault="00B30F13" w:rsidP="00B30F13">
            <w:pPr>
              <w:spacing w:after="0" w:line="240" w:lineRule="auto"/>
              <w:jc w:val="center"/>
              <w:rPr>
                <w:ins w:id="1817" w:author="Coilin" w:date="2016-03-24T10:25:00Z"/>
                <w:rFonts w:ascii="Calibri" w:eastAsia="Times New Roman" w:hAnsi="Calibri" w:cs="Times New Roman"/>
                <w:color w:val="000000"/>
                <w:lang w:eastAsia="en-IE"/>
              </w:rPr>
            </w:pPr>
            <w:ins w:id="1818" w:author="Coilin" w:date="2016-03-24T10:25:00Z">
              <w:r w:rsidRPr="00674074">
                <w:rPr>
                  <w:rFonts w:ascii="Calibri" w:eastAsia="Times New Roman" w:hAnsi="Calibri" w:cs="Times New Roman"/>
                  <w:color w:val="000000"/>
                  <w:lang w:eastAsia="en-IE"/>
                </w:rPr>
                <w:t>0.393</w:t>
              </w:r>
            </w:ins>
          </w:p>
          <w:p w14:paraId="2D670FC3" w14:textId="77777777" w:rsidR="00B30F13" w:rsidRPr="00674074" w:rsidRDefault="00B30F13" w:rsidP="00B30F13">
            <w:pPr>
              <w:spacing w:after="0" w:line="240" w:lineRule="auto"/>
              <w:jc w:val="center"/>
              <w:rPr>
                <w:ins w:id="1819" w:author="Coilin" w:date="2016-03-24T10:25:00Z"/>
                <w:rFonts w:ascii="Calibri" w:eastAsia="Times New Roman" w:hAnsi="Calibri" w:cs="Times New Roman"/>
                <w:color w:val="000000"/>
                <w:lang w:eastAsia="en-IE"/>
              </w:rPr>
            </w:pPr>
            <w:ins w:id="1820" w:author="Coilin" w:date="2016-03-24T10:25:00Z">
              <w:r w:rsidRPr="00674074">
                <w:rPr>
                  <w:rFonts w:ascii="Calibri" w:eastAsia="Times New Roman" w:hAnsi="Calibri" w:cs="Times New Roman"/>
                  <w:color w:val="000000"/>
                  <w:lang w:eastAsia="en-IE"/>
                </w:rPr>
                <w:t>(0.249)</w:t>
              </w:r>
            </w:ins>
          </w:p>
        </w:tc>
      </w:tr>
      <w:tr w:rsidR="00B30F13" w:rsidRPr="00674074" w14:paraId="174D6679" w14:textId="77777777" w:rsidTr="005C7273">
        <w:trPr>
          <w:trHeight w:val="300"/>
          <w:ins w:id="1821" w:author="Coilin" w:date="2016-03-24T10:25:00Z"/>
        </w:trPr>
        <w:tc>
          <w:tcPr>
            <w:tcW w:w="2425" w:type="dxa"/>
            <w:tcBorders>
              <w:bottom w:val="single" w:sz="4" w:space="0" w:color="auto"/>
            </w:tcBorders>
            <w:noWrap/>
            <w:hideMark/>
          </w:tcPr>
          <w:p w14:paraId="24E29858" w14:textId="77777777" w:rsidR="00B30F13" w:rsidRPr="006E1E2A" w:rsidRDefault="00B30F13">
            <w:pPr>
              <w:spacing w:after="0" w:line="240" w:lineRule="auto"/>
              <w:rPr>
                <w:ins w:id="1822" w:author="Coilin" w:date="2016-03-24T10:25:00Z"/>
                <w:rFonts w:ascii="Calibri" w:eastAsia="Times New Roman" w:hAnsi="Calibri" w:cs="Times New Roman"/>
                <w:bCs/>
                <w:color w:val="000000"/>
                <w:lang w:eastAsia="en-IE"/>
                <w:rPrChange w:id="1823" w:author="Coilin" w:date="2016-03-24T10:28:00Z">
                  <w:rPr>
                    <w:ins w:id="1824" w:author="Coilin" w:date="2016-03-24T10:25:00Z"/>
                    <w:rFonts w:ascii="Calibri" w:eastAsia="Times New Roman" w:hAnsi="Calibri" w:cs="Times New Roman"/>
                    <w:b/>
                    <w:bCs/>
                    <w:color w:val="000000"/>
                    <w:lang w:eastAsia="en-IE"/>
                  </w:rPr>
                </w:rPrChange>
              </w:rPr>
              <w:pPrChange w:id="1825" w:author="Coilin" w:date="2016-03-24T10:27:00Z">
                <w:pPr>
                  <w:spacing w:after="0" w:line="240" w:lineRule="auto"/>
                  <w:jc w:val="center"/>
                </w:pPr>
              </w:pPrChange>
            </w:pPr>
            <w:ins w:id="1826" w:author="Coilin" w:date="2016-03-24T10:25:00Z">
              <w:r w:rsidRPr="006E1E2A">
                <w:rPr>
                  <w:rFonts w:ascii="Calibri" w:eastAsia="Times New Roman" w:hAnsi="Calibri" w:cs="Times New Roman"/>
                  <w:bCs/>
                  <w:color w:val="000000"/>
                  <w:lang w:eastAsia="en-IE"/>
                  <w:rPrChange w:id="1827" w:author="Coilin" w:date="2016-03-24T10:28:00Z">
                    <w:rPr>
                      <w:rFonts w:ascii="Calibri" w:eastAsia="Times New Roman" w:hAnsi="Calibri" w:cs="Times New Roman"/>
                      <w:b/>
                      <w:bCs/>
                      <w:color w:val="000000"/>
                      <w:lang w:eastAsia="en-IE"/>
                    </w:rPr>
                  </w:rPrChange>
                </w:rPr>
                <w:t>W x CL*</w:t>
              </w:r>
            </w:ins>
          </w:p>
          <w:p w14:paraId="23FB1C92" w14:textId="77777777" w:rsidR="00B30F13" w:rsidRPr="006E1E2A" w:rsidRDefault="00B30F13" w:rsidP="00B30F13">
            <w:pPr>
              <w:spacing w:after="0" w:line="240" w:lineRule="auto"/>
              <w:jc w:val="center"/>
              <w:rPr>
                <w:ins w:id="1828" w:author="Coilin" w:date="2016-03-24T10:25:00Z"/>
                <w:rFonts w:ascii="Calibri" w:eastAsia="Times New Roman" w:hAnsi="Calibri" w:cs="Times New Roman"/>
                <w:bCs/>
                <w:color w:val="000000"/>
                <w:lang w:eastAsia="en-IE"/>
                <w:rPrChange w:id="1829" w:author="Coilin" w:date="2016-03-24T10:28:00Z">
                  <w:rPr>
                    <w:ins w:id="1830" w:author="Coilin" w:date="2016-03-24T10:25:00Z"/>
                    <w:rFonts w:ascii="Calibri" w:eastAsia="Times New Roman" w:hAnsi="Calibri" w:cs="Times New Roman"/>
                    <w:b/>
                    <w:bCs/>
                    <w:color w:val="000000"/>
                    <w:lang w:eastAsia="en-IE"/>
                  </w:rPr>
                </w:rPrChange>
              </w:rPr>
            </w:pPr>
            <w:ins w:id="1831" w:author="Coilin" w:date="2016-03-24T10:25:00Z">
              <w:r w:rsidRPr="006E1E2A">
                <w:rPr>
                  <w:rFonts w:ascii="Calibri" w:eastAsia="Times New Roman" w:hAnsi="Calibri" w:cs="Times New Roman"/>
                  <w:bCs/>
                  <w:color w:val="000000"/>
                  <w:lang w:eastAsia="en-IE"/>
                  <w:rPrChange w:id="1832" w:author="Coilin" w:date="2016-03-24T10:28:00Z">
                    <w:rPr>
                      <w:rFonts w:ascii="Calibri" w:eastAsia="Times New Roman" w:hAnsi="Calibri" w:cs="Times New Roman"/>
                      <w:b/>
                      <w:bCs/>
                      <w:color w:val="000000"/>
                      <w:lang w:eastAsia="en-IE"/>
                    </w:rPr>
                  </w:rPrChange>
                </w:rPr>
                <w:t>(ρ</w:t>
              </w:r>
              <w:r w:rsidRPr="006E1E2A">
                <w:rPr>
                  <w:rFonts w:ascii="Calibri" w:eastAsia="Times New Roman" w:hAnsi="Calibri" w:cs="Times New Roman"/>
                  <w:bCs/>
                  <w:color w:val="000000"/>
                  <w:vertAlign w:val="subscript"/>
                  <w:lang w:eastAsia="en-IE"/>
                  <w:rPrChange w:id="1833" w:author="Coilin" w:date="2016-03-24T10:28:00Z">
                    <w:rPr>
                      <w:rFonts w:ascii="Calibri" w:eastAsia="Times New Roman" w:hAnsi="Calibri" w:cs="Times New Roman"/>
                      <w:b/>
                      <w:bCs/>
                      <w:color w:val="000000"/>
                      <w:vertAlign w:val="subscript"/>
                      <w:lang w:eastAsia="en-IE"/>
                    </w:rPr>
                  </w:rPrChange>
                </w:rPr>
                <w:t>4,j</w:t>
              </w:r>
              <w:r w:rsidRPr="006E1E2A">
                <w:rPr>
                  <w:rFonts w:ascii="Calibri" w:eastAsia="Times New Roman" w:hAnsi="Calibri" w:cs="Times New Roman"/>
                  <w:bCs/>
                  <w:color w:val="000000"/>
                  <w:lang w:eastAsia="en-IE"/>
                  <w:rPrChange w:id="1834" w:author="Coilin" w:date="2016-03-24T10:28:00Z">
                    <w:rPr>
                      <w:rFonts w:ascii="Calibri" w:eastAsia="Times New Roman" w:hAnsi="Calibri" w:cs="Times New Roman"/>
                      <w:b/>
                      <w:bCs/>
                      <w:color w:val="000000"/>
                      <w:lang w:eastAsia="en-IE"/>
                    </w:rPr>
                  </w:rPrChange>
                </w:rPr>
                <w:t>)</w:t>
              </w:r>
            </w:ins>
          </w:p>
        </w:tc>
        <w:tc>
          <w:tcPr>
            <w:tcW w:w="1188" w:type="dxa"/>
            <w:tcBorders>
              <w:bottom w:val="single" w:sz="4" w:space="0" w:color="auto"/>
            </w:tcBorders>
            <w:noWrap/>
            <w:hideMark/>
          </w:tcPr>
          <w:p w14:paraId="7383D425" w14:textId="51B48EFB" w:rsidR="00B30F13" w:rsidRDefault="00B30F13" w:rsidP="00B30F13">
            <w:pPr>
              <w:spacing w:after="0" w:line="240" w:lineRule="auto"/>
              <w:jc w:val="center"/>
              <w:rPr>
                <w:ins w:id="1835" w:author="Coilin" w:date="2016-03-24T10:25:00Z"/>
                <w:rFonts w:ascii="Calibri" w:eastAsia="Times New Roman" w:hAnsi="Calibri" w:cs="Times New Roman"/>
                <w:color w:val="000000"/>
                <w:lang w:eastAsia="en-IE"/>
              </w:rPr>
            </w:pPr>
            <w:ins w:id="1836" w:author="Coilin" w:date="2016-03-24T11:20:00Z">
              <w:r>
                <w:rPr>
                  <w:rFonts w:ascii="Calibri" w:eastAsia="Times New Roman" w:hAnsi="Calibri" w:cs="Times New Roman"/>
                  <w:color w:val="000000"/>
                  <w:lang w:eastAsia="en-IE"/>
                </w:rPr>
                <w:t>-</w:t>
              </w:r>
            </w:ins>
            <w:ins w:id="1837" w:author="Coilin" w:date="2016-03-24T10:25:00Z">
              <w:r w:rsidRPr="00674074">
                <w:rPr>
                  <w:rFonts w:ascii="Calibri" w:eastAsia="Times New Roman" w:hAnsi="Calibri" w:cs="Times New Roman"/>
                  <w:color w:val="000000"/>
                  <w:lang w:eastAsia="en-IE"/>
                </w:rPr>
                <w:t>0.727</w:t>
              </w:r>
            </w:ins>
          </w:p>
          <w:p w14:paraId="236E77BE" w14:textId="77777777" w:rsidR="00B30F13" w:rsidRPr="00674074" w:rsidRDefault="00B30F13" w:rsidP="00B30F13">
            <w:pPr>
              <w:spacing w:after="0" w:line="240" w:lineRule="auto"/>
              <w:jc w:val="center"/>
              <w:rPr>
                <w:ins w:id="1838" w:author="Coilin" w:date="2016-03-24T10:25:00Z"/>
                <w:rFonts w:ascii="Calibri" w:eastAsia="Times New Roman" w:hAnsi="Calibri" w:cs="Times New Roman"/>
                <w:color w:val="000000"/>
                <w:lang w:eastAsia="en-IE"/>
              </w:rPr>
            </w:pPr>
            <w:ins w:id="1839" w:author="Coilin" w:date="2016-03-24T10:25:00Z">
              <w:r w:rsidRPr="00674074">
                <w:rPr>
                  <w:rFonts w:ascii="Calibri" w:eastAsia="Times New Roman" w:hAnsi="Calibri" w:cs="Times New Roman"/>
                  <w:color w:val="000000"/>
                  <w:lang w:eastAsia="en-IE"/>
                </w:rPr>
                <w:t>(0.216)</w:t>
              </w:r>
            </w:ins>
          </w:p>
        </w:tc>
        <w:tc>
          <w:tcPr>
            <w:tcW w:w="1353" w:type="dxa"/>
            <w:gridSpan w:val="2"/>
            <w:tcBorders>
              <w:bottom w:val="single" w:sz="4" w:space="0" w:color="auto"/>
            </w:tcBorders>
            <w:noWrap/>
            <w:hideMark/>
          </w:tcPr>
          <w:p w14:paraId="5FF487DE" w14:textId="77777777" w:rsidR="00B30F13" w:rsidRDefault="00B30F13" w:rsidP="00B30F13">
            <w:pPr>
              <w:spacing w:after="0" w:line="240" w:lineRule="auto"/>
              <w:jc w:val="center"/>
              <w:rPr>
                <w:ins w:id="1840" w:author="Coilin" w:date="2016-03-24T10:25:00Z"/>
                <w:rFonts w:ascii="Calibri" w:eastAsia="Times New Roman" w:hAnsi="Calibri" w:cs="Times New Roman"/>
                <w:color w:val="000000"/>
                <w:lang w:eastAsia="en-IE"/>
              </w:rPr>
            </w:pPr>
            <w:ins w:id="1841" w:author="Coilin" w:date="2016-03-24T10:25:00Z">
              <w:r w:rsidRPr="00674074">
                <w:rPr>
                  <w:rFonts w:ascii="Calibri" w:eastAsia="Times New Roman" w:hAnsi="Calibri" w:cs="Times New Roman"/>
                  <w:color w:val="000000"/>
                  <w:lang w:eastAsia="en-IE"/>
                </w:rPr>
                <w:t>0.495</w:t>
              </w:r>
            </w:ins>
          </w:p>
          <w:p w14:paraId="430D334E" w14:textId="77777777" w:rsidR="00B30F13" w:rsidRPr="00674074" w:rsidRDefault="00B30F13" w:rsidP="00B30F13">
            <w:pPr>
              <w:spacing w:after="0" w:line="240" w:lineRule="auto"/>
              <w:jc w:val="center"/>
              <w:rPr>
                <w:ins w:id="1842" w:author="Coilin" w:date="2016-03-24T10:25:00Z"/>
                <w:rFonts w:ascii="Calibri" w:eastAsia="Times New Roman" w:hAnsi="Calibri" w:cs="Times New Roman"/>
                <w:color w:val="000000"/>
                <w:lang w:eastAsia="en-IE"/>
              </w:rPr>
            </w:pPr>
            <w:ins w:id="1843" w:author="Coilin" w:date="2016-03-24T10:25:00Z">
              <w:r w:rsidRPr="00674074">
                <w:rPr>
                  <w:rFonts w:ascii="Calibri" w:eastAsia="Times New Roman" w:hAnsi="Calibri" w:cs="Times New Roman"/>
                  <w:color w:val="000000"/>
                  <w:lang w:eastAsia="en-IE"/>
                </w:rPr>
                <w:t>(0.269)</w:t>
              </w:r>
            </w:ins>
          </w:p>
        </w:tc>
        <w:tc>
          <w:tcPr>
            <w:tcW w:w="1353" w:type="dxa"/>
            <w:gridSpan w:val="2"/>
            <w:tcBorders>
              <w:bottom w:val="single" w:sz="4" w:space="0" w:color="auto"/>
            </w:tcBorders>
            <w:noWrap/>
            <w:hideMark/>
          </w:tcPr>
          <w:p w14:paraId="6C760123" w14:textId="1265E1F1" w:rsidR="00B30F13" w:rsidRDefault="00B30F13" w:rsidP="00B30F13">
            <w:pPr>
              <w:spacing w:after="0" w:line="240" w:lineRule="auto"/>
              <w:jc w:val="center"/>
              <w:rPr>
                <w:ins w:id="1844" w:author="Coilin" w:date="2016-03-24T10:25:00Z"/>
                <w:rFonts w:ascii="Calibri" w:eastAsia="Times New Roman" w:hAnsi="Calibri" w:cs="Times New Roman"/>
                <w:color w:val="000000"/>
                <w:lang w:eastAsia="en-IE"/>
              </w:rPr>
            </w:pPr>
            <w:ins w:id="1845" w:author="Coilin" w:date="2016-03-24T11:20:00Z">
              <w:r>
                <w:rPr>
                  <w:rFonts w:ascii="Calibri" w:eastAsia="Times New Roman" w:hAnsi="Calibri" w:cs="Times New Roman"/>
                  <w:color w:val="000000"/>
                  <w:lang w:eastAsia="en-IE"/>
                </w:rPr>
                <w:t>-</w:t>
              </w:r>
            </w:ins>
            <w:ins w:id="1846" w:author="Coilin" w:date="2016-03-24T10:25:00Z">
              <w:r w:rsidRPr="00674074">
                <w:rPr>
                  <w:rFonts w:ascii="Calibri" w:eastAsia="Times New Roman" w:hAnsi="Calibri" w:cs="Times New Roman"/>
                  <w:color w:val="000000"/>
                  <w:lang w:eastAsia="en-IE"/>
                </w:rPr>
                <w:t>0.286</w:t>
              </w:r>
            </w:ins>
          </w:p>
          <w:p w14:paraId="061698B3" w14:textId="77777777" w:rsidR="00B30F13" w:rsidRPr="00674074" w:rsidRDefault="00B30F13" w:rsidP="00B30F13">
            <w:pPr>
              <w:spacing w:after="0" w:line="240" w:lineRule="auto"/>
              <w:jc w:val="center"/>
              <w:rPr>
                <w:ins w:id="1847" w:author="Coilin" w:date="2016-03-24T10:25:00Z"/>
                <w:rFonts w:ascii="Calibri" w:eastAsia="Times New Roman" w:hAnsi="Calibri" w:cs="Times New Roman"/>
                <w:color w:val="000000"/>
                <w:lang w:eastAsia="en-IE"/>
              </w:rPr>
            </w:pPr>
            <w:ins w:id="1848" w:author="Coilin" w:date="2016-03-24T10:25:00Z">
              <w:r w:rsidRPr="00674074">
                <w:rPr>
                  <w:rFonts w:ascii="Calibri" w:eastAsia="Times New Roman" w:hAnsi="Calibri" w:cs="Times New Roman"/>
                  <w:color w:val="000000"/>
                  <w:lang w:eastAsia="en-IE"/>
                </w:rPr>
                <w:t>(0.235)</w:t>
              </w:r>
            </w:ins>
          </w:p>
        </w:tc>
        <w:tc>
          <w:tcPr>
            <w:tcW w:w="1353" w:type="dxa"/>
            <w:gridSpan w:val="2"/>
            <w:tcBorders>
              <w:bottom w:val="single" w:sz="4" w:space="0" w:color="auto"/>
            </w:tcBorders>
            <w:noWrap/>
            <w:hideMark/>
          </w:tcPr>
          <w:p w14:paraId="2BECBD9B" w14:textId="77777777" w:rsidR="00B30F13" w:rsidRDefault="00B30F13" w:rsidP="00B30F13">
            <w:pPr>
              <w:spacing w:after="0" w:line="240" w:lineRule="auto"/>
              <w:jc w:val="center"/>
              <w:rPr>
                <w:ins w:id="1849" w:author="Coilin" w:date="2016-03-24T10:25:00Z"/>
                <w:rFonts w:ascii="Calibri" w:eastAsia="Times New Roman" w:hAnsi="Calibri" w:cs="Times New Roman"/>
                <w:color w:val="000000"/>
                <w:lang w:eastAsia="en-IE"/>
              </w:rPr>
            </w:pPr>
            <w:ins w:id="1850" w:author="Coilin" w:date="2016-03-24T10:25:00Z">
              <w:r w:rsidRPr="00674074">
                <w:rPr>
                  <w:rFonts w:ascii="Calibri" w:eastAsia="Times New Roman" w:hAnsi="Calibri" w:cs="Times New Roman"/>
                  <w:color w:val="000000"/>
                  <w:lang w:eastAsia="en-IE"/>
                </w:rPr>
                <w:t>0</w:t>
              </w:r>
            </w:ins>
          </w:p>
          <w:p w14:paraId="3432AE17" w14:textId="77777777" w:rsidR="00B30F13" w:rsidRPr="00674074" w:rsidRDefault="00B30F13" w:rsidP="00B30F13">
            <w:pPr>
              <w:spacing w:after="0" w:line="240" w:lineRule="auto"/>
              <w:jc w:val="center"/>
              <w:rPr>
                <w:ins w:id="1851" w:author="Coilin" w:date="2016-03-24T10:25:00Z"/>
                <w:rFonts w:ascii="Calibri" w:eastAsia="Times New Roman" w:hAnsi="Calibri" w:cs="Times New Roman"/>
                <w:color w:val="000000"/>
                <w:lang w:eastAsia="en-IE"/>
              </w:rPr>
            </w:pPr>
            <w:ins w:id="1852" w:author="Coilin" w:date="2016-03-24T10:25:00Z">
              <w:r w:rsidRPr="00674074">
                <w:rPr>
                  <w:rFonts w:ascii="Calibri" w:eastAsia="Times New Roman" w:hAnsi="Calibri" w:cs="Times New Roman"/>
                  <w:color w:val="000000"/>
                  <w:lang w:eastAsia="en-IE"/>
                </w:rPr>
                <w:t>(0.331)</w:t>
              </w:r>
            </w:ins>
          </w:p>
        </w:tc>
      </w:tr>
    </w:tbl>
    <w:p w14:paraId="15F88E37" w14:textId="000DF8E6" w:rsidR="0032718B" w:rsidDel="006E1E2A" w:rsidRDefault="0032718B">
      <w:pPr>
        <w:rPr>
          <w:del w:id="1853" w:author="Coilin" w:date="2016-03-24T10:25:00Z"/>
        </w:rPr>
      </w:pPr>
      <w:del w:id="1854" w:author="Coilin" w:date="2016-03-24T10:24:00Z">
        <w:r w:rsidDel="006E1E2A">
          <w:br w:type="page"/>
        </w:r>
      </w:del>
    </w:p>
    <w:p w14:paraId="71E91299" w14:textId="77777777" w:rsidR="006E1E2A" w:rsidRDefault="006E1E2A">
      <w:pPr>
        <w:rPr>
          <w:ins w:id="1855" w:author="Coilin" w:date="2016-03-24T10:25:00Z"/>
        </w:rPr>
      </w:pPr>
    </w:p>
    <w:p w14:paraId="63DE39C1" w14:textId="77777777" w:rsidR="006E1E2A" w:rsidRDefault="006E1E2A">
      <w:pPr>
        <w:rPr>
          <w:ins w:id="1856" w:author="Coilin" w:date="2016-03-24T10:25:00Z"/>
          <w:rFonts w:ascii="Calibri" w:eastAsia="Droid Sans" w:hAnsi="Calibri"/>
        </w:rPr>
      </w:pPr>
    </w:p>
    <w:p w14:paraId="0B861E60" w14:textId="7A029CC8" w:rsidR="00F356FF" w:rsidRDefault="00F356FF" w:rsidP="000320C0">
      <w:pPr>
        <w:pStyle w:val="Textbody"/>
        <w:spacing w:after="40" w:line="480" w:lineRule="auto"/>
        <w:jc w:val="both"/>
      </w:pPr>
    </w:p>
    <w:p w14:paraId="35E2F5F0" w14:textId="77777777" w:rsidR="00B75205" w:rsidRDefault="00B75205" w:rsidP="000320C0">
      <w:pPr>
        <w:pStyle w:val="Textbody"/>
        <w:spacing w:after="40" w:line="480" w:lineRule="auto"/>
        <w:jc w:val="both"/>
      </w:pPr>
    </w:p>
    <w:p w14:paraId="5A8F68A7" w14:textId="3AC4415D" w:rsidR="00F356FF" w:rsidRDefault="002B3EAE" w:rsidP="000320C0">
      <w:pPr>
        <w:spacing w:after="40" w:line="480" w:lineRule="auto"/>
        <w:jc w:val="both"/>
      </w:pPr>
      <w:r>
        <w:rPr>
          <w:noProof/>
          <w:lang w:eastAsia="en-IE"/>
        </w:rPr>
        <w:drawing>
          <wp:inline distT="0" distB="0" distL="0" distR="0" wp14:anchorId="160C7085" wp14:editId="3DD19791">
            <wp:extent cx="5756275" cy="3712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275" cy="3712210"/>
                    </a:xfrm>
                    <a:prstGeom prst="rect">
                      <a:avLst/>
                    </a:prstGeom>
                  </pic:spPr>
                </pic:pic>
              </a:graphicData>
            </a:graphic>
          </wp:inline>
        </w:drawing>
      </w:r>
    </w:p>
    <w:p w14:paraId="4AAEB206" w14:textId="285C2780" w:rsidR="00F356FF" w:rsidRDefault="00036647" w:rsidP="000320C0">
      <w:pPr>
        <w:spacing w:after="40" w:line="480" w:lineRule="auto"/>
        <w:jc w:val="both"/>
      </w:pPr>
      <w:r>
        <w:t xml:space="preserve">Figure 1. </w:t>
      </w:r>
      <w:r w:rsidR="00311691">
        <w:t xml:space="preserve">Outline of quad-rig gear including net position in relation to the vessel. Reproduced </w:t>
      </w:r>
      <w:r w:rsidR="00441981">
        <w:t xml:space="preserve">and </w:t>
      </w:r>
      <w:r w:rsidR="00990A21">
        <w:t>edited</w:t>
      </w:r>
      <w:r w:rsidR="00441981">
        <w:t xml:space="preserve"> </w:t>
      </w:r>
      <w:r w:rsidR="003312FB">
        <w:t xml:space="preserve">from </w:t>
      </w:r>
      <w:r w:rsidR="003312FB">
        <w:fldChar w:fldCharType="begin"/>
      </w:r>
      <w:r w:rsidR="00FC5C52">
        <w:instrText xml:space="preserve"> ADDIN EN.CITE &lt;EndNote&gt;&lt;Cite AuthorYear="1"&gt;&lt;Author&gt;Seafish&lt;/Author&gt;&lt;Year&gt;2010&lt;/Year&gt;&lt;RecNum&gt;509&lt;/RecNum&gt;&lt;DisplayText&gt;Seafish (2010)&lt;/DisplayText&gt;&lt;record&gt;&lt;rec-number&gt;509&lt;/rec-number&gt;&lt;foreign-keys&gt;&lt;key app="EN" db-id="90asf5p9gw502we25phpsps2swdz9rv5twea" timestamp="1448970867"&gt;509&lt;/key&gt;&lt;/foreign-keys&gt;&lt;ref-type name="Report"&gt;27&lt;/ref-type&gt;&lt;contributors&gt;&lt;authors&gt;&lt;author&gt;Seafish&lt;/author&gt;&lt;/authors&gt;&lt;/contributors&gt;&lt;titles&gt;&lt;title&gt;Research &amp;amp; Development Catching sector Fact Sheet&lt;/title&gt;&lt;/titles&gt;&lt;pages&gt;8&lt;/pages&gt;&lt;dates&gt;&lt;year&gt;2010&lt;/year&gt;&lt;/dates&gt;&lt;urls&gt;&lt;/urls&gt;&lt;/record&gt;&lt;/Cite&gt;&lt;/EndNote&gt;</w:instrText>
      </w:r>
      <w:r w:rsidR="003312FB">
        <w:fldChar w:fldCharType="separate"/>
      </w:r>
      <w:r w:rsidR="003312FB">
        <w:rPr>
          <w:noProof/>
        </w:rPr>
        <w:t>Seafish (2010)</w:t>
      </w:r>
      <w:r w:rsidR="003312FB">
        <w:fldChar w:fldCharType="end"/>
      </w:r>
      <w:r w:rsidR="003312FB">
        <w:t xml:space="preserve"> with permission from Seafish</w:t>
      </w:r>
      <w:r w:rsidR="00031BD0">
        <w:t>.</w:t>
      </w:r>
      <w:r w:rsidR="006037AB">
        <w:t xml:space="preserve"> </w:t>
      </w:r>
    </w:p>
    <w:p w14:paraId="2AF0647A" w14:textId="77777777" w:rsidR="00F356FF" w:rsidRDefault="00F356FF" w:rsidP="000320C0">
      <w:pPr>
        <w:spacing w:after="40" w:line="480" w:lineRule="auto"/>
        <w:ind w:hanging="720"/>
        <w:jc w:val="both"/>
      </w:pPr>
    </w:p>
    <w:p w14:paraId="3347F5AF" w14:textId="5FCD294D" w:rsidR="00F356FF" w:rsidRDefault="00F356FF" w:rsidP="000320C0">
      <w:pPr>
        <w:spacing w:after="40" w:line="480" w:lineRule="auto"/>
        <w:ind w:hanging="720"/>
        <w:jc w:val="both"/>
      </w:pPr>
      <w:r>
        <w:br w:type="page"/>
      </w:r>
    </w:p>
    <w:p w14:paraId="5CB6595F" w14:textId="77777777" w:rsidR="00B75205" w:rsidRDefault="00B75205" w:rsidP="000320C0">
      <w:pPr>
        <w:spacing w:after="40" w:line="480" w:lineRule="auto"/>
        <w:ind w:hanging="720"/>
        <w:jc w:val="both"/>
      </w:pPr>
    </w:p>
    <w:p w14:paraId="6AA905E0" w14:textId="4A407363" w:rsidR="00B75205" w:rsidRDefault="003E3D1E" w:rsidP="000320C0">
      <w:pPr>
        <w:keepNext/>
        <w:spacing w:after="40" w:line="480" w:lineRule="auto"/>
        <w:jc w:val="both"/>
      </w:pPr>
      <w:r>
        <w:rPr>
          <w:noProof/>
          <w:lang w:eastAsia="en-IE"/>
        </w:rPr>
        <w:drawing>
          <wp:inline distT="0" distB="0" distL="0" distR="0" wp14:anchorId="259778E7" wp14:editId="5716434D">
            <wp:extent cx="5756275" cy="5078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p>
    <w:p w14:paraId="71535144" w14:textId="6234FFD0" w:rsidR="002B3EAE" w:rsidRDefault="00B75205" w:rsidP="000320C0">
      <w:pPr>
        <w:pStyle w:val="Caption"/>
        <w:spacing w:after="40" w:line="480" w:lineRule="auto"/>
        <w:jc w:val="both"/>
        <w:rPr>
          <w:i w:val="0"/>
          <w:sz w:val="24"/>
          <w:szCs w:val="24"/>
        </w:rPr>
      </w:pPr>
      <w:r w:rsidRPr="0053320B">
        <w:rPr>
          <w:i w:val="0"/>
          <w:sz w:val="24"/>
          <w:szCs w:val="24"/>
        </w:rPr>
        <w:t xml:space="preserve">Figure </w:t>
      </w:r>
      <w:r w:rsidR="00036647">
        <w:rPr>
          <w:i w:val="0"/>
          <w:sz w:val="24"/>
          <w:szCs w:val="24"/>
        </w:rPr>
        <w:t>2</w:t>
      </w:r>
      <w:r>
        <w:rPr>
          <w:i w:val="0"/>
          <w:sz w:val="24"/>
          <w:szCs w:val="24"/>
        </w:rPr>
        <w:t xml:space="preserve">. Multi-rig catch-comparison. </w:t>
      </w:r>
      <w:r w:rsidRPr="0053320B">
        <w:rPr>
          <w:i w:val="0"/>
          <w:sz w:val="24"/>
          <w:szCs w:val="24"/>
        </w:rPr>
        <w:t xml:space="preserve">Proportion of </w:t>
      </w:r>
      <w:r w:rsidR="00FD5F42" w:rsidRPr="00FD5F42">
        <w:rPr>
          <w:sz w:val="24"/>
          <w:szCs w:val="24"/>
        </w:rPr>
        <w:t>Nephrops</w:t>
      </w:r>
      <w:r w:rsidRPr="0053320B">
        <w:rPr>
          <w:i w:val="0"/>
          <w:sz w:val="24"/>
          <w:szCs w:val="24"/>
        </w:rPr>
        <w:t xml:space="preserve"> retained per length-class by </w:t>
      </w:r>
      <w:r>
        <w:rPr>
          <w:i w:val="0"/>
          <w:sz w:val="24"/>
          <w:szCs w:val="24"/>
        </w:rPr>
        <w:t xml:space="preserve">diamond </w:t>
      </w:r>
      <w:r w:rsidRPr="0053320B">
        <w:rPr>
          <w:i w:val="0"/>
          <w:sz w:val="24"/>
          <w:szCs w:val="24"/>
        </w:rPr>
        <w:t>mesh size.</w:t>
      </w:r>
      <w:r>
        <w:rPr>
          <w:i w:val="0"/>
          <w:sz w:val="24"/>
          <w:szCs w:val="24"/>
        </w:rPr>
        <w:t xml:space="preserve"> Hauls are coloured to demonstrate the haul effects. The diameter of the points is proportional to the log base 10 of the raised counts to illustrate where the distribution of the counts.  </w:t>
      </w:r>
    </w:p>
    <w:p w14:paraId="436058A1" w14:textId="5B4676FA" w:rsidR="00D35A1A" w:rsidRDefault="002B3EAE">
      <w:pPr>
        <w:rPr>
          <w:ins w:id="1857" w:author="Coilin" w:date="2016-03-24T14:17:00Z"/>
          <w:sz w:val="24"/>
          <w:szCs w:val="24"/>
        </w:rPr>
      </w:pPr>
      <w:r>
        <w:rPr>
          <w:i/>
          <w:sz w:val="24"/>
          <w:szCs w:val="24"/>
        </w:rPr>
        <w:br w:type="page"/>
      </w:r>
    </w:p>
    <w:p w14:paraId="73A427EB" w14:textId="073BDA54" w:rsidR="00D35A1A" w:rsidRDefault="00D35A1A">
      <w:pPr>
        <w:rPr>
          <w:ins w:id="1858" w:author="Coilin" w:date="2016-03-24T14:18:00Z"/>
          <w:rFonts w:ascii="Calibri" w:eastAsia="Droid Sans" w:hAnsi="Calibri"/>
          <w:iCs/>
          <w:color w:val="44546A"/>
          <w:sz w:val="24"/>
          <w:szCs w:val="24"/>
        </w:rPr>
      </w:pPr>
      <w:ins w:id="1859" w:author="Coilin" w:date="2016-03-24T14:18:00Z">
        <w:r>
          <w:rPr>
            <w:rFonts w:ascii="Calibri" w:eastAsia="Droid Sans" w:hAnsi="Calibri"/>
            <w:iCs/>
            <w:noProof/>
            <w:color w:val="44546A"/>
            <w:sz w:val="24"/>
            <w:szCs w:val="24"/>
            <w:lang w:eastAsia="en-IE"/>
          </w:rPr>
          <w:drawing>
            <wp:inline distT="0" distB="0" distL="0" distR="0" wp14:anchorId="1E33819D" wp14:editId="3F1ED3BD">
              <wp:extent cx="5756275" cy="5078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ins>
    </w:p>
    <w:p w14:paraId="5CAE76E8" w14:textId="47BF3D4B" w:rsidR="00D35A1A" w:rsidRDefault="00D35A1A" w:rsidP="00D35A1A">
      <w:pPr>
        <w:pStyle w:val="Caption"/>
        <w:spacing w:after="40" w:line="480" w:lineRule="auto"/>
        <w:jc w:val="both"/>
        <w:rPr>
          <w:ins w:id="1860" w:author="Coilin" w:date="2016-03-24T14:18:00Z"/>
          <w:i w:val="0"/>
          <w:sz w:val="24"/>
          <w:szCs w:val="24"/>
        </w:rPr>
      </w:pPr>
      <w:ins w:id="1861" w:author="Coilin" w:date="2016-03-24T14:18:00Z">
        <w:r w:rsidRPr="00475E71">
          <w:rPr>
            <w:i w:val="0"/>
            <w:sz w:val="24"/>
            <w:szCs w:val="24"/>
          </w:rPr>
          <w:t xml:space="preserve">Figure </w:t>
        </w:r>
        <w:r>
          <w:rPr>
            <w:i w:val="0"/>
            <w:sz w:val="24"/>
            <w:szCs w:val="24"/>
          </w:rPr>
          <w:t xml:space="preserve">3. Multi-rig catch comparison. Predicted </w:t>
        </w:r>
      </w:ins>
      <w:ins w:id="1862" w:author="Coilin" w:date="2016-03-24T14:19:00Z">
        <w:r>
          <w:rPr>
            <w:i w:val="0"/>
            <w:sz w:val="24"/>
            <w:szCs w:val="24"/>
          </w:rPr>
          <w:t>proportions based on fixed effects by cod-end mesh size (column) and net configurations implemented in the trial</w:t>
        </w:r>
      </w:ins>
      <w:ins w:id="1863" w:author="Coilin" w:date="2016-03-24T14:18:00Z">
        <w:r>
          <w:rPr>
            <w:i w:val="0"/>
            <w:sz w:val="24"/>
            <w:szCs w:val="24"/>
          </w:rPr>
          <w:t xml:space="preserve"> (</w:t>
        </w:r>
      </w:ins>
      <w:ins w:id="1864" w:author="Coilin" w:date="2016-03-24T14:20:00Z">
        <w:r>
          <w:rPr>
            <w:i w:val="0"/>
            <w:sz w:val="24"/>
            <w:szCs w:val="24"/>
          </w:rPr>
          <w:t>e.g., 70,90,80,100 cod-ends were in positions</w:t>
        </w:r>
      </w:ins>
      <w:ins w:id="1865" w:author="Coilin" w:date="2016-03-24T14:21:00Z">
        <w:r w:rsidR="00B44EFB">
          <w:rPr>
            <w:i w:val="0"/>
            <w:sz w:val="24"/>
            <w:szCs w:val="24"/>
          </w:rPr>
          <w:t>:</w:t>
        </w:r>
      </w:ins>
      <w:ins w:id="1866" w:author="Coilin" w:date="2016-03-24T14:20:00Z">
        <w:r>
          <w:rPr>
            <w:i w:val="0"/>
            <w:sz w:val="24"/>
            <w:szCs w:val="24"/>
          </w:rPr>
          <w:t xml:space="preserve"> </w:t>
        </w:r>
        <w:r w:rsidR="00B44EFB">
          <w:rPr>
            <w:i w:val="0"/>
            <w:sz w:val="24"/>
            <w:szCs w:val="24"/>
          </w:rPr>
          <w:t>port outside</w:t>
        </w:r>
        <w:r>
          <w:rPr>
            <w:i w:val="0"/>
            <w:sz w:val="24"/>
            <w:szCs w:val="24"/>
          </w:rPr>
          <w:t>,</w:t>
        </w:r>
      </w:ins>
      <w:ins w:id="1867" w:author="Coilin" w:date="2016-03-24T14:21:00Z">
        <w:r>
          <w:rPr>
            <w:i w:val="0"/>
            <w:sz w:val="24"/>
            <w:szCs w:val="24"/>
          </w:rPr>
          <w:t xml:space="preserve"> </w:t>
        </w:r>
      </w:ins>
      <w:ins w:id="1868" w:author="Coilin" w:date="2016-03-24T14:20:00Z">
        <w:r w:rsidR="00B44EFB">
          <w:rPr>
            <w:i w:val="0"/>
            <w:sz w:val="24"/>
            <w:szCs w:val="24"/>
          </w:rPr>
          <w:t>port inside</w:t>
        </w:r>
        <w:r>
          <w:rPr>
            <w:i w:val="0"/>
            <w:sz w:val="24"/>
            <w:szCs w:val="24"/>
          </w:rPr>
          <w:t>,</w:t>
        </w:r>
      </w:ins>
      <w:ins w:id="1869" w:author="Coilin" w:date="2016-03-24T14:21:00Z">
        <w:r>
          <w:rPr>
            <w:i w:val="0"/>
            <w:sz w:val="24"/>
            <w:szCs w:val="24"/>
          </w:rPr>
          <w:t xml:space="preserve"> </w:t>
        </w:r>
      </w:ins>
      <w:ins w:id="1870" w:author="Coilin" w:date="2016-03-24T14:20:00Z">
        <w:r w:rsidR="00B44EFB">
          <w:rPr>
            <w:i w:val="0"/>
            <w:sz w:val="24"/>
            <w:szCs w:val="24"/>
          </w:rPr>
          <w:t>starboard inside</w:t>
        </w:r>
        <w:r>
          <w:rPr>
            <w:i w:val="0"/>
            <w:sz w:val="24"/>
            <w:szCs w:val="24"/>
          </w:rPr>
          <w:t>,</w:t>
        </w:r>
      </w:ins>
      <w:ins w:id="1871" w:author="Coilin" w:date="2016-03-24T14:21:00Z">
        <w:r>
          <w:rPr>
            <w:i w:val="0"/>
            <w:sz w:val="24"/>
            <w:szCs w:val="24"/>
          </w:rPr>
          <w:t xml:space="preserve"> </w:t>
        </w:r>
        <w:r w:rsidR="00B44EFB">
          <w:rPr>
            <w:i w:val="0"/>
            <w:sz w:val="24"/>
            <w:szCs w:val="24"/>
          </w:rPr>
          <w:t xml:space="preserve">and </w:t>
        </w:r>
      </w:ins>
      <w:ins w:id="1872" w:author="Coilin" w:date="2016-03-24T14:20:00Z">
        <w:r w:rsidR="00B44EFB">
          <w:rPr>
            <w:i w:val="0"/>
            <w:sz w:val="24"/>
            <w:szCs w:val="24"/>
          </w:rPr>
          <w:t>starboard outside</w:t>
        </w:r>
      </w:ins>
      <w:ins w:id="1873" w:author="Coilin" w:date="2016-03-24T14:21:00Z">
        <w:r>
          <w:rPr>
            <w:i w:val="0"/>
            <w:sz w:val="24"/>
            <w:szCs w:val="24"/>
          </w:rPr>
          <w:t>,</w:t>
        </w:r>
      </w:ins>
      <w:ins w:id="1874" w:author="Coilin" w:date="2016-03-24T14:20:00Z">
        <w:r>
          <w:rPr>
            <w:i w:val="0"/>
            <w:sz w:val="24"/>
            <w:szCs w:val="24"/>
          </w:rPr>
          <w:t xml:space="preserve"> respectively</w:t>
        </w:r>
      </w:ins>
      <w:ins w:id="1875" w:author="Coilin" w:date="2016-03-24T14:18:00Z">
        <w:r>
          <w:rPr>
            <w:i w:val="0"/>
            <w:sz w:val="24"/>
            <w:szCs w:val="24"/>
          </w:rPr>
          <w:t xml:space="preserve">). </w:t>
        </w:r>
      </w:ins>
    </w:p>
    <w:p w14:paraId="5BCFD872" w14:textId="4D355952" w:rsidR="00D35A1A" w:rsidRDefault="00D35A1A">
      <w:pPr>
        <w:rPr>
          <w:ins w:id="1876" w:author="Coilin" w:date="2016-03-24T14:17:00Z"/>
          <w:rFonts w:ascii="Calibri" w:eastAsia="Droid Sans" w:hAnsi="Calibri"/>
          <w:iCs/>
          <w:color w:val="44546A"/>
          <w:sz w:val="24"/>
          <w:szCs w:val="24"/>
        </w:rPr>
      </w:pPr>
      <w:ins w:id="1877" w:author="Coilin" w:date="2016-03-24T14:17:00Z">
        <w:r>
          <w:rPr>
            <w:rFonts w:ascii="Calibri" w:eastAsia="Droid Sans" w:hAnsi="Calibri"/>
            <w:iCs/>
            <w:color w:val="44546A"/>
            <w:sz w:val="24"/>
            <w:szCs w:val="24"/>
          </w:rPr>
          <w:br w:type="page"/>
        </w:r>
      </w:ins>
    </w:p>
    <w:p w14:paraId="12B073B0" w14:textId="77777777" w:rsidR="00B75205" w:rsidRPr="00D44F88" w:rsidRDefault="00B75205" w:rsidP="002B3EAE">
      <w:pPr>
        <w:rPr>
          <w:rFonts w:ascii="Calibri" w:eastAsia="Droid Sans" w:hAnsi="Calibri"/>
          <w:iCs/>
          <w:color w:val="44546A"/>
          <w:sz w:val="24"/>
          <w:szCs w:val="24"/>
        </w:rPr>
      </w:pPr>
    </w:p>
    <w:p w14:paraId="4EF6AA68" w14:textId="21DE4D8D" w:rsidR="00B75205" w:rsidRDefault="003E3D1E" w:rsidP="000320C0">
      <w:pPr>
        <w:pStyle w:val="Caption"/>
        <w:keepNext/>
        <w:spacing w:after="40" w:line="480" w:lineRule="auto"/>
      </w:pPr>
      <w:r>
        <w:rPr>
          <w:noProof/>
          <w:lang w:eastAsia="en-IE"/>
        </w:rPr>
        <w:drawing>
          <wp:inline distT="0" distB="0" distL="0" distR="0" wp14:anchorId="6851CCB9" wp14:editId="0C230577">
            <wp:extent cx="5756275" cy="50780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p>
    <w:p w14:paraId="67F44985" w14:textId="24C7179E" w:rsidR="00B75205" w:rsidRDefault="00B75205" w:rsidP="000320C0">
      <w:pPr>
        <w:pStyle w:val="Caption"/>
        <w:spacing w:after="40" w:line="480" w:lineRule="auto"/>
        <w:jc w:val="both"/>
        <w:rPr>
          <w:i w:val="0"/>
          <w:sz w:val="24"/>
          <w:szCs w:val="24"/>
        </w:rPr>
      </w:pPr>
      <w:r w:rsidRPr="00475E71">
        <w:rPr>
          <w:i w:val="0"/>
          <w:sz w:val="24"/>
          <w:szCs w:val="24"/>
        </w:rPr>
        <w:t xml:space="preserve">Figure </w:t>
      </w:r>
      <w:ins w:id="1878" w:author="Coilin" w:date="2016-03-24T18:30:00Z">
        <w:r w:rsidR="00A476B8">
          <w:rPr>
            <w:i w:val="0"/>
            <w:sz w:val="24"/>
            <w:szCs w:val="24"/>
          </w:rPr>
          <w:t>4</w:t>
        </w:r>
      </w:ins>
      <w:del w:id="1879" w:author="Coilin" w:date="2016-03-24T18:30:00Z">
        <w:r w:rsidR="00036647" w:rsidDel="00A476B8">
          <w:rPr>
            <w:i w:val="0"/>
            <w:sz w:val="24"/>
            <w:szCs w:val="24"/>
          </w:rPr>
          <w:delText>3</w:delText>
        </w:r>
      </w:del>
      <w:r>
        <w:rPr>
          <w:i w:val="0"/>
          <w:sz w:val="24"/>
          <w:szCs w:val="24"/>
        </w:rPr>
        <w:t xml:space="preserve">. Multi-rig catch comparison. Estimated trivariate random effects (log-odds ratios to the baseline 70mm case: </w:t>
      </w:r>
      <m:oMath>
        <m:sSub>
          <m:sSubPr>
            <m:ctrlPr>
              <w:rPr>
                <w:rFonts w:ascii="Cambria Math" w:hAnsi="Cambria Math"/>
              </w:rPr>
            </m:ctrlPr>
          </m:sSubPr>
          <m:e>
            <m:r>
              <w:rPr>
                <w:rFonts w:ascii="Cambria Math" w:hAnsi="Cambria Math"/>
              </w:rPr>
              <m:t>u</m:t>
            </m:r>
          </m:e>
          <m:sub>
            <m:r>
              <w:rPr>
                <w:rFonts w:ascii="Cambria Math" w:hAnsi="Cambria Math"/>
              </w:rPr>
              <m:t>h</m:t>
            </m:r>
          </m:sub>
        </m:sSub>
      </m:oMath>
      <w:r>
        <w:rPr>
          <w:i w:val="0"/>
          <w:sz w:val="24"/>
          <w:szCs w:val="24"/>
        </w:rPr>
        <w:t xml:space="preserve"> in Equation 6) by haul. </w:t>
      </w:r>
    </w:p>
    <w:p w14:paraId="43FB8C7D" w14:textId="47D13AFC" w:rsidR="002B3EAE" w:rsidRDefault="002B3EAE">
      <w:pPr>
        <w:rPr>
          <w:rFonts w:ascii="Calibri" w:eastAsia="Droid Sans" w:hAnsi="Calibri"/>
          <w:iCs/>
          <w:color w:val="44546A"/>
          <w:sz w:val="24"/>
          <w:szCs w:val="24"/>
        </w:rPr>
      </w:pPr>
      <w:r>
        <w:rPr>
          <w:i/>
          <w:sz w:val="24"/>
          <w:szCs w:val="24"/>
        </w:rPr>
        <w:br w:type="page"/>
      </w:r>
    </w:p>
    <w:p w14:paraId="21B5692E" w14:textId="0A2DB052" w:rsidR="00B75205" w:rsidRDefault="00F35B9C" w:rsidP="000320C0">
      <w:pPr>
        <w:pStyle w:val="Caption"/>
        <w:keepNext/>
        <w:spacing w:after="40" w:line="480" w:lineRule="auto"/>
      </w:pPr>
      <w:r>
        <w:rPr>
          <w:noProof/>
          <w:lang w:eastAsia="en-IE"/>
        </w:rPr>
        <w:drawing>
          <wp:inline distT="0" distB="0" distL="0" distR="0" wp14:anchorId="15D1E4CD" wp14:editId="207A4D9F">
            <wp:extent cx="5756275" cy="8465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275" cy="8465820"/>
                    </a:xfrm>
                    <a:prstGeom prst="rect">
                      <a:avLst/>
                    </a:prstGeom>
                  </pic:spPr>
                </pic:pic>
              </a:graphicData>
            </a:graphic>
          </wp:inline>
        </w:drawing>
      </w:r>
    </w:p>
    <w:p w14:paraId="4790D8D6" w14:textId="3AB758A6" w:rsidR="002B3EAE" w:rsidRDefault="00B75205" w:rsidP="000320C0">
      <w:pPr>
        <w:pStyle w:val="Caption"/>
        <w:spacing w:after="40" w:line="480" w:lineRule="auto"/>
        <w:jc w:val="both"/>
        <w:rPr>
          <w:i w:val="0"/>
          <w:sz w:val="24"/>
          <w:szCs w:val="24"/>
        </w:rPr>
      </w:pPr>
      <w:r w:rsidRPr="00813A7E">
        <w:rPr>
          <w:i w:val="0"/>
          <w:sz w:val="24"/>
          <w:szCs w:val="24"/>
        </w:rPr>
        <w:t xml:space="preserve">Figure </w:t>
      </w:r>
      <w:ins w:id="1880" w:author="Coilin" w:date="2016-03-24T18:30:00Z">
        <w:r w:rsidR="00A476B8">
          <w:rPr>
            <w:i w:val="0"/>
            <w:sz w:val="24"/>
            <w:szCs w:val="24"/>
          </w:rPr>
          <w:t>5</w:t>
        </w:r>
      </w:ins>
      <w:del w:id="1881" w:author="Coilin" w:date="2016-03-24T18:30:00Z">
        <w:r w:rsidR="00036647" w:rsidDel="00A476B8">
          <w:rPr>
            <w:i w:val="0"/>
            <w:sz w:val="24"/>
            <w:szCs w:val="24"/>
          </w:rPr>
          <w:delText>4</w:delText>
        </w:r>
      </w:del>
      <w:r>
        <w:rPr>
          <w:i w:val="0"/>
          <w:sz w:val="24"/>
          <w:szCs w:val="24"/>
        </w:rPr>
        <w:t>. Multi-rig catch comparison. Fitted multinomial mixed effects proportions by haul. Solid and dashed lines represent the predictions from the best fitting model with and without random effects</w:t>
      </w:r>
    </w:p>
    <w:p w14:paraId="02921428" w14:textId="77777777" w:rsidR="002B3EAE" w:rsidRDefault="002B3EAE">
      <w:pPr>
        <w:rPr>
          <w:rFonts w:ascii="Calibri" w:eastAsia="Droid Sans" w:hAnsi="Calibri"/>
          <w:iCs/>
          <w:color w:val="44546A"/>
          <w:sz w:val="24"/>
          <w:szCs w:val="24"/>
        </w:rPr>
      </w:pPr>
      <w:r>
        <w:rPr>
          <w:i/>
          <w:sz w:val="24"/>
          <w:szCs w:val="24"/>
        </w:rPr>
        <w:br w:type="page"/>
      </w:r>
    </w:p>
    <w:p w14:paraId="1ADB5C64" w14:textId="1E387F76" w:rsidR="00B75205" w:rsidRDefault="00F35B9C" w:rsidP="000320C0">
      <w:pPr>
        <w:pStyle w:val="Caption"/>
        <w:keepNext/>
        <w:spacing w:after="40" w:line="480" w:lineRule="auto"/>
        <w:jc w:val="both"/>
      </w:pPr>
      <w:r>
        <w:rPr>
          <w:noProof/>
          <w:lang w:eastAsia="en-IE"/>
        </w:rPr>
        <w:drawing>
          <wp:inline distT="0" distB="0" distL="0" distR="0" wp14:anchorId="787E9873" wp14:editId="0E30C4E8">
            <wp:extent cx="5756275" cy="50780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p>
    <w:p w14:paraId="6C742937" w14:textId="5ABD5D61" w:rsidR="00B75205" w:rsidRPr="00813A7E" w:rsidRDefault="00B75205" w:rsidP="000320C0">
      <w:pPr>
        <w:pStyle w:val="Caption"/>
        <w:spacing w:after="40" w:line="480" w:lineRule="auto"/>
        <w:jc w:val="both"/>
        <w:rPr>
          <w:i w:val="0"/>
          <w:sz w:val="24"/>
          <w:szCs w:val="24"/>
        </w:rPr>
      </w:pPr>
      <w:r w:rsidRPr="00813A7E">
        <w:rPr>
          <w:i w:val="0"/>
          <w:sz w:val="24"/>
          <w:szCs w:val="24"/>
        </w:rPr>
        <w:t xml:space="preserve">Figure </w:t>
      </w:r>
      <w:ins w:id="1882" w:author="Coilin" w:date="2016-03-24T18:30:00Z">
        <w:r w:rsidR="00A476B8">
          <w:rPr>
            <w:i w:val="0"/>
            <w:sz w:val="24"/>
            <w:szCs w:val="24"/>
          </w:rPr>
          <w:t>6</w:t>
        </w:r>
      </w:ins>
      <w:del w:id="1883" w:author="Coilin" w:date="2016-03-24T18:30:00Z">
        <w:r w:rsidR="00036647" w:rsidDel="00A476B8">
          <w:rPr>
            <w:i w:val="0"/>
            <w:sz w:val="24"/>
            <w:szCs w:val="24"/>
          </w:rPr>
          <w:delText>5</w:delText>
        </w:r>
      </w:del>
      <w:r>
        <w:rPr>
          <w:i w:val="0"/>
          <w:sz w:val="24"/>
          <w:szCs w:val="24"/>
        </w:rPr>
        <w:t>. Multi-rig catch comparison. Overall predicted proportions at length. Solid and dashed lines represent the mean and 95% confidence intervals on the mean (see text for discussion on confidence intervals in this setting).</w:t>
      </w:r>
    </w:p>
    <w:p w14:paraId="0381CB32" w14:textId="2C487C7E" w:rsidR="00F35B9C" w:rsidRDefault="00F35B9C" w:rsidP="000320C0">
      <w:pPr>
        <w:spacing w:after="40" w:line="480" w:lineRule="auto"/>
        <w:jc w:val="both"/>
      </w:pPr>
    </w:p>
    <w:p w14:paraId="73DCAFB5" w14:textId="77777777" w:rsidR="00F35B9C" w:rsidRDefault="00F35B9C">
      <w:r>
        <w:br w:type="page"/>
      </w:r>
    </w:p>
    <w:p w14:paraId="3ADC30CA" w14:textId="0FB514A8" w:rsidR="00035936" w:rsidRDefault="00F35B9C" w:rsidP="000320C0">
      <w:pPr>
        <w:spacing w:after="40" w:line="480" w:lineRule="auto"/>
        <w:jc w:val="both"/>
        <w:rPr>
          <w:ins w:id="1884" w:author="Coilin" w:date="2016-03-24T18:26:00Z"/>
        </w:rPr>
      </w:pPr>
      <w:r>
        <w:rPr>
          <w:noProof/>
          <w:lang w:eastAsia="en-IE"/>
        </w:rPr>
        <w:drawing>
          <wp:inline distT="0" distB="0" distL="0" distR="0" wp14:anchorId="2D30A5C2" wp14:editId="3205221C">
            <wp:extent cx="5756275" cy="4063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275" cy="4063365"/>
                    </a:xfrm>
                    <a:prstGeom prst="rect">
                      <a:avLst/>
                    </a:prstGeom>
                  </pic:spPr>
                </pic:pic>
              </a:graphicData>
            </a:graphic>
          </wp:inline>
        </w:drawing>
      </w:r>
    </w:p>
    <w:p w14:paraId="30E62D46" w14:textId="78BAFE1E" w:rsidR="000260E3" w:rsidRPr="000B37CC" w:rsidRDefault="00035936">
      <w:pPr>
        <w:pStyle w:val="Caption"/>
        <w:spacing w:after="40" w:line="480" w:lineRule="auto"/>
        <w:jc w:val="both"/>
        <w:rPr>
          <w:sz w:val="24"/>
          <w:szCs w:val="24"/>
          <w:rPrChange w:id="1885" w:author="Coilin" w:date="2016-03-24T18:48:00Z">
            <w:rPr/>
          </w:rPrChange>
        </w:rPr>
        <w:pPrChange w:id="1886" w:author="Coilin" w:date="2016-03-24T18:48:00Z">
          <w:pPr>
            <w:spacing w:after="40" w:line="480" w:lineRule="auto"/>
            <w:jc w:val="both"/>
          </w:pPr>
        </w:pPrChange>
      </w:pPr>
      <w:ins w:id="1887" w:author="Coilin" w:date="2016-03-24T18:26:00Z">
        <w:r w:rsidRPr="00813A7E">
          <w:rPr>
            <w:i w:val="0"/>
            <w:sz w:val="24"/>
            <w:szCs w:val="24"/>
          </w:rPr>
          <w:t xml:space="preserve">Figure </w:t>
        </w:r>
        <w:r>
          <w:rPr>
            <w:i w:val="0"/>
            <w:sz w:val="24"/>
            <w:szCs w:val="24"/>
          </w:rPr>
          <w:t xml:space="preserve">7. Multi-rig catch comparison. Pairwise odds ratios obtained by setting cod-end </w:t>
        </w:r>
      </w:ins>
      <w:ins w:id="1888" w:author="Coilin" w:date="2016-03-24T18:28:00Z">
        <w:r>
          <w:rPr>
            <w:i w:val="0"/>
            <w:sz w:val="24"/>
            <w:szCs w:val="24"/>
          </w:rPr>
          <w:t xml:space="preserve">mean </w:t>
        </w:r>
      </w:ins>
      <w:ins w:id="1889" w:author="Coilin" w:date="2016-03-24T18:26:00Z">
        <w:r>
          <w:rPr>
            <w:i w:val="0"/>
            <w:sz w:val="24"/>
            <w:szCs w:val="24"/>
          </w:rPr>
          <w:t>weight</w:t>
        </w:r>
      </w:ins>
      <w:ins w:id="1890" w:author="Coilin" w:date="2016-03-24T18:28:00Z">
        <w:r>
          <w:rPr>
            <w:i w:val="0"/>
            <w:sz w:val="24"/>
            <w:szCs w:val="24"/>
          </w:rPr>
          <w:t>s</w:t>
        </w:r>
      </w:ins>
      <w:ins w:id="1891" w:author="Coilin" w:date="2016-03-24T18:26:00Z">
        <w:r>
          <w:rPr>
            <w:i w:val="0"/>
            <w:sz w:val="24"/>
            <w:szCs w:val="24"/>
          </w:rPr>
          <w:t xml:space="preserve"> </w:t>
        </w:r>
      </w:ins>
      <w:ins w:id="1892" w:author="Coilin" w:date="2016-03-24T18:28:00Z">
        <w:r>
          <w:rPr>
            <w:i w:val="0"/>
            <w:sz w:val="24"/>
            <w:szCs w:val="24"/>
          </w:rPr>
          <w:t xml:space="preserve">and </w:t>
        </w:r>
      </w:ins>
      <w:ins w:id="1893" w:author="Coilin" w:date="2016-03-24T18:27:00Z">
        <w:r>
          <w:rPr>
            <w:i w:val="0"/>
            <w:sz w:val="24"/>
            <w:szCs w:val="24"/>
          </w:rPr>
          <w:t>equal position effects</w:t>
        </w:r>
      </w:ins>
      <w:ins w:id="1894" w:author="Coilin" w:date="2016-03-24T18:28:00Z">
        <w:r>
          <w:rPr>
            <w:i w:val="0"/>
            <w:sz w:val="24"/>
            <w:szCs w:val="24"/>
          </w:rPr>
          <w:t>.</w:t>
        </w:r>
      </w:ins>
      <w:ins w:id="1895" w:author="Coilin" w:date="2016-03-24T18:27:00Z">
        <w:r>
          <w:rPr>
            <w:i w:val="0"/>
            <w:sz w:val="24"/>
            <w:szCs w:val="24"/>
          </w:rPr>
          <w:t xml:space="preserve"> </w:t>
        </w:r>
      </w:ins>
      <w:ins w:id="1896" w:author="Coilin" w:date="2016-03-24T18:26:00Z">
        <w:r>
          <w:rPr>
            <w:i w:val="0"/>
            <w:sz w:val="24"/>
            <w:szCs w:val="24"/>
          </w:rPr>
          <w:t xml:space="preserve">95% confidence intervals </w:t>
        </w:r>
      </w:ins>
      <w:ins w:id="1897" w:author="Coilin" w:date="2016-03-24T18:28:00Z">
        <w:r>
          <w:rPr>
            <w:i w:val="0"/>
            <w:sz w:val="24"/>
            <w:szCs w:val="24"/>
          </w:rPr>
          <w:t xml:space="preserve">are </w:t>
        </w:r>
        <w:r w:rsidR="005432F3">
          <w:rPr>
            <w:i w:val="0"/>
            <w:sz w:val="24"/>
            <w:szCs w:val="24"/>
          </w:rPr>
          <w:t xml:space="preserve">pointwise </w:t>
        </w:r>
      </w:ins>
      <w:ins w:id="1898" w:author="Coilin" w:date="2016-03-24T18:29:00Z">
        <w:r w:rsidR="005432F3">
          <w:rPr>
            <w:i w:val="0"/>
            <w:sz w:val="24"/>
            <w:szCs w:val="24"/>
          </w:rPr>
          <w:t xml:space="preserve">Bonferroni corrected </w:t>
        </w:r>
      </w:ins>
      <w:ins w:id="1899" w:author="Coilin" w:date="2016-03-24T18:28:00Z">
        <w:r>
          <w:rPr>
            <w:i w:val="0"/>
            <w:sz w:val="24"/>
            <w:szCs w:val="24"/>
          </w:rPr>
          <w:t xml:space="preserve">for </w:t>
        </w:r>
      </w:ins>
      <w:ins w:id="1900" w:author="Coilin" w:date="2016-03-24T18:29:00Z">
        <w:r w:rsidR="005432F3">
          <w:rPr>
            <w:i w:val="0"/>
            <w:sz w:val="24"/>
            <w:szCs w:val="24"/>
          </w:rPr>
          <w:t xml:space="preserve">the </w:t>
        </w:r>
      </w:ins>
      <w:ins w:id="1901" w:author="Coilin" w:date="2016-03-24T18:28:00Z">
        <w:r>
          <w:rPr>
            <w:i w:val="0"/>
            <w:sz w:val="24"/>
            <w:szCs w:val="24"/>
          </w:rPr>
          <w:t>six comparisons</w:t>
        </w:r>
      </w:ins>
      <w:ins w:id="1902" w:author="Coilin" w:date="2016-03-24T18:29:00Z">
        <w:r w:rsidR="005432F3">
          <w:rPr>
            <w:i w:val="0"/>
            <w:sz w:val="24"/>
            <w:szCs w:val="24"/>
          </w:rPr>
          <w:t xml:space="preserve"> made</w:t>
        </w:r>
      </w:ins>
      <w:ins w:id="1903" w:author="Coilin" w:date="2016-03-24T18:26:00Z">
        <w:r>
          <w:rPr>
            <w:i w:val="0"/>
            <w:sz w:val="24"/>
            <w:szCs w:val="24"/>
          </w:rPr>
          <w:t>.</w:t>
        </w:r>
      </w:ins>
    </w:p>
    <w:sectPr w:rsidR="000260E3" w:rsidRPr="000B37CC" w:rsidSect="00236F85">
      <w:headerReference w:type="default" r:id="rId20"/>
      <w:pgSz w:w="11906" w:h="16838"/>
      <w:pgMar w:top="1440" w:right="1134" w:bottom="1440" w:left="1707" w:header="709" w:footer="709"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Browne, Daragh" w:date="2016-04-27T15:48:00Z" w:initials="DB">
    <w:p w14:paraId="1C308E9A" w14:textId="130FC48F" w:rsidR="00FB6A70" w:rsidRDefault="00FB6A70">
      <w:pPr>
        <w:pStyle w:val="CommentText"/>
      </w:pPr>
      <w:r>
        <w:rPr>
          <w:rStyle w:val="CommentReference"/>
        </w:rPr>
        <w:annotationRef/>
      </w:r>
      <w:r>
        <w:t>Change order</w:t>
      </w:r>
    </w:p>
  </w:comment>
  <w:comment w:id="12" w:author="Browne, Daragh" w:date="2016-04-27T15:49:00Z" w:initials="DB">
    <w:p w14:paraId="3D4FE79F" w14:textId="68D265CD" w:rsidR="00FB6A70" w:rsidRDefault="00FB6A70">
      <w:pPr>
        <w:pStyle w:val="CommentText"/>
      </w:pPr>
      <w:r>
        <w:rPr>
          <w:rStyle w:val="CommentReference"/>
        </w:rPr>
        <w:annotationRef/>
      </w:r>
      <w:r>
        <w:t>Change order</w:t>
      </w:r>
    </w:p>
  </w:comment>
  <w:comment w:id="214" w:author="Coilin" w:date="2016-03-03T10:51:00Z" w:initials="C">
    <w:p w14:paraId="1AAF24F5" w14:textId="4F883A58" w:rsidR="009A1D4A" w:rsidRDefault="009A1D4A">
      <w:pPr>
        <w:pStyle w:val="CommentText"/>
      </w:pPr>
      <w:r>
        <w:rPr>
          <w:rStyle w:val="CommentReference"/>
        </w:rPr>
        <w:annotationRef/>
      </w:r>
      <w:r>
        <w:t xml:space="preserve">Include reference to: </w:t>
      </w:r>
    </w:p>
    <w:p w14:paraId="595EB266" w14:textId="77777777" w:rsidR="009A1D4A" w:rsidRPr="001F0AA6" w:rsidRDefault="009A1D4A" w:rsidP="001F0AA6">
      <w:pPr>
        <w:pStyle w:val="Standard"/>
        <w:rPr>
          <w:rFonts w:asciiTheme="minorHAnsi" w:hAnsiTheme="minorHAnsi"/>
          <w:iCs/>
        </w:rPr>
      </w:pPr>
      <w:r w:rsidRPr="001F0AA6">
        <w:rPr>
          <w:rFonts w:asciiTheme="minorHAnsi" w:hAnsiTheme="minorHAnsi"/>
          <w:iCs/>
        </w:rPr>
        <w:t>Mosimann, J. E. (1962). On the compound multinomial distribution, the multivariate β-distribution, and correlations among proportions. Biometrika 49 (1-2), 65–82.</w:t>
      </w:r>
      <w:r w:rsidRPr="001F0AA6">
        <w:rPr>
          <w:rStyle w:val="CommentReference"/>
          <w:rFonts w:cs="Mangal"/>
        </w:rPr>
        <w:annotationRef/>
      </w:r>
    </w:p>
    <w:p w14:paraId="38332BEB" w14:textId="77777777" w:rsidR="009A1D4A" w:rsidRDefault="009A1D4A">
      <w:pPr>
        <w:pStyle w:val="CommentText"/>
      </w:pPr>
    </w:p>
  </w:comment>
  <w:comment w:id="232" w:author="Browne, Daragh" w:date="2016-04-27T16:05:00Z" w:initials="DB">
    <w:p w14:paraId="05A0123C" w14:textId="49AFFAC1" w:rsidR="00594655" w:rsidRDefault="00594655">
      <w:pPr>
        <w:pStyle w:val="CommentText"/>
      </w:pPr>
      <w:r>
        <w:rPr>
          <w:rStyle w:val="CommentReference"/>
        </w:rPr>
        <w:annotationRef/>
      </w:r>
      <w:r>
        <w:t>Should this be total catch weight per cod-end? RC</w:t>
      </w:r>
    </w:p>
  </w:comment>
  <w:comment w:id="243" w:author="Coilin" w:date="2016-03-24T14:33:00Z" w:initials="C">
    <w:p w14:paraId="2258B055" w14:textId="77777777" w:rsidR="009A1D4A" w:rsidRDefault="009A1D4A">
      <w:pPr>
        <w:pStyle w:val="CommentText"/>
      </w:pPr>
      <w:r>
        <w:rPr>
          <w:rStyle w:val="CommentReference"/>
        </w:rPr>
        <w:annotationRef/>
      </w:r>
      <w:r>
        <w:t>As we switched to TMB, can you replace this reference with:</w:t>
      </w:r>
    </w:p>
    <w:p w14:paraId="5CF3D211" w14:textId="3B29C0F4" w:rsidR="009A1D4A" w:rsidRDefault="009A1D4A">
      <w:pPr>
        <w:pStyle w:val="CommentText"/>
      </w:pPr>
      <w:r>
        <w:t xml:space="preserve">Kristensen K, Nielsen A, Berg CW, Skaug HJ and Bell B (2015). “TMB: Automatic Differentiation and Laplace Approximation.” ArXiv e-print; in press, </w:t>
      </w:r>
      <w:r>
        <w:rPr>
          <w:rStyle w:val="Emphasis"/>
        </w:rPr>
        <w:t>Journal of Statistical Software</w:t>
      </w:r>
      <w:r>
        <w:t xml:space="preserve">, </w:t>
      </w:r>
      <w:hyperlink r:id="rId1" w:history="1">
        <w:r>
          <w:rPr>
            <w:rStyle w:val="Hyperlink"/>
          </w:rPr>
          <w:t>http://arxiv.org/abs/1509.00660</w:t>
        </w:r>
      </w:hyperlink>
      <w:r>
        <w:t xml:space="preserve">. </w:t>
      </w:r>
    </w:p>
  </w:comment>
  <w:comment w:id="298" w:author="Browne, Daragh" w:date="2016-04-27T16:21:00Z" w:initials="DB">
    <w:p w14:paraId="78D97B13" w14:textId="4DEC83FF" w:rsidR="00EC36FE" w:rsidRDefault="00EC36FE">
      <w:pPr>
        <w:pStyle w:val="CommentText"/>
      </w:pPr>
      <w:r>
        <w:rPr>
          <w:rStyle w:val="CommentReference"/>
        </w:rPr>
        <w:annotationRef/>
      </w:r>
      <w:r>
        <w:t>Catch weight per cod-end?</w:t>
      </w:r>
    </w:p>
  </w:comment>
  <w:comment w:id="301" w:author="Browne, Daragh" w:date="2016-04-27T16:21:00Z" w:initials="DB">
    <w:p w14:paraId="61BF90B7" w14:textId="208303A5" w:rsidR="00EC36FE" w:rsidRDefault="00EC36FE">
      <w:pPr>
        <w:pStyle w:val="CommentText"/>
      </w:pPr>
      <w:r>
        <w:rPr>
          <w:rStyle w:val="CommentReference"/>
        </w:rPr>
        <w:annotationRef/>
      </w:r>
      <w:r>
        <w:t>Catch weight per cod-end?</w:t>
      </w:r>
    </w:p>
  </w:comment>
  <w:comment w:id="364" w:author="Browne, Daragh" w:date="2016-04-27T16:26:00Z" w:initials="DB">
    <w:p w14:paraId="182B4B19" w14:textId="407C99E1" w:rsidR="00D703F7" w:rsidRDefault="00D703F7">
      <w:pPr>
        <w:pStyle w:val="CommentText"/>
      </w:pPr>
      <w:r>
        <w:rPr>
          <w:rStyle w:val="CommentReference"/>
        </w:rPr>
        <w:annotationRef/>
      </w:r>
      <w:r>
        <w:t>Catch weight per cod-end?</w:t>
      </w:r>
    </w:p>
  </w:comment>
  <w:comment w:id="373" w:author="Browne, Daragh" w:date="2016-04-27T16:26:00Z" w:initials="DB">
    <w:p w14:paraId="7CC414E1" w14:textId="1B20A304" w:rsidR="00D703F7" w:rsidRDefault="00D703F7">
      <w:pPr>
        <w:pStyle w:val="CommentText"/>
      </w:pPr>
      <w:r>
        <w:rPr>
          <w:rStyle w:val="CommentReference"/>
        </w:rPr>
        <w:annotationRef/>
      </w:r>
      <w:r>
        <w:t>Catch weight per cod-end?</w:t>
      </w:r>
    </w:p>
  </w:comment>
  <w:comment w:id="379" w:author="Browne, Daragh" w:date="2016-04-27T16:27:00Z" w:initials="DB">
    <w:p w14:paraId="28C7A912" w14:textId="4F241868" w:rsidR="00D703F7" w:rsidRDefault="00D703F7">
      <w:pPr>
        <w:pStyle w:val="CommentText"/>
      </w:pPr>
      <w:r>
        <w:rPr>
          <w:rStyle w:val="CommentReference"/>
        </w:rPr>
        <w:annotationRef/>
      </w:r>
      <w:r>
        <w:t>Catch weight per cod-end</w:t>
      </w:r>
      <w:r>
        <w:t>?</w:t>
      </w:r>
    </w:p>
  </w:comment>
  <w:comment w:id="497" w:author="Coilin" w:date="2016-03-03T10:52:00Z" w:initials="C">
    <w:p w14:paraId="47B8AB1B" w14:textId="3E5A6CAE" w:rsidR="009A1D4A" w:rsidRDefault="009A1D4A">
      <w:pPr>
        <w:pStyle w:val="CommentText"/>
      </w:pPr>
      <w:r>
        <w:rPr>
          <w:rStyle w:val="CommentReference"/>
        </w:rPr>
        <w:annotationRef/>
      </w:r>
      <w:r>
        <w:t xml:space="preserve">Include reference to: </w:t>
      </w:r>
      <w:r w:rsidRPr="009D6136">
        <w:t>Mosimann, 1962</w:t>
      </w:r>
      <w:r>
        <w:t xml:space="preserve"> also.</w:t>
      </w:r>
    </w:p>
  </w:comment>
  <w:comment w:id="523" w:author="Coilin" w:date="2016-03-24T16:41:00Z" w:initials="C">
    <w:p w14:paraId="364C8BB8" w14:textId="5B10EB20" w:rsidR="009A1D4A" w:rsidRDefault="009A1D4A">
      <w:pPr>
        <w:pStyle w:val="CommentText"/>
      </w:pPr>
      <w:r>
        <w:rPr>
          <w:rStyle w:val="CommentReference"/>
        </w:rPr>
        <w:annotationRef/>
      </w:r>
      <w:r w:rsidRPr="00873210">
        <w:t>Fryer, R.J., Zuur, A.F. and Graham, N. (2003). Using mixed models to combine smooth size-selection and catch-comparison curves over hauls. Canadian Journal of Fisheries and Aquatic Sciences, 60, 448–459.</w:t>
      </w:r>
    </w:p>
  </w:comment>
  <w:comment w:id="537" w:author="Browne, Daragh" w:date="2016-04-27T17:14:00Z" w:initials="DB">
    <w:p w14:paraId="0AF9F2C1" w14:textId="2AD6B84D" w:rsidR="00823C5A" w:rsidRDefault="00823C5A">
      <w:pPr>
        <w:pStyle w:val="CommentText"/>
      </w:pPr>
      <w:r>
        <w:rPr>
          <w:rStyle w:val="CommentReference"/>
        </w:rPr>
        <w:annotationRef/>
      </w:r>
      <w:r>
        <w:t>Mosimann reference included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332BEB" w15:done="0"/>
  <w15:commentEx w15:paraId="5CF3D211" w15:done="0"/>
  <w15:commentEx w15:paraId="47B8AB1B" w15:done="0"/>
  <w15:commentEx w15:paraId="364C8BB8" w15:done="0"/>
  <w15:commentEx w15:paraId="69B91E18" w15:done="0"/>
  <w15:commentEx w15:paraId="1CF03B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48A3C4" w14:textId="77777777" w:rsidR="00DF065D" w:rsidRDefault="00DF065D" w:rsidP="00DA7263">
      <w:pPr>
        <w:spacing w:after="0" w:line="240" w:lineRule="auto"/>
      </w:pPr>
      <w:r>
        <w:separator/>
      </w:r>
    </w:p>
  </w:endnote>
  <w:endnote w:type="continuationSeparator" w:id="0">
    <w:p w14:paraId="4A36C558" w14:textId="77777777" w:rsidR="00DF065D" w:rsidRDefault="00DF065D" w:rsidP="00DA7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Light">
    <w:panose1 w:val="020F0302020204030204"/>
    <w:charset w:val="00"/>
    <w:family w:val="swiss"/>
    <w:pitch w:val="variable"/>
    <w:sig w:usb0="A00002EF" w:usb1="4000207B" w:usb2="00000000" w:usb3="00000000" w:csb0="0000019F" w:csb1="00000000"/>
  </w:font>
  <w:font w:name="Droid Sans">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FreeSans">
    <w:altName w:val="Arial"/>
    <w:charset w:val="00"/>
    <w:family w:val="swiss"/>
    <w:pitch w:val="default"/>
  </w:font>
  <w:font w:name="Cambria Math">
    <w:panose1 w:val="02040503050406030204"/>
    <w:charset w:val="00"/>
    <w:family w:val="roman"/>
    <w:pitch w:val="variable"/>
    <w:sig w:usb0="E00002FF" w:usb1="420024FF" w:usb2="00000000"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E287CF" w14:textId="77777777" w:rsidR="00DF065D" w:rsidRDefault="00DF065D" w:rsidP="00DA7263">
      <w:pPr>
        <w:spacing w:after="0" w:line="240" w:lineRule="auto"/>
      </w:pPr>
      <w:r>
        <w:separator/>
      </w:r>
    </w:p>
  </w:footnote>
  <w:footnote w:type="continuationSeparator" w:id="0">
    <w:p w14:paraId="63D8A535" w14:textId="77777777" w:rsidR="00DF065D" w:rsidRDefault="00DF065D" w:rsidP="00DA72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8209085"/>
      <w:docPartObj>
        <w:docPartGallery w:val="Page Numbers (Top of Page)"/>
        <w:docPartUnique/>
      </w:docPartObj>
    </w:sdtPr>
    <w:sdtContent>
      <w:p w14:paraId="5A10155F" w14:textId="77777777" w:rsidR="009A1D4A" w:rsidRDefault="009A1D4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sidR="00DF065D">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F065D">
          <w:rPr>
            <w:b/>
            <w:bCs/>
            <w:noProof/>
          </w:rPr>
          <w:t>1</w:t>
        </w:r>
        <w:r>
          <w:rPr>
            <w:b/>
            <w:bCs/>
            <w:sz w:val="24"/>
            <w:szCs w:val="24"/>
          </w:rPr>
          <w:fldChar w:fldCharType="end"/>
        </w:r>
      </w:p>
    </w:sdtContent>
  </w:sdt>
  <w:p w14:paraId="35A713B6" w14:textId="77777777" w:rsidR="009A1D4A" w:rsidRDefault="009A1D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7548F"/>
    <w:multiLevelType w:val="hybridMultilevel"/>
    <w:tmpl w:val="A7CCC9E8"/>
    <w:lvl w:ilvl="0" w:tplc="094AAEA6">
      <w:numFmt w:val="bullet"/>
      <w:lvlText w:val="-"/>
      <w:lvlJc w:val="left"/>
      <w:pPr>
        <w:ind w:left="720" w:hanging="360"/>
      </w:pPr>
      <w:rPr>
        <w:rFonts w:ascii="Calibri Light" w:eastAsia="Droid Sans" w:hAnsi="Calibri Light" w:cstheme="minorBidi" w:hint="default"/>
        <w:color w:val="1F4D78"/>
        <w:sz w:val="24"/>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1C801E58"/>
    <w:multiLevelType w:val="hybridMultilevel"/>
    <w:tmpl w:val="F5FEB748"/>
    <w:lvl w:ilvl="0" w:tplc="3386E4FA">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26F42A8A"/>
    <w:multiLevelType w:val="hybridMultilevel"/>
    <w:tmpl w:val="A216923C"/>
    <w:lvl w:ilvl="0" w:tplc="E6DADD90">
      <w:start w:val="103"/>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5FF337E4"/>
    <w:multiLevelType w:val="multilevel"/>
    <w:tmpl w:val="C83C537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6EAC1934"/>
    <w:multiLevelType w:val="hybridMultilevel"/>
    <w:tmpl w:val="6590CA9A"/>
    <w:lvl w:ilvl="0" w:tplc="619C377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B861431"/>
    <w:multiLevelType w:val="hybridMultilevel"/>
    <w:tmpl w:val="9970D32A"/>
    <w:lvl w:ilvl="0" w:tplc="DBBE9D0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2"/>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ilin">
    <w15:presenceInfo w15:providerId="None" w15:userId="Coi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trackRevision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CES J Marine Sci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0asf5p9gw502we25phpsps2swdz9rv5twea&quot;&gt;My EndNote Library&lt;record-ids&gt;&lt;item&gt;127&lt;/item&gt;&lt;item&gt;163&lt;/item&gt;&lt;item&gt;175&lt;/item&gt;&lt;item&gt;183&lt;/item&gt;&lt;item&gt;198&lt;/item&gt;&lt;item&gt;199&lt;/item&gt;&lt;item&gt;227&lt;/item&gt;&lt;item&gt;253&lt;/item&gt;&lt;item&gt;257&lt;/item&gt;&lt;item&gt;269&lt;/item&gt;&lt;item&gt;270&lt;/item&gt;&lt;item&gt;285&lt;/item&gt;&lt;item&gt;308&lt;/item&gt;&lt;item&gt;320&lt;/item&gt;&lt;item&gt;331&lt;/item&gt;&lt;item&gt;339&lt;/item&gt;&lt;item&gt;351&lt;/item&gt;&lt;item&gt;358&lt;/item&gt;&lt;item&gt;389&lt;/item&gt;&lt;item&gt;406&lt;/item&gt;&lt;item&gt;417&lt;/item&gt;&lt;item&gt;418&lt;/item&gt;&lt;item&gt;419&lt;/item&gt;&lt;item&gt;429&lt;/item&gt;&lt;item&gt;433&lt;/item&gt;&lt;item&gt;434&lt;/item&gt;&lt;item&gt;435&lt;/item&gt;&lt;item&gt;440&lt;/item&gt;&lt;item&gt;450&lt;/item&gt;&lt;item&gt;485&lt;/item&gt;&lt;item&gt;487&lt;/item&gt;&lt;item&gt;504&lt;/item&gt;&lt;item&gt;509&lt;/item&gt;&lt;item&gt;514&lt;/item&gt;&lt;item&gt;524&lt;/item&gt;&lt;item&gt;531&lt;/item&gt;&lt;item&gt;545&lt;/item&gt;&lt;item&gt;547&lt;/item&gt;&lt;item&gt;556&lt;/item&gt;&lt;item&gt;573&lt;/item&gt;&lt;item&gt;574&lt;/item&gt;&lt;item&gt;575&lt;/item&gt;&lt;item&gt;576&lt;/item&gt;&lt;item&gt;577&lt;/item&gt;&lt;item&gt;578&lt;/item&gt;&lt;item&gt;580&lt;/item&gt;&lt;/record-ids&gt;&lt;/item&gt;&lt;/Libraries&gt;"/>
  </w:docVars>
  <w:rsids>
    <w:rsidRoot w:val="00A17811"/>
    <w:rsid w:val="00001278"/>
    <w:rsid w:val="00003676"/>
    <w:rsid w:val="00004590"/>
    <w:rsid w:val="0002097A"/>
    <w:rsid w:val="00021415"/>
    <w:rsid w:val="00025128"/>
    <w:rsid w:val="000260E3"/>
    <w:rsid w:val="00031BD0"/>
    <w:rsid w:val="000320C0"/>
    <w:rsid w:val="00035936"/>
    <w:rsid w:val="00036647"/>
    <w:rsid w:val="000462F5"/>
    <w:rsid w:val="000610A6"/>
    <w:rsid w:val="00067490"/>
    <w:rsid w:val="0007625E"/>
    <w:rsid w:val="00080D25"/>
    <w:rsid w:val="000862DC"/>
    <w:rsid w:val="000906F5"/>
    <w:rsid w:val="000914C9"/>
    <w:rsid w:val="00091E54"/>
    <w:rsid w:val="000955F6"/>
    <w:rsid w:val="00096B53"/>
    <w:rsid w:val="000A7565"/>
    <w:rsid w:val="000B1643"/>
    <w:rsid w:val="000B37CC"/>
    <w:rsid w:val="000B5EC1"/>
    <w:rsid w:val="000B64F4"/>
    <w:rsid w:val="000C2545"/>
    <w:rsid w:val="000C3E92"/>
    <w:rsid w:val="000D1301"/>
    <w:rsid w:val="000D26E8"/>
    <w:rsid w:val="000E0C9A"/>
    <w:rsid w:val="000E0EBE"/>
    <w:rsid w:val="000E75A5"/>
    <w:rsid w:val="000E766C"/>
    <w:rsid w:val="000F33E1"/>
    <w:rsid w:val="000F3F57"/>
    <w:rsid w:val="000F446F"/>
    <w:rsid w:val="000F4B0F"/>
    <w:rsid w:val="000F4CBB"/>
    <w:rsid w:val="000F52BD"/>
    <w:rsid w:val="00102370"/>
    <w:rsid w:val="00102C2F"/>
    <w:rsid w:val="00104381"/>
    <w:rsid w:val="001056B2"/>
    <w:rsid w:val="00115B76"/>
    <w:rsid w:val="0012468B"/>
    <w:rsid w:val="001314DF"/>
    <w:rsid w:val="0013610D"/>
    <w:rsid w:val="00137416"/>
    <w:rsid w:val="00142E67"/>
    <w:rsid w:val="00144B4A"/>
    <w:rsid w:val="00145D33"/>
    <w:rsid w:val="00147942"/>
    <w:rsid w:val="00150ED8"/>
    <w:rsid w:val="001521E7"/>
    <w:rsid w:val="0015275C"/>
    <w:rsid w:val="00152A87"/>
    <w:rsid w:val="001549A7"/>
    <w:rsid w:val="001550E1"/>
    <w:rsid w:val="00165F83"/>
    <w:rsid w:val="00167415"/>
    <w:rsid w:val="001738BE"/>
    <w:rsid w:val="0017449E"/>
    <w:rsid w:val="0018347F"/>
    <w:rsid w:val="00190D44"/>
    <w:rsid w:val="0019352C"/>
    <w:rsid w:val="001A0254"/>
    <w:rsid w:val="001A0A76"/>
    <w:rsid w:val="001A2262"/>
    <w:rsid w:val="001A232C"/>
    <w:rsid w:val="001A3F94"/>
    <w:rsid w:val="001B15AB"/>
    <w:rsid w:val="001C1A82"/>
    <w:rsid w:val="001C34F8"/>
    <w:rsid w:val="001C5EB6"/>
    <w:rsid w:val="001D00D8"/>
    <w:rsid w:val="001D1C3C"/>
    <w:rsid w:val="001E6418"/>
    <w:rsid w:val="001E79AB"/>
    <w:rsid w:val="001F0AA6"/>
    <w:rsid w:val="001F355E"/>
    <w:rsid w:val="001F704C"/>
    <w:rsid w:val="001F7AFB"/>
    <w:rsid w:val="00212169"/>
    <w:rsid w:val="0021282F"/>
    <w:rsid w:val="002142EC"/>
    <w:rsid w:val="00214984"/>
    <w:rsid w:val="0022121B"/>
    <w:rsid w:val="00224112"/>
    <w:rsid w:val="00224FF9"/>
    <w:rsid w:val="002334B8"/>
    <w:rsid w:val="00235163"/>
    <w:rsid w:val="00235A0C"/>
    <w:rsid w:val="00236F85"/>
    <w:rsid w:val="002379EA"/>
    <w:rsid w:val="00246543"/>
    <w:rsid w:val="00246826"/>
    <w:rsid w:val="00251F88"/>
    <w:rsid w:val="002632BA"/>
    <w:rsid w:val="002674EE"/>
    <w:rsid w:val="002701D3"/>
    <w:rsid w:val="002708A0"/>
    <w:rsid w:val="00280FCD"/>
    <w:rsid w:val="00283A26"/>
    <w:rsid w:val="00283BBA"/>
    <w:rsid w:val="00284F60"/>
    <w:rsid w:val="00285710"/>
    <w:rsid w:val="002865F9"/>
    <w:rsid w:val="002925E5"/>
    <w:rsid w:val="00292BAC"/>
    <w:rsid w:val="002970B8"/>
    <w:rsid w:val="002A2524"/>
    <w:rsid w:val="002A5FEE"/>
    <w:rsid w:val="002B0E5F"/>
    <w:rsid w:val="002B3EAE"/>
    <w:rsid w:val="002B7B8F"/>
    <w:rsid w:val="002C0791"/>
    <w:rsid w:val="002C22A8"/>
    <w:rsid w:val="002C49DD"/>
    <w:rsid w:val="002C4DEF"/>
    <w:rsid w:val="002D1AA5"/>
    <w:rsid w:val="002D20D9"/>
    <w:rsid w:val="002D3DE5"/>
    <w:rsid w:val="002E223B"/>
    <w:rsid w:val="002E428E"/>
    <w:rsid w:val="002E7418"/>
    <w:rsid w:val="003111C4"/>
    <w:rsid w:val="00311691"/>
    <w:rsid w:val="00312DEF"/>
    <w:rsid w:val="003215FE"/>
    <w:rsid w:val="003219AD"/>
    <w:rsid w:val="00324DD1"/>
    <w:rsid w:val="0032718B"/>
    <w:rsid w:val="003312FB"/>
    <w:rsid w:val="003411E7"/>
    <w:rsid w:val="00344C54"/>
    <w:rsid w:val="00350D7F"/>
    <w:rsid w:val="00356A89"/>
    <w:rsid w:val="00362188"/>
    <w:rsid w:val="00363B7D"/>
    <w:rsid w:val="003654AA"/>
    <w:rsid w:val="00365F5D"/>
    <w:rsid w:val="00366723"/>
    <w:rsid w:val="00370DE5"/>
    <w:rsid w:val="003716A1"/>
    <w:rsid w:val="00372D8B"/>
    <w:rsid w:val="003739B6"/>
    <w:rsid w:val="0037486E"/>
    <w:rsid w:val="003758FF"/>
    <w:rsid w:val="00376EE6"/>
    <w:rsid w:val="00381F3B"/>
    <w:rsid w:val="00383FA8"/>
    <w:rsid w:val="00384053"/>
    <w:rsid w:val="00384C2F"/>
    <w:rsid w:val="003853EC"/>
    <w:rsid w:val="0038725B"/>
    <w:rsid w:val="003910F2"/>
    <w:rsid w:val="00394542"/>
    <w:rsid w:val="00395164"/>
    <w:rsid w:val="00395542"/>
    <w:rsid w:val="00395CA7"/>
    <w:rsid w:val="003A2145"/>
    <w:rsid w:val="003A5813"/>
    <w:rsid w:val="003A68CB"/>
    <w:rsid w:val="003A6CFE"/>
    <w:rsid w:val="003B0A89"/>
    <w:rsid w:val="003B207A"/>
    <w:rsid w:val="003B548B"/>
    <w:rsid w:val="003C5C46"/>
    <w:rsid w:val="003C6063"/>
    <w:rsid w:val="003C7A41"/>
    <w:rsid w:val="003D5A7F"/>
    <w:rsid w:val="003E3D1E"/>
    <w:rsid w:val="003E3F5A"/>
    <w:rsid w:val="003E53D1"/>
    <w:rsid w:val="003E631A"/>
    <w:rsid w:val="003E7877"/>
    <w:rsid w:val="003F079E"/>
    <w:rsid w:val="003F29C4"/>
    <w:rsid w:val="003F2E1C"/>
    <w:rsid w:val="003F7F5A"/>
    <w:rsid w:val="004010F0"/>
    <w:rsid w:val="00402386"/>
    <w:rsid w:val="00410BDB"/>
    <w:rsid w:val="0041364B"/>
    <w:rsid w:val="004200B6"/>
    <w:rsid w:val="004248B6"/>
    <w:rsid w:val="0042588B"/>
    <w:rsid w:val="00432832"/>
    <w:rsid w:val="00440B62"/>
    <w:rsid w:val="00441981"/>
    <w:rsid w:val="00454169"/>
    <w:rsid w:val="00455890"/>
    <w:rsid w:val="00457BCB"/>
    <w:rsid w:val="004673C1"/>
    <w:rsid w:val="00472734"/>
    <w:rsid w:val="004763E6"/>
    <w:rsid w:val="00476F74"/>
    <w:rsid w:val="00485CFB"/>
    <w:rsid w:val="00494E87"/>
    <w:rsid w:val="00495176"/>
    <w:rsid w:val="0049679A"/>
    <w:rsid w:val="004A73FF"/>
    <w:rsid w:val="004C0DF1"/>
    <w:rsid w:val="004C659E"/>
    <w:rsid w:val="004C7BB0"/>
    <w:rsid w:val="004E08A7"/>
    <w:rsid w:val="004E0B30"/>
    <w:rsid w:val="004E2B45"/>
    <w:rsid w:val="004E414C"/>
    <w:rsid w:val="004E7006"/>
    <w:rsid w:val="004F0A0D"/>
    <w:rsid w:val="0050337E"/>
    <w:rsid w:val="00511BDF"/>
    <w:rsid w:val="005125F0"/>
    <w:rsid w:val="00512C03"/>
    <w:rsid w:val="005155C7"/>
    <w:rsid w:val="00521548"/>
    <w:rsid w:val="005216D7"/>
    <w:rsid w:val="00526474"/>
    <w:rsid w:val="00535EAC"/>
    <w:rsid w:val="005367E6"/>
    <w:rsid w:val="0053746D"/>
    <w:rsid w:val="005376BA"/>
    <w:rsid w:val="005414D4"/>
    <w:rsid w:val="005432F3"/>
    <w:rsid w:val="00547C34"/>
    <w:rsid w:val="00547CDB"/>
    <w:rsid w:val="00551208"/>
    <w:rsid w:val="00551802"/>
    <w:rsid w:val="00552208"/>
    <w:rsid w:val="0055221A"/>
    <w:rsid w:val="00553EDD"/>
    <w:rsid w:val="00555EE9"/>
    <w:rsid w:val="00557255"/>
    <w:rsid w:val="00563871"/>
    <w:rsid w:val="00565FF9"/>
    <w:rsid w:val="00566790"/>
    <w:rsid w:val="00566B26"/>
    <w:rsid w:val="00572C86"/>
    <w:rsid w:val="0057357A"/>
    <w:rsid w:val="005744A2"/>
    <w:rsid w:val="005763DC"/>
    <w:rsid w:val="005822D4"/>
    <w:rsid w:val="005875A5"/>
    <w:rsid w:val="00594655"/>
    <w:rsid w:val="00597D7A"/>
    <w:rsid w:val="00597EA4"/>
    <w:rsid w:val="005B14C3"/>
    <w:rsid w:val="005B189E"/>
    <w:rsid w:val="005B58C3"/>
    <w:rsid w:val="005C4DD4"/>
    <w:rsid w:val="005C7273"/>
    <w:rsid w:val="005D06FD"/>
    <w:rsid w:val="005D0D92"/>
    <w:rsid w:val="005D2AD1"/>
    <w:rsid w:val="005E155C"/>
    <w:rsid w:val="005E37E2"/>
    <w:rsid w:val="005F65E1"/>
    <w:rsid w:val="005F7C78"/>
    <w:rsid w:val="006037AB"/>
    <w:rsid w:val="006127F0"/>
    <w:rsid w:val="006223F3"/>
    <w:rsid w:val="0064131D"/>
    <w:rsid w:val="006421F8"/>
    <w:rsid w:val="00642A02"/>
    <w:rsid w:val="00654CC8"/>
    <w:rsid w:val="00664063"/>
    <w:rsid w:val="00664FB0"/>
    <w:rsid w:val="00671214"/>
    <w:rsid w:val="00672BED"/>
    <w:rsid w:val="00684D9A"/>
    <w:rsid w:val="006864F9"/>
    <w:rsid w:val="0068675B"/>
    <w:rsid w:val="00691F52"/>
    <w:rsid w:val="00692FAA"/>
    <w:rsid w:val="00695FC0"/>
    <w:rsid w:val="00697C57"/>
    <w:rsid w:val="006A3F17"/>
    <w:rsid w:val="006B1997"/>
    <w:rsid w:val="006B6490"/>
    <w:rsid w:val="006C05E2"/>
    <w:rsid w:val="006C541B"/>
    <w:rsid w:val="006C744F"/>
    <w:rsid w:val="006D3F0E"/>
    <w:rsid w:val="006D6D1B"/>
    <w:rsid w:val="006E1BBB"/>
    <w:rsid w:val="006E1E2A"/>
    <w:rsid w:val="006E7686"/>
    <w:rsid w:val="006E7C39"/>
    <w:rsid w:val="006F464A"/>
    <w:rsid w:val="006F5E92"/>
    <w:rsid w:val="006F78F3"/>
    <w:rsid w:val="00701A94"/>
    <w:rsid w:val="00701F8E"/>
    <w:rsid w:val="00705D33"/>
    <w:rsid w:val="00705EC9"/>
    <w:rsid w:val="007061D7"/>
    <w:rsid w:val="00716B04"/>
    <w:rsid w:val="007210E6"/>
    <w:rsid w:val="0072230E"/>
    <w:rsid w:val="00722AF4"/>
    <w:rsid w:val="00726DF5"/>
    <w:rsid w:val="007304E1"/>
    <w:rsid w:val="00731430"/>
    <w:rsid w:val="00731E80"/>
    <w:rsid w:val="00740975"/>
    <w:rsid w:val="00750212"/>
    <w:rsid w:val="0075311F"/>
    <w:rsid w:val="00753379"/>
    <w:rsid w:val="00756F34"/>
    <w:rsid w:val="0075761B"/>
    <w:rsid w:val="00763FE5"/>
    <w:rsid w:val="00765877"/>
    <w:rsid w:val="00765D66"/>
    <w:rsid w:val="0077000B"/>
    <w:rsid w:val="007725E9"/>
    <w:rsid w:val="007734BD"/>
    <w:rsid w:val="00773C40"/>
    <w:rsid w:val="00776105"/>
    <w:rsid w:val="0077754F"/>
    <w:rsid w:val="0078443E"/>
    <w:rsid w:val="00796E82"/>
    <w:rsid w:val="00797333"/>
    <w:rsid w:val="007A005B"/>
    <w:rsid w:val="007A0407"/>
    <w:rsid w:val="007A377E"/>
    <w:rsid w:val="007A406F"/>
    <w:rsid w:val="007B09ED"/>
    <w:rsid w:val="007B2A11"/>
    <w:rsid w:val="007B6519"/>
    <w:rsid w:val="007C055D"/>
    <w:rsid w:val="007C5D02"/>
    <w:rsid w:val="007C7657"/>
    <w:rsid w:val="007D5048"/>
    <w:rsid w:val="007D67DE"/>
    <w:rsid w:val="007D7D80"/>
    <w:rsid w:val="007E3AAB"/>
    <w:rsid w:val="007E4DA3"/>
    <w:rsid w:val="007E67F4"/>
    <w:rsid w:val="007E7728"/>
    <w:rsid w:val="007F132D"/>
    <w:rsid w:val="007F58CD"/>
    <w:rsid w:val="008005E4"/>
    <w:rsid w:val="00801D68"/>
    <w:rsid w:val="00805096"/>
    <w:rsid w:val="00810729"/>
    <w:rsid w:val="00822C98"/>
    <w:rsid w:val="00823C5A"/>
    <w:rsid w:val="00826F5B"/>
    <w:rsid w:val="00830192"/>
    <w:rsid w:val="008313C9"/>
    <w:rsid w:val="00833013"/>
    <w:rsid w:val="00834150"/>
    <w:rsid w:val="008348C2"/>
    <w:rsid w:val="00836310"/>
    <w:rsid w:val="00840279"/>
    <w:rsid w:val="008404EA"/>
    <w:rsid w:val="00844AE8"/>
    <w:rsid w:val="00844D2A"/>
    <w:rsid w:val="00847EC6"/>
    <w:rsid w:val="0086185B"/>
    <w:rsid w:val="00866C50"/>
    <w:rsid w:val="00873210"/>
    <w:rsid w:val="00875C0B"/>
    <w:rsid w:val="008846D3"/>
    <w:rsid w:val="00892F1C"/>
    <w:rsid w:val="008932CD"/>
    <w:rsid w:val="008B6E60"/>
    <w:rsid w:val="008C66EB"/>
    <w:rsid w:val="008D1D58"/>
    <w:rsid w:val="008D4AD0"/>
    <w:rsid w:val="008D4C5B"/>
    <w:rsid w:val="008E008C"/>
    <w:rsid w:val="008E324D"/>
    <w:rsid w:val="008E5986"/>
    <w:rsid w:val="008E5ED2"/>
    <w:rsid w:val="008F68F4"/>
    <w:rsid w:val="008F7A52"/>
    <w:rsid w:val="0090019F"/>
    <w:rsid w:val="0091329A"/>
    <w:rsid w:val="00920ED2"/>
    <w:rsid w:val="009217D0"/>
    <w:rsid w:val="0092514C"/>
    <w:rsid w:val="0092592B"/>
    <w:rsid w:val="00927F06"/>
    <w:rsid w:val="009333D1"/>
    <w:rsid w:val="0093514A"/>
    <w:rsid w:val="00943260"/>
    <w:rsid w:val="00945851"/>
    <w:rsid w:val="00946513"/>
    <w:rsid w:val="00952C74"/>
    <w:rsid w:val="00952E56"/>
    <w:rsid w:val="00954A7C"/>
    <w:rsid w:val="009573AD"/>
    <w:rsid w:val="00961962"/>
    <w:rsid w:val="00961B0D"/>
    <w:rsid w:val="0096336E"/>
    <w:rsid w:val="00971E55"/>
    <w:rsid w:val="0097297C"/>
    <w:rsid w:val="00973150"/>
    <w:rsid w:val="00973CBF"/>
    <w:rsid w:val="009750E6"/>
    <w:rsid w:val="00975B90"/>
    <w:rsid w:val="00985E45"/>
    <w:rsid w:val="00986BFE"/>
    <w:rsid w:val="00986DC7"/>
    <w:rsid w:val="00990914"/>
    <w:rsid w:val="00990A21"/>
    <w:rsid w:val="00990DAD"/>
    <w:rsid w:val="0099196D"/>
    <w:rsid w:val="009953E9"/>
    <w:rsid w:val="0099612B"/>
    <w:rsid w:val="009A13D0"/>
    <w:rsid w:val="009A156F"/>
    <w:rsid w:val="009A1D4A"/>
    <w:rsid w:val="009A6467"/>
    <w:rsid w:val="009B21FB"/>
    <w:rsid w:val="009B2B4C"/>
    <w:rsid w:val="009B46EC"/>
    <w:rsid w:val="009B6C6D"/>
    <w:rsid w:val="009C301C"/>
    <w:rsid w:val="009C57EE"/>
    <w:rsid w:val="009C6A0E"/>
    <w:rsid w:val="009D25D7"/>
    <w:rsid w:val="009D6136"/>
    <w:rsid w:val="009E5670"/>
    <w:rsid w:val="009E75A8"/>
    <w:rsid w:val="009F02D2"/>
    <w:rsid w:val="009F58B4"/>
    <w:rsid w:val="00A01796"/>
    <w:rsid w:val="00A037BE"/>
    <w:rsid w:val="00A06946"/>
    <w:rsid w:val="00A0702E"/>
    <w:rsid w:val="00A1157A"/>
    <w:rsid w:val="00A11B8F"/>
    <w:rsid w:val="00A13C6A"/>
    <w:rsid w:val="00A163B9"/>
    <w:rsid w:val="00A1762B"/>
    <w:rsid w:val="00A17811"/>
    <w:rsid w:val="00A204B3"/>
    <w:rsid w:val="00A208B6"/>
    <w:rsid w:val="00A24EE0"/>
    <w:rsid w:val="00A25C25"/>
    <w:rsid w:val="00A266BF"/>
    <w:rsid w:val="00A316F7"/>
    <w:rsid w:val="00A34184"/>
    <w:rsid w:val="00A347E7"/>
    <w:rsid w:val="00A3539E"/>
    <w:rsid w:val="00A36CF1"/>
    <w:rsid w:val="00A3763A"/>
    <w:rsid w:val="00A41EBF"/>
    <w:rsid w:val="00A4241A"/>
    <w:rsid w:val="00A42BA1"/>
    <w:rsid w:val="00A42BDD"/>
    <w:rsid w:val="00A45CFD"/>
    <w:rsid w:val="00A476B8"/>
    <w:rsid w:val="00A47B19"/>
    <w:rsid w:val="00A47C35"/>
    <w:rsid w:val="00A549CD"/>
    <w:rsid w:val="00A7631D"/>
    <w:rsid w:val="00A773E0"/>
    <w:rsid w:val="00A82628"/>
    <w:rsid w:val="00A8502C"/>
    <w:rsid w:val="00A902E9"/>
    <w:rsid w:val="00A90700"/>
    <w:rsid w:val="00A97962"/>
    <w:rsid w:val="00AA2556"/>
    <w:rsid w:val="00AA2D87"/>
    <w:rsid w:val="00AB182D"/>
    <w:rsid w:val="00AB1DCB"/>
    <w:rsid w:val="00AB3164"/>
    <w:rsid w:val="00AB48A6"/>
    <w:rsid w:val="00AC1BBC"/>
    <w:rsid w:val="00AC655A"/>
    <w:rsid w:val="00AD1E47"/>
    <w:rsid w:val="00AD5435"/>
    <w:rsid w:val="00AD55CC"/>
    <w:rsid w:val="00AD5847"/>
    <w:rsid w:val="00AD5DC7"/>
    <w:rsid w:val="00AE0589"/>
    <w:rsid w:val="00AE74F6"/>
    <w:rsid w:val="00AF0EF2"/>
    <w:rsid w:val="00AF2DB3"/>
    <w:rsid w:val="00AF6B21"/>
    <w:rsid w:val="00AF6EBD"/>
    <w:rsid w:val="00AF7DAD"/>
    <w:rsid w:val="00B0589B"/>
    <w:rsid w:val="00B10B42"/>
    <w:rsid w:val="00B12F13"/>
    <w:rsid w:val="00B217C3"/>
    <w:rsid w:val="00B22827"/>
    <w:rsid w:val="00B24BE3"/>
    <w:rsid w:val="00B2682A"/>
    <w:rsid w:val="00B26BB3"/>
    <w:rsid w:val="00B30AEA"/>
    <w:rsid w:val="00B30F13"/>
    <w:rsid w:val="00B357AB"/>
    <w:rsid w:val="00B40ED0"/>
    <w:rsid w:val="00B44EFB"/>
    <w:rsid w:val="00B45012"/>
    <w:rsid w:val="00B46852"/>
    <w:rsid w:val="00B46A48"/>
    <w:rsid w:val="00B478F0"/>
    <w:rsid w:val="00B5126B"/>
    <w:rsid w:val="00B51B00"/>
    <w:rsid w:val="00B52DDD"/>
    <w:rsid w:val="00B605E2"/>
    <w:rsid w:val="00B62C45"/>
    <w:rsid w:val="00B635FE"/>
    <w:rsid w:val="00B671A9"/>
    <w:rsid w:val="00B721B9"/>
    <w:rsid w:val="00B733B7"/>
    <w:rsid w:val="00B7390D"/>
    <w:rsid w:val="00B74C5F"/>
    <w:rsid w:val="00B75205"/>
    <w:rsid w:val="00B8463B"/>
    <w:rsid w:val="00B853C1"/>
    <w:rsid w:val="00B85CC8"/>
    <w:rsid w:val="00B96FEA"/>
    <w:rsid w:val="00BA0E5F"/>
    <w:rsid w:val="00BA1D76"/>
    <w:rsid w:val="00BA27EB"/>
    <w:rsid w:val="00BA57C5"/>
    <w:rsid w:val="00BA77F2"/>
    <w:rsid w:val="00BA785F"/>
    <w:rsid w:val="00BB3290"/>
    <w:rsid w:val="00BB55CA"/>
    <w:rsid w:val="00BB7912"/>
    <w:rsid w:val="00BC335A"/>
    <w:rsid w:val="00BC7D02"/>
    <w:rsid w:val="00BD7987"/>
    <w:rsid w:val="00BE064A"/>
    <w:rsid w:val="00BF37E0"/>
    <w:rsid w:val="00BF77D2"/>
    <w:rsid w:val="00C00725"/>
    <w:rsid w:val="00C02AE3"/>
    <w:rsid w:val="00C0318B"/>
    <w:rsid w:val="00C15CB5"/>
    <w:rsid w:val="00C174BE"/>
    <w:rsid w:val="00C2294A"/>
    <w:rsid w:val="00C22FB2"/>
    <w:rsid w:val="00C235B0"/>
    <w:rsid w:val="00C35AFE"/>
    <w:rsid w:val="00C35BC3"/>
    <w:rsid w:val="00C41104"/>
    <w:rsid w:val="00C41204"/>
    <w:rsid w:val="00C419CE"/>
    <w:rsid w:val="00C61C7F"/>
    <w:rsid w:val="00C711BF"/>
    <w:rsid w:val="00C741C4"/>
    <w:rsid w:val="00C77001"/>
    <w:rsid w:val="00C80DA6"/>
    <w:rsid w:val="00C83E33"/>
    <w:rsid w:val="00C8747D"/>
    <w:rsid w:val="00C92DC8"/>
    <w:rsid w:val="00C97855"/>
    <w:rsid w:val="00CA0C99"/>
    <w:rsid w:val="00CA34B4"/>
    <w:rsid w:val="00CA4862"/>
    <w:rsid w:val="00CB5E59"/>
    <w:rsid w:val="00CB78B6"/>
    <w:rsid w:val="00CC1A31"/>
    <w:rsid w:val="00CD6DFA"/>
    <w:rsid w:val="00CE69D8"/>
    <w:rsid w:val="00CF12CD"/>
    <w:rsid w:val="00CF663C"/>
    <w:rsid w:val="00CF7BF2"/>
    <w:rsid w:val="00D0048A"/>
    <w:rsid w:val="00D007E6"/>
    <w:rsid w:val="00D05FE2"/>
    <w:rsid w:val="00D05FFC"/>
    <w:rsid w:val="00D21D7E"/>
    <w:rsid w:val="00D259DD"/>
    <w:rsid w:val="00D315CE"/>
    <w:rsid w:val="00D32AAD"/>
    <w:rsid w:val="00D35A1A"/>
    <w:rsid w:val="00D36D0A"/>
    <w:rsid w:val="00D429BA"/>
    <w:rsid w:val="00D433CA"/>
    <w:rsid w:val="00D44925"/>
    <w:rsid w:val="00D44F88"/>
    <w:rsid w:val="00D54036"/>
    <w:rsid w:val="00D54DB7"/>
    <w:rsid w:val="00D55293"/>
    <w:rsid w:val="00D605C7"/>
    <w:rsid w:val="00D60CE9"/>
    <w:rsid w:val="00D62A79"/>
    <w:rsid w:val="00D701AC"/>
    <w:rsid w:val="00D702F7"/>
    <w:rsid w:val="00D703F7"/>
    <w:rsid w:val="00D72036"/>
    <w:rsid w:val="00D72081"/>
    <w:rsid w:val="00D73696"/>
    <w:rsid w:val="00D816BD"/>
    <w:rsid w:val="00D8663A"/>
    <w:rsid w:val="00D96AD9"/>
    <w:rsid w:val="00D97EBA"/>
    <w:rsid w:val="00DA14FC"/>
    <w:rsid w:val="00DA3936"/>
    <w:rsid w:val="00DA5BD4"/>
    <w:rsid w:val="00DA6A7B"/>
    <w:rsid w:val="00DA7263"/>
    <w:rsid w:val="00DA7561"/>
    <w:rsid w:val="00DB0B08"/>
    <w:rsid w:val="00DB3EFF"/>
    <w:rsid w:val="00DB4040"/>
    <w:rsid w:val="00DB4A9E"/>
    <w:rsid w:val="00DC2B5E"/>
    <w:rsid w:val="00DD7A4E"/>
    <w:rsid w:val="00DE33AB"/>
    <w:rsid w:val="00DE51FE"/>
    <w:rsid w:val="00DE75D1"/>
    <w:rsid w:val="00DF065D"/>
    <w:rsid w:val="00DF0BF2"/>
    <w:rsid w:val="00DF7876"/>
    <w:rsid w:val="00E00FCE"/>
    <w:rsid w:val="00E04175"/>
    <w:rsid w:val="00E04822"/>
    <w:rsid w:val="00E16279"/>
    <w:rsid w:val="00E24840"/>
    <w:rsid w:val="00E253AA"/>
    <w:rsid w:val="00E267F5"/>
    <w:rsid w:val="00E31E81"/>
    <w:rsid w:val="00E3241D"/>
    <w:rsid w:val="00E33F43"/>
    <w:rsid w:val="00E34A8F"/>
    <w:rsid w:val="00E42B56"/>
    <w:rsid w:val="00E43246"/>
    <w:rsid w:val="00E451A6"/>
    <w:rsid w:val="00E45B0C"/>
    <w:rsid w:val="00E46813"/>
    <w:rsid w:val="00E54E6C"/>
    <w:rsid w:val="00E559F0"/>
    <w:rsid w:val="00E709C9"/>
    <w:rsid w:val="00E73857"/>
    <w:rsid w:val="00E76375"/>
    <w:rsid w:val="00E807D4"/>
    <w:rsid w:val="00E80ED0"/>
    <w:rsid w:val="00E81EB2"/>
    <w:rsid w:val="00E86E24"/>
    <w:rsid w:val="00E90F4F"/>
    <w:rsid w:val="00E918EC"/>
    <w:rsid w:val="00E9331C"/>
    <w:rsid w:val="00E97280"/>
    <w:rsid w:val="00EA2C01"/>
    <w:rsid w:val="00EA453A"/>
    <w:rsid w:val="00EA5953"/>
    <w:rsid w:val="00EA5EFC"/>
    <w:rsid w:val="00EA618F"/>
    <w:rsid w:val="00EB0C5C"/>
    <w:rsid w:val="00EB55BE"/>
    <w:rsid w:val="00EC039A"/>
    <w:rsid w:val="00EC0479"/>
    <w:rsid w:val="00EC36FE"/>
    <w:rsid w:val="00EC3F9F"/>
    <w:rsid w:val="00EC5C94"/>
    <w:rsid w:val="00EC5F88"/>
    <w:rsid w:val="00ED2772"/>
    <w:rsid w:val="00ED3A80"/>
    <w:rsid w:val="00ED4876"/>
    <w:rsid w:val="00ED4B0D"/>
    <w:rsid w:val="00EE38F1"/>
    <w:rsid w:val="00EE53FF"/>
    <w:rsid w:val="00EF30A7"/>
    <w:rsid w:val="00EF35A8"/>
    <w:rsid w:val="00F02106"/>
    <w:rsid w:val="00F06FE5"/>
    <w:rsid w:val="00F105AF"/>
    <w:rsid w:val="00F10AA7"/>
    <w:rsid w:val="00F1127E"/>
    <w:rsid w:val="00F144AB"/>
    <w:rsid w:val="00F1551F"/>
    <w:rsid w:val="00F17124"/>
    <w:rsid w:val="00F17992"/>
    <w:rsid w:val="00F24288"/>
    <w:rsid w:val="00F245C4"/>
    <w:rsid w:val="00F24DAD"/>
    <w:rsid w:val="00F26E95"/>
    <w:rsid w:val="00F356FF"/>
    <w:rsid w:val="00F35B9C"/>
    <w:rsid w:val="00F35F6F"/>
    <w:rsid w:val="00F377A1"/>
    <w:rsid w:val="00F41696"/>
    <w:rsid w:val="00F45772"/>
    <w:rsid w:val="00F46725"/>
    <w:rsid w:val="00F46D44"/>
    <w:rsid w:val="00F479A2"/>
    <w:rsid w:val="00F54154"/>
    <w:rsid w:val="00F55F06"/>
    <w:rsid w:val="00F562D1"/>
    <w:rsid w:val="00F6317D"/>
    <w:rsid w:val="00F67707"/>
    <w:rsid w:val="00F719BE"/>
    <w:rsid w:val="00F71D56"/>
    <w:rsid w:val="00F72347"/>
    <w:rsid w:val="00F72B9E"/>
    <w:rsid w:val="00F72C22"/>
    <w:rsid w:val="00F74BDF"/>
    <w:rsid w:val="00F7738E"/>
    <w:rsid w:val="00F85018"/>
    <w:rsid w:val="00F914A8"/>
    <w:rsid w:val="00F91BAE"/>
    <w:rsid w:val="00F91BE8"/>
    <w:rsid w:val="00F949E3"/>
    <w:rsid w:val="00FA3083"/>
    <w:rsid w:val="00FB0AE4"/>
    <w:rsid w:val="00FB6449"/>
    <w:rsid w:val="00FB6A70"/>
    <w:rsid w:val="00FC06D1"/>
    <w:rsid w:val="00FC3644"/>
    <w:rsid w:val="00FC5C52"/>
    <w:rsid w:val="00FD09A7"/>
    <w:rsid w:val="00FD5F42"/>
    <w:rsid w:val="00FD680E"/>
    <w:rsid w:val="00FD6D8A"/>
    <w:rsid w:val="00FE2FEE"/>
    <w:rsid w:val="00FE533D"/>
    <w:rsid w:val="00FE6D21"/>
    <w:rsid w:val="00FF3D49"/>
    <w:rsid w:val="00FF447B"/>
    <w:rsid w:val="00FF4E18"/>
    <w:rsid w:val="00FF72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82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7D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511BDF"/>
    <w:pPr>
      <w:keepNext/>
      <w:keepLines/>
      <w:numPr>
        <w:ilvl w:val="1"/>
        <w:numId w:val="4"/>
      </w:numPr>
      <w:tabs>
        <w:tab w:val="left" w:pos="720"/>
      </w:tabs>
      <w:suppressAutoHyphens/>
      <w:spacing w:before="40" w:after="0" w:line="256" w:lineRule="auto"/>
      <w:outlineLvl w:val="1"/>
    </w:pPr>
    <w:rPr>
      <w:rFonts w:ascii="Calibri Light" w:eastAsia="Droid Sans" w:hAnsi="Calibri Light"/>
      <w:color w:val="2E74B5"/>
      <w:sz w:val="26"/>
      <w:szCs w:val="26"/>
    </w:rPr>
  </w:style>
  <w:style w:type="paragraph" w:styleId="Heading3">
    <w:name w:val="heading 3"/>
    <w:basedOn w:val="Normal"/>
    <w:next w:val="Normal"/>
    <w:link w:val="Heading3Char"/>
    <w:rsid w:val="00511BDF"/>
    <w:pPr>
      <w:keepNext/>
      <w:keepLines/>
      <w:numPr>
        <w:ilvl w:val="2"/>
        <w:numId w:val="4"/>
      </w:numPr>
      <w:suppressAutoHyphens/>
      <w:spacing w:before="40" w:after="0" w:line="256" w:lineRule="auto"/>
      <w:outlineLvl w:val="2"/>
    </w:pPr>
    <w:rPr>
      <w:rFonts w:ascii="Calibri Light" w:eastAsia="Droid Sans" w:hAnsi="Calibri Light"/>
      <w:color w:val="1F4D78"/>
      <w:sz w:val="24"/>
      <w:szCs w:val="24"/>
    </w:rPr>
  </w:style>
  <w:style w:type="paragraph" w:styleId="Heading4">
    <w:name w:val="heading 4"/>
    <w:basedOn w:val="Normal"/>
    <w:next w:val="Normal"/>
    <w:link w:val="Heading4Char"/>
    <w:uiPriority w:val="9"/>
    <w:unhideWhenUsed/>
    <w:qFormat/>
    <w:rsid w:val="00986DC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AAD"/>
    <w:pPr>
      <w:ind w:left="720"/>
      <w:contextualSpacing/>
    </w:pPr>
  </w:style>
  <w:style w:type="paragraph" w:styleId="BalloonText">
    <w:name w:val="Balloon Text"/>
    <w:basedOn w:val="Normal"/>
    <w:link w:val="BalloonTextChar"/>
    <w:uiPriority w:val="99"/>
    <w:semiHidden/>
    <w:unhideWhenUsed/>
    <w:rsid w:val="00B24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BE3"/>
    <w:rPr>
      <w:rFonts w:ascii="Tahoma" w:hAnsi="Tahoma" w:cs="Tahoma"/>
      <w:sz w:val="16"/>
      <w:szCs w:val="16"/>
    </w:rPr>
  </w:style>
  <w:style w:type="paragraph" w:customStyle="1" w:styleId="EndNoteBibliographyTitle">
    <w:name w:val="EndNote Bibliography Title"/>
    <w:basedOn w:val="Normal"/>
    <w:link w:val="EndNoteBibliographyTitleChar"/>
    <w:rsid w:val="00D702F7"/>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702F7"/>
    <w:rPr>
      <w:rFonts w:ascii="Calibri" w:hAnsi="Calibri"/>
      <w:noProof/>
      <w:lang w:val="en-US"/>
    </w:rPr>
  </w:style>
  <w:style w:type="paragraph" w:customStyle="1" w:styleId="EndNoteBibliography">
    <w:name w:val="EndNote Bibliography"/>
    <w:basedOn w:val="Normal"/>
    <w:link w:val="EndNoteBibliographyChar"/>
    <w:rsid w:val="00D702F7"/>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D702F7"/>
    <w:rPr>
      <w:rFonts w:ascii="Calibri" w:hAnsi="Calibri"/>
      <w:noProof/>
      <w:lang w:val="en-US"/>
    </w:rPr>
  </w:style>
  <w:style w:type="character" w:styleId="Hyperlink">
    <w:name w:val="Hyperlink"/>
    <w:basedOn w:val="DefaultParagraphFont"/>
    <w:uiPriority w:val="99"/>
    <w:unhideWhenUsed/>
    <w:rsid w:val="00D702F7"/>
    <w:rPr>
      <w:color w:val="0000FF" w:themeColor="hyperlink"/>
      <w:u w:val="single"/>
    </w:rPr>
  </w:style>
  <w:style w:type="character" w:styleId="CommentReference">
    <w:name w:val="annotation reference"/>
    <w:basedOn w:val="DefaultParagraphFont"/>
    <w:uiPriority w:val="99"/>
    <w:semiHidden/>
    <w:unhideWhenUsed/>
    <w:rsid w:val="00A163B9"/>
    <w:rPr>
      <w:sz w:val="16"/>
      <w:szCs w:val="16"/>
    </w:rPr>
  </w:style>
  <w:style w:type="paragraph" w:styleId="CommentText">
    <w:name w:val="annotation text"/>
    <w:basedOn w:val="Normal"/>
    <w:link w:val="CommentTextChar"/>
    <w:uiPriority w:val="99"/>
    <w:semiHidden/>
    <w:unhideWhenUsed/>
    <w:rsid w:val="00A163B9"/>
    <w:pPr>
      <w:spacing w:line="240" w:lineRule="auto"/>
    </w:pPr>
    <w:rPr>
      <w:sz w:val="20"/>
      <w:szCs w:val="20"/>
    </w:rPr>
  </w:style>
  <w:style w:type="character" w:customStyle="1" w:styleId="CommentTextChar">
    <w:name w:val="Comment Text Char"/>
    <w:basedOn w:val="DefaultParagraphFont"/>
    <w:link w:val="CommentText"/>
    <w:uiPriority w:val="99"/>
    <w:semiHidden/>
    <w:rsid w:val="00A163B9"/>
    <w:rPr>
      <w:sz w:val="20"/>
      <w:szCs w:val="20"/>
    </w:rPr>
  </w:style>
  <w:style w:type="paragraph" w:styleId="CommentSubject">
    <w:name w:val="annotation subject"/>
    <w:basedOn w:val="CommentText"/>
    <w:next w:val="CommentText"/>
    <w:link w:val="CommentSubjectChar"/>
    <w:uiPriority w:val="99"/>
    <w:semiHidden/>
    <w:unhideWhenUsed/>
    <w:rsid w:val="00A163B9"/>
    <w:rPr>
      <w:b/>
      <w:bCs/>
    </w:rPr>
  </w:style>
  <w:style w:type="character" w:customStyle="1" w:styleId="CommentSubjectChar">
    <w:name w:val="Comment Subject Char"/>
    <w:basedOn w:val="CommentTextChar"/>
    <w:link w:val="CommentSubject"/>
    <w:uiPriority w:val="99"/>
    <w:semiHidden/>
    <w:rsid w:val="00A163B9"/>
    <w:rPr>
      <w:b/>
      <w:bCs/>
      <w:sz w:val="20"/>
      <w:szCs w:val="20"/>
    </w:rPr>
  </w:style>
  <w:style w:type="character" w:styleId="Emphasis">
    <w:name w:val="Emphasis"/>
    <w:basedOn w:val="DefaultParagraphFont"/>
    <w:uiPriority w:val="20"/>
    <w:qFormat/>
    <w:rsid w:val="00A1762B"/>
    <w:rPr>
      <w:i/>
      <w:iCs/>
      <w:sz w:val="24"/>
      <w:szCs w:val="24"/>
      <w:bdr w:val="none" w:sz="0" w:space="0" w:color="auto" w:frame="1"/>
      <w:vertAlign w:val="baseline"/>
    </w:rPr>
  </w:style>
  <w:style w:type="table" w:styleId="TableGrid">
    <w:name w:val="Table Grid"/>
    <w:basedOn w:val="TableNormal"/>
    <w:uiPriority w:val="59"/>
    <w:rsid w:val="00AC1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511BDF"/>
    <w:rPr>
      <w:rFonts w:ascii="Calibri Light" w:eastAsia="Droid Sans" w:hAnsi="Calibri Light"/>
      <w:color w:val="2E74B5"/>
      <w:sz w:val="26"/>
      <w:szCs w:val="26"/>
    </w:rPr>
  </w:style>
  <w:style w:type="character" w:customStyle="1" w:styleId="Heading3Char">
    <w:name w:val="Heading 3 Char"/>
    <w:basedOn w:val="DefaultParagraphFont"/>
    <w:link w:val="Heading3"/>
    <w:rsid w:val="00511BDF"/>
    <w:rPr>
      <w:rFonts w:ascii="Calibri Light" w:eastAsia="Droid Sans" w:hAnsi="Calibri Light"/>
      <w:color w:val="1F4D78"/>
      <w:sz w:val="24"/>
      <w:szCs w:val="24"/>
    </w:rPr>
  </w:style>
  <w:style w:type="character" w:customStyle="1" w:styleId="Heading1Char">
    <w:name w:val="Heading 1 Char"/>
    <w:basedOn w:val="DefaultParagraphFont"/>
    <w:link w:val="Heading1"/>
    <w:uiPriority w:val="9"/>
    <w:rsid w:val="00AF7DAD"/>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986DC7"/>
    <w:rPr>
      <w:rFonts w:asciiTheme="majorHAnsi" w:eastAsiaTheme="majorEastAsia" w:hAnsiTheme="majorHAnsi" w:cstheme="majorBidi"/>
      <w:i/>
      <w:iCs/>
      <w:color w:val="365F91" w:themeColor="accent1" w:themeShade="BF"/>
    </w:rPr>
  </w:style>
  <w:style w:type="character" w:customStyle="1" w:styleId="InternetLink">
    <w:name w:val="Internet Link"/>
    <w:basedOn w:val="DefaultParagraphFont"/>
    <w:rsid w:val="000260E3"/>
    <w:rPr>
      <w:color w:val="0563C1"/>
      <w:u w:val="single"/>
      <w:lang w:val="en-US" w:eastAsia="en-US" w:bidi="en-US"/>
    </w:rPr>
  </w:style>
  <w:style w:type="paragraph" w:customStyle="1" w:styleId="Textbody">
    <w:name w:val="Text body"/>
    <w:basedOn w:val="Normal"/>
    <w:rsid w:val="00B75205"/>
    <w:pPr>
      <w:tabs>
        <w:tab w:val="left" w:pos="720"/>
      </w:tabs>
      <w:suppressAutoHyphens/>
      <w:spacing w:after="120" w:line="256" w:lineRule="auto"/>
    </w:pPr>
    <w:rPr>
      <w:rFonts w:ascii="Calibri" w:eastAsia="Droid Sans" w:hAnsi="Calibri"/>
    </w:rPr>
  </w:style>
  <w:style w:type="paragraph" w:styleId="Caption">
    <w:name w:val="caption"/>
    <w:basedOn w:val="Normal"/>
    <w:rsid w:val="00B75205"/>
    <w:pPr>
      <w:tabs>
        <w:tab w:val="left" w:pos="720"/>
      </w:tabs>
      <w:suppressAutoHyphens/>
      <w:spacing w:line="100" w:lineRule="atLeast"/>
    </w:pPr>
    <w:rPr>
      <w:rFonts w:ascii="Calibri" w:eastAsia="Droid Sans" w:hAnsi="Calibri"/>
      <w:i/>
      <w:iCs/>
      <w:color w:val="44546A"/>
      <w:sz w:val="18"/>
      <w:szCs w:val="18"/>
    </w:rPr>
  </w:style>
  <w:style w:type="paragraph" w:styleId="Header">
    <w:name w:val="header"/>
    <w:basedOn w:val="Normal"/>
    <w:link w:val="HeaderChar"/>
    <w:uiPriority w:val="99"/>
    <w:unhideWhenUsed/>
    <w:rsid w:val="00DA7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263"/>
  </w:style>
  <w:style w:type="paragraph" w:styleId="Footer">
    <w:name w:val="footer"/>
    <w:basedOn w:val="Normal"/>
    <w:link w:val="FooterChar"/>
    <w:uiPriority w:val="99"/>
    <w:unhideWhenUsed/>
    <w:rsid w:val="00DA7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263"/>
  </w:style>
  <w:style w:type="paragraph" w:styleId="FootnoteText">
    <w:name w:val="footnote text"/>
    <w:basedOn w:val="Normal"/>
    <w:link w:val="FootnoteTextChar"/>
    <w:uiPriority w:val="99"/>
    <w:semiHidden/>
    <w:unhideWhenUsed/>
    <w:rsid w:val="00DA726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A7263"/>
    <w:rPr>
      <w:sz w:val="20"/>
      <w:szCs w:val="20"/>
    </w:rPr>
  </w:style>
  <w:style w:type="character" w:styleId="FootnoteReference">
    <w:name w:val="footnote reference"/>
    <w:basedOn w:val="DefaultParagraphFont"/>
    <w:uiPriority w:val="99"/>
    <w:semiHidden/>
    <w:unhideWhenUsed/>
    <w:rsid w:val="00DA7263"/>
    <w:rPr>
      <w:vertAlign w:val="superscript"/>
    </w:rPr>
  </w:style>
  <w:style w:type="character" w:styleId="LineNumber">
    <w:name w:val="line number"/>
    <w:basedOn w:val="DefaultParagraphFont"/>
    <w:uiPriority w:val="99"/>
    <w:semiHidden/>
    <w:unhideWhenUsed/>
    <w:rsid w:val="00091E54"/>
  </w:style>
  <w:style w:type="paragraph" w:styleId="PlainText">
    <w:name w:val="Plain Text"/>
    <w:basedOn w:val="Normal"/>
    <w:link w:val="PlainTextChar"/>
    <w:uiPriority w:val="99"/>
    <w:semiHidden/>
    <w:unhideWhenUsed/>
    <w:rsid w:val="00D007E6"/>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D007E6"/>
    <w:rPr>
      <w:rFonts w:ascii="Calibri" w:hAnsi="Calibri"/>
      <w:szCs w:val="21"/>
    </w:rPr>
  </w:style>
  <w:style w:type="character" w:styleId="PlaceholderText">
    <w:name w:val="Placeholder Text"/>
    <w:basedOn w:val="DefaultParagraphFont"/>
    <w:uiPriority w:val="99"/>
    <w:semiHidden/>
    <w:rsid w:val="003111C4"/>
    <w:rPr>
      <w:color w:val="808080"/>
    </w:rPr>
  </w:style>
  <w:style w:type="paragraph" w:customStyle="1" w:styleId="Standard">
    <w:name w:val="Standard"/>
    <w:rsid w:val="001F0AA6"/>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7D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511BDF"/>
    <w:pPr>
      <w:keepNext/>
      <w:keepLines/>
      <w:numPr>
        <w:ilvl w:val="1"/>
        <w:numId w:val="4"/>
      </w:numPr>
      <w:tabs>
        <w:tab w:val="left" w:pos="720"/>
      </w:tabs>
      <w:suppressAutoHyphens/>
      <w:spacing w:before="40" w:after="0" w:line="256" w:lineRule="auto"/>
      <w:outlineLvl w:val="1"/>
    </w:pPr>
    <w:rPr>
      <w:rFonts w:ascii="Calibri Light" w:eastAsia="Droid Sans" w:hAnsi="Calibri Light"/>
      <w:color w:val="2E74B5"/>
      <w:sz w:val="26"/>
      <w:szCs w:val="26"/>
    </w:rPr>
  </w:style>
  <w:style w:type="paragraph" w:styleId="Heading3">
    <w:name w:val="heading 3"/>
    <w:basedOn w:val="Normal"/>
    <w:next w:val="Normal"/>
    <w:link w:val="Heading3Char"/>
    <w:rsid w:val="00511BDF"/>
    <w:pPr>
      <w:keepNext/>
      <w:keepLines/>
      <w:numPr>
        <w:ilvl w:val="2"/>
        <w:numId w:val="4"/>
      </w:numPr>
      <w:suppressAutoHyphens/>
      <w:spacing w:before="40" w:after="0" w:line="256" w:lineRule="auto"/>
      <w:outlineLvl w:val="2"/>
    </w:pPr>
    <w:rPr>
      <w:rFonts w:ascii="Calibri Light" w:eastAsia="Droid Sans" w:hAnsi="Calibri Light"/>
      <w:color w:val="1F4D78"/>
      <w:sz w:val="24"/>
      <w:szCs w:val="24"/>
    </w:rPr>
  </w:style>
  <w:style w:type="paragraph" w:styleId="Heading4">
    <w:name w:val="heading 4"/>
    <w:basedOn w:val="Normal"/>
    <w:next w:val="Normal"/>
    <w:link w:val="Heading4Char"/>
    <w:uiPriority w:val="9"/>
    <w:unhideWhenUsed/>
    <w:qFormat/>
    <w:rsid w:val="00986DC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AAD"/>
    <w:pPr>
      <w:ind w:left="720"/>
      <w:contextualSpacing/>
    </w:pPr>
  </w:style>
  <w:style w:type="paragraph" w:styleId="BalloonText">
    <w:name w:val="Balloon Text"/>
    <w:basedOn w:val="Normal"/>
    <w:link w:val="BalloonTextChar"/>
    <w:uiPriority w:val="99"/>
    <w:semiHidden/>
    <w:unhideWhenUsed/>
    <w:rsid w:val="00B24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BE3"/>
    <w:rPr>
      <w:rFonts w:ascii="Tahoma" w:hAnsi="Tahoma" w:cs="Tahoma"/>
      <w:sz w:val="16"/>
      <w:szCs w:val="16"/>
    </w:rPr>
  </w:style>
  <w:style w:type="paragraph" w:customStyle="1" w:styleId="EndNoteBibliographyTitle">
    <w:name w:val="EndNote Bibliography Title"/>
    <w:basedOn w:val="Normal"/>
    <w:link w:val="EndNoteBibliographyTitleChar"/>
    <w:rsid w:val="00D702F7"/>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702F7"/>
    <w:rPr>
      <w:rFonts w:ascii="Calibri" w:hAnsi="Calibri"/>
      <w:noProof/>
      <w:lang w:val="en-US"/>
    </w:rPr>
  </w:style>
  <w:style w:type="paragraph" w:customStyle="1" w:styleId="EndNoteBibliography">
    <w:name w:val="EndNote Bibliography"/>
    <w:basedOn w:val="Normal"/>
    <w:link w:val="EndNoteBibliographyChar"/>
    <w:rsid w:val="00D702F7"/>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D702F7"/>
    <w:rPr>
      <w:rFonts w:ascii="Calibri" w:hAnsi="Calibri"/>
      <w:noProof/>
      <w:lang w:val="en-US"/>
    </w:rPr>
  </w:style>
  <w:style w:type="character" w:styleId="Hyperlink">
    <w:name w:val="Hyperlink"/>
    <w:basedOn w:val="DefaultParagraphFont"/>
    <w:uiPriority w:val="99"/>
    <w:unhideWhenUsed/>
    <w:rsid w:val="00D702F7"/>
    <w:rPr>
      <w:color w:val="0000FF" w:themeColor="hyperlink"/>
      <w:u w:val="single"/>
    </w:rPr>
  </w:style>
  <w:style w:type="character" w:styleId="CommentReference">
    <w:name w:val="annotation reference"/>
    <w:basedOn w:val="DefaultParagraphFont"/>
    <w:uiPriority w:val="99"/>
    <w:semiHidden/>
    <w:unhideWhenUsed/>
    <w:rsid w:val="00A163B9"/>
    <w:rPr>
      <w:sz w:val="16"/>
      <w:szCs w:val="16"/>
    </w:rPr>
  </w:style>
  <w:style w:type="paragraph" w:styleId="CommentText">
    <w:name w:val="annotation text"/>
    <w:basedOn w:val="Normal"/>
    <w:link w:val="CommentTextChar"/>
    <w:uiPriority w:val="99"/>
    <w:semiHidden/>
    <w:unhideWhenUsed/>
    <w:rsid w:val="00A163B9"/>
    <w:pPr>
      <w:spacing w:line="240" w:lineRule="auto"/>
    </w:pPr>
    <w:rPr>
      <w:sz w:val="20"/>
      <w:szCs w:val="20"/>
    </w:rPr>
  </w:style>
  <w:style w:type="character" w:customStyle="1" w:styleId="CommentTextChar">
    <w:name w:val="Comment Text Char"/>
    <w:basedOn w:val="DefaultParagraphFont"/>
    <w:link w:val="CommentText"/>
    <w:uiPriority w:val="99"/>
    <w:semiHidden/>
    <w:rsid w:val="00A163B9"/>
    <w:rPr>
      <w:sz w:val="20"/>
      <w:szCs w:val="20"/>
    </w:rPr>
  </w:style>
  <w:style w:type="paragraph" w:styleId="CommentSubject">
    <w:name w:val="annotation subject"/>
    <w:basedOn w:val="CommentText"/>
    <w:next w:val="CommentText"/>
    <w:link w:val="CommentSubjectChar"/>
    <w:uiPriority w:val="99"/>
    <w:semiHidden/>
    <w:unhideWhenUsed/>
    <w:rsid w:val="00A163B9"/>
    <w:rPr>
      <w:b/>
      <w:bCs/>
    </w:rPr>
  </w:style>
  <w:style w:type="character" w:customStyle="1" w:styleId="CommentSubjectChar">
    <w:name w:val="Comment Subject Char"/>
    <w:basedOn w:val="CommentTextChar"/>
    <w:link w:val="CommentSubject"/>
    <w:uiPriority w:val="99"/>
    <w:semiHidden/>
    <w:rsid w:val="00A163B9"/>
    <w:rPr>
      <w:b/>
      <w:bCs/>
      <w:sz w:val="20"/>
      <w:szCs w:val="20"/>
    </w:rPr>
  </w:style>
  <w:style w:type="character" w:styleId="Emphasis">
    <w:name w:val="Emphasis"/>
    <w:basedOn w:val="DefaultParagraphFont"/>
    <w:uiPriority w:val="20"/>
    <w:qFormat/>
    <w:rsid w:val="00A1762B"/>
    <w:rPr>
      <w:i/>
      <w:iCs/>
      <w:sz w:val="24"/>
      <w:szCs w:val="24"/>
      <w:bdr w:val="none" w:sz="0" w:space="0" w:color="auto" w:frame="1"/>
      <w:vertAlign w:val="baseline"/>
    </w:rPr>
  </w:style>
  <w:style w:type="table" w:styleId="TableGrid">
    <w:name w:val="Table Grid"/>
    <w:basedOn w:val="TableNormal"/>
    <w:uiPriority w:val="59"/>
    <w:rsid w:val="00AC1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511BDF"/>
    <w:rPr>
      <w:rFonts w:ascii="Calibri Light" w:eastAsia="Droid Sans" w:hAnsi="Calibri Light"/>
      <w:color w:val="2E74B5"/>
      <w:sz w:val="26"/>
      <w:szCs w:val="26"/>
    </w:rPr>
  </w:style>
  <w:style w:type="character" w:customStyle="1" w:styleId="Heading3Char">
    <w:name w:val="Heading 3 Char"/>
    <w:basedOn w:val="DefaultParagraphFont"/>
    <w:link w:val="Heading3"/>
    <w:rsid w:val="00511BDF"/>
    <w:rPr>
      <w:rFonts w:ascii="Calibri Light" w:eastAsia="Droid Sans" w:hAnsi="Calibri Light"/>
      <w:color w:val="1F4D78"/>
      <w:sz w:val="24"/>
      <w:szCs w:val="24"/>
    </w:rPr>
  </w:style>
  <w:style w:type="character" w:customStyle="1" w:styleId="Heading1Char">
    <w:name w:val="Heading 1 Char"/>
    <w:basedOn w:val="DefaultParagraphFont"/>
    <w:link w:val="Heading1"/>
    <w:uiPriority w:val="9"/>
    <w:rsid w:val="00AF7DAD"/>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986DC7"/>
    <w:rPr>
      <w:rFonts w:asciiTheme="majorHAnsi" w:eastAsiaTheme="majorEastAsia" w:hAnsiTheme="majorHAnsi" w:cstheme="majorBidi"/>
      <w:i/>
      <w:iCs/>
      <w:color w:val="365F91" w:themeColor="accent1" w:themeShade="BF"/>
    </w:rPr>
  </w:style>
  <w:style w:type="character" w:customStyle="1" w:styleId="InternetLink">
    <w:name w:val="Internet Link"/>
    <w:basedOn w:val="DefaultParagraphFont"/>
    <w:rsid w:val="000260E3"/>
    <w:rPr>
      <w:color w:val="0563C1"/>
      <w:u w:val="single"/>
      <w:lang w:val="en-US" w:eastAsia="en-US" w:bidi="en-US"/>
    </w:rPr>
  </w:style>
  <w:style w:type="paragraph" w:customStyle="1" w:styleId="Textbody">
    <w:name w:val="Text body"/>
    <w:basedOn w:val="Normal"/>
    <w:rsid w:val="00B75205"/>
    <w:pPr>
      <w:tabs>
        <w:tab w:val="left" w:pos="720"/>
      </w:tabs>
      <w:suppressAutoHyphens/>
      <w:spacing w:after="120" w:line="256" w:lineRule="auto"/>
    </w:pPr>
    <w:rPr>
      <w:rFonts w:ascii="Calibri" w:eastAsia="Droid Sans" w:hAnsi="Calibri"/>
    </w:rPr>
  </w:style>
  <w:style w:type="paragraph" w:styleId="Caption">
    <w:name w:val="caption"/>
    <w:basedOn w:val="Normal"/>
    <w:rsid w:val="00B75205"/>
    <w:pPr>
      <w:tabs>
        <w:tab w:val="left" w:pos="720"/>
      </w:tabs>
      <w:suppressAutoHyphens/>
      <w:spacing w:line="100" w:lineRule="atLeast"/>
    </w:pPr>
    <w:rPr>
      <w:rFonts w:ascii="Calibri" w:eastAsia="Droid Sans" w:hAnsi="Calibri"/>
      <w:i/>
      <w:iCs/>
      <w:color w:val="44546A"/>
      <w:sz w:val="18"/>
      <w:szCs w:val="18"/>
    </w:rPr>
  </w:style>
  <w:style w:type="paragraph" w:styleId="Header">
    <w:name w:val="header"/>
    <w:basedOn w:val="Normal"/>
    <w:link w:val="HeaderChar"/>
    <w:uiPriority w:val="99"/>
    <w:unhideWhenUsed/>
    <w:rsid w:val="00DA7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263"/>
  </w:style>
  <w:style w:type="paragraph" w:styleId="Footer">
    <w:name w:val="footer"/>
    <w:basedOn w:val="Normal"/>
    <w:link w:val="FooterChar"/>
    <w:uiPriority w:val="99"/>
    <w:unhideWhenUsed/>
    <w:rsid w:val="00DA7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263"/>
  </w:style>
  <w:style w:type="paragraph" w:styleId="FootnoteText">
    <w:name w:val="footnote text"/>
    <w:basedOn w:val="Normal"/>
    <w:link w:val="FootnoteTextChar"/>
    <w:uiPriority w:val="99"/>
    <w:semiHidden/>
    <w:unhideWhenUsed/>
    <w:rsid w:val="00DA726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A7263"/>
    <w:rPr>
      <w:sz w:val="20"/>
      <w:szCs w:val="20"/>
    </w:rPr>
  </w:style>
  <w:style w:type="character" w:styleId="FootnoteReference">
    <w:name w:val="footnote reference"/>
    <w:basedOn w:val="DefaultParagraphFont"/>
    <w:uiPriority w:val="99"/>
    <w:semiHidden/>
    <w:unhideWhenUsed/>
    <w:rsid w:val="00DA7263"/>
    <w:rPr>
      <w:vertAlign w:val="superscript"/>
    </w:rPr>
  </w:style>
  <w:style w:type="character" w:styleId="LineNumber">
    <w:name w:val="line number"/>
    <w:basedOn w:val="DefaultParagraphFont"/>
    <w:uiPriority w:val="99"/>
    <w:semiHidden/>
    <w:unhideWhenUsed/>
    <w:rsid w:val="00091E54"/>
  </w:style>
  <w:style w:type="paragraph" w:styleId="PlainText">
    <w:name w:val="Plain Text"/>
    <w:basedOn w:val="Normal"/>
    <w:link w:val="PlainTextChar"/>
    <w:uiPriority w:val="99"/>
    <w:semiHidden/>
    <w:unhideWhenUsed/>
    <w:rsid w:val="00D007E6"/>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D007E6"/>
    <w:rPr>
      <w:rFonts w:ascii="Calibri" w:hAnsi="Calibri"/>
      <w:szCs w:val="21"/>
    </w:rPr>
  </w:style>
  <w:style w:type="character" w:styleId="PlaceholderText">
    <w:name w:val="Placeholder Text"/>
    <w:basedOn w:val="DefaultParagraphFont"/>
    <w:uiPriority w:val="99"/>
    <w:semiHidden/>
    <w:rsid w:val="003111C4"/>
    <w:rPr>
      <w:color w:val="808080"/>
    </w:rPr>
  </w:style>
  <w:style w:type="paragraph" w:customStyle="1" w:styleId="Standard">
    <w:name w:val="Standard"/>
    <w:rsid w:val="001F0AA6"/>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111060">
      <w:bodyDiv w:val="1"/>
      <w:marLeft w:val="0"/>
      <w:marRight w:val="0"/>
      <w:marTop w:val="0"/>
      <w:marBottom w:val="0"/>
      <w:divBdr>
        <w:top w:val="none" w:sz="0" w:space="0" w:color="auto"/>
        <w:left w:val="none" w:sz="0" w:space="0" w:color="auto"/>
        <w:bottom w:val="none" w:sz="0" w:space="0" w:color="auto"/>
        <w:right w:val="none" w:sz="0" w:space="0" w:color="auto"/>
      </w:divBdr>
    </w:div>
    <w:div w:id="558830943">
      <w:bodyDiv w:val="1"/>
      <w:marLeft w:val="0"/>
      <w:marRight w:val="0"/>
      <w:marTop w:val="0"/>
      <w:marBottom w:val="0"/>
      <w:divBdr>
        <w:top w:val="none" w:sz="0" w:space="0" w:color="auto"/>
        <w:left w:val="none" w:sz="0" w:space="0" w:color="auto"/>
        <w:bottom w:val="none" w:sz="0" w:space="0" w:color="auto"/>
        <w:right w:val="none" w:sz="0" w:space="0" w:color="auto"/>
      </w:divBdr>
    </w:div>
    <w:div w:id="758673377">
      <w:bodyDiv w:val="1"/>
      <w:marLeft w:val="0"/>
      <w:marRight w:val="0"/>
      <w:marTop w:val="0"/>
      <w:marBottom w:val="0"/>
      <w:divBdr>
        <w:top w:val="none" w:sz="0" w:space="0" w:color="auto"/>
        <w:left w:val="none" w:sz="0" w:space="0" w:color="auto"/>
        <w:bottom w:val="none" w:sz="0" w:space="0" w:color="auto"/>
        <w:right w:val="none" w:sz="0" w:space="0" w:color="auto"/>
      </w:divBdr>
    </w:div>
    <w:div w:id="1135558690">
      <w:bodyDiv w:val="1"/>
      <w:marLeft w:val="0"/>
      <w:marRight w:val="0"/>
      <w:marTop w:val="0"/>
      <w:marBottom w:val="0"/>
      <w:divBdr>
        <w:top w:val="none" w:sz="0" w:space="0" w:color="auto"/>
        <w:left w:val="none" w:sz="0" w:space="0" w:color="auto"/>
        <w:bottom w:val="none" w:sz="0" w:space="0" w:color="auto"/>
        <w:right w:val="none" w:sz="0" w:space="0" w:color="auto"/>
      </w:divBdr>
    </w:div>
    <w:div w:id="1307052739">
      <w:bodyDiv w:val="1"/>
      <w:marLeft w:val="0"/>
      <w:marRight w:val="0"/>
      <w:marTop w:val="0"/>
      <w:marBottom w:val="0"/>
      <w:divBdr>
        <w:top w:val="none" w:sz="0" w:space="0" w:color="auto"/>
        <w:left w:val="none" w:sz="0" w:space="0" w:color="auto"/>
        <w:bottom w:val="none" w:sz="0" w:space="0" w:color="auto"/>
        <w:right w:val="none" w:sz="0" w:space="0" w:color="auto"/>
      </w:divBdr>
    </w:div>
    <w:div w:id="1431848605">
      <w:bodyDiv w:val="1"/>
      <w:marLeft w:val="0"/>
      <w:marRight w:val="0"/>
      <w:marTop w:val="0"/>
      <w:marBottom w:val="0"/>
      <w:divBdr>
        <w:top w:val="none" w:sz="0" w:space="0" w:color="auto"/>
        <w:left w:val="none" w:sz="0" w:space="0" w:color="auto"/>
        <w:bottom w:val="none" w:sz="0" w:space="0" w:color="auto"/>
        <w:right w:val="none" w:sz="0" w:space="0" w:color="auto"/>
      </w:divBdr>
    </w:div>
    <w:div w:id="1511141759">
      <w:bodyDiv w:val="1"/>
      <w:marLeft w:val="0"/>
      <w:marRight w:val="0"/>
      <w:marTop w:val="0"/>
      <w:marBottom w:val="0"/>
      <w:divBdr>
        <w:top w:val="none" w:sz="0" w:space="0" w:color="auto"/>
        <w:left w:val="none" w:sz="0" w:space="0" w:color="auto"/>
        <w:bottom w:val="none" w:sz="0" w:space="0" w:color="auto"/>
        <w:right w:val="none" w:sz="0" w:space="0" w:color="auto"/>
      </w:divBdr>
    </w:div>
    <w:div w:id="1602028443">
      <w:bodyDiv w:val="1"/>
      <w:marLeft w:val="0"/>
      <w:marRight w:val="0"/>
      <w:marTop w:val="0"/>
      <w:marBottom w:val="0"/>
      <w:divBdr>
        <w:top w:val="none" w:sz="0" w:space="0" w:color="auto"/>
        <w:left w:val="none" w:sz="0" w:space="0" w:color="auto"/>
        <w:bottom w:val="none" w:sz="0" w:space="0" w:color="auto"/>
        <w:right w:val="none" w:sz="0" w:space="0" w:color="auto"/>
      </w:divBdr>
    </w:div>
    <w:div w:id="208372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arxiv.org/abs/1509.00660"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tiff"/><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R-project.org/"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fao.org/fishery/statistics/software/fishstatj/en" TargetMode="Externa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microsoft.com/office/2011/relationships/commentsExtended" Target="commentsExtended.xml"/><Relationship Id="rId10" Type="http://schemas.openxmlformats.org/officeDocument/2006/relationships/comments" Target="comments.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mailto:browned@bim.ie"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2086F-997E-4D51-99FF-A44B818BF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14680</Words>
  <Characters>83681</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98165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Browne, Daragh</dc:creator>
  <cp:lastModifiedBy>Browne, Daragh</cp:lastModifiedBy>
  <cp:revision>3</cp:revision>
  <cp:lastPrinted>2016-03-24T10:23:00Z</cp:lastPrinted>
  <dcterms:created xsi:type="dcterms:W3CDTF">2016-04-27T16:15:00Z</dcterms:created>
  <dcterms:modified xsi:type="dcterms:W3CDTF">2016-04-27T16:15:00Z</dcterms:modified>
</cp:coreProperties>
</file>